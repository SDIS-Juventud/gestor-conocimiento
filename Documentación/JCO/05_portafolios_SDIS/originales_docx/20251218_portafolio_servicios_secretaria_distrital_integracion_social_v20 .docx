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CF87" w14:textId="77777777" w:rsidR="00BF1237" w:rsidRPr="006145DB" w:rsidRDefault="00BF1237" w:rsidP="00BF1237">
      <w:pPr>
        <w:pStyle w:val="TtuloTDC"/>
        <w:spacing w:before="0" w:line="240" w:lineRule="auto"/>
        <w:jc w:val="center"/>
        <w:rPr>
          <w:rFonts w:ascii="Arial" w:hAnsi="Arial" w:cs="Arial"/>
          <w:b w:val="0"/>
          <w:bCs w:val="0"/>
          <w:sz w:val="22"/>
          <w:szCs w:val="22"/>
        </w:rPr>
      </w:pPr>
      <w:r w:rsidRPr="006145DB">
        <w:rPr>
          <w:rFonts w:ascii="Arial" w:eastAsiaTheme="minorHAnsi" w:hAnsi="Arial" w:cs="Arial"/>
          <w:b w:val="0"/>
          <w:bCs w:val="0"/>
          <w:color w:val="000000" w:themeColor="text1"/>
          <w:sz w:val="22"/>
          <w:szCs w:val="22"/>
        </w:rPr>
        <w:t>Tabla de contenido</w:t>
      </w:r>
    </w:p>
    <w:p w14:paraId="70EFB452" w14:textId="77777777" w:rsidR="00AB218A" w:rsidRPr="006145DB" w:rsidRDefault="00AB218A" w:rsidP="008F6287">
      <w:pPr>
        <w:pStyle w:val="TDC1"/>
        <w:rPr>
          <w:rFonts w:cs="Arial"/>
        </w:rPr>
      </w:pPr>
    </w:p>
    <w:p w14:paraId="5223CFEC" w14:textId="3480FEBB" w:rsidR="006477CB" w:rsidRPr="006145DB" w:rsidRDefault="006477CB" w:rsidP="008F6287">
      <w:pPr>
        <w:pStyle w:val="TDC1"/>
        <w:rPr>
          <w:rFonts w:eastAsiaTheme="minorEastAsia" w:cs="Arial"/>
          <w:noProof/>
          <w:kern w:val="2"/>
          <w:sz w:val="24"/>
          <w:szCs w:val="24"/>
          <w:lang w:val="es-CO" w:eastAsia="es-CO"/>
          <w14:ligatures w14:val="standardContextual"/>
        </w:rPr>
      </w:pPr>
      <w:r w:rsidRPr="006145DB">
        <w:rPr>
          <w:rFonts w:cs="Arial"/>
        </w:rPr>
        <w:fldChar w:fldCharType="begin"/>
      </w:r>
      <w:r w:rsidRPr="006145DB">
        <w:rPr>
          <w:rFonts w:cs="Arial"/>
        </w:rPr>
        <w:instrText xml:space="preserve"> TOC \o "1-3" \h \z </w:instrText>
      </w:r>
      <w:r w:rsidRPr="006145DB">
        <w:rPr>
          <w:rFonts w:cs="Arial"/>
        </w:rPr>
        <w:fldChar w:fldCharType="separate"/>
      </w:r>
      <w:hyperlink w:anchor="_Toc216902397" w:history="1">
        <w:r w:rsidRPr="006145DB">
          <w:rPr>
            <w:rStyle w:val="Hipervnculo"/>
            <w:rFonts w:cs="Arial"/>
            <w:noProof/>
            <w:lang w:val="es-CO"/>
          </w:rPr>
          <w:t>1.</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Objetivo general</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_Toc216902397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42EC7AD5" w14:textId="5F0B3E4F"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398" w:history="1">
        <w:r w:rsidRPr="006145DB">
          <w:rPr>
            <w:rStyle w:val="Hipervnculo"/>
            <w:rFonts w:cs="Arial"/>
            <w:noProof/>
            <w:lang w:val="es-CO"/>
          </w:rPr>
          <w:t>2.</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Misión</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_Toc216902398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05311F04" w14:textId="20E23D92"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399" w:history="1">
        <w:r w:rsidRPr="006145DB">
          <w:rPr>
            <w:rStyle w:val="Hipervnculo"/>
            <w:rFonts w:cs="Arial"/>
            <w:noProof/>
            <w:lang w:val="es-CO"/>
          </w:rPr>
          <w:t>3.</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Visión</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_Toc216902399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487F8391" w14:textId="20B4610B"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0" w:history="1">
        <w:r w:rsidRPr="006145DB">
          <w:rPr>
            <w:rStyle w:val="Hipervnculo"/>
            <w:rFonts w:cs="Arial"/>
            <w:noProof/>
            <w:lang w:val="es-CO"/>
          </w:rPr>
          <w:t>4.</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¿Qué son los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_Toc216902400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5EE72478" w14:textId="63954364"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1" w:history="1">
        <w:r w:rsidRPr="006145DB">
          <w:rPr>
            <w:rStyle w:val="Hipervnculo"/>
            <w:rFonts w:cs="Arial"/>
            <w:noProof/>
            <w:lang w:val="es-CO"/>
          </w:rPr>
          <w:t>5.</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¿Qué es el portafolio de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_Toc216902401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646F04C8" w14:textId="0C036F5D"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2" w:history="1">
        <w:r w:rsidRPr="006145DB">
          <w:rPr>
            <w:rStyle w:val="Hipervnculo"/>
            <w:rFonts w:cs="Arial"/>
            <w:noProof/>
            <w:lang w:val="es-CO"/>
          </w:rPr>
          <w:t>6.</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Gratuidad de los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_Toc216902402 \h </w:instrText>
        </w:r>
        <w:r w:rsidRPr="006145DB">
          <w:rPr>
            <w:rFonts w:cs="Arial"/>
            <w:noProof/>
            <w:webHidden/>
          </w:rPr>
        </w:r>
        <w:r w:rsidRPr="006145DB">
          <w:rPr>
            <w:rFonts w:cs="Arial"/>
            <w:noProof/>
            <w:webHidden/>
          </w:rPr>
          <w:fldChar w:fldCharType="separate"/>
        </w:r>
        <w:r w:rsidR="00105D17">
          <w:rPr>
            <w:rFonts w:cs="Arial"/>
            <w:noProof/>
            <w:webHidden/>
          </w:rPr>
          <w:t>4</w:t>
        </w:r>
        <w:r w:rsidRPr="006145DB">
          <w:rPr>
            <w:rFonts w:cs="Arial"/>
            <w:noProof/>
            <w:webHidden/>
          </w:rPr>
          <w:fldChar w:fldCharType="end"/>
        </w:r>
      </w:hyperlink>
    </w:p>
    <w:p w14:paraId="121749CC" w14:textId="7FEDF428"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3" w:history="1">
        <w:r w:rsidRPr="006145DB">
          <w:rPr>
            <w:rStyle w:val="Hipervnculo"/>
            <w:rFonts w:cs="Arial"/>
            <w:noProof/>
            <w:lang w:val="es-CO"/>
          </w:rPr>
          <w:t>7.</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Oferta de servicios sociales, modalidades, estrategias y transferencias monetarias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_Toc216902403 \h </w:instrText>
        </w:r>
        <w:r w:rsidRPr="006145DB">
          <w:rPr>
            <w:rFonts w:cs="Arial"/>
            <w:noProof/>
            <w:webHidden/>
          </w:rPr>
        </w:r>
        <w:r w:rsidRPr="006145DB">
          <w:rPr>
            <w:rFonts w:cs="Arial"/>
            <w:noProof/>
            <w:webHidden/>
          </w:rPr>
          <w:fldChar w:fldCharType="separate"/>
        </w:r>
        <w:r w:rsidR="00105D17">
          <w:rPr>
            <w:rFonts w:cs="Arial"/>
            <w:noProof/>
            <w:webHidden/>
          </w:rPr>
          <w:t>4</w:t>
        </w:r>
        <w:r w:rsidRPr="006145DB">
          <w:rPr>
            <w:rFonts w:cs="Arial"/>
            <w:noProof/>
            <w:webHidden/>
          </w:rPr>
          <w:fldChar w:fldCharType="end"/>
        </w:r>
      </w:hyperlink>
    </w:p>
    <w:p w14:paraId="2276C21F" w14:textId="233FBB5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4" w:history="1">
        <w:r w:rsidRPr="00105D17">
          <w:rPr>
            <w:rStyle w:val="Hipervnculo"/>
            <w:rFonts w:cs="Arial"/>
            <w:noProof/>
            <w:color w:val="auto"/>
            <w:lang w:val="es-CO"/>
          </w:rPr>
          <w:t>7.1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y modalidades para la atención de niños, niñas y adolescentes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_Toc216902404 \h </w:instrText>
        </w:r>
        <w:r w:rsidRPr="00105D17">
          <w:rPr>
            <w:rFonts w:cs="Arial"/>
            <w:noProof/>
            <w:webHidden/>
          </w:rPr>
        </w:r>
        <w:r w:rsidRPr="00105D17">
          <w:rPr>
            <w:rFonts w:cs="Arial"/>
            <w:noProof/>
            <w:webHidden/>
          </w:rPr>
          <w:fldChar w:fldCharType="separate"/>
        </w:r>
        <w:r w:rsidR="00105D17">
          <w:rPr>
            <w:rFonts w:cs="Arial"/>
            <w:noProof/>
            <w:webHidden/>
          </w:rPr>
          <w:t>4</w:t>
        </w:r>
        <w:r w:rsidRPr="00105D17">
          <w:rPr>
            <w:rFonts w:cs="Arial"/>
            <w:noProof/>
            <w:webHidden/>
          </w:rPr>
          <w:fldChar w:fldCharType="end"/>
        </w:r>
      </w:hyperlink>
    </w:p>
    <w:p w14:paraId="4101DCC7" w14:textId="00D609C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5" w:history="1">
        <w:r w:rsidRPr="00105D17">
          <w:rPr>
            <w:rStyle w:val="Hipervnculo"/>
            <w:rFonts w:cs="Arial"/>
            <w:noProof/>
            <w:color w:val="auto"/>
            <w:lang w:val="es-CO"/>
          </w:rPr>
          <w:t>7.1.1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jardines infantiles diurnos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_Toc216902405 \h </w:instrText>
        </w:r>
        <w:r w:rsidRPr="00105D17">
          <w:rPr>
            <w:rFonts w:cs="Arial"/>
            <w:noProof/>
            <w:webHidden/>
          </w:rPr>
        </w:r>
        <w:r w:rsidRPr="00105D17">
          <w:rPr>
            <w:rFonts w:cs="Arial"/>
            <w:noProof/>
            <w:webHidden/>
          </w:rPr>
          <w:fldChar w:fldCharType="separate"/>
        </w:r>
        <w:r w:rsidR="00105D17">
          <w:rPr>
            <w:rFonts w:cs="Arial"/>
            <w:noProof/>
            <w:webHidden/>
          </w:rPr>
          <w:t>4</w:t>
        </w:r>
        <w:r w:rsidRPr="00105D17">
          <w:rPr>
            <w:rFonts w:cs="Arial"/>
            <w:noProof/>
            <w:webHidden/>
          </w:rPr>
          <w:fldChar w:fldCharType="end"/>
        </w:r>
      </w:hyperlink>
    </w:p>
    <w:p w14:paraId="7F7F9D00" w14:textId="19A9868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6" w:history="1">
        <w:r w:rsidRPr="00105D17">
          <w:rPr>
            <w:rStyle w:val="Hipervnculo"/>
            <w:rFonts w:cs="Arial"/>
            <w:noProof/>
            <w:color w:val="auto"/>
            <w:lang w:val="es-CO"/>
          </w:rPr>
          <w:t>7.1.1.1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jardín infantil nocturno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_Toc216902406 \h </w:instrText>
        </w:r>
        <w:r w:rsidRPr="00105D17">
          <w:rPr>
            <w:rFonts w:cs="Arial"/>
            <w:noProof/>
            <w:webHidden/>
          </w:rPr>
        </w:r>
        <w:r w:rsidRPr="00105D17">
          <w:rPr>
            <w:rFonts w:cs="Arial"/>
            <w:noProof/>
            <w:webHidden/>
          </w:rPr>
          <w:fldChar w:fldCharType="separate"/>
        </w:r>
        <w:r w:rsidR="00105D17">
          <w:rPr>
            <w:rFonts w:cs="Arial"/>
            <w:noProof/>
            <w:webHidden/>
          </w:rPr>
          <w:t>9</w:t>
        </w:r>
        <w:r w:rsidRPr="00105D17">
          <w:rPr>
            <w:rFonts w:cs="Arial"/>
            <w:noProof/>
            <w:webHidden/>
          </w:rPr>
          <w:fldChar w:fldCharType="end"/>
        </w:r>
      </w:hyperlink>
    </w:p>
    <w:p w14:paraId="5DB6F99E" w14:textId="45B5494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7" w:history="1">
        <w:r w:rsidRPr="00105D17">
          <w:rPr>
            <w:rStyle w:val="Hipervnculo"/>
            <w:rFonts w:cs="Arial"/>
            <w:noProof/>
            <w:color w:val="auto"/>
            <w:lang w:val="es-CO"/>
          </w:rPr>
          <w:t>7.1.1.2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casas de pensamiento intercultural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_Toc216902407 \h </w:instrText>
        </w:r>
        <w:r w:rsidRPr="00105D17">
          <w:rPr>
            <w:rFonts w:cs="Arial"/>
            <w:noProof/>
            <w:webHidden/>
          </w:rPr>
        </w:r>
        <w:r w:rsidRPr="00105D17">
          <w:rPr>
            <w:rFonts w:cs="Arial"/>
            <w:noProof/>
            <w:webHidden/>
          </w:rPr>
          <w:fldChar w:fldCharType="separate"/>
        </w:r>
        <w:r w:rsidR="00105D17">
          <w:rPr>
            <w:rFonts w:cs="Arial"/>
            <w:noProof/>
            <w:webHidden/>
          </w:rPr>
          <w:t>15</w:t>
        </w:r>
        <w:r w:rsidRPr="00105D17">
          <w:rPr>
            <w:rFonts w:cs="Arial"/>
            <w:noProof/>
            <w:webHidden/>
          </w:rPr>
          <w:fldChar w:fldCharType="end"/>
        </w:r>
      </w:hyperlink>
    </w:p>
    <w:p w14:paraId="4F92FC89" w14:textId="52864EE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8" w:history="1">
        <w:r w:rsidRPr="00105D17">
          <w:rPr>
            <w:rStyle w:val="Hipervnculo"/>
            <w:rFonts w:cs="Arial"/>
            <w:noProof/>
            <w:color w:val="auto"/>
            <w:lang w:val="es-CO"/>
          </w:rPr>
          <w:t>7.1.1.3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espacios rurales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_Toc216902408 \h </w:instrText>
        </w:r>
        <w:r w:rsidRPr="00105D17">
          <w:rPr>
            <w:rFonts w:cs="Arial"/>
            <w:noProof/>
            <w:webHidden/>
          </w:rPr>
        </w:r>
        <w:r w:rsidRPr="00105D17">
          <w:rPr>
            <w:rFonts w:cs="Arial"/>
            <w:noProof/>
            <w:webHidden/>
          </w:rPr>
          <w:fldChar w:fldCharType="separate"/>
        </w:r>
        <w:r w:rsidR="00105D17">
          <w:rPr>
            <w:rFonts w:cs="Arial"/>
            <w:noProof/>
            <w:webHidden/>
          </w:rPr>
          <w:t>21</w:t>
        </w:r>
        <w:r w:rsidRPr="00105D17">
          <w:rPr>
            <w:rFonts w:cs="Arial"/>
            <w:noProof/>
            <w:webHidden/>
          </w:rPr>
          <w:fldChar w:fldCharType="end"/>
        </w:r>
      </w:hyperlink>
    </w:p>
    <w:p w14:paraId="54EF0150" w14:textId="1009B0E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9" w:history="1">
        <w:r w:rsidRPr="00105D17">
          <w:rPr>
            <w:rStyle w:val="Hipervnculo"/>
            <w:rFonts w:cs="Arial"/>
            <w:noProof/>
            <w:color w:val="auto"/>
            <w:lang w:val="es-CO"/>
          </w:rPr>
          <w:t>7.1.2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Creciendo juntos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_Toc216902409 \h </w:instrText>
        </w:r>
        <w:r w:rsidRPr="00105D17">
          <w:rPr>
            <w:rFonts w:cs="Arial"/>
            <w:noProof/>
            <w:webHidden/>
          </w:rPr>
        </w:r>
        <w:r w:rsidRPr="00105D17">
          <w:rPr>
            <w:rFonts w:cs="Arial"/>
            <w:noProof/>
            <w:webHidden/>
          </w:rPr>
          <w:fldChar w:fldCharType="separate"/>
        </w:r>
        <w:r w:rsidR="00105D17">
          <w:rPr>
            <w:rFonts w:cs="Arial"/>
            <w:noProof/>
            <w:webHidden/>
          </w:rPr>
          <w:t>26</w:t>
        </w:r>
        <w:r w:rsidRPr="00105D17">
          <w:rPr>
            <w:rFonts w:cs="Arial"/>
            <w:noProof/>
            <w:webHidden/>
          </w:rPr>
          <w:fldChar w:fldCharType="end"/>
        </w:r>
      </w:hyperlink>
    </w:p>
    <w:p w14:paraId="70124954" w14:textId="3F0CD0A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0" w:history="1">
        <w:r w:rsidRPr="00105D17">
          <w:rPr>
            <w:rStyle w:val="Hipervnculo"/>
            <w:rFonts w:cs="Arial"/>
            <w:noProof/>
            <w:color w:val="auto"/>
            <w:lang w:val="es-CO"/>
          </w:rPr>
          <w:t>7.1.2.1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Crecemos en la ruralidad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_Toc216902410 \h </w:instrText>
        </w:r>
        <w:r w:rsidRPr="00105D17">
          <w:rPr>
            <w:rFonts w:cs="Arial"/>
            <w:noProof/>
            <w:webHidden/>
          </w:rPr>
        </w:r>
        <w:r w:rsidRPr="00105D17">
          <w:rPr>
            <w:rFonts w:cs="Arial"/>
            <w:noProof/>
            <w:webHidden/>
          </w:rPr>
          <w:fldChar w:fldCharType="separate"/>
        </w:r>
        <w:r w:rsidR="00105D17">
          <w:rPr>
            <w:rFonts w:cs="Arial"/>
            <w:noProof/>
            <w:webHidden/>
          </w:rPr>
          <w:t>31</w:t>
        </w:r>
        <w:r w:rsidRPr="00105D17">
          <w:rPr>
            <w:rFonts w:cs="Arial"/>
            <w:noProof/>
            <w:webHidden/>
          </w:rPr>
          <w:fldChar w:fldCharType="end"/>
        </w:r>
      </w:hyperlink>
    </w:p>
    <w:p w14:paraId="0894119B" w14:textId="27A0E17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1" w:history="1">
        <w:r w:rsidRPr="00105D17">
          <w:rPr>
            <w:rStyle w:val="Hipervnculo"/>
            <w:rFonts w:cs="Arial"/>
            <w:noProof/>
            <w:color w:val="auto"/>
            <w:lang w:val="es-CO"/>
          </w:rPr>
          <w:t>7.1.3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Centro amar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_Toc216902411 \h </w:instrText>
        </w:r>
        <w:r w:rsidRPr="00105D17">
          <w:rPr>
            <w:rFonts w:cs="Arial"/>
            <w:noProof/>
            <w:webHidden/>
          </w:rPr>
        </w:r>
        <w:r w:rsidRPr="00105D17">
          <w:rPr>
            <w:rFonts w:cs="Arial"/>
            <w:noProof/>
            <w:webHidden/>
          </w:rPr>
          <w:fldChar w:fldCharType="separate"/>
        </w:r>
        <w:r w:rsidR="00105D17">
          <w:rPr>
            <w:rFonts w:cs="Arial"/>
            <w:noProof/>
            <w:webHidden/>
          </w:rPr>
          <w:t>35</w:t>
        </w:r>
        <w:r w:rsidRPr="00105D17">
          <w:rPr>
            <w:rFonts w:cs="Arial"/>
            <w:noProof/>
            <w:webHidden/>
          </w:rPr>
          <w:fldChar w:fldCharType="end"/>
        </w:r>
      </w:hyperlink>
    </w:p>
    <w:p w14:paraId="337424FA" w14:textId="1DC082F6" w:rsidR="006477CB" w:rsidRPr="00105D17" w:rsidRDefault="006477CB" w:rsidP="008F6287">
      <w:pPr>
        <w:pStyle w:val="TDC1"/>
        <w:tabs>
          <w:tab w:val="bar" w:pos="1134"/>
        </w:tabs>
        <w:rPr>
          <w:rFonts w:eastAsiaTheme="minorEastAsia" w:cs="Arial"/>
          <w:noProof/>
          <w:kern w:val="2"/>
          <w:sz w:val="24"/>
          <w:szCs w:val="24"/>
          <w:lang w:val="es-CO" w:eastAsia="es-CO"/>
          <w14:ligatures w14:val="standardContextual"/>
        </w:rPr>
      </w:pPr>
      <w:hyperlink w:anchor="_Toc216902412" w:history="1">
        <w:r w:rsidRPr="00105D17">
          <w:rPr>
            <w:rStyle w:val="Hipervnculo"/>
            <w:rFonts w:cs="Arial"/>
            <w:noProof/>
            <w:color w:val="auto"/>
            <w:lang w:val="es-CO"/>
          </w:rPr>
          <w:t>7.1.3.1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Centro amar modalidad complementaria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_Toc216902412 \h </w:instrText>
        </w:r>
        <w:r w:rsidRPr="00105D17">
          <w:rPr>
            <w:rFonts w:cs="Arial"/>
            <w:noProof/>
            <w:webHidden/>
          </w:rPr>
        </w:r>
        <w:r w:rsidRPr="00105D17">
          <w:rPr>
            <w:rFonts w:cs="Arial"/>
            <w:noProof/>
            <w:webHidden/>
          </w:rPr>
          <w:fldChar w:fldCharType="separate"/>
        </w:r>
        <w:r w:rsidR="00105D17">
          <w:rPr>
            <w:rFonts w:cs="Arial"/>
            <w:noProof/>
            <w:webHidden/>
          </w:rPr>
          <w:t>42</w:t>
        </w:r>
        <w:r w:rsidRPr="00105D17">
          <w:rPr>
            <w:rFonts w:cs="Arial"/>
            <w:noProof/>
            <w:webHidden/>
          </w:rPr>
          <w:fldChar w:fldCharType="end"/>
        </w:r>
      </w:hyperlink>
    </w:p>
    <w:p w14:paraId="09BB511B" w14:textId="2D7B5AA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3" w:history="1">
        <w:r w:rsidRPr="00105D17">
          <w:rPr>
            <w:rStyle w:val="Hipervnculo"/>
            <w:rFonts w:cs="Arial"/>
            <w:noProof/>
            <w:color w:val="auto"/>
            <w:lang w:val="es-CO"/>
          </w:rPr>
          <w:t>7.1.4.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Ciudad niñez</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_Toc216902413 \h </w:instrText>
        </w:r>
        <w:r w:rsidRPr="00105D17">
          <w:rPr>
            <w:rFonts w:cs="Arial"/>
            <w:noProof/>
            <w:webHidden/>
          </w:rPr>
        </w:r>
        <w:r w:rsidRPr="00105D17">
          <w:rPr>
            <w:rFonts w:cs="Arial"/>
            <w:noProof/>
            <w:webHidden/>
          </w:rPr>
          <w:fldChar w:fldCharType="separate"/>
        </w:r>
        <w:r w:rsidR="00105D17">
          <w:rPr>
            <w:rFonts w:cs="Arial"/>
            <w:noProof/>
            <w:webHidden/>
          </w:rPr>
          <w:t>48</w:t>
        </w:r>
        <w:r w:rsidRPr="00105D17">
          <w:rPr>
            <w:rFonts w:cs="Arial"/>
            <w:noProof/>
            <w:webHidden/>
          </w:rPr>
          <w:fldChar w:fldCharType="end"/>
        </w:r>
      </w:hyperlink>
    </w:p>
    <w:p w14:paraId="72233AD1" w14:textId="13699151"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4" w:history="1">
        <w:r w:rsidRPr="00105D17">
          <w:rPr>
            <w:rStyle w:val="Hipervnculo"/>
            <w:rFonts w:cs="Arial"/>
            <w:noProof/>
            <w:color w:val="auto"/>
            <w:lang w:val="es-CO"/>
          </w:rPr>
          <w:t>7.1.5.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el Arte de cuidar-te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_Toc216902414 \h </w:instrText>
        </w:r>
        <w:r w:rsidRPr="00105D17">
          <w:rPr>
            <w:rFonts w:cs="Arial"/>
            <w:noProof/>
            <w:webHidden/>
          </w:rPr>
        </w:r>
        <w:r w:rsidRPr="00105D17">
          <w:rPr>
            <w:rFonts w:cs="Arial"/>
            <w:noProof/>
            <w:webHidden/>
          </w:rPr>
          <w:fldChar w:fldCharType="separate"/>
        </w:r>
        <w:r w:rsidR="00105D17">
          <w:rPr>
            <w:rFonts w:cs="Arial"/>
            <w:noProof/>
            <w:webHidden/>
          </w:rPr>
          <w:t>51</w:t>
        </w:r>
        <w:r w:rsidRPr="00105D17">
          <w:rPr>
            <w:rFonts w:cs="Arial"/>
            <w:noProof/>
            <w:webHidden/>
          </w:rPr>
          <w:fldChar w:fldCharType="end"/>
        </w:r>
      </w:hyperlink>
    </w:p>
    <w:p w14:paraId="4C94651A" w14:textId="5A7A714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5" w:history="1">
        <w:r w:rsidRPr="00105D17">
          <w:rPr>
            <w:rStyle w:val="Hipervnculo"/>
            <w:rFonts w:cs="Arial"/>
            <w:noProof/>
            <w:color w:val="auto"/>
            <w:lang w:val="es-CO"/>
          </w:rPr>
          <w:t>7.1.6.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Atrapasueños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_Toc216902415 \h </w:instrText>
        </w:r>
        <w:r w:rsidRPr="00105D17">
          <w:rPr>
            <w:rFonts w:cs="Arial"/>
            <w:noProof/>
            <w:webHidden/>
          </w:rPr>
        </w:r>
        <w:r w:rsidRPr="00105D17">
          <w:rPr>
            <w:rFonts w:cs="Arial"/>
            <w:noProof/>
            <w:webHidden/>
          </w:rPr>
          <w:fldChar w:fldCharType="separate"/>
        </w:r>
        <w:r w:rsidR="00105D17">
          <w:rPr>
            <w:rFonts w:cs="Arial"/>
            <w:noProof/>
            <w:webHidden/>
          </w:rPr>
          <w:t>53</w:t>
        </w:r>
        <w:r w:rsidRPr="00105D17">
          <w:rPr>
            <w:rFonts w:cs="Arial"/>
            <w:noProof/>
            <w:webHidden/>
          </w:rPr>
          <w:fldChar w:fldCharType="end"/>
        </w:r>
      </w:hyperlink>
    </w:p>
    <w:p w14:paraId="73F775FA" w14:textId="51C7F69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6" w:history="1">
        <w:r w:rsidRPr="00105D17">
          <w:rPr>
            <w:rStyle w:val="Hipervnculo"/>
            <w:rFonts w:cs="Arial"/>
            <w:noProof/>
            <w:color w:val="auto"/>
            <w:lang w:val="es-CO"/>
          </w:rPr>
          <w:t>7.1.6.1.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Casas de memoria y lúdica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_Toc216902416 \h </w:instrText>
        </w:r>
        <w:r w:rsidRPr="00105D17">
          <w:rPr>
            <w:rFonts w:cs="Arial"/>
            <w:noProof/>
            <w:webHidden/>
          </w:rPr>
        </w:r>
        <w:r w:rsidRPr="00105D17">
          <w:rPr>
            <w:rFonts w:cs="Arial"/>
            <w:noProof/>
            <w:webHidden/>
          </w:rPr>
          <w:fldChar w:fldCharType="separate"/>
        </w:r>
        <w:r w:rsidR="00105D17">
          <w:rPr>
            <w:rFonts w:cs="Arial"/>
            <w:noProof/>
            <w:webHidden/>
          </w:rPr>
          <w:t>55</w:t>
        </w:r>
        <w:r w:rsidRPr="00105D17">
          <w:rPr>
            <w:rFonts w:cs="Arial"/>
            <w:noProof/>
            <w:webHidden/>
          </w:rPr>
          <w:fldChar w:fldCharType="end"/>
        </w:r>
      </w:hyperlink>
    </w:p>
    <w:p w14:paraId="7775E85C" w14:textId="4464E9F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7" w:history="1">
        <w:r w:rsidRPr="00105D17">
          <w:rPr>
            <w:rStyle w:val="Hipervnculo"/>
            <w:rFonts w:cs="Arial"/>
            <w:noProof/>
            <w:color w:val="auto"/>
            <w:lang w:val="es-CO"/>
          </w:rPr>
          <w:t>7.1.7.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Centro abrazar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_Toc216902417 \h </w:instrText>
        </w:r>
        <w:r w:rsidRPr="00105D17">
          <w:rPr>
            <w:rFonts w:cs="Arial"/>
            <w:noProof/>
            <w:webHidden/>
          </w:rPr>
        </w:r>
        <w:r w:rsidRPr="00105D17">
          <w:rPr>
            <w:rFonts w:cs="Arial"/>
            <w:noProof/>
            <w:webHidden/>
          </w:rPr>
          <w:fldChar w:fldCharType="separate"/>
        </w:r>
        <w:r w:rsidR="00105D17">
          <w:rPr>
            <w:rFonts w:cs="Arial"/>
            <w:noProof/>
            <w:webHidden/>
          </w:rPr>
          <w:t>57</w:t>
        </w:r>
        <w:r w:rsidRPr="00105D17">
          <w:rPr>
            <w:rFonts w:cs="Arial"/>
            <w:noProof/>
            <w:webHidden/>
          </w:rPr>
          <w:fldChar w:fldCharType="end"/>
        </w:r>
      </w:hyperlink>
    </w:p>
    <w:p w14:paraId="01600B09" w14:textId="3FD1FA4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8" w:history="1">
        <w:r w:rsidRPr="00105D17">
          <w:rPr>
            <w:rStyle w:val="Hipervnculo"/>
            <w:rFonts w:cs="Arial"/>
            <w:noProof/>
            <w:color w:val="auto"/>
            <w:lang w:val="es-CO"/>
          </w:rPr>
          <w:t>7.2.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para la atención de jóvenes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_Toc216902418 \h </w:instrText>
        </w:r>
        <w:r w:rsidRPr="00105D17">
          <w:rPr>
            <w:rFonts w:cs="Arial"/>
            <w:noProof/>
            <w:webHidden/>
          </w:rPr>
        </w:r>
        <w:r w:rsidRPr="00105D17">
          <w:rPr>
            <w:rFonts w:cs="Arial"/>
            <w:noProof/>
            <w:webHidden/>
          </w:rPr>
          <w:fldChar w:fldCharType="separate"/>
        </w:r>
        <w:r w:rsidR="00105D17">
          <w:rPr>
            <w:rFonts w:cs="Arial"/>
            <w:noProof/>
            <w:webHidden/>
          </w:rPr>
          <w:t>60</w:t>
        </w:r>
        <w:r w:rsidRPr="00105D17">
          <w:rPr>
            <w:rFonts w:cs="Arial"/>
            <w:noProof/>
            <w:webHidden/>
          </w:rPr>
          <w:fldChar w:fldCharType="end"/>
        </w:r>
      </w:hyperlink>
    </w:p>
    <w:p w14:paraId="5C940440" w14:textId="2425374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9" w:history="1">
        <w:r w:rsidRPr="00105D17">
          <w:rPr>
            <w:rStyle w:val="Hipervnculo"/>
            <w:rFonts w:cs="Arial"/>
            <w:noProof/>
            <w:color w:val="auto"/>
            <w:lang w:val="es-CO"/>
          </w:rPr>
          <w:t xml:space="preserve">7.2.1. </w:t>
        </w:r>
        <w:r w:rsidR="00FF0CED" w:rsidRPr="00105D17">
          <w:rPr>
            <w:rStyle w:val="Hipervnculo"/>
            <w:rFonts w:cs="Arial"/>
            <w:noProof/>
            <w:color w:val="auto"/>
            <w:lang w:val="es-CO"/>
          </w:rPr>
          <w:tab/>
        </w:r>
        <w:r w:rsidRPr="00105D17">
          <w:rPr>
            <w:rStyle w:val="Hipervnculo"/>
            <w:rFonts w:cs="Arial"/>
            <w:noProof/>
            <w:color w:val="auto"/>
            <w:lang w:val="es-CO"/>
          </w:rPr>
          <w:t>Servicio Forjar restaurativo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_Toc216902419 \h </w:instrText>
        </w:r>
        <w:r w:rsidRPr="00105D17">
          <w:rPr>
            <w:rFonts w:cs="Arial"/>
            <w:noProof/>
            <w:webHidden/>
          </w:rPr>
        </w:r>
        <w:r w:rsidRPr="00105D17">
          <w:rPr>
            <w:rFonts w:cs="Arial"/>
            <w:noProof/>
            <w:webHidden/>
          </w:rPr>
          <w:fldChar w:fldCharType="separate"/>
        </w:r>
        <w:r w:rsidR="00105D17">
          <w:rPr>
            <w:rFonts w:cs="Arial"/>
            <w:noProof/>
            <w:webHidden/>
          </w:rPr>
          <w:t>60</w:t>
        </w:r>
        <w:r w:rsidRPr="00105D17">
          <w:rPr>
            <w:rFonts w:cs="Arial"/>
            <w:noProof/>
            <w:webHidden/>
          </w:rPr>
          <w:fldChar w:fldCharType="end"/>
        </w:r>
      </w:hyperlink>
    </w:p>
    <w:p w14:paraId="3573FCFE" w14:textId="2D2BE37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0" w:history="1">
        <w:r w:rsidRPr="00105D17">
          <w:rPr>
            <w:rStyle w:val="Hipervnculo"/>
            <w:rFonts w:cs="Arial"/>
            <w:noProof/>
            <w:color w:val="auto"/>
            <w:lang w:val="es-CO"/>
          </w:rPr>
          <w:t>7.2.2.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Casas de juventud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_Toc216902420 \h </w:instrText>
        </w:r>
        <w:r w:rsidRPr="00105D17">
          <w:rPr>
            <w:rFonts w:cs="Arial"/>
            <w:noProof/>
            <w:webHidden/>
          </w:rPr>
        </w:r>
        <w:r w:rsidRPr="00105D17">
          <w:rPr>
            <w:rFonts w:cs="Arial"/>
            <w:noProof/>
            <w:webHidden/>
          </w:rPr>
          <w:fldChar w:fldCharType="separate"/>
        </w:r>
        <w:r w:rsidR="00105D17">
          <w:rPr>
            <w:rFonts w:cs="Arial"/>
            <w:noProof/>
            <w:webHidden/>
          </w:rPr>
          <w:t>63</w:t>
        </w:r>
        <w:r w:rsidRPr="00105D17">
          <w:rPr>
            <w:rFonts w:cs="Arial"/>
            <w:noProof/>
            <w:webHidden/>
          </w:rPr>
          <w:fldChar w:fldCharType="end"/>
        </w:r>
      </w:hyperlink>
    </w:p>
    <w:p w14:paraId="3DBD773D" w14:textId="0AEF5B4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1" w:history="1">
        <w:r w:rsidRPr="00105D17">
          <w:rPr>
            <w:rStyle w:val="Hipervnculo"/>
            <w:rFonts w:cs="Arial"/>
            <w:noProof/>
            <w:color w:val="auto"/>
            <w:lang w:val="es-CO"/>
          </w:rPr>
          <w:t>7.2.3.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Jóvenes con Oportunidades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_Toc216902421 \h </w:instrText>
        </w:r>
        <w:r w:rsidRPr="00105D17">
          <w:rPr>
            <w:rFonts w:cs="Arial"/>
            <w:noProof/>
            <w:webHidden/>
          </w:rPr>
        </w:r>
        <w:r w:rsidRPr="00105D17">
          <w:rPr>
            <w:rFonts w:cs="Arial"/>
            <w:noProof/>
            <w:webHidden/>
          </w:rPr>
          <w:fldChar w:fldCharType="separate"/>
        </w:r>
        <w:r w:rsidR="00105D17">
          <w:rPr>
            <w:rFonts w:cs="Arial"/>
            <w:noProof/>
            <w:webHidden/>
          </w:rPr>
          <w:t>65</w:t>
        </w:r>
        <w:r w:rsidRPr="00105D17">
          <w:rPr>
            <w:rFonts w:cs="Arial"/>
            <w:noProof/>
            <w:webHidden/>
          </w:rPr>
          <w:fldChar w:fldCharType="end"/>
        </w:r>
      </w:hyperlink>
    </w:p>
    <w:p w14:paraId="28942645" w14:textId="35647F2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2" w:history="1">
        <w:r w:rsidRPr="00105D17">
          <w:rPr>
            <w:rStyle w:val="Hipervnculo"/>
            <w:rFonts w:cs="Arial"/>
            <w:noProof/>
            <w:color w:val="auto"/>
            <w:lang w:val="es-CO"/>
          </w:rPr>
          <w:t>7.3.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para la prevención y atención del fenómeno de habitabilidad en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_Toc216902422 \h </w:instrText>
        </w:r>
        <w:r w:rsidRPr="00105D17">
          <w:rPr>
            <w:rFonts w:cs="Arial"/>
            <w:noProof/>
            <w:webHidden/>
          </w:rPr>
        </w:r>
        <w:r w:rsidRPr="00105D17">
          <w:rPr>
            <w:rFonts w:cs="Arial"/>
            <w:noProof/>
            <w:webHidden/>
          </w:rPr>
          <w:fldChar w:fldCharType="separate"/>
        </w:r>
        <w:r w:rsidR="00105D17">
          <w:rPr>
            <w:rFonts w:cs="Arial"/>
            <w:noProof/>
            <w:webHidden/>
          </w:rPr>
          <w:t>74</w:t>
        </w:r>
        <w:r w:rsidRPr="00105D17">
          <w:rPr>
            <w:rFonts w:cs="Arial"/>
            <w:noProof/>
            <w:webHidden/>
          </w:rPr>
          <w:fldChar w:fldCharType="end"/>
        </w:r>
      </w:hyperlink>
    </w:p>
    <w:p w14:paraId="568CE701" w14:textId="33919416"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3" w:history="1">
        <w:r w:rsidRPr="00105D17">
          <w:rPr>
            <w:rStyle w:val="Hipervnculo"/>
            <w:rFonts w:cs="Arial"/>
            <w:noProof/>
            <w:color w:val="auto"/>
            <w:lang w:val="es-CO"/>
          </w:rPr>
          <w:t>7.3.1.</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 xml:space="preserve">Servicio </w:t>
        </w:r>
        <w:r w:rsidRPr="00105D17">
          <w:rPr>
            <w:rStyle w:val="Hipervnculo"/>
            <w:rFonts w:cs="Arial"/>
            <w:noProof/>
            <w:color w:val="auto"/>
            <w:lang w:eastAsia="es-CO"/>
          </w:rPr>
          <w:t>móvil de abordaje territorial y prevención del fenómeno de habitabilidad en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_Toc216902423 \h </w:instrText>
        </w:r>
        <w:r w:rsidRPr="00105D17">
          <w:rPr>
            <w:rFonts w:cs="Arial"/>
            <w:noProof/>
            <w:webHidden/>
          </w:rPr>
        </w:r>
        <w:r w:rsidRPr="00105D17">
          <w:rPr>
            <w:rFonts w:cs="Arial"/>
            <w:noProof/>
            <w:webHidden/>
          </w:rPr>
          <w:fldChar w:fldCharType="separate"/>
        </w:r>
        <w:r w:rsidR="00105D17">
          <w:rPr>
            <w:rFonts w:cs="Arial"/>
            <w:noProof/>
            <w:webHidden/>
          </w:rPr>
          <w:t>74</w:t>
        </w:r>
        <w:r w:rsidRPr="00105D17">
          <w:rPr>
            <w:rFonts w:cs="Arial"/>
            <w:noProof/>
            <w:webHidden/>
          </w:rPr>
          <w:fldChar w:fldCharType="end"/>
        </w:r>
      </w:hyperlink>
    </w:p>
    <w:p w14:paraId="7686E534" w14:textId="163171B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4" w:history="1">
        <w:r w:rsidRPr="00105D17">
          <w:rPr>
            <w:rStyle w:val="Hipervnculo"/>
            <w:rFonts w:cs="Arial"/>
            <w:noProof/>
            <w:color w:val="auto"/>
            <w:lang w:val="es-CO"/>
          </w:rPr>
          <w:t>7.3.2.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de Autocuidado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_Toc216902424 \h </w:instrText>
        </w:r>
        <w:r w:rsidRPr="00105D17">
          <w:rPr>
            <w:rFonts w:cs="Arial"/>
            <w:noProof/>
            <w:webHidden/>
          </w:rPr>
        </w:r>
        <w:r w:rsidRPr="00105D17">
          <w:rPr>
            <w:rFonts w:cs="Arial"/>
            <w:noProof/>
            <w:webHidden/>
          </w:rPr>
          <w:fldChar w:fldCharType="separate"/>
        </w:r>
        <w:r w:rsidR="00105D17">
          <w:rPr>
            <w:rFonts w:cs="Arial"/>
            <w:noProof/>
            <w:webHidden/>
          </w:rPr>
          <w:t>78</w:t>
        </w:r>
        <w:r w:rsidRPr="00105D17">
          <w:rPr>
            <w:rFonts w:cs="Arial"/>
            <w:noProof/>
            <w:webHidden/>
          </w:rPr>
          <w:fldChar w:fldCharType="end"/>
        </w:r>
      </w:hyperlink>
    </w:p>
    <w:p w14:paraId="301405E9" w14:textId="037E8580"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5" w:history="1">
        <w:r w:rsidRPr="00105D17">
          <w:rPr>
            <w:rStyle w:val="Hipervnculo"/>
            <w:rFonts w:cs="Arial"/>
            <w:noProof/>
            <w:color w:val="auto"/>
            <w:lang w:val="es-CO"/>
          </w:rPr>
          <w:t>7.3.3.</w:t>
        </w:r>
        <w:r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de hogar de paso día y hogar de paso noche para la atención de población</w:t>
        </w:r>
        <w:r w:rsidRPr="00105D17">
          <w:rPr>
            <w:rStyle w:val="Hipervnculo"/>
            <w:rFonts w:cs="Arial"/>
            <w:noProof/>
            <w:color w:val="auto"/>
            <w:lang w:val="es-CO"/>
          </w:rPr>
          <w:t xml:space="preserve">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_Toc216902425 \h </w:instrText>
        </w:r>
        <w:r w:rsidRPr="00105D17">
          <w:rPr>
            <w:rFonts w:cs="Arial"/>
            <w:noProof/>
            <w:webHidden/>
          </w:rPr>
        </w:r>
        <w:r w:rsidRPr="00105D17">
          <w:rPr>
            <w:rFonts w:cs="Arial"/>
            <w:noProof/>
            <w:webHidden/>
          </w:rPr>
          <w:fldChar w:fldCharType="separate"/>
        </w:r>
        <w:r w:rsidR="00105D17">
          <w:rPr>
            <w:rFonts w:cs="Arial"/>
            <w:noProof/>
            <w:webHidden/>
          </w:rPr>
          <w:t>83</w:t>
        </w:r>
        <w:r w:rsidRPr="00105D17">
          <w:rPr>
            <w:rFonts w:cs="Arial"/>
            <w:noProof/>
            <w:webHidden/>
          </w:rPr>
          <w:fldChar w:fldCharType="end"/>
        </w:r>
      </w:hyperlink>
    </w:p>
    <w:p w14:paraId="0B33859A" w14:textId="6FE6101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6" w:history="1">
        <w:r w:rsidRPr="00105D17">
          <w:rPr>
            <w:rStyle w:val="Hipervnculo"/>
            <w:rFonts w:cs="Arial"/>
            <w:noProof/>
            <w:color w:val="auto"/>
            <w:lang w:val="es-CO"/>
          </w:rPr>
          <w:t>7.3.4.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prevención del riesgo de habitar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_Toc216902426 \h </w:instrText>
        </w:r>
        <w:r w:rsidRPr="00105D17">
          <w:rPr>
            <w:rFonts w:cs="Arial"/>
            <w:noProof/>
            <w:webHidden/>
          </w:rPr>
        </w:r>
        <w:r w:rsidRPr="00105D17">
          <w:rPr>
            <w:rFonts w:cs="Arial"/>
            <w:noProof/>
            <w:webHidden/>
          </w:rPr>
          <w:fldChar w:fldCharType="separate"/>
        </w:r>
        <w:r w:rsidR="00105D17">
          <w:rPr>
            <w:rFonts w:cs="Arial"/>
            <w:noProof/>
            <w:webHidden/>
          </w:rPr>
          <w:t>88</w:t>
        </w:r>
        <w:r w:rsidRPr="00105D17">
          <w:rPr>
            <w:rFonts w:cs="Arial"/>
            <w:noProof/>
            <w:webHidden/>
          </w:rPr>
          <w:fldChar w:fldCharType="end"/>
        </w:r>
      </w:hyperlink>
    </w:p>
    <w:p w14:paraId="52992323" w14:textId="35D428C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7" w:history="1">
        <w:r w:rsidRPr="00105D17">
          <w:rPr>
            <w:rStyle w:val="Hipervnculo"/>
            <w:rFonts w:cs="Arial"/>
            <w:noProof/>
            <w:color w:val="auto"/>
            <w:lang w:val="es-CO"/>
          </w:rPr>
          <w:t>7.3.5.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Atención y desarrollo de capacidades para mujeres habitantes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_Toc216902427 \h </w:instrText>
        </w:r>
        <w:r w:rsidRPr="00105D17">
          <w:rPr>
            <w:rFonts w:cs="Arial"/>
            <w:noProof/>
            <w:webHidden/>
          </w:rPr>
        </w:r>
        <w:r w:rsidRPr="00105D17">
          <w:rPr>
            <w:rFonts w:cs="Arial"/>
            <w:noProof/>
            <w:webHidden/>
          </w:rPr>
          <w:fldChar w:fldCharType="separate"/>
        </w:r>
        <w:r w:rsidR="00105D17">
          <w:rPr>
            <w:rFonts w:cs="Arial"/>
            <w:noProof/>
            <w:webHidden/>
          </w:rPr>
          <w:t>92</w:t>
        </w:r>
        <w:r w:rsidRPr="00105D17">
          <w:rPr>
            <w:rFonts w:cs="Arial"/>
            <w:noProof/>
            <w:webHidden/>
          </w:rPr>
          <w:fldChar w:fldCharType="end"/>
        </w:r>
      </w:hyperlink>
    </w:p>
    <w:p w14:paraId="57E5C669" w14:textId="70D8FCA1"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8" w:history="1">
        <w:r w:rsidRPr="00105D17">
          <w:rPr>
            <w:rStyle w:val="Hipervnculo"/>
            <w:rFonts w:cs="Arial"/>
            <w:noProof/>
            <w:color w:val="auto"/>
            <w:lang w:val="es-CO"/>
          </w:rPr>
          <w:t>7.3.6.</w:t>
        </w:r>
        <w:r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atención sociosanitaria para población habitante de calle y en alto riesgo de estarlo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_Toc216902428 \h </w:instrText>
        </w:r>
        <w:r w:rsidRPr="00105D17">
          <w:rPr>
            <w:rFonts w:cs="Arial"/>
            <w:noProof/>
            <w:webHidden/>
          </w:rPr>
        </w:r>
        <w:r w:rsidRPr="00105D17">
          <w:rPr>
            <w:rFonts w:cs="Arial"/>
            <w:noProof/>
            <w:webHidden/>
          </w:rPr>
          <w:fldChar w:fldCharType="separate"/>
        </w:r>
        <w:r w:rsidR="00105D17">
          <w:rPr>
            <w:rFonts w:cs="Arial"/>
            <w:noProof/>
            <w:webHidden/>
          </w:rPr>
          <w:t>97</w:t>
        </w:r>
        <w:r w:rsidRPr="00105D17">
          <w:rPr>
            <w:rFonts w:cs="Arial"/>
            <w:noProof/>
            <w:webHidden/>
          </w:rPr>
          <w:fldChar w:fldCharType="end"/>
        </w:r>
      </w:hyperlink>
    </w:p>
    <w:p w14:paraId="24F99C0A" w14:textId="036D705F"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9" w:history="1">
        <w:r w:rsidRPr="00105D17">
          <w:rPr>
            <w:rStyle w:val="Hipervnculo"/>
            <w:rFonts w:cs="Arial"/>
            <w:noProof/>
            <w:color w:val="auto"/>
            <w:lang w:val="es-CO"/>
          </w:rPr>
          <w:t>7.3.7.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Comunidad de vida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_Toc216902429 \h </w:instrText>
        </w:r>
        <w:r w:rsidRPr="00105D17">
          <w:rPr>
            <w:rFonts w:cs="Arial"/>
            <w:noProof/>
            <w:webHidden/>
          </w:rPr>
        </w:r>
        <w:r w:rsidRPr="00105D17">
          <w:rPr>
            <w:rFonts w:cs="Arial"/>
            <w:noProof/>
            <w:webHidden/>
          </w:rPr>
          <w:fldChar w:fldCharType="separate"/>
        </w:r>
        <w:r w:rsidR="00105D17">
          <w:rPr>
            <w:rFonts w:cs="Arial"/>
            <w:noProof/>
            <w:webHidden/>
          </w:rPr>
          <w:t>102</w:t>
        </w:r>
        <w:r w:rsidRPr="00105D17">
          <w:rPr>
            <w:rFonts w:cs="Arial"/>
            <w:noProof/>
            <w:webHidden/>
          </w:rPr>
          <w:fldChar w:fldCharType="end"/>
        </w:r>
      </w:hyperlink>
    </w:p>
    <w:p w14:paraId="16E3E2B5" w14:textId="21B336A0"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30" w:history="1">
        <w:r w:rsidRPr="00105D17">
          <w:rPr>
            <w:rStyle w:val="Hipervnculo"/>
            <w:rFonts w:cs="Arial"/>
            <w:noProof/>
            <w:color w:val="auto"/>
            <w:lang w:val="es-CO"/>
          </w:rPr>
          <w:t>7.3.8.</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Alta Dependencia Física, Mental o Cognitiva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_Toc216902430 \h </w:instrText>
        </w:r>
        <w:r w:rsidRPr="00105D17">
          <w:rPr>
            <w:rFonts w:cs="Arial"/>
            <w:noProof/>
            <w:webHidden/>
          </w:rPr>
        </w:r>
        <w:r w:rsidRPr="00105D17">
          <w:rPr>
            <w:rFonts w:cs="Arial"/>
            <w:noProof/>
            <w:webHidden/>
          </w:rPr>
          <w:fldChar w:fldCharType="separate"/>
        </w:r>
        <w:r w:rsidR="00105D17">
          <w:rPr>
            <w:rFonts w:cs="Arial"/>
            <w:noProof/>
            <w:webHidden/>
          </w:rPr>
          <w:t>107</w:t>
        </w:r>
        <w:r w:rsidRPr="00105D17">
          <w:rPr>
            <w:rFonts w:cs="Arial"/>
            <w:noProof/>
            <w:webHidden/>
          </w:rPr>
          <w:fldChar w:fldCharType="end"/>
        </w:r>
      </w:hyperlink>
    </w:p>
    <w:p w14:paraId="3F7D00A3" w14:textId="032A29E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1" w:history="1">
        <w:r w:rsidRPr="00105D17">
          <w:rPr>
            <w:rStyle w:val="Hipervnculo"/>
            <w:rFonts w:cs="Arial"/>
            <w:noProof/>
            <w:color w:val="auto"/>
          </w:rPr>
          <w:t xml:space="preserve">7.3.9 </w:t>
        </w:r>
        <w:r w:rsidR="00FF0CED" w:rsidRPr="00105D17">
          <w:rPr>
            <w:rStyle w:val="Hipervnculo"/>
            <w:rFonts w:cs="Arial"/>
            <w:noProof/>
            <w:color w:val="auto"/>
          </w:rPr>
          <w:tab/>
        </w:r>
        <w:r w:rsidRPr="00105D17">
          <w:rPr>
            <w:rStyle w:val="Hipervnculo"/>
            <w:rFonts w:cs="Arial"/>
            <w:noProof/>
            <w:color w:val="auto"/>
          </w:rPr>
          <w:t xml:space="preserve">Servicio </w:t>
        </w:r>
        <w:r w:rsidRPr="00105D17">
          <w:rPr>
            <w:rStyle w:val="Hipervnculo"/>
            <w:rFonts w:cs="Arial"/>
            <w:noProof/>
            <w:color w:val="auto"/>
            <w:lang w:val="es-CO" w:eastAsia="es-CO"/>
          </w:rPr>
          <w:t>centro de acogida para personas habitantes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_Toc216902431 \h </w:instrText>
        </w:r>
        <w:r w:rsidRPr="00105D17">
          <w:rPr>
            <w:rFonts w:cs="Arial"/>
            <w:noProof/>
            <w:webHidden/>
          </w:rPr>
        </w:r>
        <w:r w:rsidRPr="00105D17">
          <w:rPr>
            <w:rFonts w:cs="Arial"/>
            <w:noProof/>
            <w:webHidden/>
          </w:rPr>
          <w:fldChar w:fldCharType="separate"/>
        </w:r>
        <w:r w:rsidR="00105D17">
          <w:rPr>
            <w:rFonts w:cs="Arial"/>
            <w:noProof/>
            <w:webHidden/>
          </w:rPr>
          <w:t>112</w:t>
        </w:r>
        <w:r w:rsidRPr="00105D17">
          <w:rPr>
            <w:rFonts w:cs="Arial"/>
            <w:noProof/>
            <w:webHidden/>
          </w:rPr>
          <w:fldChar w:fldCharType="end"/>
        </w:r>
      </w:hyperlink>
    </w:p>
    <w:p w14:paraId="398E409C" w14:textId="6EFB46D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2" w:history="1">
        <w:r w:rsidRPr="00105D17">
          <w:rPr>
            <w:rStyle w:val="Hipervnculo"/>
            <w:rFonts w:cs="Arial"/>
            <w:noProof/>
            <w:color w:val="auto"/>
          </w:rPr>
          <w:t xml:space="preserve">7.3.10 </w:t>
        </w:r>
        <w:r w:rsidR="00FF0CED" w:rsidRPr="00105D17">
          <w:rPr>
            <w:rStyle w:val="Hipervnculo"/>
            <w:rFonts w:cs="Arial"/>
            <w:noProof/>
            <w:color w:val="auto"/>
          </w:rPr>
          <w:tab/>
        </w:r>
        <w:r w:rsidRPr="00105D17">
          <w:rPr>
            <w:rStyle w:val="Hipervnculo"/>
            <w:rFonts w:cs="Arial"/>
            <w:noProof/>
            <w:color w:val="auto"/>
          </w:rPr>
          <w:t xml:space="preserve">Servicio </w:t>
        </w:r>
        <w:r w:rsidRPr="00105D17">
          <w:rPr>
            <w:rStyle w:val="Hipervnculo"/>
            <w:rFonts w:cs="Arial"/>
            <w:noProof/>
            <w:color w:val="auto"/>
            <w:lang w:val="es-CO" w:eastAsia="es-CO"/>
          </w:rPr>
          <w:t>Hospedaje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_Toc216902432 \h </w:instrText>
        </w:r>
        <w:r w:rsidRPr="00105D17">
          <w:rPr>
            <w:rFonts w:cs="Arial"/>
            <w:noProof/>
            <w:webHidden/>
          </w:rPr>
        </w:r>
        <w:r w:rsidRPr="00105D17">
          <w:rPr>
            <w:rFonts w:cs="Arial"/>
            <w:noProof/>
            <w:webHidden/>
          </w:rPr>
          <w:fldChar w:fldCharType="separate"/>
        </w:r>
        <w:r w:rsidR="00105D17">
          <w:rPr>
            <w:rFonts w:cs="Arial"/>
            <w:noProof/>
            <w:webHidden/>
          </w:rPr>
          <w:t>115</w:t>
        </w:r>
        <w:r w:rsidRPr="00105D17">
          <w:rPr>
            <w:rFonts w:cs="Arial"/>
            <w:noProof/>
            <w:webHidden/>
          </w:rPr>
          <w:fldChar w:fldCharType="end"/>
        </w:r>
      </w:hyperlink>
    </w:p>
    <w:p w14:paraId="215180E2" w14:textId="39BFDE5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3" w:history="1">
        <w:r w:rsidRPr="00105D17">
          <w:rPr>
            <w:rStyle w:val="Hipervnculo"/>
            <w:rFonts w:cs="Arial"/>
            <w:noProof/>
            <w:color w:val="auto"/>
          </w:rPr>
          <w:t>7.4.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modalidades para la atención de las personas mayores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_Toc216902433 \h </w:instrText>
        </w:r>
        <w:r w:rsidRPr="00105D17">
          <w:rPr>
            <w:rFonts w:cs="Arial"/>
            <w:noProof/>
            <w:webHidden/>
          </w:rPr>
        </w:r>
        <w:r w:rsidRPr="00105D17">
          <w:rPr>
            <w:rFonts w:cs="Arial"/>
            <w:noProof/>
            <w:webHidden/>
          </w:rPr>
          <w:fldChar w:fldCharType="separate"/>
        </w:r>
        <w:r w:rsidR="00105D17">
          <w:rPr>
            <w:rFonts w:cs="Arial"/>
            <w:noProof/>
            <w:webHidden/>
          </w:rPr>
          <w:t>121</w:t>
        </w:r>
        <w:r w:rsidRPr="00105D17">
          <w:rPr>
            <w:rFonts w:cs="Arial"/>
            <w:noProof/>
            <w:webHidden/>
          </w:rPr>
          <w:fldChar w:fldCharType="end"/>
        </w:r>
      </w:hyperlink>
    </w:p>
    <w:p w14:paraId="4ECA1A45" w14:textId="559DC8D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4" w:history="1">
        <w:r w:rsidRPr="00105D17">
          <w:rPr>
            <w:rStyle w:val="Hipervnculo"/>
            <w:rFonts w:cs="Arial"/>
            <w:noProof/>
            <w:color w:val="auto"/>
            <w:lang w:val="es-CO"/>
          </w:rPr>
          <w:t>7.4.1.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Cuidado transitorio día – noche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_Toc216902434 \h </w:instrText>
        </w:r>
        <w:r w:rsidRPr="00105D17">
          <w:rPr>
            <w:rFonts w:cs="Arial"/>
            <w:noProof/>
            <w:webHidden/>
          </w:rPr>
        </w:r>
        <w:r w:rsidRPr="00105D17">
          <w:rPr>
            <w:rFonts w:cs="Arial"/>
            <w:noProof/>
            <w:webHidden/>
          </w:rPr>
          <w:fldChar w:fldCharType="separate"/>
        </w:r>
        <w:r w:rsidR="00105D17">
          <w:rPr>
            <w:rFonts w:cs="Arial"/>
            <w:noProof/>
            <w:webHidden/>
          </w:rPr>
          <w:t>121</w:t>
        </w:r>
        <w:r w:rsidRPr="00105D17">
          <w:rPr>
            <w:rFonts w:cs="Arial"/>
            <w:noProof/>
            <w:webHidden/>
          </w:rPr>
          <w:fldChar w:fldCharType="end"/>
        </w:r>
      </w:hyperlink>
    </w:p>
    <w:p w14:paraId="3A5E9D70" w14:textId="260149D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5" w:history="1">
        <w:r w:rsidRPr="00105D17">
          <w:rPr>
            <w:rStyle w:val="Hipervnculo"/>
            <w:rFonts w:cs="Arial"/>
            <w:noProof/>
            <w:color w:val="auto"/>
          </w:rPr>
          <w:t>7.4.2.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día a tu casa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_Toc216902435 \h </w:instrText>
        </w:r>
        <w:r w:rsidRPr="00105D17">
          <w:rPr>
            <w:rFonts w:cs="Arial"/>
            <w:noProof/>
            <w:webHidden/>
          </w:rPr>
        </w:r>
        <w:r w:rsidRPr="00105D17">
          <w:rPr>
            <w:rFonts w:cs="Arial"/>
            <w:noProof/>
            <w:webHidden/>
          </w:rPr>
          <w:fldChar w:fldCharType="separate"/>
        </w:r>
        <w:r w:rsidR="00105D17">
          <w:rPr>
            <w:rFonts w:cs="Arial"/>
            <w:noProof/>
            <w:webHidden/>
          </w:rPr>
          <w:t>125</w:t>
        </w:r>
        <w:r w:rsidRPr="00105D17">
          <w:rPr>
            <w:rFonts w:cs="Arial"/>
            <w:noProof/>
            <w:webHidden/>
          </w:rPr>
          <w:fldChar w:fldCharType="end"/>
        </w:r>
      </w:hyperlink>
    </w:p>
    <w:p w14:paraId="5ACA9964" w14:textId="248BBA4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6" w:history="1">
        <w:r w:rsidRPr="00105D17">
          <w:rPr>
            <w:rStyle w:val="Hipervnculo"/>
            <w:rFonts w:cs="Arial"/>
            <w:noProof/>
            <w:color w:val="auto"/>
          </w:rPr>
          <w:t>7.4.3.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Comunidad de cuidado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_Toc216902436 \h </w:instrText>
        </w:r>
        <w:r w:rsidRPr="00105D17">
          <w:rPr>
            <w:rFonts w:cs="Arial"/>
            <w:noProof/>
            <w:webHidden/>
          </w:rPr>
        </w:r>
        <w:r w:rsidRPr="00105D17">
          <w:rPr>
            <w:rFonts w:cs="Arial"/>
            <w:noProof/>
            <w:webHidden/>
          </w:rPr>
          <w:fldChar w:fldCharType="separate"/>
        </w:r>
        <w:r w:rsidR="00105D17">
          <w:rPr>
            <w:rFonts w:cs="Arial"/>
            <w:noProof/>
            <w:webHidden/>
          </w:rPr>
          <w:t>131</w:t>
        </w:r>
        <w:r w:rsidRPr="00105D17">
          <w:rPr>
            <w:rFonts w:cs="Arial"/>
            <w:noProof/>
            <w:webHidden/>
          </w:rPr>
          <w:fldChar w:fldCharType="end"/>
        </w:r>
      </w:hyperlink>
    </w:p>
    <w:p w14:paraId="296B8B03" w14:textId="623017B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7" w:history="1">
        <w:r w:rsidRPr="00105D17">
          <w:rPr>
            <w:rStyle w:val="Hipervnculo"/>
            <w:rFonts w:cs="Arial"/>
            <w:noProof/>
            <w:color w:val="auto"/>
          </w:rPr>
          <w:t>7.4.4.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día casa de la sabiduría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_Toc216902437 \h </w:instrText>
        </w:r>
        <w:r w:rsidRPr="00105D17">
          <w:rPr>
            <w:rFonts w:cs="Arial"/>
            <w:noProof/>
            <w:webHidden/>
          </w:rPr>
        </w:r>
        <w:r w:rsidRPr="00105D17">
          <w:rPr>
            <w:rFonts w:cs="Arial"/>
            <w:noProof/>
            <w:webHidden/>
          </w:rPr>
          <w:fldChar w:fldCharType="separate"/>
        </w:r>
        <w:r w:rsidR="00105D17">
          <w:rPr>
            <w:rFonts w:cs="Arial"/>
            <w:noProof/>
            <w:webHidden/>
          </w:rPr>
          <w:t>137</w:t>
        </w:r>
        <w:r w:rsidRPr="00105D17">
          <w:rPr>
            <w:rFonts w:cs="Arial"/>
            <w:noProof/>
            <w:webHidden/>
          </w:rPr>
          <w:fldChar w:fldCharType="end"/>
        </w:r>
      </w:hyperlink>
    </w:p>
    <w:p w14:paraId="1DC0CB55" w14:textId="0D984841"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8" w:history="1">
        <w:r w:rsidRPr="00105D17">
          <w:rPr>
            <w:rStyle w:val="Hipervnculo"/>
            <w:rFonts w:cs="Arial"/>
            <w:noProof/>
            <w:color w:val="auto"/>
          </w:rPr>
          <w:t>7.4.4.1.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Modalidad Centro día al barrio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_Toc216902438 \h </w:instrText>
        </w:r>
        <w:r w:rsidRPr="00105D17">
          <w:rPr>
            <w:rFonts w:cs="Arial"/>
            <w:noProof/>
            <w:webHidden/>
          </w:rPr>
        </w:r>
        <w:r w:rsidRPr="00105D17">
          <w:rPr>
            <w:rFonts w:cs="Arial"/>
            <w:noProof/>
            <w:webHidden/>
          </w:rPr>
          <w:fldChar w:fldCharType="separate"/>
        </w:r>
        <w:r w:rsidR="00105D17">
          <w:rPr>
            <w:rFonts w:cs="Arial"/>
            <w:noProof/>
            <w:webHidden/>
          </w:rPr>
          <w:t>142</w:t>
        </w:r>
        <w:r w:rsidRPr="00105D17">
          <w:rPr>
            <w:rFonts w:cs="Arial"/>
            <w:noProof/>
            <w:webHidden/>
          </w:rPr>
          <w:fldChar w:fldCharType="end"/>
        </w:r>
      </w:hyperlink>
    </w:p>
    <w:p w14:paraId="08453C2C" w14:textId="18E7923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9" w:history="1">
        <w:r w:rsidRPr="00105D17">
          <w:rPr>
            <w:rStyle w:val="Hipervnculo"/>
            <w:rFonts w:cs="Arial"/>
            <w:noProof/>
            <w:color w:val="auto"/>
          </w:rPr>
          <w:t>7.4.4.2.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Modalidad Centro día redes de cuidado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_Toc216902439 \h </w:instrText>
        </w:r>
        <w:r w:rsidRPr="00105D17">
          <w:rPr>
            <w:rFonts w:cs="Arial"/>
            <w:noProof/>
            <w:webHidden/>
          </w:rPr>
        </w:r>
        <w:r w:rsidRPr="00105D17">
          <w:rPr>
            <w:rFonts w:cs="Arial"/>
            <w:noProof/>
            <w:webHidden/>
          </w:rPr>
          <w:fldChar w:fldCharType="separate"/>
        </w:r>
        <w:r w:rsidR="00105D17">
          <w:rPr>
            <w:rFonts w:cs="Arial"/>
            <w:noProof/>
            <w:webHidden/>
          </w:rPr>
          <w:t>145</w:t>
        </w:r>
        <w:r w:rsidRPr="00105D17">
          <w:rPr>
            <w:rFonts w:cs="Arial"/>
            <w:noProof/>
            <w:webHidden/>
          </w:rPr>
          <w:fldChar w:fldCharType="end"/>
        </w:r>
      </w:hyperlink>
    </w:p>
    <w:p w14:paraId="6322119D" w14:textId="3A6428F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0" w:history="1">
        <w:r w:rsidRPr="00105D17">
          <w:rPr>
            <w:rStyle w:val="Hipervnculo"/>
            <w:rFonts w:cs="Arial"/>
            <w:noProof/>
            <w:color w:val="auto"/>
          </w:rPr>
          <w:t>7.4.5.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Bogotá te acompaña en la vejez</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_Toc216902440 \h </w:instrText>
        </w:r>
        <w:r w:rsidRPr="00105D17">
          <w:rPr>
            <w:rFonts w:cs="Arial"/>
            <w:noProof/>
            <w:webHidden/>
          </w:rPr>
        </w:r>
        <w:r w:rsidRPr="00105D17">
          <w:rPr>
            <w:rFonts w:cs="Arial"/>
            <w:noProof/>
            <w:webHidden/>
          </w:rPr>
          <w:fldChar w:fldCharType="separate"/>
        </w:r>
        <w:r w:rsidR="00105D17">
          <w:rPr>
            <w:rFonts w:cs="Arial"/>
            <w:noProof/>
            <w:webHidden/>
          </w:rPr>
          <w:t>148</w:t>
        </w:r>
        <w:r w:rsidRPr="00105D17">
          <w:rPr>
            <w:rFonts w:cs="Arial"/>
            <w:noProof/>
            <w:webHidden/>
          </w:rPr>
          <w:fldChar w:fldCharType="end"/>
        </w:r>
      </w:hyperlink>
    </w:p>
    <w:p w14:paraId="2D0AA5A1" w14:textId="4343F07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1" w:history="1">
        <w:r w:rsidRPr="00105D17">
          <w:rPr>
            <w:rStyle w:val="Hipervnculo"/>
            <w:rFonts w:cs="Arial"/>
            <w:noProof/>
            <w:color w:val="auto"/>
          </w:rPr>
          <w:t>7.4.6.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Apoyos Económicos para Persona Mayor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_Toc216902441 \h </w:instrText>
        </w:r>
        <w:r w:rsidRPr="00105D17">
          <w:rPr>
            <w:rFonts w:cs="Arial"/>
            <w:noProof/>
            <w:webHidden/>
          </w:rPr>
        </w:r>
        <w:r w:rsidRPr="00105D17">
          <w:rPr>
            <w:rFonts w:cs="Arial"/>
            <w:noProof/>
            <w:webHidden/>
          </w:rPr>
          <w:fldChar w:fldCharType="separate"/>
        </w:r>
        <w:r w:rsidR="00105D17">
          <w:rPr>
            <w:rFonts w:cs="Arial"/>
            <w:noProof/>
            <w:webHidden/>
          </w:rPr>
          <w:t>150</w:t>
        </w:r>
        <w:r w:rsidRPr="00105D17">
          <w:rPr>
            <w:rFonts w:cs="Arial"/>
            <w:noProof/>
            <w:webHidden/>
          </w:rPr>
          <w:fldChar w:fldCharType="end"/>
        </w:r>
      </w:hyperlink>
    </w:p>
    <w:p w14:paraId="0C80D30E" w14:textId="567C5F4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2" w:history="1">
        <w:r w:rsidRPr="00105D17">
          <w:rPr>
            <w:rStyle w:val="Hipervnculo"/>
            <w:rFonts w:cs="Arial"/>
            <w:noProof/>
            <w:color w:val="auto"/>
          </w:rPr>
          <w:t>7.4.7.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Atención sociosanitaria transitoria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_Toc216902442 \h </w:instrText>
        </w:r>
        <w:r w:rsidRPr="00105D17">
          <w:rPr>
            <w:rFonts w:cs="Arial"/>
            <w:noProof/>
            <w:webHidden/>
          </w:rPr>
        </w:r>
        <w:r w:rsidRPr="00105D17">
          <w:rPr>
            <w:rFonts w:cs="Arial"/>
            <w:noProof/>
            <w:webHidden/>
          </w:rPr>
          <w:fldChar w:fldCharType="separate"/>
        </w:r>
        <w:r w:rsidR="00105D17">
          <w:rPr>
            <w:rFonts w:cs="Arial"/>
            <w:noProof/>
            <w:webHidden/>
          </w:rPr>
          <w:t>157</w:t>
        </w:r>
        <w:r w:rsidRPr="00105D17">
          <w:rPr>
            <w:rFonts w:cs="Arial"/>
            <w:noProof/>
            <w:webHidden/>
          </w:rPr>
          <w:fldChar w:fldCharType="end"/>
        </w:r>
      </w:hyperlink>
    </w:p>
    <w:p w14:paraId="452D7117" w14:textId="130BB7B1"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43" w:history="1">
        <w:r w:rsidRPr="00105D17">
          <w:rPr>
            <w:rStyle w:val="Hipervnculo"/>
            <w:rFonts w:cs="Arial"/>
            <w:noProof/>
            <w:color w:val="auto"/>
          </w:rPr>
          <w:t>7.5.</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atención de las personas de los sectores LGBTI, sus familias y redes de apoyo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_Toc216902443 \h </w:instrText>
        </w:r>
        <w:r w:rsidRPr="00105D17">
          <w:rPr>
            <w:rFonts w:cs="Arial"/>
            <w:noProof/>
            <w:webHidden/>
          </w:rPr>
        </w:r>
        <w:r w:rsidRPr="00105D17">
          <w:rPr>
            <w:rFonts w:cs="Arial"/>
            <w:noProof/>
            <w:webHidden/>
          </w:rPr>
          <w:fldChar w:fldCharType="separate"/>
        </w:r>
        <w:r w:rsidR="00105D17">
          <w:rPr>
            <w:rFonts w:cs="Arial"/>
            <w:noProof/>
            <w:webHidden/>
          </w:rPr>
          <w:t>162</w:t>
        </w:r>
        <w:r w:rsidRPr="00105D17">
          <w:rPr>
            <w:rFonts w:cs="Arial"/>
            <w:noProof/>
            <w:webHidden/>
          </w:rPr>
          <w:fldChar w:fldCharType="end"/>
        </w:r>
      </w:hyperlink>
    </w:p>
    <w:p w14:paraId="7B585140" w14:textId="44F6BEC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4" w:history="1">
        <w:r w:rsidRPr="00105D17">
          <w:rPr>
            <w:rStyle w:val="Hipervnculo"/>
            <w:rFonts w:cs="Arial"/>
            <w:noProof/>
            <w:color w:val="auto"/>
          </w:rPr>
          <w:t xml:space="preserve">7.5.1. </w:t>
        </w:r>
        <w:r w:rsidR="00FF0CED" w:rsidRPr="00105D17">
          <w:rPr>
            <w:rStyle w:val="Hipervnculo"/>
            <w:rFonts w:cs="Arial"/>
            <w:noProof/>
            <w:color w:val="auto"/>
          </w:rPr>
          <w:tab/>
        </w:r>
        <w:r w:rsidRPr="00105D17">
          <w:rPr>
            <w:rStyle w:val="Hipervnculo"/>
            <w:rFonts w:cs="Arial"/>
            <w:noProof/>
            <w:color w:val="auto"/>
          </w:rPr>
          <w:t>Servicio Casas LGBTI</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_Toc216902444 \h </w:instrText>
        </w:r>
        <w:r w:rsidRPr="00105D17">
          <w:rPr>
            <w:rFonts w:cs="Arial"/>
            <w:noProof/>
            <w:webHidden/>
          </w:rPr>
        </w:r>
        <w:r w:rsidRPr="00105D17">
          <w:rPr>
            <w:rFonts w:cs="Arial"/>
            <w:noProof/>
            <w:webHidden/>
          </w:rPr>
          <w:fldChar w:fldCharType="separate"/>
        </w:r>
        <w:r w:rsidR="00105D17">
          <w:rPr>
            <w:rFonts w:cs="Arial"/>
            <w:noProof/>
            <w:webHidden/>
          </w:rPr>
          <w:t>162</w:t>
        </w:r>
        <w:r w:rsidRPr="00105D17">
          <w:rPr>
            <w:rFonts w:cs="Arial"/>
            <w:noProof/>
            <w:webHidden/>
          </w:rPr>
          <w:fldChar w:fldCharType="end"/>
        </w:r>
      </w:hyperlink>
    </w:p>
    <w:p w14:paraId="0631F28C" w14:textId="5131570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5" w:history="1">
        <w:r w:rsidRPr="00105D17">
          <w:rPr>
            <w:rStyle w:val="Hipervnculo"/>
            <w:rFonts w:cs="Arial"/>
            <w:noProof/>
            <w:color w:val="auto"/>
          </w:rPr>
          <w:t>7.5.2.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Reafírmate el Chuchú de la cédula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_Toc216902445 \h </w:instrText>
        </w:r>
        <w:r w:rsidRPr="00105D17">
          <w:rPr>
            <w:rFonts w:cs="Arial"/>
            <w:noProof/>
            <w:webHidden/>
          </w:rPr>
        </w:r>
        <w:r w:rsidRPr="00105D17">
          <w:rPr>
            <w:rFonts w:cs="Arial"/>
            <w:noProof/>
            <w:webHidden/>
          </w:rPr>
          <w:fldChar w:fldCharType="separate"/>
        </w:r>
        <w:r w:rsidR="00105D17">
          <w:rPr>
            <w:rFonts w:cs="Arial"/>
            <w:noProof/>
            <w:webHidden/>
          </w:rPr>
          <w:t>167</w:t>
        </w:r>
        <w:r w:rsidRPr="00105D17">
          <w:rPr>
            <w:rFonts w:cs="Arial"/>
            <w:noProof/>
            <w:webHidden/>
          </w:rPr>
          <w:fldChar w:fldCharType="end"/>
        </w:r>
      </w:hyperlink>
    </w:p>
    <w:p w14:paraId="4532A6B9" w14:textId="0DA473B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6" w:history="1">
        <w:r w:rsidRPr="00105D17">
          <w:rPr>
            <w:rStyle w:val="Hipervnculo"/>
            <w:rFonts w:cs="Arial"/>
            <w:noProof/>
            <w:color w:val="auto"/>
          </w:rPr>
          <w:t>7.5.3.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Unidad contra la discriminación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_Toc216902446 \h </w:instrText>
        </w:r>
        <w:r w:rsidRPr="00105D17">
          <w:rPr>
            <w:rFonts w:cs="Arial"/>
            <w:noProof/>
            <w:webHidden/>
          </w:rPr>
        </w:r>
        <w:r w:rsidRPr="00105D17">
          <w:rPr>
            <w:rFonts w:cs="Arial"/>
            <w:noProof/>
            <w:webHidden/>
          </w:rPr>
          <w:fldChar w:fldCharType="separate"/>
        </w:r>
        <w:r w:rsidR="00105D17">
          <w:rPr>
            <w:rFonts w:cs="Arial"/>
            <w:noProof/>
            <w:webHidden/>
          </w:rPr>
          <w:t>171</w:t>
        </w:r>
        <w:r w:rsidRPr="00105D17">
          <w:rPr>
            <w:rFonts w:cs="Arial"/>
            <w:noProof/>
            <w:webHidden/>
          </w:rPr>
          <w:fldChar w:fldCharType="end"/>
        </w:r>
      </w:hyperlink>
    </w:p>
    <w:p w14:paraId="4332D415" w14:textId="5CF600AC"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47" w:history="1">
        <w:r w:rsidRPr="00105D17">
          <w:rPr>
            <w:rStyle w:val="Hipervnculo"/>
            <w:rFonts w:cs="Arial"/>
            <w:noProof/>
            <w:color w:val="auto"/>
          </w:rPr>
          <w:t>7.6.</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atención de las personas con discapacidad, personas cuidadoras, familia y redes de apoyo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_Toc216902447 \h </w:instrText>
        </w:r>
        <w:r w:rsidRPr="00105D17">
          <w:rPr>
            <w:rFonts w:cs="Arial"/>
            <w:noProof/>
            <w:webHidden/>
          </w:rPr>
        </w:r>
        <w:r w:rsidRPr="00105D17">
          <w:rPr>
            <w:rFonts w:cs="Arial"/>
            <w:noProof/>
            <w:webHidden/>
          </w:rPr>
          <w:fldChar w:fldCharType="separate"/>
        </w:r>
        <w:r w:rsidR="00105D17">
          <w:rPr>
            <w:rFonts w:cs="Arial"/>
            <w:noProof/>
            <w:webHidden/>
          </w:rPr>
          <w:t>173</w:t>
        </w:r>
        <w:r w:rsidRPr="00105D17">
          <w:rPr>
            <w:rFonts w:cs="Arial"/>
            <w:noProof/>
            <w:webHidden/>
          </w:rPr>
          <w:fldChar w:fldCharType="end"/>
        </w:r>
      </w:hyperlink>
    </w:p>
    <w:p w14:paraId="0FFF1168" w14:textId="340E07F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8" w:history="1">
        <w:r w:rsidRPr="00105D17">
          <w:rPr>
            <w:rStyle w:val="Hipervnculo"/>
            <w:rFonts w:cs="Arial"/>
            <w:noProof/>
            <w:color w:val="auto"/>
          </w:rPr>
          <w:t>7.6.1.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crecer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_Toc216902448 \h </w:instrText>
        </w:r>
        <w:r w:rsidRPr="00105D17">
          <w:rPr>
            <w:rFonts w:cs="Arial"/>
            <w:noProof/>
            <w:webHidden/>
          </w:rPr>
        </w:r>
        <w:r w:rsidRPr="00105D17">
          <w:rPr>
            <w:rFonts w:cs="Arial"/>
            <w:noProof/>
            <w:webHidden/>
          </w:rPr>
          <w:fldChar w:fldCharType="separate"/>
        </w:r>
        <w:r w:rsidR="00105D17">
          <w:rPr>
            <w:rFonts w:cs="Arial"/>
            <w:noProof/>
            <w:webHidden/>
          </w:rPr>
          <w:t>173</w:t>
        </w:r>
        <w:r w:rsidRPr="00105D17">
          <w:rPr>
            <w:rFonts w:cs="Arial"/>
            <w:noProof/>
            <w:webHidden/>
          </w:rPr>
          <w:fldChar w:fldCharType="end"/>
        </w:r>
      </w:hyperlink>
    </w:p>
    <w:p w14:paraId="474B8C36" w14:textId="1BC689D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9" w:history="1">
        <w:r w:rsidRPr="00105D17">
          <w:rPr>
            <w:rStyle w:val="Hipervnculo"/>
            <w:rFonts w:cs="Arial"/>
            <w:noProof/>
            <w:color w:val="auto"/>
          </w:rPr>
          <w:t>7.6.2.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integrarte atención interna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_Toc216902449 \h </w:instrText>
        </w:r>
        <w:r w:rsidRPr="00105D17">
          <w:rPr>
            <w:rFonts w:cs="Arial"/>
            <w:noProof/>
            <w:webHidden/>
          </w:rPr>
        </w:r>
        <w:r w:rsidRPr="00105D17">
          <w:rPr>
            <w:rFonts w:cs="Arial"/>
            <w:noProof/>
            <w:webHidden/>
          </w:rPr>
          <w:fldChar w:fldCharType="separate"/>
        </w:r>
        <w:r w:rsidR="00105D17">
          <w:rPr>
            <w:rFonts w:cs="Arial"/>
            <w:noProof/>
            <w:webHidden/>
          </w:rPr>
          <w:t>178</w:t>
        </w:r>
        <w:r w:rsidRPr="00105D17">
          <w:rPr>
            <w:rFonts w:cs="Arial"/>
            <w:noProof/>
            <w:webHidden/>
          </w:rPr>
          <w:fldChar w:fldCharType="end"/>
        </w:r>
      </w:hyperlink>
    </w:p>
    <w:p w14:paraId="384ECDC2" w14:textId="215C91C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0" w:history="1">
        <w:r w:rsidRPr="00105D17">
          <w:rPr>
            <w:rStyle w:val="Hipervnculo"/>
            <w:rFonts w:cs="Arial"/>
            <w:noProof/>
            <w:color w:val="auto"/>
          </w:rPr>
          <w:t>7.6.3.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Integrarte Atención Externa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_Toc216902450 \h </w:instrText>
        </w:r>
        <w:r w:rsidRPr="00105D17">
          <w:rPr>
            <w:rFonts w:cs="Arial"/>
            <w:noProof/>
            <w:webHidden/>
          </w:rPr>
        </w:r>
        <w:r w:rsidRPr="00105D17">
          <w:rPr>
            <w:rFonts w:cs="Arial"/>
            <w:noProof/>
            <w:webHidden/>
          </w:rPr>
          <w:fldChar w:fldCharType="separate"/>
        </w:r>
        <w:r w:rsidR="00105D17">
          <w:rPr>
            <w:rFonts w:cs="Arial"/>
            <w:noProof/>
            <w:webHidden/>
          </w:rPr>
          <w:t>180</w:t>
        </w:r>
        <w:r w:rsidRPr="00105D17">
          <w:rPr>
            <w:rFonts w:cs="Arial"/>
            <w:noProof/>
            <w:webHidden/>
          </w:rPr>
          <w:fldChar w:fldCharType="end"/>
        </w:r>
      </w:hyperlink>
    </w:p>
    <w:p w14:paraId="423852A9" w14:textId="7A87159D"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1" w:history="1">
        <w:r w:rsidRPr="00105D17">
          <w:rPr>
            <w:rStyle w:val="Hipervnculo"/>
            <w:rFonts w:cs="Arial"/>
            <w:noProof/>
            <w:color w:val="auto"/>
          </w:rPr>
          <w:t>7.6.4.</w:t>
        </w:r>
        <w:r w:rsidRPr="00105D17">
          <w:rPr>
            <w:rFonts w:eastAsiaTheme="minorEastAsia" w:cs="Arial"/>
            <w:noProof/>
            <w:kern w:val="2"/>
            <w:sz w:val="24"/>
            <w:szCs w:val="24"/>
            <w:lang w:val="es-CO" w:eastAsia="es-CO"/>
            <w14:ligatures w14:val="standardContextual"/>
          </w:rPr>
          <w:tab/>
        </w:r>
        <w:r w:rsidR="00EC13E4"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Distrital de Referenciación y Apoyo Integral para la Inclusión Social - CADIS+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_Toc216902451 \h </w:instrText>
        </w:r>
        <w:r w:rsidRPr="00105D17">
          <w:rPr>
            <w:rFonts w:cs="Arial"/>
            <w:noProof/>
            <w:webHidden/>
          </w:rPr>
        </w:r>
        <w:r w:rsidRPr="00105D17">
          <w:rPr>
            <w:rFonts w:cs="Arial"/>
            <w:noProof/>
            <w:webHidden/>
          </w:rPr>
          <w:fldChar w:fldCharType="separate"/>
        </w:r>
        <w:r w:rsidR="00105D17">
          <w:rPr>
            <w:rFonts w:cs="Arial"/>
            <w:noProof/>
            <w:webHidden/>
          </w:rPr>
          <w:t>183</w:t>
        </w:r>
        <w:r w:rsidRPr="00105D17">
          <w:rPr>
            <w:rFonts w:cs="Arial"/>
            <w:noProof/>
            <w:webHidden/>
          </w:rPr>
          <w:fldChar w:fldCharType="end"/>
        </w:r>
      </w:hyperlink>
    </w:p>
    <w:p w14:paraId="05C7E64E" w14:textId="43F6287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2" w:history="1">
        <w:r w:rsidRPr="00105D17">
          <w:rPr>
            <w:rStyle w:val="Hipervnculo"/>
            <w:rFonts w:cs="Arial"/>
            <w:noProof/>
            <w:color w:val="auto"/>
          </w:rPr>
          <w:t xml:space="preserve">7.6.6 </w:t>
        </w:r>
        <w:r w:rsidR="00FF0CED" w:rsidRPr="00105D17">
          <w:rPr>
            <w:rStyle w:val="Hipervnculo"/>
            <w:rFonts w:cs="Arial"/>
            <w:noProof/>
            <w:color w:val="auto"/>
          </w:rPr>
          <w:tab/>
        </w:r>
        <w:r w:rsidRPr="00105D17">
          <w:rPr>
            <w:rStyle w:val="Hipervnculo"/>
            <w:rFonts w:cs="Arial"/>
            <w:noProof/>
            <w:color w:val="auto"/>
          </w:rPr>
          <w:t>Servicio valoración de apoyos para personas con discapacidad.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_Toc216902452 \h </w:instrText>
        </w:r>
        <w:r w:rsidRPr="00105D17">
          <w:rPr>
            <w:rFonts w:cs="Arial"/>
            <w:noProof/>
            <w:webHidden/>
          </w:rPr>
        </w:r>
        <w:r w:rsidRPr="00105D17">
          <w:rPr>
            <w:rFonts w:cs="Arial"/>
            <w:noProof/>
            <w:webHidden/>
          </w:rPr>
          <w:fldChar w:fldCharType="separate"/>
        </w:r>
        <w:r w:rsidR="00105D17">
          <w:rPr>
            <w:rFonts w:cs="Arial"/>
            <w:noProof/>
            <w:webHidden/>
          </w:rPr>
          <w:t>188</w:t>
        </w:r>
        <w:r w:rsidRPr="00105D17">
          <w:rPr>
            <w:rFonts w:cs="Arial"/>
            <w:noProof/>
            <w:webHidden/>
          </w:rPr>
          <w:fldChar w:fldCharType="end"/>
        </w:r>
      </w:hyperlink>
    </w:p>
    <w:p w14:paraId="60DAE7B2" w14:textId="07A2C4F3"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3" w:history="1">
        <w:r w:rsidRPr="00105D17">
          <w:rPr>
            <w:rStyle w:val="Hipervnculo"/>
            <w:rFonts w:cs="Arial"/>
            <w:noProof/>
            <w:color w:val="auto"/>
          </w:rPr>
          <w:t>7.7.</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estrategia para la atención y protección de personas víctimas de violencia intrafamiliar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_Toc216902453 \h </w:instrText>
        </w:r>
        <w:r w:rsidRPr="00105D17">
          <w:rPr>
            <w:rFonts w:cs="Arial"/>
            <w:noProof/>
            <w:webHidden/>
          </w:rPr>
        </w:r>
        <w:r w:rsidRPr="00105D17">
          <w:rPr>
            <w:rFonts w:cs="Arial"/>
            <w:noProof/>
            <w:webHidden/>
          </w:rPr>
          <w:fldChar w:fldCharType="separate"/>
        </w:r>
        <w:r w:rsidR="00105D17">
          <w:rPr>
            <w:rFonts w:cs="Arial"/>
            <w:noProof/>
            <w:webHidden/>
          </w:rPr>
          <w:t>192</w:t>
        </w:r>
        <w:r w:rsidRPr="00105D17">
          <w:rPr>
            <w:rFonts w:cs="Arial"/>
            <w:noProof/>
            <w:webHidden/>
          </w:rPr>
          <w:fldChar w:fldCharType="end"/>
        </w:r>
      </w:hyperlink>
    </w:p>
    <w:p w14:paraId="48F77BB1" w14:textId="4D49F7F7"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4" w:history="1">
        <w:r w:rsidRPr="00105D17">
          <w:rPr>
            <w:rStyle w:val="Hipervnculo"/>
            <w:rFonts w:cs="Arial"/>
            <w:noProof/>
            <w:color w:val="auto"/>
          </w:rPr>
          <w:t>7.7.1.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proteger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_Toc216902454 \h </w:instrText>
        </w:r>
        <w:r w:rsidRPr="00105D17">
          <w:rPr>
            <w:rFonts w:cs="Arial"/>
            <w:noProof/>
            <w:webHidden/>
          </w:rPr>
        </w:r>
        <w:r w:rsidRPr="00105D17">
          <w:rPr>
            <w:rFonts w:cs="Arial"/>
            <w:noProof/>
            <w:webHidden/>
          </w:rPr>
          <w:fldChar w:fldCharType="separate"/>
        </w:r>
        <w:r w:rsidR="00105D17">
          <w:rPr>
            <w:rFonts w:cs="Arial"/>
            <w:noProof/>
            <w:webHidden/>
          </w:rPr>
          <w:t>192</w:t>
        </w:r>
        <w:r w:rsidRPr="00105D17">
          <w:rPr>
            <w:rFonts w:cs="Arial"/>
            <w:noProof/>
            <w:webHidden/>
          </w:rPr>
          <w:fldChar w:fldCharType="end"/>
        </w:r>
      </w:hyperlink>
    </w:p>
    <w:p w14:paraId="595121F2" w14:textId="578DABB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5" w:history="1">
        <w:r w:rsidRPr="00105D17">
          <w:rPr>
            <w:rStyle w:val="Hipervnculo"/>
            <w:rFonts w:cs="Arial"/>
            <w:noProof/>
            <w:color w:val="auto"/>
          </w:rPr>
          <w:t>7.7.1.1.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Estrategia de prevención del riesgo de ubicación institucional de niñas y niños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_Toc216902455 \h </w:instrText>
        </w:r>
        <w:r w:rsidRPr="00105D17">
          <w:rPr>
            <w:rFonts w:cs="Arial"/>
            <w:noProof/>
            <w:webHidden/>
          </w:rPr>
        </w:r>
        <w:r w:rsidRPr="00105D17">
          <w:rPr>
            <w:rFonts w:cs="Arial"/>
            <w:noProof/>
            <w:webHidden/>
          </w:rPr>
          <w:fldChar w:fldCharType="separate"/>
        </w:r>
        <w:r w:rsidR="00105D17">
          <w:rPr>
            <w:rFonts w:cs="Arial"/>
            <w:noProof/>
            <w:webHidden/>
          </w:rPr>
          <w:t>195</w:t>
        </w:r>
        <w:r w:rsidRPr="00105D17">
          <w:rPr>
            <w:rFonts w:cs="Arial"/>
            <w:noProof/>
            <w:webHidden/>
          </w:rPr>
          <w:fldChar w:fldCharType="end"/>
        </w:r>
      </w:hyperlink>
    </w:p>
    <w:p w14:paraId="1890294B" w14:textId="7C17D25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6" w:history="1">
        <w:r w:rsidRPr="00105D17">
          <w:rPr>
            <w:rStyle w:val="Hipervnculo"/>
            <w:rFonts w:cs="Arial"/>
            <w:noProof/>
            <w:color w:val="auto"/>
          </w:rPr>
          <w:t>7.7.2.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de acceso a la justicia - Comisarías de Familia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_Toc216902456 \h </w:instrText>
        </w:r>
        <w:r w:rsidRPr="00105D17">
          <w:rPr>
            <w:rFonts w:cs="Arial"/>
            <w:noProof/>
            <w:webHidden/>
          </w:rPr>
        </w:r>
        <w:r w:rsidRPr="00105D17">
          <w:rPr>
            <w:rFonts w:cs="Arial"/>
            <w:noProof/>
            <w:webHidden/>
          </w:rPr>
          <w:fldChar w:fldCharType="separate"/>
        </w:r>
        <w:r w:rsidR="00105D17">
          <w:rPr>
            <w:rFonts w:cs="Arial"/>
            <w:noProof/>
            <w:webHidden/>
          </w:rPr>
          <w:t>196</w:t>
        </w:r>
        <w:r w:rsidRPr="00105D17">
          <w:rPr>
            <w:rFonts w:cs="Arial"/>
            <w:noProof/>
            <w:webHidden/>
          </w:rPr>
          <w:fldChar w:fldCharType="end"/>
        </w:r>
      </w:hyperlink>
    </w:p>
    <w:p w14:paraId="6D8CD6B2" w14:textId="758E2D95"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7" w:history="1">
        <w:r w:rsidRPr="00105D17">
          <w:rPr>
            <w:rStyle w:val="Hipervnculo"/>
            <w:rFonts w:cs="Arial"/>
            <w:noProof/>
            <w:color w:val="auto"/>
          </w:rPr>
          <w:t>7.8.</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modalidades para la atención de personas, hogares y familias desde el abordaje territorial y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_Toc216902457 \h </w:instrText>
        </w:r>
        <w:r w:rsidRPr="00105D17">
          <w:rPr>
            <w:rFonts w:cs="Arial"/>
            <w:noProof/>
            <w:webHidden/>
          </w:rPr>
        </w:r>
        <w:r w:rsidRPr="00105D17">
          <w:rPr>
            <w:rFonts w:cs="Arial"/>
            <w:noProof/>
            <w:webHidden/>
          </w:rPr>
          <w:fldChar w:fldCharType="separate"/>
        </w:r>
        <w:r w:rsidR="00105D17">
          <w:rPr>
            <w:rFonts w:cs="Arial"/>
            <w:noProof/>
            <w:webHidden/>
          </w:rPr>
          <w:t>199</w:t>
        </w:r>
        <w:r w:rsidRPr="00105D17">
          <w:rPr>
            <w:rFonts w:cs="Arial"/>
            <w:noProof/>
            <w:webHidden/>
          </w:rPr>
          <w:fldChar w:fldCharType="end"/>
        </w:r>
      </w:hyperlink>
    </w:p>
    <w:p w14:paraId="4F154A32" w14:textId="64F33C3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8" w:history="1">
        <w:r w:rsidRPr="00105D17">
          <w:rPr>
            <w:rStyle w:val="Hipervnculo"/>
            <w:rFonts w:cs="Arial"/>
            <w:noProof/>
            <w:color w:val="auto"/>
          </w:rPr>
          <w:t>7.8.1.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de desarrollo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_Toc216902458 \h </w:instrText>
        </w:r>
        <w:r w:rsidRPr="00105D17">
          <w:rPr>
            <w:rFonts w:cs="Arial"/>
            <w:noProof/>
            <w:webHidden/>
          </w:rPr>
        </w:r>
        <w:r w:rsidRPr="00105D17">
          <w:rPr>
            <w:rFonts w:cs="Arial"/>
            <w:noProof/>
            <w:webHidden/>
          </w:rPr>
          <w:fldChar w:fldCharType="separate"/>
        </w:r>
        <w:r w:rsidR="00105D17">
          <w:rPr>
            <w:rFonts w:cs="Arial"/>
            <w:noProof/>
            <w:webHidden/>
          </w:rPr>
          <w:t>199</w:t>
        </w:r>
        <w:r w:rsidRPr="00105D17">
          <w:rPr>
            <w:rFonts w:cs="Arial"/>
            <w:noProof/>
            <w:webHidden/>
          </w:rPr>
          <w:fldChar w:fldCharType="end"/>
        </w:r>
      </w:hyperlink>
    </w:p>
    <w:p w14:paraId="7ECC50C7" w14:textId="3A72C46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9" w:history="1">
        <w:r w:rsidRPr="00105D17">
          <w:rPr>
            <w:rStyle w:val="Hipervnculo"/>
            <w:rFonts w:cs="Arial"/>
            <w:noProof/>
            <w:color w:val="auto"/>
          </w:rPr>
          <w:t>7.8.2.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Tiempo propio para personas cuidadoras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_Toc216902459 \h </w:instrText>
        </w:r>
        <w:r w:rsidRPr="00105D17">
          <w:rPr>
            <w:rFonts w:cs="Arial"/>
            <w:noProof/>
            <w:webHidden/>
          </w:rPr>
        </w:r>
        <w:r w:rsidRPr="00105D17">
          <w:rPr>
            <w:rFonts w:cs="Arial"/>
            <w:noProof/>
            <w:webHidden/>
          </w:rPr>
          <w:fldChar w:fldCharType="separate"/>
        </w:r>
        <w:r w:rsidR="00105D17">
          <w:rPr>
            <w:rFonts w:cs="Arial"/>
            <w:noProof/>
            <w:webHidden/>
          </w:rPr>
          <w:t>201</w:t>
        </w:r>
        <w:r w:rsidRPr="00105D17">
          <w:rPr>
            <w:rFonts w:cs="Arial"/>
            <w:noProof/>
            <w:webHidden/>
          </w:rPr>
          <w:fldChar w:fldCharType="end"/>
        </w:r>
      </w:hyperlink>
    </w:p>
    <w:p w14:paraId="7F43E2B7" w14:textId="419A945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0" w:history="1">
        <w:r w:rsidRPr="00105D17">
          <w:rPr>
            <w:rStyle w:val="Hipervnculo"/>
            <w:rFonts w:cs="Arial"/>
            <w:noProof/>
            <w:color w:val="auto"/>
          </w:rPr>
          <w:t>7.8.3.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Gestión del Riesgo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_Toc216902460 \h </w:instrText>
        </w:r>
        <w:r w:rsidRPr="00105D17">
          <w:rPr>
            <w:rFonts w:cs="Arial"/>
            <w:noProof/>
            <w:webHidden/>
          </w:rPr>
        </w:r>
        <w:r w:rsidRPr="00105D17">
          <w:rPr>
            <w:rFonts w:cs="Arial"/>
            <w:noProof/>
            <w:webHidden/>
          </w:rPr>
          <w:fldChar w:fldCharType="separate"/>
        </w:r>
        <w:r w:rsidR="00105D17">
          <w:rPr>
            <w:rFonts w:cs="Arial"/>
            <w:noProof/>
            <w:webHidden/>
          </w:rPr>
          <w:t>203</w:t>
        </w:r>
        <w:r w:rsidRPr="00105D17">
          <w:rPr>
            <w:rFonts w:cs="Arial"/>
            <w:noProof/>
            <w:webHidden/>
          </w:rPr>
          <w:fldChar w:fldCharType="end"/>
        </w:r>
      </w:hyperlink>
    </w:p>
    <w:p w14:paraId="6A5D9391" w14:textId="4E26A94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1" w:history="1">
        <w:r w:rsidRPr="00105D17">
          <w:rPr>
            <w:rStyle w:val="Hipervnculo"/>
            <w:rFonts w:cs="Arial"/>
            <w:noProof/>
            <w:color w:val="auto"/>
          </w:rPr>
          <w:t>7.8.4.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 xml:space="preserve">Servicio </w:t>
        </w:r>
        <w:r w:rsidRPr="00105D17">
          <w:rPr>
            <w:rStyle w:val="Hipervnculo"/>
            <w:rFonts w:eastAsia="Arial" w:cs="Arial"/>
            <w:noProof/>
            <w:color w:val="auto"/>
            <w:lang w:val="es-MX"/>
          </w:rPr>
          <w:t>Atención y asistencia a hogares o personas en emergencia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_Toc216902461 \h </w:instrText>
        </w:r>
        <w:r w:rsidRPr="00105D17">
          <w:rPr>
            <w:rFonts w:cs="Arial"/>
            <w:noProof/>
            <w:webHidden/>
          </w:rPr>
        </w:r>
        <w:r w:rsidRPr="00105D17">
          <w:rPr>
            <w:rFonts w:cs="Arial"/>
            <w:noProof/>
            <w:webHidden/>
          </w:rPr>
          <w:fldChar w:fldCharType="separate"/>
        </w:r>
        <w:r w:rsidR="00105D17">
          <w:rPr>
            <w:rFonts w:cs="Arial"/>
            <w:noProof/>
            <w:webHidden/>
          </w:rPr>
          <w:t>205</w:t>
        </w:r>
        <w:r w:rsidRPr="00105D17">
          <w:rPr>
            <w:rFonts w:cs="Arial"/>
            <w:noProof/>
            <w:webHidden/>
          </w:rPr>
          <w:fldChar w:fldCharType="end"/>
        </w:r>
      </w:hyperlink>
    </w:p>
    <w:p w14:paraId="22F32314" w14:textId="58B6541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2" w:history="1">
        <w:r w:rsidRPr="00105D17">
          <w:rPr>
            <w:rStyle w:val="Hipervnculo"/>
            <w:rFonts w:cs="Arial"/>
            <w:noProof/>
            <w:color w:val="auto"/>
          </w:rPr>
          <w:t xml:space="preserve">7.8.5 </w:t>
        </w:r>
        <w:r w:rsidR="00FF0CED" w:rsidRPr="00105D17">
          <w:rPr>
            <w:rStyle w:val="Hipervnculo"/>
            <w:rFonts w:cs="Arial"/>
            <w:noProof/>
            <w:color w:val="auto"/>
          </w:rPr>
          <w:tab/>
        </w:r>
        <w:r w:rsidRPr="00105D17">
          <w:rPr>
            <w:rStyle w:val="Hipervnculo"/>
            <w:rFonts w:cs="Arial"/>
            <w:noProof/>
            <w:color w:val="auto"/>
          </w:rPr>
          <w:t>Servicio Hospedaje de mediano plazo “Villas para la inclusión”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_Toc216902462 \h </w:instrText>
        </w:r>
        <w:r w:rsidRPr="00105D17">
          <w:rPr>
            <w:rFonts w:cs="Arial"/>
            <w:noProof/>
            <w:webHidden/>
          </w:rPr>
        </w:r>
        <w:r w:rsidRPr="00105D17">
          <w:rPr>
            <w:rFonts w:cs="Arial"/>
            <w:noProof/>
            <w:webHidden/>
          </w:rPr>
          <w:fldChar w:fldCharType="separate"/>
        </w:r>
        <w:r w:rsidR="00105D17">
          <w:rPr>
            <w:rFonts w:cs="Arial"/>
            <w:noProof/>
            <w:webHidden/>
          </w:rPr>
          <w:t>211</w:t>
        </w:r>
        <w:r w:rsidRPr="00105D17">
          <w:rPr>
            <w:rFonts w:cs="Arial"/>
            <w:noProof/>
            <w:webHidden/>
          </w:rPr>
          <w:fldChar w:fldCharType="end"/>
        </w:r>
      </w:hyperlink>
    </w:p>
    <w:p w14:paraId="64958457" w14:textId="32258B49"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3" w:history="1">
        <w:r w:rsidRPr="00105D17">
          <w:rPr>
            <w:rStyle w:val="Hipervnculo"/>
            <w:rFonts w:cs="Arial"/>
            <w:noProof/>
            <w:color w:val="auto"/>
          </w:rPr>
          <w:t xml:space="preserve">7.8.6 </w:t>
        </w:r>
        <w:r w:rsidR="00FF0CED" w:rsidRPr="00105D17">
          <w:rPr>
            <w:rStyle w:val="Hipervnculo"/>
            <w:rFonts w:cs="Arial"/>
            <w:noProof/>
            <w:color w:val="auto"/>
          </w:rPr>
          <w:tab/>
        </w:r>
        <w:r w:rsidRPr="00105D17">
          <w:rPr>
            <w:rStyle w:val="Hipervnculo"/>
            <w:rFonts w:cs="Arial"/>
            <w:noProof/>
            <w:color w:val="auto"/>
          </w:rPr>
          <w:t>Servicio Internet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_Toc216902463 \h </w:instrText>
        </w:r>
        <w:r w:rsidRPr="00105D17">
          <w:rPr>
            <w:rFonts w:cs="Arial"/>
            <w:noProof/>
            <w:webHidden/>
          </w:rPr>
        </w:r>
        <w:r w:rsidRPr="00105D17">
          <w:rPr>
            <w:rFonts w:cs="Arial"/>
            <w:noProof/>
            <w:webHidden/>
          </w:rPr>
          <w:fldChar w:fldCharType="separate"/>
        </w:r>
        <w:r w:rsidR="00105D17">
          <w:rPr>
            <w:rFonts w:cs="Arial"/>
            <w:noProof/>
            <w:webHidden/>
          </w:rPr>
          <w:t>218</w:t>
        </w:r>
        <w:r w:rsidRPr="00105D17">
          <w:rPr>
            <w:rFonts w:cs="Arial"/>
            <w:noProof/>
            <w:webHidden/>
          </w:rPr>
          <w:fldChar w:fldCharType="end"/>
        </w:r>
      </w:hyperlink>
    </w:p>
    <w:p w14:paraId="5702E1C9" w14:textId="1F76DD0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4" w:history="1">
        <w:r w:rsidRPr="00105D17">
          <w:rPr>
            <w:rStyle w:val="Hipervnculo"/>
            <w:rFonts w:cs="Arial"/>
            <w:noProof/>
            <w:color w:val="auto"/>
          </w:rPr>
          <w:t>7.9.</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mitigación de la inseguridad alimentaria y Nutricional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_Toc216902464 \h </w:instrText>
        </w:r>
        <w:r w:rsidRPr="00105D17">
          <w:rPr>
            <w:rFonts w:cs="Arial"/>
            <w:noProof/>
            <w:webHidden/>
          </w:rPr>
        </w:r>
        <w:r w:rsidRPr="00105D17">
          <w:rPr>
            <w:rFonts w:cs="Arial"/>
            <w:noProof/>
            <w:webHidden/>
          </w:rPr>
          <w:fldChar w:fldCharType="separate"/>
        </w:r>
        <w:r w:rsidR="00105D17">
          <w:rPr>
            <w:rFonts w:cs="Arial"/>
            <w:noProof/>
            <w:webHidden/>
          </w:rPr>
          <w:t>220</w:t>
        </w:r>
        <w:r w:rsidRPr="00105D17">
          <w:rPr>
            <w:rFonts w:cs="Arial"/>
            <w:noProof/>
            <w:webHidden/>
          </w:rPr>
          <w:fldChar w:fldCharType="end"/>
        </w:r>
      </w:hyperlink>
    </w:p>
    <w:p w14:paraId="249CB03E" w14:textId="0430010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5" w:history="1">
        <w:r w:rsidRPr="00105D17">
          <w:rPr>
            <w:rStyle w:val="Hipervnculo"/>
            <w:rFonts w:cs="Arial"/>
            <w:noProof/>
            <w:color w:val="auto"/>
          </w:rPr>
          <w:t>7.9.1.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Comedores comunitarios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_Toc216902465 \h </w:instrText>
        </w:r>
        <w:r w:rsidRPr="00105D17">
          <w:rPr>
            <w:rFonts w:cs="Arial"/>
            <w:noProof/>
            <w:webHidden/>
          </w:rPr>
        </w:r>
        <w:r w:rsidRPr="00105D17">
          <w:rPr>
            <w:rFonts w:cs="Arial"/>
            <w:noProof/>
            <w:webHidden/>
          </w:rPr>
          <w:fldChar w:fldCharType="separate"/>
        </w:r>
        <w:r w:rsidR="00105D17">
          <w:rPr>
            <w:rFonts w:cs="Arial"/>
            <w:noProof/>
            <w:webHidden/>
          </w:rPr>
          <w:t>221</w:t>
        </w:r>
        <w:r w:rsidRPr="00105D17">
          <w:rPr>
            <w:rFonts w:cs="Arial"/>
            <w:noProof/>
            <w:webHidden/>
          </w:rPr>
          <w:fldChar w:fldCharType="end"/>
        </w:r>
      </w:hyperlink>
    </w:p>
    <w:p w14:paraId="2A21F44B" w14:textId="76AB0AC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6" w:history="1">
        <w:r w:rsidRPr="00105D17">
          <w:rPr>
            <w:rStyle w:val="Hipervnculo"/>
            <w:rFonts w:cs="Arial"/>
            <w:noProof/>
            <w:color w:val="auto"/>
          </w:rPr>
          <w:t>7.9.2.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Compromiso por una alimentación incluyente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_Toc216902466 \h </w:instrText>
        </w:r>
        <w:r w:rsidRPr="00105D17">
          <w:rPr>
            <w:rFonts w:cs="Arial"/>
            <w:noProof/>
            <w:webHidden/>
          </w:rPr>
        </w:r>
        <w:r w:rsidRPr="00105D17">
          <w:rPr>
            <w:rFonts w:cs="Arial"/>
            <w:noProof/>
            <w:webHidden/>
          </w:rPr>
          <w:fldChar w:fldCharType="separate"/>
        </w:r>
        <w:r w:rsidR="00105D17">
          <w:rPr>
            <w:rFonts w:cs="Arial"/>
            <w:noProof/>
            <w:webHidden/>
          </w:rPr>
          <w:t>227</w:t>
        </w:r>
        <w:r w:rsidRPr="00105D17">
          <w:rPr>
            <w:rFonts w:cs="Arial"/>
            <w:noProof/>
            <w:webHidden/>
          </w:rPr>
          <w:fldChar w:fldCharType="end"/>
        </w:r>
      </w:hyperlink>
    </w:p>
    <w:p w14:paraId="73A5BCCE" w14:textId="24ABE637"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7" w:history="1">
        <w:r w:rsidRPr="00105D17">
          <w:rPr>
            <w:rStyle w:val="Hipervnculo"/>
            <w:rFonts w:cs="Arial"/>
            <w:noProof/>
            <w:color w:val="auto"/>
          </w:rPr>
          <w:t>7.10.</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_Toc216902467 \h </w:instrText>
        </w:r>
        <w:r w:rsidRPr="00105D17">
          <w:rPr>
            <w:rFonts w:cs="Arial"/>
            <w:noProof/>
            <w:webHidden/>
          </w:rPr>
        </w:r>
        <w:r w:rsidRPr="00105D17">
          <w:rPr>
            <w:rFonts w:cs="Arial"/>
            <w:noProof/>
            <w:webHidden/>
          </w:rPr>
          <w:fldChar w:fldCharType="separate"/>
        </w:r>
        <w:r w:rsidR="00105D17">
          <w:rPr>
            <w:rFonts w:cs="Arial"/>
            <w:noProof/>
            <w:webHidden/>
          </w:rPr>
          <w:t>232</w:t>
        </w:r>
        <w:r w:rsidRPr="00105D17">
          <w:rPr>
            <w:rFonts w:cs="Arial"/>
            <w:noProof/>
            <w:webHidden/>
          </w:rPr>
          <w:fldChar w:fldCharType="end"/>
        </w:r>
      </w:hyperlink>
    </w:p>
    <w:p w14:paraId="384929B1" w14:textId="1D45B8B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8" w:history="1">
        <w:r w:rsidRPr="00105D17">
          <w:rPr>
            <w:rStyle w:val="Hipervnculo"/>
            <w:rFonts w:cs="Arial"/>
            <w:noProof/>
            <w:color w:val="auto"/>
          </w:rPr>
          <w:t>7.10.1.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para personas con discapacidad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_Toc216902468 \h </w:instrText>
        </w:r>
        <w:r w:rsidRPr="00105D17">
          <w:rPr>
            <w:rFonts w:cs="Arial"/>
            <w:noProof/>
            <w:webHidden/>
          </w:rPr>
        </w:r>
        <w:r w:rsidRPr="00105D17">
          <w:rPr>
            <w:rFonts w:cs="Arial"/>
            <w:noProof/>
            <w:webHidden/>
          </w:rPr>
          <w:fldChar w:fldCharType="separate"/>
        </w:r>
        <w:r w:rsidR="00105D17">
          <w:rPr>
            <w:rFonts w:cs="Arial"/>
            <w:noProof/>
            <w:webHidden/>
          </w:rPr>
          <w:t>233</w:t>
        </w:r>
        <w:r w:rsidRPr="00105D17">
          <w:rPr>
            <w:rFonts w:cs="Arial"/>
            <w:noProof/>
            <w:webHidden/>
          </w:rPr>
          <w:fldChar w:fldCharType="end"/>
        </w:r>
      </w:hyperlink>
    </w:p>
    <w:p w14:paraId="69D132B5" w14:textId="22E5B22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9" w:history="1">
        <w:r w:rsidRPr="00105D17">
          <w:rPr>
            <w:rStyle w:val="Hipervnculo"/>
            <w:rFonts w:cs="Arial"/>
            <w:noProof/>
            <w:color w:val="auto"/>
          </w:rPr>
          <w:t>7.10.2.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no condicionadas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_Toc216902469 \h </w:instrText>
        </w:r>
        <w:r w:rsidRPr="00105D17">
          <w:rPr>
            <w:rFonts w:cs="Arial"/>
            <w:noProof/>
            <w:webHidden/>
          </w:rPr>
        </w:r>
        <w:r w:rsidRPr="00105D17">
          <w:rPr>
            <w:rFonts w:cs="Arial"/>
            <w:noProof/>
            <w:webHidden/>
          </w:rPr>
          <w:fldChar w:fldCharType="separate"/>
        </w:r>
        <w:r w:rsidR="00105D17">
          <w:rPr>
            <w:rFonts w:cs="Arial"/>
            <w:noProof/>
            <w:webHidden/>
          </w:rPr>
          <w:t>239</w:t>
        </w:r>
        <w:r w:rsidRPr="00105D17">
          <w:rPr>
            <w:rFonts w:cs="Arial"/>
            <w:noProof/>
            <w:webHidden/>
          </w:rPr>
          <w:fldChar w:fldCharType="end"/>
        </w:r>
      </w:hyperlink>
    </w:p>
    <w:p w14:paraId="19932791" w14:textId="5D98981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0" w:history="1">
        <w:r w:rsidRPr="00105D17">
          <w:rPr>
            <w:rStyle w:val="Hipervnculo"/>
            <w:rFonts w:cs="Arial"/>
            <w:noProof/>
            <w:color w:val="auto"/>
          </w:rPr>
          <w:t>7.10.3.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para persona mayor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_Toc216902470 \h </w:instrText>
        </w:r>
        <w:r w:rsidRPr="00105D17">
          <w:rPr>
            <w:rFonts w:cs="Arial"/>
            <w:noProof/>
            <w:webHidden/>
          </w:rPr>
        </w:r>
        <w:r w:rsidRPr="00105D17">
          <w:rPr>
            <w:rFonts w:cs="Arial"/>
            <w:noProof/>
            <w:webHidden/>
          </w:rPr>
          <w:fldChar w:fldCharType="separate"/>
        </w:r>
        <w:r w:rsidR="00105D17">
          <w:rPr>
            <w:rFonts w:cs="Arial"/>
            <w:noProof/>
            <w:webHidden/>
          </w:rPr>
          <w:t>242</w:t>
        </w:r>
        <w:r w:rsidRPr="00105D17">
          <w:rPr>
            <w:rFonts w:cs="Arial"/>
            <w:noProof/>
            <w:webHidden/>
          </w:rPr>
          <w:fldChar w:fldCharType="end"/>
        </w:r>
      </w:hyperlink>
    </w:p>
    <w:p w14:paraId="3D61A909" w14:textId="39250DC6"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1" w:history="1">
        <w:r w:rsidRPr="00105D17">
          <w:rPr>
            <w:rStyle w:val="Hipervnculo"/>
            <w:rFonts w:cs="Arial"/>
            <w:noProof/>
            <w:color w:val="auto"/>
          </w:rPr>
          <w:t>7.10.4.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 Pasajes gratis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_Toc216902471 \h </w:instrText>
        </w:r>
        <w:r w:rsidRPr="00105D17">
          <w:rPr>
            <w:rFonts w:cs="Arial"/>
            <w:noProof/>
            <w:webHidden/>
          </w:rPr>
        </w:r>
        <w:r w:rsidRPr="00105D17">
          <w:rPr>
            <w:rFonts w:cs="Arial"/>
            <w:noProof/>
            <w:webHidden/>
          </w:rPr>
          <w:fldChar w:fldCharType="separate"/>
        </w:r>
        <w:r w:rsidR="00105D17">
          <w:rPr>
            <w:rFonts w:cs="Arial"/>
            <w:noProof/>
            <w:webHidden/>
          </w:rPr>
          <w:t>249</w:t>
        </w:r>
        <w:r w:rsidRPr="00105D17">
          <w:rPr>
            <w:rFonts w:cs="Arial"/>
            <w:noProof/>
            <w:webHidden/>
          </w:rPr>
          <w:fldChar w:fldCharType="end"/>
        </w:r>
      </w:hyperlink>
    </w:p>
    <w:p w14:paraId="669EA36C" w14:textId="61AC672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2" w:history="1">
        <w:r w:rsidRPr="00105D17">
          <w:rPr>
            <w:rStyle w:val="Hipervnculo"/>
            <w:rFonts w:cs="Arial"/>
            <w:noProof/>
            <w:color w:val="auto"/>
          </w:rPr>
          <w:t>7.10.5.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para hogares étnicos víctimas del conflicto armado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_Toc216902472 \h </w:instrText>
        </w:r>
        <w:r w:rsidRPr="00105D17">
          <w:rPr>
            <w:rFonts w:cs="Arial"/>
            <w:noProof/>
            <w:webHidden/>
          </w:rPr>
        </w:r>
        <w:r w:rsidRPr="00105D17">
          <w:rPr>
            <w:rFonts w:cs="Arial"/>
            <w:noProof/>
            <w:webHidden/>
          </w:rPr>
          <w:fldChar w:fldCharType="separate"/>
        </w:r>
        <w:r w:rsidR="00105D17">
          <w:rPr>
            <w:rFonts w:cs="Arial"/>
            <w:noProof/>
            <w:webHidden/>
          </w:rPr>
          <w:t>254</w:t>
        </w:r>
        <w:r w:rsidRPr="00105D17">
          <w:rPr>
            <w:rFonts w:cs="Arial"/>
            <w:noProof/>
            <w:webHidden/>
          </w:rPr>
          <w:fldChar w:fldCharType="end"/>
        </w:r>
      </w:hyperlink>
    </w:p>
    <w:p w14:paraId="6EF04850" w14:textId="6E6A8ADF"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3" w:history="1">
        <w:r w:rsidRPr="00105D17">
          <w:rPr>
            <w:rStyle w:val="Hipervnculo"/>
            <w:rFonts w:cs="Arial"/>
            <w:noProof/>
            <w:color w:val="auto"/>
          </w:rPr>
          <w:t>7.10.6.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condicionadas para la primera infancia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_Toc216902473 \h </w:instrText>
        </w:r>
        <w:r w:rsidRPr="00105D17">
          <w:rPr>
            <w:rFonts w:cs="Arial"/>
            <w:noProof/>
            <w:webHidden/>
          </w:rPr>
        </w:r>
        <w:r w:rsidRPr="00105D17">
          <w:rPr>
            <w:rFonts w:cs="Arial"/>
            <w:noProof/>
            <w:webHidden/>
          </w:rPr>
          <w:fldChar w:fldCharType="separate"/>
        </w:r>
        <w:r w:rsidR="00105D17">
          <w:rPr>
            <w:rFonts w:cs="Arial"/>
            <w:noProof/>
            <w:webHidden/>
          </w:rPr>
          <w:t>258</w:t>
        </w:r>
        <w:r w:rsidRPr="00105D17">
          <w:rPr>
            <w:rFonts w:cs="Arial"/>
            <w:noProof/>
            <w:webHidden/>
          </w:rPr>
          <w:fldChar w:fldCharType="end"/>
        </w:r>
      </w:hyperlink>
    </w:p>
    <w:p w14:paraId="13131C5A" w14:textId="2A91DDF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4" w:history="1">
        <w:r w:rsidRPr="00105D17">
          <w:rPr>
            <w:rStyle w:val="Hipervnculo"/>
            <w:rFonts w:cs="Arial"/>
            <w:noProof/>
            <w:color w:val="auto"/>
          </w:rPr>
          <w:t>7.10.7.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condicionadas para educación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_Toc216902474 \h </w:instrText>
        </w:r>
        <w:r w:rsidRPr="00105D17">
          <w:rPr>
            <w:rFonts w:cs="Arial"/>
            <w:noProof/>
            <w:webHidden/>
          </w:rPr>
        </w:r>
        <w:r w:rsidRPr="00105D17">
          <w:rPr>
            <w:rFonts w:cs="Arial"/>
            <w:noProof/>
            <w:webHidden/>
          </w:rPr>
          <w:fldChar w:fldCharType="separate"/>
        </w:r>
        <w:r w:rsidR="00105D17">
          <w:rPr>
            <w:rFonts w:cs="Arial"/>
            <w:noProof/>
            <w:webHidden/>
          </w:rPr>
          <w:t>263</w:t>
        </w:r>
        <w:r w:rsidRPr="00105D17">
          <w:rPr>
            <w:rFonts w:cs="Arial"/>
            <w:noProof/>
            <w:webHidden/>
          </w:rPr>
          <w:fldChar w:fldCharType="end"/>
        </w:r>
      </w:hyperlink>
    </w:p>
    <w:p w14:paraId="5F3362C3" w14:textId="445D14B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5" w:history="1">
        <w:r w:rsidRPr="00105D17">
          <w:rPr>
            <w:rStyle w:val="Hipervnculo"/>
            <w:rFonts w:cs="Arial"/>
            <w:noProof/>
            <w:color w:val="auto"/>
            <w:lang w:val="es-CO"/>
          </w:rPr>
          <w:t>8.</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Canales de interacción para la atención ciudadana.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_Toc216902475 \h </w:instrText>
        </w:r>
        <w:r w:rsidRPr="00105D17">
          <w:rPr>
            <w:rFonts w:cs="Arial"/>
            <w:noProof/>
            <w:webHidden/>
          </w:rPr>
        </w:r>
        <w:r w:rsidRPr="00105D17">
          <w:rPr>
            <w:rFonts w:cs="Arial"/>
            <w:noProof/>
            <w:webHidden/>
          </w:rPr>
          <w:fldChar w:fldCharType="separate"/>
        </w:r>
        <w:r w:rsidR="00105D17">
          <w:rPr>
            <w:rFonts w:cs="Arial"/>
            <w:noProof/>
            <w:webHidden/>
          </w:rPr>
          <w:t>267</w:t>
        </w:r>
        <w:r w:rsidRPr="00105D17">
          <w:rPr>
            <w:rFonts w:cs="Arial"/>
            <w:noProof/>
            <w:webHidden/>
          </w:rPr>
          <w:fldChar w:fldCharType="end"/>
        </w:r>
      </w:hyperlink>
    </w:p>
    <w:p w14:paraId="5160CA46" w14:textId="2E9DFFF9"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6" w:history="1">
        <w:r w:rsidRPr="00105D17">
          <w:rPr>
            <w:rStyle w:val="Hipervnculo"/>
            <w:rFonts w:cs="Arial"/>
            <w:noProof/>
            <w:color w:val="auto"/>
            <w:lang w:val="es-CO"/>
          </w:rPr>
          <w:t>9.</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Dependencia encargada de administrar el Portafolio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_Toc216902476 \h </w:instrText>
        </w:r>
        <w:r w:rsidRPr="00105D17">
          <w:rPr>
            <w:rFonts w:cs="Arial"/>
            <w:noProof/>
            <w:webHidden/>
          </w:rPr>
        </w:r>
        <w:r w:rsidRPr="00105D17">
          <w:rPr>
            <w:rFonts w:cs="Arial"/>
            <w:noProof/>
            <w:webHidden/>
          </w:rPr>
          <w:fldChar w:fldCharType="separate"/>
        </w:r>
        <w:r w:rsidR="00105D17">
          <w:rPr>
            <w:rFonts w:cs="Arial"/>
            <w:noProof/>
            <w:webHidden/>
          </w:rPr>
          <w:t>270</w:t>
        </w:r>
        <w:r w:rsidRPr="00105D17">
          <w:rPr>
            <w:rFonts w:cs="Arial"/>
            <w:noProof/>
            <w:webHidden/>
          </w:rPr>
          <w:fldChar w:fldCharType="end"/>
        </w:r>
      </w:hyperlink>
    </w:p>
    <w:p w14:paraId="093CCDCD" w14:textId="1C53890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7" w:history="1">
        <w:r w:rsidRPr="00105D17">
          <w:rPr>
            <w:rStyle w:val="Hipervnculo"/>
            <w:rFonts w:cs="Arial"/>
            <w:noProof/>
            <w:color w:val="auto"/>
            <w:lang w:val="es-CO"/>
          </w:rPr>
          <w:t>10.</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Aprobación del documento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_Toc216902477 \h </w:instrText>
        </w:r>
        <w:r w:rsidRPr="00105D17">
          <w:rPr>
            <w:rFonts w:cs="Arial"/>
            <w:noProof/>
            <w:webHidden/>
          </w:rPr>
        </w:r>
        <w:r w:rsidRPr="00105D17">
          <w:rPr>
            <w:rFonts w:cs="Arial"/>
            <w:noProof/>
            <w:webHidden/>
          </w:rPr>
          <w:fldChar w:fldCharType="separate"/>
        </w:r>
        <w:r w:rsidR="00105D17">
          <w:rPr>
            <w:rFonts w:cs="Arial"/>
            <w:noProof/>
            <w:webHidden/>
          </w:rPr>
          <w:t>270</w:t>
        </w:r>
        <w:r w:rsidRPr="00105D17">
          <w:rPr>
            <w:rFonts w:cs="Arial"/>
            <w:noProof/>
            <w:webHidden/>
          </w:rPr>
          <w:fldChar w:fldCharType="end"/>
        </w:r>
      </w:hyperlink>
    </w:p>
    <w:p w14:paraId="0E52F911" w14:textId="198AE2A7" w:rsidR="00380868" w:rsidRPr="006145DB" w:rsidRDefault="006477CB" w:rsidP="00380868">
      <w:pPr>
        <w:pStyle w:val="Ttulo1"/>
      </w:pPr>
      <w:r w:rsidRPr="006145DB">
        <w:fldChar w:fldCharType="end"/>
      </w:r>
    </w:p>
    <w:p w14:paraId="37DBFDAA" w14:textId="77777777" w:rsidR="00BF1237" w:rsidRPr="006145DB" w:rsidRDefault="00BF1237" w:rsidP="00BF1237">
      <w:pPr>
        <w:rPr>
          <w:rFonts w:cs="Arial"/>
        </w:rPr>
      </w:pPr>
    </w:p>
    <w:p w14:paraId="2468CB98" w14:textId="77777777" w:rsidR="00FF0CED" w:rsidRPr="006145DB" w:rsidRDefault="00FF0CED" w:rsidP="00FF0CED">
      <w:pPr>
        <w:pStyle w:val="Ttulo1"/>
      </w:pPr>
    </w:p>
    <w:p w14:paraId="42FCA331" w14:textId="4E31D667" w:rsidR="000E1226" w:rsidRPr="006145DB" w:rsidRDefault="000E1226">
      <w:pPr>
        <w:pStyle w:val="Ttulo1"/>
        <w:numPr>
          <w:ilvl w:val="0"/>
          <w:numId w:val="2"/>
        </w:numPr>
        <w:ind w:left="426" w:hanging="426"/>
        <w:rPr>
          <w:lang w:val="es-CO"/>
        </w:rPr>
      </w:pPr>
      <w:bookmarkStart w:id="0" w:name="_Toc210213163"/>
      <w:bookmarkStart w:id="1" w:name="_Toc213273437"/>
      <w:bookmarkStart w:id="2" w:name="_Toc213276064"/>
      <w:bookmarkStart w:id="3" w:name="_Toc216902397"/>
      <w:r w:rsidRPr="006145DB">
        <w:rPr>
          <w:lang w:val="es-CO"/>
        </w:rPr>
        <w:lastRenderedPageBreak/>
        <w:t>Objetivo general</w:t>
      </w:r>
      <w:bookmarkEnd w:id="0"/>
      <w:bookmarkEnd w:id="1"/>
      <w:bookmarkEnd w:id="2"/>
      <w:bookmarkEnd w:id="3"/>
    </w:p>
    <w:p w14:paraId="710D651E" w14:textId="77777777" w:rsidR="000E1226" w:rsidRPr="006145DB" w:rsidRDefault="000E1226" w:rsidP="005B435E">
      <w:pPr>
        <w:pStyle w:val="Encabezado"/>
        <w:contextualSpacing/>
        <w:jc w:val="both"/>
        <w:rPr>
          <w:rFonts w:cs="Arial"/>
        </w:rPr>
      </w:pPr>
    </w:p>
    <w:p w14:paraId="29ED1354" w14:textId="2DBA797D" w:rsidR="000E1226" w:rsidRPr="006145DB" w:rsidRDefault="000E1226" w:rsidP="005B435E">
      <w:pPr>
        <w:pStyle w:val="Encabezado"/>
        <w:contextualSpacing/>
        <w:jc w:val="both"/>
        <w:rPr>
          <w:rFonts w:cs="Arial"/>
        </w:rPr>
      </w:pPr>
      <w:r w:rsidRPr="006145DB">
        <w:rPr>
          <w:rFonts w:cs="Arial"/>
        </w:rPr>
        <w:t>Dar a conocer el co</w:t>
      </w:r>
      <w:r w:rsidR="005F22A5" w:rsidRPr="006145DB">
        <w:rPr>
          <w:rFonts w:cs="Arial"/>
        </w:rPr>
        <w:t xml:space="preserve">njunto de servicios, </w:t>
      </w:r>
      <w:r w:rsidR="00D80C59" w:rsidRPr="006145DB">
        <w:rPr>
          <w:rFonts w:cs="Arial"/>
        </w:rPr>
        <w:t>modalidades,</w:t>
      </w:r>
      <w:r w:rsidRPr="006145DB">
        <w:rPr>
          <w:rFonts w:cs="Arial"/>
        </w:rPr>
        <w:t xml:space="preserve"> </w:t>
      </w:r>
      <w:r w:rsidR="005F22A5" w:rsidRPr="006145DB">
        <w:rPr>
          <w:rFonts w:cs="Arial"/>
        </w:rPr>
        <w:t>estrategias</w:t>
      </w:r>
      <w:r w:rsidR="003619CD" w:rsidRPr="006145DB">
        <w:rPr>
          <w:rFonts w:cs="Arial"/>
        </w:rPr>
        <w:t xml:space="preserve"> </w:t>
      </w:r>
      <w:r w:rsidR="00D80C59" w:rsidRPr="006145DB">
        <w:rPr>
          <w:rFonts w:cs="Arial"/>
        </w:rPr>
        <w:t xml:space="preserve">y transferencias monetarias </w:t>
      </w:r>
      <w:r w:rsidR="005F22A5" w:rsidRPr="006145DB">
        <w:rPr>
          <w:rFonts w:cs="Arial"/>
        </w:rPr>
        <w:t>d</w:t>
      </w:r>
      <w:r w:rsidRPr="006145DB">
        <w:rPr>
          <w:rFonts w:cs="Arial"/>
        </w:rPr>
        <w:t>e la Secretaría Distrit</w:t>
      </w:r>
      <w:r w:rsidR="00D80C59" w:rsidRPr="006145DB">
        <w:rPr>
          <w:rFonts w:cs="Arial"/>
        </w:rPr>
        <w:t>al de Integración Social</w:t>
      </w:r>
      <w:r w:rsidR="003619CD" w:rsidRPr="006145DB">
        <w:rPr>
          <w:rFonts w:cs="Arial"/>
        </w:rPr>
        <w:t xml:space="preserve">, describiendo </w:t>
      </w:r>
      <w:r w:rsidR="00964ECC" w:rsidRPr="006145DB">
        <w:rPr>
          <w:rFonts w:cs="Arial"/>
        </w:rPr>
        <w:t xml:space="preserve">el objeto del servicio, </w:t>
      </w:r>
      <w:r w:rsidRPr="006145DB">
        <w:rPr>
          <w:rFonts w:cs="Arial"/>
        </w:rPr>
        <w:t xml:space="preserve">la oferta, </w:t>
      </w:r>
      <w:r w:rsidR="00964ECC" w:rsidRPr="006145DB">
        <w:rPr>
          <w:rFonts w:cs="Arial"/>
        </w:rPr>
        <w:t xml:space="preserve">el tipo de focalización, la </w:t>
      </w:r>
      <w:r w:rsidRPr="006145DB">
        <w:rPr>
          <w:rFonts w:cs="Arial"/>
        </w:rPr>
        <w:t xml:space="preserve">población objetivo, </w:t>
      </w:r>
      <w:r w:rsidR="00964ECC" w:rsidRPr="006145DB">
        <w:rPr>
          <w:rFonts w:cs="Arial"/>
        </w:rPr>
        <w:t xml:space="preserve">los </w:t>
      </w:r>
      <w:r w:rsidRPr="006145DB">
        <w:rPr>
          <w:rFonts w:cs="Arial"/>
        </w:rPr>
        <w:t>criterios de priorización, i</w:t>
      </w:r>
      <w:r w:rsidR="00964ECC" w:rsidRPr="006145DB">
        <w:rPr>
          <w:rFonts w:cs="Arial"/>
        </w:rPr>
        <w:t xml:space="preserve">ngreso, egreso, restricciones y las actividades o acciones que se desarrollan, </w:t>
      </w:r>
      <w:r w:rsidRPr="006145DB">
        <w:rPr>
          <w:rFonts w:cs="Arial"/>
        </w:rPr>
        <w:t>con el fin de orientar a la ciudadanía en general frente a la oferta institucional de la entidad.</w:t>
      </w:r>
    </w:p>
    <w:p w14:paraId="595C8D25" w14:textId="77777777" w:rsidR="000E1226" w:rsidRPr="006145DB" w:rsidRDefault="000E1226" w:rsidP="005B435E">
      <w:pPr>
        <w:pStyle w:val="Encabezado"/>
        <w:contextualSpacing/>
        <w:jc w:val="both"/>
        <w:rPr>
          <w:rFonts w:cs="Arial"/>
        </w:rPr>
      </w:pPr>
    </w:p>
    <w:p w14:paraId="3DB5C20E" w14:textId="14A19389" w:rsidR="00964ECC" w:rsidRPr="006145DB" w:rsidRDefault="00964ECC">
      <w:pPr>
        <w:pStyle w:val="Ttulo1"/>
        <w:numPr>
          <w:ilvl w:val="0"/>
          <w:numId w:val="2"/>
        </w:numPr>
        <w:ind w:left="426" w:hanging="426"/>
        <w:rPr>
          <w:lang w:val="es-CO"/>
        </w:rPr>
      </w:pPr>
      <w:bookmarkStart w:id="4" w:name="_Toc210213164"/>
      <w:bookmarkStart w:id="5" w:name="_Toc213273438"/>
      <w:bookmarkStart w:id="6" w:name="_Toc213276065"/>
      <w:bookmarkStart w:id="7" w:name="_Toc216902398"/>
      <w:r w:rsidRPr="006145DB">
        <w:rPr>
          <w:lang w:val="es-CO"/>
        </w:rPr>
        <w:t>Misión</w:t>
      </w:r>
      <w:bookmarkEnd w:id="4"/>
      <w:bookmarkEnd w:id="5"/>
      <w:bookmarkEnd w:id="6"/>
      <w:bookmarkEnd w:id="7"/>
      <w:r w:rsidRPr="006145DB">
        <w:rPr>
          <w:lang w:val="es-CO"/>
        </w:rPr>
        <w:t xml:space="preserve"> </w:t>
      </w:r>
    </w:p>
    <w:p w14:paraId="15A5B894"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49F2643A" w14:textId="377295DC" w:rsidR="006161AF" w:rsidRPr="006145DB" w:rsidRDefault="0098290B" w:rsidP="005B435E">
      <w:pPr>
        <w:spacing w:after="0" w:line="240" w:lineRule="auto"/>
        <w:jc w:val="both"/>
        <w:rPr>
          <w:rFonts w:eastAsia="Lucida Sans Unicode" w:cs="Arial"/>
          <w:kern w:val="1"/>
          <w:lang w:val="es-CO"/>
        </w:rPr>
      </w:pPr>
      <w:r w:rsidRPr="006145DB">
        <w:rPr>
          <w:rFonts w:eastAsia="Lucida Sans Unicode" w:cs="Arial"/>
          <w:kern w:val="1"/>
          <w:lang w:val="es-CO"/>
        </w:rPr>
        <w:t>La Secretaría Distrital de Integración Social es una entidad pública de nivel central de Bogotá, líder del sector de integración social, encargada de formular e implementar políticas públicas poblacionales para garantizar el ejercicio de derechos, mediante una oferta de servicios sociales de calidad y la gestión de alianzas estratégicas con el sector privado y la cooperación internacional en pro de la inclusión social y productiva, el desarrollo de capacidades y la mejora de la calidad de vida de las personas en situación de mayor vulnerabilidad, con un enfoque territorial e intersectorial</w:t>
      </w:r>
      <w:r w:rsidRPr="006145DB">
        <w:rPr>
          <w:rStyle w:val="Refdenotaalpie"/>
          <w:rFonts w:eastAsia="Lucida Sans Unicode" w:cs="Arial"/>
          <w:kern w:val="1"/>
          <w:lang w:val="es-CO"/>
        </w:rPr>
        <w:footnoteReference w:id="1"/>
      </w:r>
      <w:r w:rsidRPr="006145DB">
        <w:rPr>
          <w:rFonts w:eastAsia="Lucida Sans Unicode" w:cs="Arial"/>
          <w:kern w:val="1"/>
          <w:lang w:val="es-CO"/>
        </w:rPr>
        <w:t>.</w:t>
      </w:r>
    </w:p>
    <w:p w14:paraId="0A281BBF" w14:textId="77777777" w:rsidR="0098290B" w:rsidRPr="006145DB" w:rsidRDefault="0098290B" w:rsidP="005B435E">
      <w:pPr>
        <w:spacing w:after="0" w:line="240" w:lineRule="auto"/>
        <w:rPr>
          <w:rFonts w:cs="Arial"/>
          <w:lang w:val="es-CO"/>
        </w:rPr>
      </w:pPr>
    </w:p>
    <w:p w14:paraId="59D9E261" w14:textId="23F5944E" w:rsidR="000E1226" w:rsidRPr="006145DB" w:rsidRDefault="00964ECC">
      <w:pPr>
        <w:pStyle w:val="Ttulo1"/>
        <w:numPr>
          <w:ilvl w:val="0"/>
          <w:numId w:val="2"/>
        </w:numPr>
        <w:ind w:left="426" w:hanging="426"/>
        <w:rPr>
          <w:lang w:val="es-CO"/>
        </w:rPr>
      </w:pPr>
      <w:bookmarkStart w:id="8" w:name="_Toc210213165"/>
      <w:bookmarkStart w:id="9" w:name="_Toc213273439"/>
      <w:bookmarkStart w:id="10" w:name="_Toc213276066"/>
      <w:bookmarkStart w:id="11" w:name="_Toc216902399"/>
      <w:r w:rsidRPr="006145DB">
        <w:rPr>
          <w:lang w:val="es-CO"/>
        </w:rPr>
        <w:t>Visión</w:t>
      </w:r>
      <w:bookmarkEnd w:id="8"/>
      <w:bookmarkEnd w:id="9"/>
      <w:bookmarkEnd w:id="10"/>
      <w:bookmarkEnd w:id="11"/>
      <w:r w:rsidRPr="006145DB">
        <w:rPr>
          <w:lang w:val="es-CO"/>
        </w:rPr>
        <w:t xml:space="preserve"> </w:t>
      </w:r>
    </w:p>
    <w:p w14:paraId="11A6B606"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170860B4" w14:textId="770B3F84" w:rsidR="0098290B" w:rsidRPr="006145DB" w:rsidRDefault="0098290B" w:rsidP="005B435E">
      <w:pPr>
        <w:widowControl w:val="0"/>
        <w:tabs>
          <w:tab w:val="left" w:pos="8789"/>
        </w:tabs>
        <w:suppressAutoHyphens/>
        <w:spacing w:after="0" w:line="240" w:lineRule="auto"/>
        <w:contextualSpacing/>
        <w:jc w:val="both"/>
        <w:rPr>
          <w:rFonts w:cs="Arial"/>
          <w:shd w:val="clear" w:color="auto" w:fill="FFFFFF"/>
        </w:rPr>
      </w:pPr>
      <w:r w:rsidRPr="006145DB">
        <w:rPr>
          <w:rFonts w:cs="Arial"/>
          <w:shd w:val="clear" w:color="auto" w:fill="FFFFFF"/>
        </w:rPr>
        <w:t>Para 2035, la Secretaría Distrital de Integración Social será líder nacional en política social y referente en la promoción de derechos, inclusión y servicios sociales de alta calidad. Contribuirá a la transformación de vidas y territorios a través de la innovación, la modernización institucional y una estrategia territorial integral, que llevará a una Bogotá más cuidadora, inclusiva, sostenible y consciente.</w:t>
      </w:r>
    </w:p>
    <w:p w14:paraId="3B1746BD" w14:textId="77777777" w:rsidR="00E061FB" w:rsidRPr="006145DB" w:rsidRDefault="00E061FB" w:rsidP="005B435E">
      <w:pPr>
        <w:spacing w:after="0" w:line="240" w:lineRule="auto"/>
        <w:rPr>
          <w:rFonts w:cs="Arial"/>
        </w:rPr>
      </w:pPr>
    </w:p>
    <w:p w14:paraId="7F407448" w14:textId="4D42366E" w:rsidR="000E1226" w:rsidRPr="006145DB" w:rsidRDefault="000E1226">
      <w:pPr>
        <w:pStyle w:val="Ttulo1"/>
        <w:numPr>
          <w:ilvl w:val="0"/>
          <w:numId w:val="2"/>
        </w:numPr>
        <w:ind w:left="426" w:hanging="426"/>
        <w:rPr>
          <w:lang w:val="es-CO"/>
        </w:rPr>
      </w:pPr>
      <w:bookmarkStart w:id="12" w:name="_Toc210213166"/>
      <w:bookmarkStart w:id="13" w:name="_Toc213273440"/>
      <w:bookmarkStart w:id="14" w:name="_Toc213276067"/>
      <w:bookmarkStart w:id="15" w:name="_Toc216902400"/>
      <w:r w:rsidRPr="006145DB">
        <w:rPr>
          <w:lang w:val="es-CO"/>
        </w:rPr>
        <w:t>¿Qué son los servicios sociales?</w:t>
      </w:r>
      <w:bookmarkEnd w:id="12"/>
      <w:bookmarkEnd w:id="13"/>
      <w:bookmarkEnd w:id="14"/>
      <w:bookmarkEnd w:id="15"/>
      <w:r w:rsidRPr="006145DB">
        <w:rPr>
          <w:lang w:val="es-CO"/>
        </w:rPr>
        <w:t xml:space="preserve"> </w:t>
      </w:r>
    </w:p>
    <w:p w14:paraId="60ACCCD3" w14:textId="77777777" w:rsidR="004859F7" w:rsidRPr="006145DB" w:rsidRDefault="004859F7" w:rsidP="005B435E">
      <w:pPr>
        <w:widowControl w:val="0"/>
        <w:tabs>
          <w:tab w:val="left" w:pos="8789"/>
        </w:tabs>
        <w:suppressAutoHyphens/>
        <w:spacing w:after="0" w:line="240" w:lineRule="auto"/>
        <w:contextualSpacing/>
        <w:jc w:val="both"/>
        <w:rPr>
          <w:rFonts w:cs="Arial"/>
        </w:rPr>
      </w:pPr>
    </w:p>
    <w:p w14:paraId="66B9DED9" w14:textId="09BA5EB0" w:rsidR="000E1226" w:rsidRPr="006145DB" w:rsidRDefault="002679F1" w:rsidP="005B435E">
      <w:pPr>
        <w:widowControl w:val="0"/>
        <w:tabs>
          <w:tab w:val="left" w:pos="8789"/>
        </w:tabs>
        <w:suppressAutoHyphens/>
        <w:spacing w:after="0" w:line="240" w:lineRule="auto"/>
        <w:contextualSpacing/>
        <w:jc w:val="both"/>
        <w:rPr>
          <w:rFonts w:eastAsia="Lucida Sans Unicode" w:cs="Arial"/>
          <w:kern w:val="1"/>
          <w:lang w:val="es-CO"/>
        </w:rPr>
      </w:pPr>
      <w:r w:rsidRPr="006145DB">
        <w:rPr>
          <w:rFonts w:cs="Arial"/>
        </w:rPr>
        <w:t>C</w:t>
      </w:r>
      <w:r w:rsidR="004859F7" w:rsidRPr="006145DB">
        <w:rPr>
          <w:rFonts w:cs="Arial"/>
        </w:rPr>
        <w:t>onjunto de acciones integradas que buscan atender las necesidades sociales identificadas en las personas, familias y comunidades que habitan en la ciudad de Bogotá, en el marco de la protección social, el Sistema Distrital de Cuidado y la integración territorial, poblacional y diferencial</w:t>
      </w:r>
      <w:r w:rsidR="004859F7" w:rsidRPr="006145DB">
        <w:rPr>
          <w:rStyle w:val="PiedepginaCar"/>
          <w:rFonts w:cs="Arial"/>
          <w:vertAlign w:val="superscript"/>
        </w:rPr>
        <w:footnoteReference w:id="2"/>
      </w:r>
      <w:r w:rsidRPr="006145DB">
        <w:rPr>
          <w:rFonts w:cs="Arial"/>
        </w:rPr>
        <w:t>.</w:t>
      </w:r>
    </w:p>
    <w:p w14:paraId="14426A4D" w14:textId="77777777" w:rsidR="000E1226" w:rsidRPr="006145DB" w:rsidRDefault="000E1226" w:rsidP="005B435E">
      <w:pPr>
        <w:widowControl w:val="0"/>
        <w:tabs>
          <w:tab w:val="left" w:pos="8505"/>
        </w:tabs>
        <w:suppressAutoHyphens/>
        <w:spacing w:after="0" w:line="240" w:lineRule="auto"/>
        <w:contextualSpacing/>
        <w:jc w:val="both"/>
        <w:rPr>
          <w:rFonts w:eastAsia="Lucida Sans Unicode" w:cs="Arial"/>
          <w:bCs/>
          <w:kern w:val="1"/>
          <w:lang w:val="es-CO"/>
        </w:rPr>
      </w:pPr>
    </w:p>
    <w:p w14:paraId="52F4D9F9" w14:textId="77C1742D" w:rsidR="000E1226" w:rsidRPr="006145DB" w:rsidRDefault="000E1226">
      <w:pPr>
        <w:pStyle w:val="Ttulo1"/>
        <w:numPr>
          <w:ilvl w:val="0"/>
          <w:numId w:val="2"/>
        </w:numPr>
        <w:ind w:left="426" w:hanging="426"/>
        <w:rPr>
          <w:lang w:val="es-CO"/>
        </w:rPr>
      </w:pPr>
      <w:bookmarkStart w:id="16" w:name="_Toc210213167"/>
      <w:bookmarkStart w:id="17" w:name="_Toc213273441"/>
      <w:bookmarkStart w:id="18" w:name="_Toc213276068"/>
      <w:bookmarkStart w:id="19" w:name="_Toc216902401"/>
      <w:r w:rsidRPr="006145DB">
        <w:rPr>
          <w:lang w:val="es-CO"/>
        </w:rPr>
        <w:t>¿Qué es el portafolio de servicios sociales?</w:t>
      </w:r>
      <w:bookmarkEnd w:id="16"/>
      <w:bookmarkEnd w:id="17"/>
      <w:bookmarkEnd w:id="18"/>
      <w:bookmarkEnd w:id="19"/>
      <w:r w:rsidRPr="006145DB">
        <w:rPr>
          <w:lang w:val="es-CO"/>
        </w:rPr>
        <w:t xml:space="preserve"> </w:t>
      </w:r>
    </w:p>
    <w:p w14:paraId="38DD6DEB" w14:textId="77777777" w:rsidR="004859F7" w:rsidRPr="006145DB" w:rsidRDefault="004859F7" w:rsidP="005B435E">
      <w:pPr>
        <w:spacing w:after="0" w:line="240" w:lineRule="auto"/>
        <w:rPr>
          <w:rFonts w:cs="Arial"/>
          <w:lang w:val="es-CO"/>
        </w:rPr>
      </w:pPr>
    </w:p>
    <w:p w14:paraId="21CEA258" w14:textId="5E064061" w:rsidR="005323B2" w:rsidRPr="006145DB" w:rsidRDefault="004859F7" w:rsidP="005B435E">
      <w:pPr>
        <w:spacing w:after="0" w:line="240" w:lineRule="auto"/>
        <w:jc w:val="both"/>
        <w:rPr>
          <w:rFonts w:cs="Arial"/>
        </w:rPr>
      </w:pPr>
      <w:r w:rsidRPr="006145DB">
        <w:rPr>
          <w:rFonts w:cs="Arial"/>
        </w:rPr>
        <w:t>El portafolio de servicios es el documento aprobado que contiene la totalidad de las fichas técnicas de los servicios, modalidades, estrategias, beneficios y transferencias monetarias de la Secretaría Distrital de Integración Social, en las que las áreas técnicas responsables describen y establecen el objeto, la oferta, la ejecución, el tipo de focalización, la población objetivo, los criterios de priorización, ingreso, egreso y restricciones</w:t>
      </w:r>
      <w:r w:rsidR="009E70EC" w:rsidRPr="006145DB">
        <w:rPr>
          <w:rStyle w:val="PiedepginaCar"/>
          <w:rFonts w:cs="Arial"/>
          <w:vertAlign w:val="superscript"/>
        </w:rPr>
        <w:footnoteReference w:id="3"/>
      </w:r>
      <w:r w:rsidR="000E6B48" w:rsidRPr="006145DB">
        <w:rPr>
          <w:rFonts w:cs="Arial"/>
        </w:rPr>
        <w:t>.</w:t>
      </w:r>
    </w:p>
    <w:p w14:paraId="6ADF331F" w14:textId="3AB3791B" w:rsidR="008F60CC" w:rsidRPr="006145DB" w:rsidRDefault="008F60CC" w:rsidP="005B435E">
      <w:pPr>
        <w:spacing w:line="240" w:lineRule="auto"/>
        <w:rPr>
          <w:rFonts w:cs="Arial"/>
        </w:rPr>
      </w:pPr>
      <w:r w:rsidRPr="006145DB">
        <w:rPr>
          <w:rFonts w:cs="Arial"/>
        </w:rPr>
        <w:br w:type="page"/>
      </w:r>
    </w:p>
    <w:p w14:paraId="6EB7E127" w14:textId="5426AD85" w:rsidR="000E1226" w:rsidRPr="006145DB" w:rsidRDefault="000E1226">
      <w:pPr>
        <w:pStyle w:val="Ttulo1"/>
        <w:numPr>
          <w:ilvl w:val="0"/>
          <w:numId w:val="2"/>
        </w:numPr>
        <w:ind w:left="426" w:hanging="426"/>
        <w:rPr>
          <w:lang w:val="es-CO"/>
        </w:rPr>
      </w:pPr>
      <w:bookmarkStart w:id="20" w:name="_Toc210213168"/>
      <w:bookmarkStart w:id="21" w:name="_Toc213273442"/>
      <w:bookmarkStart w:id="22" w:name="_Toc213276069"/>
      <w:bookmarkStart w:id="23" w:name="_Toc216902402"/>
      <w:r w:rsidRPr="006145DB">
        <w:rPr>
          <w:lang w:val="es-CO"/>
        </w:rPr>
        <w:lastRenderedPageBreak/>
        <w:t>Gratuidad de los servicios sociales</w:t>
      </w:r>
      <w:bookmarkEnd w:id="20"/>
      <w:bookmarkEnd w:id="21"/>
      <w:bookmarkEnd w:id="22"/>
      <w:bookmarkEnd w:id="23"/>
    </w:p>
    <w:p w14:paraId="7A4B0EF9" w14:textId="77777777" w:rsidR="00BD2E02" w:rsidRPr="006145DB" w:rsidRDefault="00BD2E02" w:rsidP="005B435E">
      <w:pPr>
        <w:spacing w:after="0" w:line="240" w:lineRule="auto"/>
        <w:rPr>
          <w:rFonts w:cs="Arial"/>
          <w:lang w:val="es-CO"/>
        </w:rPr>
      </w:pPr>
    </w:p>
    <w:p w14:paraId="2FB961B3" w14:textId="47685E16" w:rsidR="005F22A5" w:rsidRPr="006145DB" w:rsidRDefault="004859F7" w:rsidP="005B435E">
      <w:pPr>
        <w:widowControl w:val="0"/>
        <w:tabs>
          <w:tab w:val="left" w:pos="8505"/>
        </w:tabs>
        <w:suppressAutoHyphens/>
        <w:spacing w:after="0" w:line="240" w:lineRule="auto"/>
        <w:contextualSpacing/>
        <w:jc w:val="both"/>
        <w:rPr>
          <w:rFonts w:eastAsia="Calibri" w:cs="Arial"/>
          <w:lang w:val="es-CO" w:eastAsia="es-CO"/>
        </w:rPr>
      </w:pPr>
      <w:r w:rsidRPr="006145DB">
        <w:rPr>
          <w:rFonts w:eastAsia="Calibri" w:cs="Arial"/>
          <w:lang w:val="es-CO" w:eastAsia="es-CO"/>
        </w:rPr>
        <w:t>En el marco de un Estado Social cuya función es garantizar derechos y proteger a las poblaciones en mayor condición de vulnerabilidad, la ciudadanía no debe pagar valor alguno por participar en los servicios sociales prestados por la Secretaría Distrital de Integración Social en ninguna de sus modalidades o formas de atención.</w:t>
      </w:r>
    </w:p>
    <w:p w14:paraId="31CAB833" w14:textId="77777777" w:rsidR="004859F7" w:rsidRPr="006145DB" w:rsidRDefault="004859F7" w:rsidP="005B435E">
      <w:pPr>
        <w:spacing w:after="0" w:line="240" w:lineRule="auto"/>
        <w:rPr>
          <w:rFonts w:cs="Arial"/>
        </w:rPr>
      </w:pPr>
    </w:p>
    <w:p w14:paraId="416A5DDF" w14:textId="6911F2CF" w:rsidR="00274D1E" w:rsidRPr="006145DB" w:rsidRDefault="00274D1E">
      <w:pPr>
        <w:pStyle w:val="Ttulo1"/>
        <w:numPr>
          <w:ilvl w:val="0"/>
          <w:numId w:val="2"/>
        </w:numPr>
        <w:ind w:left="426" w:hanging="426"/>
        <w:rPr>
          <w:lang w:val="es-CO"/>
        </w:rPr>
      </w:pPr>
      <w:bookmarkStart w:id="24" w:name="_Toc210213169"/>
      <w:bookmarkStart w:id="25" w:name="_Toc213273443"/>
      <w:bookmarkStart w:id="26" w:name="_Toc213276070"/>
      <w:bookmarkStart w:id="27" w:name="_Toc216902403"/>
      <w:r w:rsidRPr="006145DB">
        <w:rPr>
          <w:lang w:val="es-CO"/>
        </w:rPr>
        <w:t xml:space="preserve">Oferta de servicios sociales, </w:t>
      </w:r>
      <w:r w:rsidR="009E6E1E" w:rsidRPr="006145DB">
        <w:rPr>
          <w:lang w:val="es-CO"/>
        </w:rPr>
        <w:t>modalidades,</w:t>
      </w:r>
      <w:r w:rsidRPr="006145DB">
        <w:rPr>
          <w:lang w:val="es-CO"/>
        </w:rPr>
        <w:t xml:space="preserve"> estrategias</w:t>
      </w:r>
      <w:r w:rsidR="009E6E1E" w:rsidRPr="006145DB">
        <w:rPr>
          <w:lang w:val="es-CO"/>
        </w:rPr>
        <w:t xml:space="preserve"> y transferencias</w:t>
      </w:r>
      <w:r w:rsidR="003D62DC" w:rsidRPr="006145DB">
        <w:rPr>
          <w:lang w:val="es-CO"/>
        </w:rPr>
        <w:t xml:space="preserve"> monetarias</w:t>
      </w:r>
      <w:bookmarkEnd w:id="24"/>
      <w:bookmarkEnd w:id="25"/>
      <w:bookmarkEnd w:id="26"/>
      <w:bookmarkEnd w:id="27"/>
    </w:p>
    <w:p w14:paraId="65C4146C" w14:textId="77777777" w:rsidR="005512A8" w:rsidRPr="006145DB" w:rsidRDefault="005512A8" w:rsidP="005B435E">
      <w:pPr>
        <w:widowControl w:val="0"/>
        <w:tabs>
          <w:tab w:val="left" w:pos="8505"/>
        </w:tabs>
        <w:suppressAutoHyphens/>
        <w:spacing w:after="0" w:line="240" w:lineRule="auto"/>
        <w:contextualSpacing/>
        <w:jc w:val="center"/>
        <w:rPr>
          <w:rFonts w:eastAsia="Lucida Sans Unicode" w:cs="Arial"/>
          <w:kern w:val="1"/>
          <w:lang w:val="es-CO"/>
        </w:rPr>
      </w:pPr>
    </w:p>
    <w:p w14:paraId="0EB543CA" w14:textId="6CE3C762" w:rsidR="00537E5B" w:rsidRPr="006145DB" w:rsidRDefault="007F666B" w:rsidP="005B435E">
      <w:pPr>
        <w:widowControl w:val="0"/>
        <w:tabs>
          <w:tab w:val="left" w:pos="8505"/>
        </w:tabs>
        <w:suppressAutoHyphens/>
        <w:spacing w:after="0" w:line="240" w:lineRule="auto"/>
        <w:contextualSpacing/>
        <w:jc w:val="both"/>
        <w:rPr>
          <w:rFonts w:eastAsia="Lucida Sans Unicode" w:cs="Arial"/>
          <w:iCs/>
          <w:kern w:val="1"/>
          <w:lang w:val="es-CO"/>
        </w:rPr>
      </w:pPr>
      <w:r w:rsidRPr="006145DB">
        <w:rPr>
          <w:rFonts w:eastAsia="Lucida Sans Unicode" w:cs="Arial"/>
          <w:iCs/>
          <w:kern w:val="1"/>
          <w:lang w:val="es-CO"/>
        </w:rPr>
        <w:t xml:space="preserve">De conformidad con la estructura </w:t>
      </w:r>
      <w:r w:rsidR="00C64A61" w:rsidRPr="006145DB">
        <w:rPr>
          <w:rFonts w:eastAsia="Lucida Sans Unicode" w:cs="Arial"/>
          <w:iCs/>
          <w:kern w:val="1"/>
          <w:lang w:val="es-CO"/>
        </w:rPr>
        <w:t>de la Secretaría</w:t>
      </w:r>
      <w:r w:rsidR="005975D5" w:rsidRPr="006145DB">
        <w:rPr>
          <w:rFonts w:eastAsia="Lucida Sans Unicode" w:cs="Arial"/>
          <w:iCs/>
          <w:kern w:val="1"/>
          <w:lang w:val="es-CO"/>
        </w:rPr>
        <w:t xml:space="preserve"> Distrital de Integración Social</w:t>
      </w:r>
      <w:r w:rsidR="00C64A61" w:rsidRPr="006145DB">
        <w:rPr>
          <w:rFonts w:eastAsia="Lucida Sans Unicode" w:cs="Arial"/>
          <w:iCs/>
          <w:kern w:val="1"/>
          <w:lang w:val="es-CO"/>
        </w:rPr>
        <w:t xml:space="preserve">, la misión, visión, objetivos estratégicos y competencias institucionales, </w:t>
      </w:r>
      <w:r w:rsidR="0044573D" w:rsidRPr="006145DB">
        <w:rPr>
          <w:rFonts w:eastAsia="Lucida Sans Unicode" w:cs="Arial"/>
          <w:iCs/>
          <w:kern w:val="1"/>
          <w:lang w:val="es-CO"/>
        </w:rPr>
        <w:t xml:space="preserve">se presenta </w:t>
      </w:r>
      <w:r w:rsidR="00C64A61" w:rsidRPr="006145DB">
        <w:rPr>
          <w:rFonts w:eastAsia="Lucida Sans Unicode" w:cs="Arial"/>
          <w:iCs/>
          <w:kern w:val="1"/>
          <w:lang w:val="es-CO"/>
        </w:rPr>
        <w:t xml:space="preserve">a continuación </w:t>
      </w:r>
      <w:r w:rsidR="0044573D" w:rsidRPr="006145DB">
        <w:rPr>
          <w:rFonts w:eastAsia="Lucida Sans Unicode" w:cs="Arial"/>
          <w:iCs/>
          <w:kern w:val="1"/>
          <w:lang w:val="es-CO"/>
        </w:rPr>
        <w:t>la oferta de los servicios sociales</w:t>
      </w:r>
      <w:r w:rsidR="0081342F" w:rsidRPr="006145DB">
        <w:rPr>
          <w:rFonts w:eastAsia="Lucida Sans Unicode" w:cs="Arial"/>
          <w:iCs/>
          <w:kern w:val="1"/>
          <w:lang w:val="es-CO"/>
        </w:rPr>
        <w:t>, modalidades, estrategias</w:t>
      </w:r>
      <w:r w:rsidR="003D62DC" w:rsidRPr="006145DB">
        <w:rPr>
          <w:rFonts w:eastAsia="Lucida Sans Unicode" w:cs="Arial"/>
          <w:iCs/>
          <w:kern w:val="1"/>
          <w:lang w:val="es-CO"/>
        </w:rPr>
        <w:t xml:space="preserve"> </w:t>
      </w:r>
      <w:r w:rsidR="0081342F" w:rsidRPr="006145DB">
        <w:rPr>
          <w:rFonts w:eastAsia="Lucida Sans Unicode" w:cs="Arial"/>
          <w:iCs/>
          <w:kern w:val="1"/>
          <w:lang w:val="es-CO"/>
        </w:rPr>
        <w:t>y transferencias</w:t>
      </w:r>
      <w:r w:rsidR="003D62DC" w:rsidRPr="006145DB">
        <w:rPr>
          <w:rFonts w:eastAsia="Lucida Sans Unicode" w:cs="Arial"/>
          <w:iCs/>
          <w:kern w:val="1"/>
          <w:lang w:val="es-CO"/>
        </w:rPr>
        <w:t xml:space="preserve"> monetarias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actualizados por las áreas técnicas de la Entidad, validados técnicamente por la Mesa</w:t>
      </w:r>
      <w:r w:rsidR="00003E52" w:rsidRPr="006145DB">
        <w:rPr>
          <w:rFonts w:eastAsia="Lucida Sans Unicode" w:cs="Arial"/>
          <w:iCs/>
          <w:kern w:val="1"/>
          <w:lang w:val="es-CO"/>
        </w:rPr>
        <w:t xml:space="preserve"> Técnica</w:t>
      </w:r>
      <w:r w:rsidR="00537E5B" w:rsidRPr="006145DB">
        <w:rPr>
          <w:rFonts w:eastAsia="Lucida Sans Unicode" w:cs="Arial"/>
          <w:iCs/>
          <w:kern w:val="1"/>
          <w:lang w:val="es-CO"/>
        </w:rPr>
        <w:t xml:space="preserve"> </w:t>
      </w:r>
      <w:r w:rsidR="00D27D34" w:rsidRPr="006145DB">
        <w:rPr>
          <w:rFonts w:eastAsia="Lucida Sans Unicode" w:cs="Arial"/>
          <w:iCs/>
          <w:kern w:val="1"/>
          <w:lang w:val="es-CO"/>
        </w:rPr>
        <w:t xml:space="preserve">de Servicios Sociales </w:t>
      </w:r>
      <w:r w:rsidR="00537E5B" w:rsidRPr="006145DB">
        <w:rPr>
          <w:rFonts w:eastAsia="Lucida Sans Unicode" w:cs="Arial"/>
          <w:iCs/>
          <w:kern w:val="1"/>
          <w:lang w:val="es-CO"/>
        </w:rPr>
        <w:t>y aprobado</w:t>
      </w:r>
      <w:r w:rsidR="0022787F" w:rsidRPr="006145DB">
        <w:rPr>
          <w:rFonts w:eastAsia="Lucida Sans Unicode" w:cs="Arial"/>
          <w:iCs/>
          <w:kern w:val="1"/>
          <w:lang w:val="es-CO"/>
        </w:rPr>
        <w:t>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por</w:t>
      </w:r>
      <w:r w:rsidR="005975D5" w:rsidRPr="006145DB">
        <w:rPr>
          <w:rFonts w:eastAsia="Lucida Sans Unicode" w:cs="Arial"/>
          <w:iCs/>
          <w:kern w:val="1"/>
          <w:lang w:val="es-CO"/>
        </w:rPr>
        <w:t xml:space="preserve"> el </w:t>
      </w:r>
      <w:r w:rsidR="009E70EC" w:rsidRPr="006145DB">
        <w:rPr>
          <w:rFonts w:eastAsia="Lucida Sans Unicode" w:cs="Arial"/>
          <w:iCs/>
          <w:kern w:val="1"/>
          <w:lang w:val="es-CO"/>
        </w:rPr>
        <w:t>Comité Institucional de Gestión</w:t>
      </w:r>
      <w:r w:rsidR="00003E52" w:rsidRPr="006145DB">
        <w:rPr>
          <w:rFonts w:eastAsia="Lucida Sans Unicode" w:cs="Arial"/>
          <w:iCs/>
          <w:kern w:val="1"/>
          <w:lang w:val="es-CO"/>
        </w:rPr>
        <w:t xml:space="preserve"> y Desempeño</w:t>
      </w:r>
      <w:r w:rsidR="009E70EC" w:rsidRPr="006145DB">
        <w:rPr>
          <w:rFonts w:eastAsia="Lucida Sans Unicode" w:cs="Arial"/>
          <w:iCs/>
          <w:kern w:val="1"/>
          <w:lang w:val="es-CO"/>
        </w:rPr>
        <w:t>.</w:t>
      </w:r>
    </w:p>
    <w:p w14:paraId="2DE1A734" w14:textId="77777777" w:rsidR="00EC0E73" w:rsidRPr="006145DB" w:rsidRDefault="00EC0E73" w:rsidP="005B435E">
      <w:pPr>
        <w:spacing w:after="0" w:line="240" w:lineRule="auto"/>
        <w:rPr>
          <w:rFonts w:cs="Arial"/>
          <w:lang w:val="es-CO"/>
        </w:rPr>
      </w:pPr>
    </w:p>
    <w:p w14:paraId="093C2E93" w14:textId="432ABC3F" w:rsidR="005750EE" w:rsidRPr="006145DB" w:rsidRDefault="007C62C8">
      <w:pPr>
        <w:pStyle w:val="Ttulo1"/>
        <w:numPr>
          <w:ilvl w:val="1"/>
          <w:numId w:val="3"/>
        </w:numPr>
        <w:ind w:left="426"/>
        <w:jc w:val="left"/>
        <w:rPr>
          <w:lang w:val="es-CO"/>
        </w:rPr>
      </w:pPr>
      <w:bookmarkStart w:id="28" w:name="_Toc126157185"/>
      <w:bookmarkStart w:id="29" w:name="_Toc210213170"/>
      <w:bookmarkStart w:id="30" w:name="_Toc213273444"/>
      <w:bookmarkStart w:id="31" w:name="_Toc213276071"/>
      <w:bookmarkStart w:id="32" w:name="_Toc216902404"/>
      <w:r w:rsidRPr="006145DB">
        <w:rPr>
          <w:lang w:val="es-CO"/>
        </w:rPr>
        <w:t>Servicios y</w:t>
      </w:r>
      <w:r w:rsidR="0083505B" w:rsidRPr="006145DB">
        <w:rPr>
          <w:lang w:val="es-CO"/>
        </w:rPr>
        <w:t xml:space="preserve"> modalidades para la a</w:t>
      </w:r>
      <w:r w:rsidR="00401C0F" w:rsidRPr="006145DB">
        <w:rPr>
          <w:lang w:val="es-CO"/>
        </w:rPr>
        <w:t>tención d</w:t>
      </w:r>
      <w:r w:rsidR="0083505B" w:rsidRPr="006145DB">
        <w:rPr>
          <w:lang w:val="es-CO"/>
        </w:rPr>
        <w:t>e n</w:t>
      </w:r>
      <w:r w:rsidR="003B4E39" w:rsidRPr="006145DB">
        <w:rPr>
          <w:lang w:val="es-CO"/>
        </w:rPr>
        <w:t>iños</w:t>
      </w:r>
      <w:r w:rsidR="007D6F82" w:rsidRPr="006145DB">
        <w:rPr>
          <w:lang w:val="es-CO"/>
        </w:rPr>
        <w:t>,</w:t>
      </w:r>
      <w:r w:rsidR="003B4E39" w:rsidRPr="006145DB">
        <w:rPr>
          <w:lang w:val="es-CO"/>
        </w:rPr>
        <w:t xml:space="preserve"> </w:t>
      </w:r>
      <w:r w:rsidR="0083505B" w:rsidRPr="006145DB">
        <w:rPr>
          <w:lang w:val="es-CO"/>
        </w:rPr>
        <w:t>n</w:t>
      </w:r>
      <w:r w:rsidR="00401C0F" w:rsidRPr="006145DB">
        <w:rPr>
          <w:lang w:val="es-CO"/>
        </w:rPr>
        <w:t>iñas</w:t>
      </w:r>
      <w:bookmarkEnd w:id="28"/>
      <w:r w:rsidR="007D6F82" w:rsidRPr="006145DB">
        <w:rPr>
          <w:lang w:val="es-CO"/>
        </w:rPr>
        <w:t xml:space="preserve"> y adolescentes</w:t>
      </w:r>
      <w:bookmarkEnd w:id="29"/>
      <w:bookmarkEnd w:id="30"/>
      <w:bookmarkEnd w:id="31"/>
      <w:bookmarkEnd w:id="32"/>
    </w:p>
    <w:p w14:paraId="7B0EFBDC" w14:textId="77777777" w:rsidR="00AB7DCB" w:rsidRPr="006145DB" w:rsidRDefault="00AB7DCB" w:rsidP="005B435E">
      <w:pPr>
        <w:spacing w:after="0" w:line="240" w:lineRule="auto"/>
        <w:rPr>
          <w:rFonts w:cs="Arial"/>
          <w:lang w:val="es-CO"/>
        </w:rPr>
      </w:pPr>
    </w:p>
    <w:p w14:paraId="3096E08D" w14:textId="15097844" w:rsidR="00A67818" w:rsidRPr="006145DB" w:rsidRDefault="005F1FF3">
      <w:pPr>
        <w:pStyle w:val="Ttulo1"/>
        <w:numPr>
          <w:ilvl w:val="2"/>
          <w:numId w:val="3"/>
        </w:numPr>
        <w:ind w:left="567" w:hanging="568"/>
        <w:jc w:val="center"/>
        <w:rPr>
          <w:lang w:val="es-CO"/>
        </w:rPr>
      </w:pPr>
      <w:r w:rsidRPr="006145DB">
        <w:rPr>
          <w:lang w:val="es-CO"/>
        </w:rPr>
        <w:t xml:space="preserve"> </w:t>
      </w:r>
      <w:bookmarkStart w:id="33" w:name="_Toc210213171"/>
      <w:bookmarkStart w:id="34" w:name="_Toc213273445"/>
      <w:bookmarkStart w:id="35" w:name="_Toc213276072"/>
      <w:bookmarkStart w:id="36" w:name="_Toc216902405"/>
      <w:r w:rsidR="007807EE" w:rsidRPr="006145DB">
        <w:rPr>
          <w:lang w:val="es-CO"/>
        </w:rPr>
        <w:t>S</w:t>
      </w:r>
      <w:r w:rsidR="00351196" w:rsidRPr="006145DB">
        <w:rPr>
          <w:lang w:val="es-CO"/>
        </w:rPr>
        <w:t>ervicio jardines infantiles diurnos</w:t>
      </w:r>
      <w:bookmarkEnd w:id="33"/>
      <w:bookmarkEnd w:id="34"/>
      <w:bookmarkEnd w:id="35"/>
      <w:bookmarkEnd w:id="3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E0286" w:rsidRPr="006145DB" w14:paraId="250BF016" w14:textId="77777777" w:rsidTr="009E326C">
        <w:trPr>
          <w:trHeight w:val="585"/>
          <w:jc w:val="center"/>
        </w:trPr>
        <w:tc>
          <w:tcPr>
            <w:tcW w:w="1696" w:type="dxa"/>
            <w:vAlign w:val="center"/>
          </w:tcPr>
          <w:p w14:paraId="79CB1B5C" w14:textId="77777777" w:rsidR="00E131CF" w:rsidRPr="006145DB" w:rsidRDefault="00E131CF" w:rsidP="00C00890">
            <w:pPr>
              <w:spacing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699" w:type="dxa"/>
            <w:vAlign w:val="center"/>
          </w:tcPr>
          <w:p w14:paraId="7FE59181" w14:textId="53AE97D5" w:rsidR="00E131CF" w:rsidRPr="006145DB" w:rsidRDefault="00E131CF" w:rsidP="00C00890">
            <w:pPr>
              <w:spacing w:after="0" w:line="240" w:lineRule="auto"/>
              <w:jc w:val="both"/>
              <w:rPr>
                <w:rFonts w:cs="Arial"/>
                <w:sz w:val="20"/>
                <w:szCs w:val="20"/>
              </w:rPr>
            </w:pPr>
            <w:r w:rsidRPr="006145DB">
              <w:rPr>
                <w:rFonts w:cs="Arial"/>
                <w:sz w:val="20"/>
                <w:szCs w:val="20"/>
              </w:rPr>
              <w:t>Jardines Infantiles Diurnos</w:t>
            </w:r>
            <w:r w:rsidR="00D003B8" w:rsidRPr="006145DB">
              <w:rPr>
                <w:rFonts w:cs="Arial"/>
                <w:sz w:val="20"/>
                <w:szCs w:val="20"/>
              </w:rPr>
              <w:t>.</w:t>
            </w:r>
          </w:p>
        </w:tc>
      </w:tr>
      <w:tr w:rsidR="00CE0286" w:rsidRPr="006145DB" w14:paraId="47C4C729" w14:textId="77777777" w:rsidTr="009E326C">
        <w:trPr>
          <w:trHeight w:val="585"/>
          <w:jc w:val="center"/>
        </w:trPr>
        <w:tc>
          <w:tcPr>
            <w:tcW w:w="1696" w:type="dxa"/>
            <w:vAlign w:val="center"/>
          </w:tcPr>
          <w:p w14:paraId="560636F6" w14:textId="135C94DB" w:rsidR="00E131CF" w:rsidRPr="006145DB" w:rsidRDefault="00E131CF" w:rsidP="00C00890">
            <w:pPr>
              <w:spacing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699" w:type="dxa"/>
            <w:vAlign w:val="center"/>
          </w:tcPr>
          <w:p w14:paraId="47775355" w14:textId="77777777"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w:t>
            </w:r>
            <w:bookmarkStart w:id="37" w:name="_Int_75BjnSyQ"/>
            <w:r w:rsidRPr="006145DB">
              <w:rPr>
                <w:rFonts w:cs="Arial"/>
                <w:sz w:val="20"/>
                <w:szCs w:val="20"/>
              </w:rPr>
              <w:t>niños y niñas</w:t>
            </w:r>
            <w:bookmarkEnd w:id="37"/>
            <w:r w:rsidRPr="006145DB">
              <w:rPr>
                <w:rFonts w:cs="Arial"/>
                <w:sz w:val="20"/>
                <w:szCs w:val="20"/>
              </w:rPr>
              <w:t xml:space="preserve"> en primera infancia en entornos institucionales protectores y enriquecidos, </w:t>
            </w:r>
            <w:r w:rsidRPr="006145DB">
              <w:rPr>
                <w:rFonts w:eastAsia="Arial" w:cs="Arial"/>
                <w:sz w:val="20"/>
                <w:szCs w:val="20"/>
              </w:rPr>
              <w:t>mediante procesos educativos y pedagógicos permanentes, intencionados y estructurados</w:t>
            </w:r>
            <w:r w:rsidRPr="006145DB">
              <w:rPr>
                <w:rFonts w:cs="Arial"/>
                <w:sz w:val="20"/>
                <w:szCs w:val="20"/>
              </w:rPr>
              <w:t xml:space="preserve"> </w:t>
            </w:r>
            <w:r w:rsidRPr="006145DB">
              <w:rPr>
                <w:rFonts w:eastAsia="Arial" w:cs="Arial"/>
                <w:sz w:val="20"/>
                <w:szCs w:val="20"/>
              </w:rPr>
              <w:t xml:space="preserve">con enfoque de derechos, desde una perspectiva que reconoce, valora y celebra las diversidades de género, diferenciales, étnicas y del territorio teniendo en cuenta los </w:t>
            </w:r>
            <w:r w:rsidRPr="006145DB">
              <w:rPr>
                <w:rFonts w:cs="Arial"/>
                <w:sz w:val="20"/>
                <w:szCs w:val="20"/>
              </w:rPr>
              <w:t>fundamentos de la educación inicial en el marco de la atención integral.</w:t>
            </w:r>
          </w:p>
        </w:tc>
      </w:tr>
      <w:tr w:rsidR="00CE0286" w:rsidRPr="006145DB" w14:paraId="4CFDA2AD" w14:textId="77777777" w:rsidTr="009E326C">
        <w:trPr>
          <w:trHeight w:val="20"/>
          <w:jc w:val="center"/>
        </w:trPr>
        <w:tc>
          <w:tcPr>
            <w:tcW w:w="1696" w:type="dxa"/>
            <w:vAlign w:val="center"/>
          </w:tcPr>
          <w:p w14:paraId="63193D38"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Oferta del servicio </w:t>
            </w:r>
          </w:p>
        </w:tc>
        <w:tc>
          <w:tcPr>
            <w:tcW w:w="7699" w:type="dxa"/>
            <w:vAlign w:val="center"/>
          </w:tcPr>
          <w:p w14:paraId="5A4E7891" w14:textId="77777777" w:rsidR="00E131CF" w:rsidRPr="006145DB" w:rsidRDefault="00E131CF" w:rsidP="00C00890">
            <w:pPr>
              <w:tabs>
                <w:tab w:val="left" w:pos="709"/>
              </w:tabs>
              <w:spacing w:line="240" w:lineRule="auto"/>
              <w:contextualSpacing/>
              <w:jc w:val="both"/>
              <w:rPr>
                <w:rFonts w:eastAsia="Arial" w:cs="Arial"/>
                <w:sz w:val="20"/>
                <w:szCs w:val="20"/>
              </w:rPr>
            </w:pPr>
            <w:r w:rsidRPr="006145DB">
              <w:rPr>
                <w:rFonts w:eastAsia="Arial" w:cs="Arial"/>
                <w:sz w:val="20"/>
                <w:szCs w:val="20"/>
              </w:rPr>
              <w:t>Los Jardines Infantiles Diurnos como modalidad institucional de educación inicial y sus modalidades de atención, Jardines Infantiles Nocturnos, Casas de Pensamiento Intercultural y espacios Rurales, implementa experiencias pedagógicas y ambientes que promueven el desarrollo de capacidades y habilidades para el disfrute del juego, el arte, la literatura y la exploración del medio, contando con las familias como actores fundamentales de dichos procesos.</w:t>
            </w:r>
          </w:p>
          <w:p w14:paraId="0F7429BF" w14:textId="77777777" w:rsidR="00E131CF" w:rsidRPr="006145DB" w:rsidRDefault="00E131CF" w:rsidP="00C00890">
            <w:pPr>
              <w:tabs>
                <w:tab w:val="left" w:pos="709"/>
              </w:tabs>
              <w:spacing w:line="240" w:lineRule="auto"/>
              <w:contextualSpacing/>
              <w:jc w:val="both"/>
              <w:rPr>
                <w:rFonts w:eastAsia="Arial" w:cs="Arial"/>
                <w:sz w:val="20"/>
                <w:szCs w:val="20"/>
              </w:rPr>
            </w:pPr>
          </w:p>
          <w:p w14:paraId="51E80E3A" w14:textId="77777777" w:rsidR="004220BC" w:rsidRPr="006145DB" w:rsidRDefault="00E131CF" w:rsidP="00C00890">
            <w:pPr>
              <w:tabs>
                <w:tab w:val="left" w:pos="709"/>
              </w:tabs>
              <w:spacing w:after="0" w:line="240" w:lineRule="auto"/>
              <w:jc w:val="both"/>
              <w:rPr>
                <w:rFonts w:eastAsia="Arial" w:cs="Arial"/>
                <w:sz w:val="20"/>
                <w:szCs w:val="20"/>
              </w:rPr>
            </w:pPr>
            <w:r w:rsidRPr="006145DB">
              <w:rPr>
                <w:rFonts w:eastAsia="Arial" w:cs="Arial"/>
                <w:sz w:val="20"/>
                <w:szCs w:val="20"/>
              </w:rPr>
              <w:t xml:space="preserve">Igualmente se desarrollan acciones que promueven estilos y hábitos de vida y alimentación saludables,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w:t>
            </w:r>
          </w:p>
          <w:p w14:paraId="385B3891" w14:textId="77777777" w:rsidR="004220BC" w:rsidRPr="006145DB" w:rsidRDefault="004220BC" w:rsidP="00C00890">
            <w:pPr>
              <w:tabs>
                <w:tab w:val="left" w:pos="709"/>
              </w:tabs>
              <w:spacing w:after="0" w:line="240" w:lineRule="auto"/>
              <w:jc w:val="both"/>
              <w:rPr>
                <w:rFonts w:eastAsia="Arial" w:cs="Arial"/>
                <w:sz w:val="20"/>
                <w:szCs w:val="20"/>
              </w:rPr>
            </w:pPr>
          </w:p>
          <w:p w14:paraId="1737A690" w14:textId="4E76A315" w:rsidR="00E131CF" w:rsidRPr="006145DB" w:rsidRDefault="00E131CF" w:rsidP="00C00890">
            <w:pPr>
              <w:tabs>
                <w:tab w:val="left" w:pos="709"/>
              </w:tabs>
              <w:spacing w:line="240" w:lineRule="auto"/>
              <w:jc w:val="both"/>
              <w:rPr>
                <w:rFonts w:eastAsia="Arial" w:cs="Arial"/>
                <w:sz w:val="20"/>
                <w:szCs w:val="20"/>
              </w:rPr>
            </w:pPr>
            <w:r w:rsidRPr="006145DB">
              <w:rPr>
                <w:rFonts w:eastAsia="Arial" w:cs="Arial"/>
                <w:sz w:val="20"/>
                <w:szCs w:val="20"/>
              </w:rPr>
              <w:t>El servicio y sus modalidades pueden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1C20ECEC" w14:textId="77777777" w:rsidTr="009E326C">
        <w:trPr>
          <w:trHeight w:val="20"/>
          <w:jc w:val="center"/>
        </w:trPr>
        <w:tc>
          <w:tcPr>
            <w:tcW w:w="1696" w:type="dxa"/>
            <w:vAlign w:val="center"/>
          </w:tcPr>
          <w:p w14:paraId="3956A1D0"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4B8A6FAB"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18EADB6D"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4F09215"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8CCDB1" w14:textId="77777777" w:rsidTr="009E326C">
        <w:trPr>
          <w:trHeight w:val="612"/>
          <w:jc w:val="center"/>
        </w:trPr>
        <w:tc>
          <w:tcPr>
            <w:tcW w:w="1696" w:type="dxa"/>
            <w:vAlign w:val="center"/>
          </w:tcPr>
          <w:p w14:paraId="362DE38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Población Objetivo</w:t>
            </w:r>
          </w:p>
        </w:tc>
        <w:tc>
          <w:tcPr>
            <w:tcW w:w="7699" w:type="dxa"/>
            <w:vAlign w:val="center"/>
          </w:tcPr>
          <w:p w14:paraId="197EFBC1" w14:textId="77777777" w:rsidR="00E131CF" w:rsidRPr="006145DB" w:rsidRDefault="00E131CF" w:rsidP="007F10A5">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cuatro (4) años, once (11) meses y veintinueve (29) días.</w:t>
            </w:r>
          </w:p>
        </w:tc>
      </w:tr>
      <w:tr w:rsidR="00E131CF" w:rsidRPr="006145DB" w14:paraId="357E1DFB" w14:textId="77777777" w:rsidTr="00AA6EBC">
        <w:trPr>
          <w:trHeight w:val="1786"/>
          <w:jc w:val="center"/>
        </w:trPr>
        <w:tc>
          <w:tcPr>
            <w:tcW w:w="1696" w:type="dxa"/>
            <w:vAlign w:val="center"/>
          </w:tcPr>
          <w:p w14:paraId="2FBBCA15" w14:textId="77777777" w:rsidR="00E131CF" w:rsidRPr="006145DB" w:rsidRDefault="00E131CF" w:rsidP="007F10A5">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0" w:type="auto"/>
              <w:jc w:val="center"/>
              <w:tblLayout w:type="fixed"/>
              <w:tblLook w:val="04A0" w:firstRow="1" w:lastRow="0" w:firstColumn="1" w:lastColumn="0" w:noHBand="0" w:noVBand="1"/>
            </w:tblPr>
            <w:tblGrid>
              <w:gridCol w:w="2738"/>
              <w:gridCol w:w="1442"/>
              <w:gridCol w:w="1215"/>
              <w:gridCol w:w="2021"/>
            </w:tblGrid>
            <w:tr w:rsidR="00B86774" w:rsidRPr="006145DB" w14:paraId="63E7E323" w14:textId="77777777" w:rsidTr="00F474A7">
              <w:trPr>
                <w:jc w:val="center"/>
              </w:trPr>
              <w:tc>
                <w:tcPr>
                  <w:tcW w:w="2738" w:type="dxa"/>
                  <w:vAlign w:val="center"/>
                </w:tcPr>
                <w:p w14:paraId="524445BE" w14:textId="77777777" w:rsidR="00E131CF" w:rsidRPr="006145DB" w:rsidRDefault="00E131CF" w:rsidP="007F10A5">
                  <w:pPr>
                    <w:jc w:val="center"/>
                    <w:rPr>
                      <w:rFonts w:cs="Arial"/>
                      <w:sz w:val="16"/>
                      <w:szCs w:val="16"/>
                    </w:rPr>
                  </w:pPr>
                  <w:r w:rsidRPr="006145DB">
                    <w:rPr>
                      <w:rFonts w:eastAsia="Arial" w:cs="Arial"/>
                      <w:sz w:val="16"/>
                      <w:szCs w:val="16"/>
                    </w:rPr>
                    <w:t>Categoría de Población Objetivo</w:t>
                  </w:r>
                </w:p>
              </w:tc>
              <w:tc>
                <w:tcPr>
                  <w:tcW w:w="1442" w:type="dxa"/>
                  <w:vAlign w:val="center"/>
                </w:tcPr>
                <w:p w14:paraId="20347A1E" w14:textId="77777777" w:rsidR="00E131CF" w:rsidRPr="006145DB" w:rsidRDefault="00E131CF" w:rsidP="007F10A5">
                  <w:pPr>
                    <w:jc w:val="center"/>
                    <w:rPr>
                      <w:rFonts w:cs="Arial"/>
                      <w:sz w:val="16"/>
                      <w:szCs w:val="16"/>
                    </w:rPr>
                  </w:pPr>
                  <w:r w:rsidRPr="006145DB">
                    <w:rPr>
                      <w:rFonts w:eastAsia="Arial" w:cs="Arial"/>
                      <w:sz w:val="16"/>
                      <w:szCs w:val="16"/>
                    </w:rPr>
                    <w:t>Fuente de Información</w:t>
                  </w:r>
                </w:p>
              </w:tc>
              <w:tc>
                <w:tcPr>
                  <w:tcW w:w="1215" w:type="dxa"/>
                  <w:vAlign w:val="center"/>
                </w:tcPr>
                <w:p w14:paraId="183DA08D" w14:textId="77777777" w:rsidR="00E131CF" w:rsidRPr="006145DB" w:rsidRDefault="00E131CF" w:rsidP="007F10A5">
                  <w:pPr>
                    <w:jc w:val="center"/>
                    <w:rPr>
                      <w:rFonts w:cs="Arial"/>
                      <w:sz w:val="16"/>
                      <w:szCs w:val="16"/>
                    </w:rPr>
                  </w:pPr>
                  <w:r w:rsidRPr="006145DB">
                    <w:rPr>
                      <w:rFonts w:eastAsia="Arial" w:cs="Arial"/>
                      <w:sz w:val="16"/>
                      <w:szCs w:val="16"/>
                    </w:rPr>
                    <w:t>Periodicidad</w:t>
                  </w:r>
                </w:p>
              </w:tc>
              <w:tc>
                <w:tcPr>
                  <w:tcW w:w="2021" w:type="dxa"/>
                  <w:vAlign w:val="center"/>
                </w:tcPr>
                <w:p w14:paraId="0F44F7EC" w14:textId="77777777" w:rsidR="00E131CF" w:rsidRPr="006145DB" w:rsidRDefault="00E131CF" w:rsidP="007F10A5">
                  <w:pPr>
                    <w:jc w:val="center"/>
                    <w:rPr>
                      <w:rFonts w:cs="Arial"/>
                      <w:sz w:val="16"/>
                      <w:szCs w:val="16"/>
                    </w:rPr>
                  </w:pPr>
                  <w:r w:rsidRPr="006145DB">
                    <w:rPr>
                      <w:rFonts w:eastAsia="Arial" w:cs="Arial"/>
                      <w:sz w:val="16"/>
                      <w:szCs w:val="16"/>
                    </w:rPr>
                    <w:t>Administrador</w:t>
                  </w:r>
                </w:p>
              </w:tc>
            </w:tr>
            <w:tr w:rsidR="00B86774" w:rsidRPr="006145DB" w14:paraId="21DBA45F" w14:textId="77777777" w:rsidTr="00F474A7">
              <w:trPr>
                <w:jc w:val="center"/>
              </w:trPr>
              <w:tc>
                <w:tcPr>
                  <w:tcW w:w="2738" w:type="dxa"/>
                  <w:vMerge w:val="restart"/>
                  <w:vAlign w:val="center"/>
                </w:tcPr>
                <w:p w14:paraId="52019DB7" w14:textId="77777777" w:rsidR="00E131CF" w:rsidRPr="006145DB" w:rsidRDefault="00E131CF" w:rsidP="007F10A5">
                  <w:pPr>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442" w:type="dxa"/>
                  <w:vAlign w:val="center"/>
                </w:tcPr>
                <w:p w14:paraId="230C53D1" w14:textId="77777777" w:rsidR="00E131CF" w:rsidRPr="006145DB" w:rsidRDefault="00E131CF" w:rsidP="007F10A5">
                  <w:pPr>
                    <w:jc w:val="center"/>
                    <w:rPr>
                      <w:rFonts w:eastAsia="Arial" w:cs="Arial"/>
                      <w:sz w:val="16"/>
                      <w:szCs w:val="16"/>
                    </w:rPr>
                  </w:pPr>
                  <w:r w:rsidRPr="006145DB">
                    <w:rPr>
                      <w:rFonts w:eastAsia="Arial" w:cs="Arial"/>
                      <w:sz w:val="16"/>
                      <w:szCs w:val="16"/>
                    </w:rPr>
                    <w:t xml:space="preserve"> SIRBE</w:t>
                  </w:r>
                </w:p>
              </w:tc>
              <w:tc>
                <w:tcPr>
                  <w:tcW w:w="1215" w:type="dxa"/>
                  <w:vAlign w:val="center"/>
                </w:tcPr>
                <w:p w14:paraId="2AF846B4"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11BD2FB3" w14:textId="77777777" w:rsidR="00E131CF" w:rsidRPr="006145DB" w:rsidRDefault="00E131CF" w:rsidP="007F10A5">
                  <w:pPr>
                    <w:jc w:val="center"/>
                    <w:rPr>
                      <w:rFonts w:eastAsia="Arial" w:cs="Arial"/>
                      <w:sz w:val="16"/>
                      <w:szCs w:val="16"/>
                    </w:rPr>
                  </w:pPr>
                  <w:r w:rsidRPr="006145DB">
                    <w:rPr>
                      <w:rFonts w:eastAsia="Arial" w:cs="Arial"/>
                      <w:sz w:val="16"/>
                      <w:szCs w:val="16"/>
                    </w:rPr>
                    <w:t>Secretaría Distrital de Integración Social.</w:t>
                  </w:r>
                </w:p>
              </w:tc>
            </w:tr>
            <w:tr w:rsidR="00B86774" w:rsidRPr="006145DB" w14:paraId="16702B3D" w14:textId="77777777" w:rsidTr="00F474A7">
              <w:trPr>
                <w:jc w:val="center"/>
              </w:trPr>
              <w:tc>
                <w:tcPr>
                  <w:tcW w:w="2738" w:type="dxa"/>
                  <w:vMerge/>
                  <w:vAlign w:val="center"/>
                </w:tcPr>
                <w:p w14:paraId="023D88C9" w14:textId="77777777" w:rsidR="00E131CF" w:rsidRPr="006145DB" w:rsidRDefault="00E131CF" w:rsidP="007F10A5">
                  <w:pPr>
                    <w:rPr>
                      <w:rFonts w:eastAsia="Arial" w:cs="Arial"/>
                      <w:sz w:val="16"/>
                      <w:szCs w:val="16"/>
                    </w:rPr>
                  </w:pPr>
                </w:p>
              </w:tc>
              <w:tc>
                <w:tcPr>
                  <w:tcW w:w="1442" w:type="dxa"/>
                  <w:vAlign w:val="center"/>
                </w:tcPr>
                <w:p w14:paraId="0DB54A4F" w14:textId="77777777" w:rsidR="00E131CF" w:rsidRPr="006145DB" w:rsidRDefault="00E131CF" w:rsidP="007F10A5">
                  <w:pPr>
                    <w:jc w:val="center"/>
                    <w:rPr>
                      <w:rFonts w:eastAsia="Arial" w:cs="Arial"/>
                      <w:sz w:val="16"/>
                      <w:szCs w:val="16"/>
                    </w:rPr>
                  </w:pPr>
                  <w:r w:rsidRPr="006145DB">
                    <w:rPr>
                      <w:rFonts w:eastAsia="Arial" w:cs="Arial"/>
                      <w:sz w:val="16"/>
                      <w:szCs w:val="16"/>
                    </w:rPr>
                    <w:t>Verificación en campo</w:t>
                  </w:r>
                </w:p>
              </w:tc>
              <w:tc>
                <w:tcPr>
                  <w:tcW w:w="1215" w:type="dxa"/>
                  <w:vAlign w:val="center"/>
                </w:tcPr>
                <w:p w14:paraId="7EF07085"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69199B85" w14:textId="77777777" w:rsidR="00E131CF" w:rsidRPr="006145DB" w:rsidRDefault="00E131CF" w:rsidP="007F10A5">
                  <w:pPr>
                    <w:jc w:val="center"/>
                    <w:rPr>
                      <w:rFonts w:eastAsia="Arial" w:cs="Arial"/>
                      <w:sz w:val="16"/>
                      <w:szCs w:val="16"/>
                    </w:rPr>
                  </w:pPr>
                  <w:r w:rsidRPr="006145DB">
                    <w:rPr>
                      <w:rFonts w:eastAsia="Arial" w:cs="Arial"/>
                      <w:sz w:val="16"/>
                      <w:szCs w:val="16"/>
                    </w:rPr>
                    <w:t>Subdirección Local para la Integración Social -Equipo del Servicio.</w:t>
                  </w:r>
                </w:p>
              </w:tc>
            </w:tr>
          </w:tbl>
          <w:p w14:paraId="6837888B" w14:textId="77777777" w:rsidR="00E131CF" w:rsidRPr="006145DB" w:rsidRDefault="00E131CF" w:rsidP="007F10A5">
            <w:pPr>
              <w:tabs>
                <w:tab w:val="left" w:pos="709"/>
              </w:tabs>
              <w:spacing w:line="240" w:lineRule="auto"/>
              <w:contextualSpacing/>
              <w:jc w:val="both"/>
              <w:rPr>
                <w:rFonts w:cs="Arial"/>
                <w:bCs/>
                <w:sz w:val="20"/>
                <w:szCs w:val="20"/>
                <w:lang w:eastAsia="es-CO"/>
              </w:rPr>
            </w:pPr>
          </w:p>
        </w:tc>
      </w:tr>
      <w:tr w:rsidR="00E131CF" w:rsidRPr="006145DB" w14:paraId="3DB27B1C" w14:textId="77777777" w:rsidTr="009E326C">
        <w:trPr>
          <w:trHeight w:val="422"/>
          <w:jc w:val="center"/>
        </w:trPr>
        <w:tc>
          <w:tcPr>
            <w:tcW w:w="1696" w:type="dxa"/>
            <w:vAlign w:val="center"/>
          </w:tcPr>
          <w:p w14:paraId="4250E5B9" w14:textId="77777777" w:rsidR="00E131CF" w:rsidRPr="006145DB" w:rsidRDefault="00E131CF" w:rsidP="007F10A5">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9"/>
              <w:gridCol w:w="1559"/>
              <w:gridCol w:w="1112"/>
              <w:gridCol w:w="1566"/>
            </w:tblGrid>
            <w:tr w:rsidR="00F474A7" w:rsidRPr="006145DB" w14:paraId="043BA667" w14:textId="77777777" w:rsidTr="008249B8">
              <w:trPr>
                <w:trHeight w:val="300"/>
                <w:jc w:val="center"/>
              </w:trPr>
              <w:tc>
                <w:tcPr>
                  <w:tcW w:w="3119" w:type="dxa"/>
                  <w:tcBorders>
                    <w:top w:val="nil"/>
                  </w:tcBorders>
                  <w:vAlign w:val="center"/>
                </w:tcPr>
                <w:p w14:paraId="3489C53F"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Priorización</w:t>
                  </w:r>
                </w:p>
              </w:tc>
              <w:tc>
                <w:tcPr>
                  <w:tcW w:w="1559" w:type="dxa"/>
                  <w:tcBorders>
                    <w:top w:val="nil"/>
                  </w:tcBorders>
                  <w:vAlign w:val="center"/>
                </w:tcPr>
                <w:p w14:paraId="2460CFF7"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12" w:type="dxa"/>
                  <w:tcBorders>
                    <w:top w:val="nil"/>
                  </w:tcBorders>
                  <w:vAlign w:val="center"/>
                </w:tcPr>
                <w:p w14:paraId="3116F48C"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66" w:type="dxa"/>
                  <w:tcBorders>
                    <w:top w:val="nil"/>
                  </w:tcBorders>
                  <w:vAlign w:val="center"/>
                </w:tcPr>
                <w:p w14:paraId="58B07314"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F474A7" w:rsidRPr="006145DB" w14:paraId="1FDDF810" w14:textId="77777777" w:rsidTr="008249B8">
              <w:trPr>
                <w:trHeight w:val="918"/>
                <w:jc w:val="center"/>
              </w:trPr>
              <w:tc>
                <w:tcPr>
                  <w:tcW w:w="3119" w:type="dxa"/>
                  <w:vMerge w:val="restart"/>
                  <w:shd w:val="clear" w:color="auto" w:fill="FFFFFF" w:themeFill="background1"/>
                  <w:vAlign w:val="center"/>
                </w:tcPr>
                <w:p w14:paraId="7F6B729D" w14:textId="77777777" w:rsidR="00E131CF" w:rsidRPr="006145DB" w:rsidRDefault="00E131CF" w:rsidP="007F10A5">
                  <w:pPr>
                    <w:tabs>
                      <w:tab w:val="left" w:pos="8080"/>
                    </w:tabs>
                    <w:spacing w:after="0" w:line="240" w:lineRule="auto"/>
                    <w:ind w:left="-33"/>
                    <w:jc w:val="both"/>
                    <w:textAlignment w:val="baseline"/>
                    <w:rPr>
                      <w:rFonts w:eastAsia="Arial" w:cs="Arial"/>
                      <w:sz w:val="16"/>
                      <w:szCs w:val="16"/>
                    </w:rPr>
                  </w:pPr>
                  <w:r w:rsidRPr="006145DB">
                    <w:rPr>
                      <w:rFonts w:cs="Arial"/>
                      <w:sz w:val="16"/>
                      <w:szCs w:val="16"/>
                    </w:rPr>
                    <w:t xml:space="preserve">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 la desnutrición Aguda en menores de 5 años. </w:t>
                  </w:r>
                </w:p>
              </w:tc>
              <w:tc>
                <w:tcPr>
                  <w:tcW w:w="1559" w:type="dxa"/>
                  <w:shd w:val="clear" w:color="auto" w:fill="FFFFFF" w:themeFill="background1"/>
                  <w:vAlign w:val="center"/>
                </w:tcPr>
                <w:p w14:paraId="5818EFE3" w14:textId="0CBC76C5"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datos del - evento 113</w:t>
                  </w:r>
                  <w:r w:rsidR="00383766" w:rsidRPr="006145DB">
                    <w:rPr>
                      <w:rFonts w:cs="Arial"/>
                      <w:sz w:val="16"/>
                      <w:szCs w:val="16"/>
                    </w:rPr>
                    <w:t xml:space="preserve"> </w:t>
                  </w:r>
                  <w:r w:rsidRPr="006145DB">
                    <w:rPr>
                      <w:rFonts w:cs="Arial"/>
                      <w:sz w:val="16"/>
                      <w:szCs w:val="16"/>
                    </w:rPr>
                    <w:t>Desnutrición aguda en menores de 5 años</w:t>
                  </w:r>
                </w:p>
              </w:tc>
              <w:tc>
                <w:tcPr>
                  <w:tcW w:w="1112" w:type="dxa"/>
                  <w:shd w:val="clear" w:color="auto" w:fill="FFFFFF" w:themeFill="background1"/>
                  <w:vAlign w:val="center"/>
                </w:tcPr>
                <w:p w14:paraId="4FB7C53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Mensual</w:t>
                  </w:r>
                </w:p>
              </w:tc>
              <w:tc>
                <w:tcPr>
                  <w:tcW w:w="1566" w:type="dxa"/>
                  <w:shd w:val="clear" w:color="auto" w:fill="FFFFFF" w:themeFill="background1"/>
                  <w:vAlign w:val="center"/>
                </w:tcPr>
                <w:p w14:paraId="6F516008" w14:textId="51243DAA"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Salud</w:t>
                  </w:r>
                </w:p>
              </w:tc>
            </w:tr>
            <w:tr w:rsidR="00F474A7" w:rsidRPr="006145DB" w14:paraId="02118B72" w14:textId="77777777" w:rsidTr="008249B8">
              <w:trPr>
                <w:trHeight w:val="948"/>
                <w:jc w:val="center"/>
              </w:trPr>
              <w:tc>
                <w:tcPr>
                  <w:tcW w:w="3119" w:type="dxa"/>
                  <w:vMerge/>
                  <w:shd w:val="clear" w:color="auto" w:fill="FFFFFF" w:themeFill="background1"/>
                  <w:vAlign w:val="center"/>
                </w:tcPr>
                <w:p w14:paraId="218239AF" w14:textId="77777777" w:rsidR="00E131CF" w:rsidRPr="006145DB" w:rsidRDefault="00E131CF" w:rsidP="007F10A5">
                  <w:pPr>
                    <w:tabs>
                      <w:tab w:val="left" w:pos="8080"/>
                    </w:tabs>
                    <w:spacing w:after="0" w:line="240" w:lineRule="auto"/>
                    <w:ind w:left="105"/>
                    <w:jc w:val="both"/>
                    <w:textAlignment w:val="baseline"/>
                    <w:rPr>
                      <w:rFonts w:cs="Arial"/>
                      <w:sz w:val="16"/>
                      <w:szCs w:val="16"/>
                    </w:rPr>
                  </w:pPr>
                </w:p>
              </w:tc>
              <w:tc>
                <w:tcPr>
                  <w:tcW w:w="1559" w:type="dxa"/>
                  <w:shd w:val="clear" w:color="auto" w:fill="FFFFFF" w:themeFill="background1"/>
                  <w:vAlign w:val="center"/>
                </w:tcPr>
                <w:p w14:paraId="1BEBA71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A7535BB"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3D9B18C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63CC77D" w14:textId="77777777" w:rsidTr="008249B8">
              <w:trPr>
                <w:trHeight w:val="1587"/>
                <w:jc w:val="center"/>
              </w:trPr>
              <w:tc>
                <w:tcPr>
                  <w:tcW w:w="3119" w:type="dxa"/>
                  <w:shd w:val="clear" w:color="auto" w:fill="FFFFFF" w:themeFill="background1"/>
                  <w:vAlign w:val="center"/>
                </w:tcPr>
                <w:p w14:paraId="761F3408"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261C09C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Registro Único de Victimas – RUV de la Unidad Administrativa Especial para la Atención y Reparación Integral de las Víctimas</w:t>
                  </w:r>
                </w:p>
              </w:tc>
              <w:tc>
                <w:tcPr>
                  <w:tcW w:w="1112" w:type="dxa"/>
                  <w:shd w:val="clear" w:color="auto" w:fill="FFFFFF" w:themeFill="background1"/>
                  <w:vAlign w:val="center"/>
                </w:tcPr>
                <w:p w14:paraId="1CAFCCD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Trimestral</w:t>
                  </w:r>
                </w:p>
              </w:tc>
              <w:tc>
                <w:tcPr>
                  <w:tcW w:w="1566" w:type="dxa"/>
                  <w:shd w:val="clear" w:color="auto" w:fill="FFFFFF" w:themeFill="background1"/>
                  <w:vAlign w:val="center"/>
                </w:tcPr>
                <w:p w14:paraId="1F53359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Oficina Consejería Distrital de Paz, Víctimas y Reconciliación</w:t>
                  </w:r>
                </w:p>
              </w:tc>
            </w:tr>
            <w:tr w:rsidR="00F474A7" w:rsidRPr="006145DB" w14:paraId="076BEE4F" w14:textId="77777777" w:rsidTr="008249B8">
              <w:trPr>
                <w:trHeight w:val="301"/>
                <w:jc w:val="center"/>
              </w:trPr>
              <w:tc>
                <w:tcPr>
                  <w:tcW w:w="3119" w:type="dxa"/>
                  <w:vMerge w:val="restart"/>
                  <w:shd w:val="clear" w:color="auto" w:fill="FFFFFF" w:themeFill="background1"/>
                  <w:vAlign w:val="center"/>
                </w:tcPr>
                <w:p w14:paraId="74BDDF1F"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559" w:type="dxa"/>
                  <w:shd w:val="clear" w:color="auto" w:fill="FFFFFF" w:themeFill="background1"/>
                  <w:vAlign w:val="center"/>
                </w:tcPr>
                <w:p w14:paraId="3325AAD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12" w:type="dxa"/>
                  <w:shd w:val="clear" w:color="auto" w:fill="FFFFFF" w:themeFill="background1"/>
                  <w:vAlign w:val="center"/>
                </w:tcPr>
                <w:p w14:paraId="4718AAD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5EC9A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F474A7" w:rsidRPr="006145DB" w14:paraId="2FE985B8" w14:textId="77777777" w:rsidTr="008249B8">
              <w:trPr>
                <w:trHeight w:val="749"/>
                <w:jc w:val="center"/>
              </w:trPr>
              <w:tc>
                <w:tcPr>
                  <w:tcW w:w="3119" w:type="dxa"/>
                  <w:vMerge/>
                  <w:shd w:val="clear" w:color="auto" w:fill="FFFFFF" w:themeFill="background1"/>
                  <w:vAlign w:val="center"/>
                </w:tcPr>
                <w:p w14:paraId="52A1F4DC" w14:textId="77777777" w:rsidR="00E131CF" w:rsidRPr="006145DB" w:rsidRDefault="00E131CF" w:rsidP="007F10A5">
                  <w:pPr>
                    <w:tabs>
                      <w:tab w:val="left" w:pos="709"/>
                    </w:tabs>
                    <w:spacing w:before="240" w:after="0" w:line="240" w:lineRule="auto"/>
                    <w:jc w:val="both"/>
                    <w:rPr>
                      <w:rFonts w:eastAsia="Arial" w:cs="Arial"/>
                      <w:sz w:val="16"/>
                      <w:szCs w:val="16"/>
                    </w:rPr>
                  </w:pPr>
                </w:p>
              </w:tc>
              <w:tc>
                <w:tcPr>
                  <w:tcW w:w="1559" w:type="dxa"/>
                  <w:shd w:val="clear" w:color="auto" w:fill="FFFFFF" w:themeFill="background1"/>
                  <w:vAlign w:val="center"/>
                </w:tcPr>
                <w:p w14:paraId="2A3B838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483273B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528E15D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395C86DD" w14:textId="77777777" w:rsidTr="008249B8">
              <w:trPr>
                <w:trHeight w:val="1423"/>
                <w:jc w:val="center"/>
              </w:trPr>
              <w:tc>
                <w:tcPr>
                  <w:tcW w:w="3119" w:type="dxa"/>
                  <w:shd w:val="clear" w:color="auto" w:fill="FFFFFF" w:themeFill="background1"/>
                  <w:vAlign w:val="center"/>
                </w:tcPr>
                <w:p w14:paraId="2CBBB3CB" w14:textId="77777777" w:rsidR="00E131CF" w:rsidRPr="006145DB" w:rsidRDefault="00E131CF" w:rsidP="007F10A5">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shd w:val="clear" w:color="auto" w:fill="FFFFFF" w:themeFill="background1"/>
                  <w:vAlign w:val="center"/>
                </w:tcPr>
                <w:p w14:paraId="37ED455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Censos oficiales de comunidades étnicas: Indígena Cabildos reconocidos en la ciudad de Bogotá y Rrom - Gitano</w:t>
                  </w:r>
                </w:p>
              </w:tc>
              <w:tc>
                <w:tcPr>
                  <w:tcW w:w="1112" w:type="dxa"/>
                  <w:shd w:val="clear" w:color="auto" w:fill="FFFFFF" w:themeFill="background1"/>
                  <w:vAlign w:val="center"/>
                </w:tcPr>
                <w:p w14:paraId="248914B6"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2021 entrega única</w:t>
                  </w:r>
                </w:p>
              </w:tc>
              <w:tc>
                <w:tcPr>
                  <w:tcW w:w="1566" w:type="dxa"/>
                  <w:shd w:val="clear" w:color="auto" w:fill="FFFFFF" w:themeFill="background1"/>
                  <w:vAlign w:val="center"/>
                </w:tcPr>
                <w:p w14:paraId="39EC4D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Ministerio del Interior</w:t>
                  </w:r>
                </w:p>
              </w:tc>
            </w:tr>
            <w:tr w:rsidR="00F474A7" w:rsidRPr="006145DB" w14:paraId="61D96C5E" w14:textId="77777777" w:rsidTr="008249B8">
              <w:trPr>
                <w:trHeight w:val="868"/>
                <w:jc w:val="center"/>
              </w:trPr>
              <w:tc>
                <w:tcPr>
                  <w:tcW w:w="3119" w:type="dxa"/>
                  <w:vAlign w:val="center"/>
                </w:tcPr>
                <w:p w14:paraId="2DAE945E"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559" w:type="dxa"/>
                  <w:shd w:val="clear" w:color="auto" w:fill="FFFFFF" w:themeFill="background1"/>
                  <w:vAlign w:val="center"/>
                </w:tcPr>
                <w:p w14:paraId="1D7EA9F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1F4A93EA"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0B193A2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7EC25A1" w14:textId="77777777" w:rsidTr="008249B8">
              <w:trPr>
                <w:trHeight w:val="586"/>
                <w:jc w:val="center"/>
              </w:trPr>
              <w:tc>
                <w:tcPr>
                  <w:tcW w:w="3119" w:type="dxa"/>
                  <w:vMerge w:val="restart"/>
                  <w:shd w:val="clear" w:color="auto" w:fill="FFFFFF" w:themeFill="background1"/>
                  <w:vAlign w:val="center"/>
                </w:tcPr>
                <w:p w14:paraId="6D1F4FCD"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 habitacionales temporales “paga diarios”, entre otros.</w:t>
                  </w:r>
                </w:p>
              </w:tc>
              <w:tc>
                <w:tcPr>
                  <w:tcW w:w="1559" w:type="dxa"/>
                  <w:shd w:val="clear" w:color="auto" w:fill="FFFFFF" w:themeFill="background1"/>
                  <w:vAlign w:val="center"/>
                </w:tcPr>
                <w:p w14:paraId="65455CC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1049742"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2B807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para la Infancia - Subdirección Local para la Integración Social -Equipo del Servicio.</w:t>
                  </w:r>
                </w:p>
              </w:tc>
            </w:tr>
            <w:tr w:rsidR="00F474A7" w:rsidRPr="006145DB" w14:paraId="23819233" w14:textId="77777777" w:rsidTr="008249B8">
              <w:trPr>
                <w:trHeight w:val="608"/>
                <w:jc w:val="center"/>
              </w:trPr>
              <w:tc>
                <w:tcPr>
                  <w:tcW w:w="3119" w:type="dxa"/>
                  <w:vMerge/>
                  <w:tcBorders>
                    <w:bottom w:val="single" w:sz="4" w:space="0" w:color="auto"/>
                  </w:tcBorders>
                  <w:vAlign w:val="center"/>
                </w:tcPr>
                <w:p w14:paraId="196C6782" w14:textId="77777777" w:rsidR="00E131CF" w:rsidRPr="006145DB" w:rsidRDefault="00E131CF" w:rsidP="007F10A5">
                  <w:pPr>
                    <w:tabs>
                      <w:tab w:val="left" w:pos="709"/>
                    </w:tabs>
                    <w:spacing w:before="240" w:line="240" w:lineRule="auto"/>
                    <w:rPr>
                      <w:rFonts w:eastAsia="Arial" w:cs="Arial"/>
                      <w:sz w:val="16"/>
                      <w:szCs w:val="16"/>
                    </w:rPr>
                  </w:pPr>
                </w:p>
              </w:tc>
              <w:tc>
                <w:tcPr>
                  <w:tcW w:w="1559" w:type="dxa"/>
                  <w:tcBorders>
                    <w:bottom w:val="single" w:sz="4" w:space="0" w:color="auto"/>
                  </w:tcBorders>
                  <w:shd w:val="clear" w:color="auto" w:fill="FFFFFF" w:themeFill="background1"/>
                  <w:vAlign w:val="center"/>
                </w:tcPr>
                <w:p w14:paraId="6ECBADC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personas residentes en paga diarios</w:t>
                  </w:r>
                </w:p>
              </w:tc>
              <w:tc>
                <w:tcPr>
                  <w:tcW w:w="1112" w:type="dxa"/>
                  <w:tcBorders>
                    <w:bottom w:val="single" w:sz="4" w:space="0" w:color="auto"/>
                  </w:tcBorders>
                  <w:shd w:val="clear" w:color="auto" w:fill="FFFFFF" w:themeFill="background1"/>
                  <w:vAlign w:val="center"/>
                </w:tcPr>
                <w:p w14:paraId="16D6BD68"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Vigente</w:t>
                  </w:r>
                </w:p>
              </w:tc>
              <w:tc>
                <w:tcPr>
                  <w:tcW w:w="1566" w:type="dxa"/>
                  <w:tcBorders>
                    <w:bottom w:val="single" w:sz="4" w:space="0" w:color="auto"/>
                  </w:tcBorders>
                  <w:shd w:val="clear" w:color="auto" w:fill="FFFFFF" w:themeFill="background1"/>
                  <w:vAlign w:val="center"/>
                </w:tcPr>
                <w:p w14:paraId="472CFA0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 y Secretaría Distrital Planeación - SDP</w:t>
                  </w:r>
                </w:p>
              </w:tc>
            </w:tr>
            <w:tr w:rsidR="00F474A7" w:rsidRPr="006145DB" w14:paraId="18C740A1" w14:textId="77777777" w:rsidTr="008249B8">
              <w:trPr>
                <w:trHeight w:val="445"/>
                <w:jc w:val="center"/>
              </w:trPr>
              <w:tc>
                <w:tcPr>
                  <w:tcW w:w="3119" w:type="dxa"/>
                  <w:tcBorders>
                    <w:top w:val="single" w:sz="4" w:space="0" w:color="auto"/>
                    <w:bottom w:val="nil"/>
                  </w:tcBorders>
                  <w:shd w:val="clear" w:color="auto" w:fill="FFFFFF" w:themeFill="background1"/>
                  <w:vAlign w:val="center"/>
                </w:tcPr>
                <w:p w14:paraId="3CD28153"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559" w:type="dxa"/>
                  <w:tcBorders>
                    <w:top w:val="single" w:sz="4" w:space="0" w:color="auto"/>
                    <w:bottom w:val="nil"/>
                  </w:tcBorders>
                  <w:shd w:val="clear" w:color="auto" w:fill="FFFFFF" w:themeFill="background1"/>
                  <w:vAlign w:val="center"/>
                </w:tcPr>
                <w:p w14:paraId="72B81BF9"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tcBorders>
                    <w:top w:val="single" w:sz="4" w:space="0" w:color="auto"/>
                    <w:bottom w:val="nil"/>
                  </w:tcBorders>
                  <w:shd w:val="clear" w:color="auto" w:fill="FFFFFF" w:themeFill="background1"/>
                  <w:vAlign w:val="center"/>
                </w:tcPr>
                <w:p w14:paraId="1C1622F5"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tcBorders>
                    <w:top w:val="single" w:sz="4" w:space="0" w:color="auto"/>
                    <w:bottom w:val="nil"/>
                  </w:tcBorders>
                  <w:shd w:val="clear" w:color="auto" w:fill="FFFFFF" w:themeFill="background1"/>
                  <w:vAlign w:val="center"/>
                </w:tcPr>
                <w:p w14:paraId="1847E27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2F0714B7" w14:textId="77777777" w:rsidR="00E131CF" w:rsidRPr="006145DB" w:rsidRDefault="00E131CF" w:rsidP="007F10A5">
            <w:pPr>
              <w:tabs>
                <w:tab w:val="left" w:pos="709"/>
              </w:tabs>
              <w:spacing w:line="240" w:lineRule="auto"/>
              <w:contextualSpacing/>
              <w:jc w:val="both"/>
              <w:rPr>
                <w:rFonts w:cs="Arial"/>
                <w:bCs/>
                <w:sz w:val="16"/>
                <w:szCs w:val="16"/>
                <w:lang w:eastAsia="es-CO"/>
              </w:rPr>
            </w:pPr>
          </w:p>
        </w:tc>
      </w:tr>
      <w:tr w:rsidR="00E131CF" w:rsidRPr="006145DB" w14:paraId="44769F5A" w14:textId="77777777" w:rsidTr="009E326C">
        <w:trPr>
          <w:trHeight w:val="2480"/>
          <w:jc w:val="center"/>
        </w:trPr>
        <w:tc>
          <w:tcPr>
            <w:tcW w:w="1696" w:type="dxa"/>
            <w:vAlign w:val="center"/>
          </w:tcPr>
          <w:p w14:paraId="0329B7B8" w14:textId="77777777" w:rsidR="00E131CF" w:rsidRPr="006145DB" w:rsidRDefault="00E131CF" w:rsidP="007F10A5">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W w:w="737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1559"/>
              <w:gridCol w:w="1134"/>
              <w:gridCol w:w="1559"/>
            </w:tblGrid>
            <w:tr w:rsidR="004B6212" w:rsidRPr="006145DB" w14:paraId="3C5AE2FE" w14:textId="77777777" w:rsidTr="007F10A5">
              <w:trPr>
                <w:trHeight w:val="74"/>
              </w:trPr>
              <w:tc>
                <w:tcPr>
                  <w:tcW w:w="3119" w:type="dxa"/>
                  <w:tcMar>
                    <w:top w:w="100" w:type="dxa"/>
                    <w:left w:w="100" w:type="dxa"/>
                    <w:bottom w:w="100" w:type="dxa"/>
                    <w:right w:w="100" w:type="dxa"/>
                  </w:tcMar>
                  <w:vAlign w:val="center"/>
                  <w:hideMark/>
                </w:tcPr>
                <w:p w14:paraId="42CC660B"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Ingreso</w:t>
                  </w:r>
                </w:p>
              </w:tc>
              <w:tc>
                <w:tcPr>
                  <w:tcW w:w="1559" w:type="dxa"/>
                  <w:tcMar>
                    <w:top w:w="100" w:type="dxa"/>
                    <w:left w:w="100" w:type="dxa"/>
                    <w:bottom w:w="100" w:type="dxa"/>
                    <w:right w:w="100" w:type="dxa"/>
                  </w:tcMar>
                  <w:vAlign w:val="center"/>
                  <w:hideMark/>
                </w:tcPr>
                <w:p w14:paraId="367388BE"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Mar>
                    <w:top w:w="100" w:type="dxa"/>
                    <w:left w:w="100" w:type="dxa"/>
                    <w:bottom w:w="100" w:type="dxa"/>
                    <w:right w:w="100" w:type="dxa"/>
                  </w:tcMar>
                  <w:vAlign w:val="center"/>
                  <w:hideMark/>
                </w:tcPr>
                <w:p w14:paraId="0951A536" w14:textId="0749C0AE"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59" w:type="dxa"/>
                  <w:tcMar>
                    <w:top w:w="100" w:type="dxa"/>
                    <w:left w:w="100" w:type="dxa"/>
                    <w:bottom w:w="100" w:type="dxa"/>
                    <w:right w:w="100" w:type="dxa"/>
                  </w:tcMar>
                  <w:vAlign w:val="center"/>
                  <w:hideMark/>
                </w:tcPr>
                <w:p w14:paraId="1C3BC756"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4B6212" w:rsidRPr="006145DB" w14:paraId="6D1C7DC1" w14:textId="77777777" w:rsidTr="008249B8">
              <w:trPr>
                <w:trHeight w:val="195"/>
              </w:trPr>
              <w:tc>
                <w:tcPr>
                  <w:tcW w:w="3119" w:type="dxa"/>
                  <w:vMerge w:val="restart"/>
                  <w:tcMar>
                    <w:top w:w="100" w:type="dxa"/>
                    <w:left w:w="100" w:type="dxa"/>
                    <w:bottom w:w="100" w:type="dxa"/>
                    <w:right w:w="100" w:type="dxa"/>
                  </w:tcMar>
                  <w:vAlign w:val="center"/>
                  <w:hideMark/>
                </w:tcPr>
                <w:p w14:paraId="05C2FF52" w14:textId="77777777" w:rsidR="00E131CF" w:rsidRPr="006145DB" w:rsidRDefault="00E131CF" w:rsidP="007F10A5">
                  <w:pPr>
                    <w:spacing w:after="0" w:line="240" w:lineRule="auto"/>
                    <w:ind w:right="112"/>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559" w:type="dxa"/>
                  <w:tcMar>
                    <w:top w:w="100" w:type="dxa"/>
                    <w:left w:w="100" w:type="dxa"/>
                    <w:bottom w:w="100" w:type="dxa"/>
                    <w:right w:w="100" w:type="dxa"/>
                  </w:tcMar>
                  <w:vAlign w:val="center"/>
                  <w:hideMark/>
                </w:tcPr>
                <w:p w14:paraId="24C9A67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34" w:type="dxa"/>
                  <w:tcMar>
                    <w:top w:w="100" w:type="dxa"/>
                    <w:left w:w="100" w:type="dxa"/>
                    <w:bottom w:w="100" w:type="dxa"/>
                    <w:right w:w="100" w:type="dxa"/>
                  </w:tcMar>
                  <w:vAlign w:val="center"/>
                  <w:hideMark/>
                </w:tcPr>
                <w:p w14:paraId="6704B7A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hideMark/>
                </w:tcPr>
                <w:p w14:paraId="3B05EB3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4B6212" w:rsidRPr="006145DB" w14:paraId="7EB37ADA" w14:textId="77777777" w:rsidTr="008249B8">
              <w:trPr>
                <w:trHeight w:val="387"/>
              </w:trPr>
              <w:tc>
                <w:tcPr>
                  <w:tcW w:w="3119" w:type="dxa"/>
                  <w:vMerge/>
                  <w:tcMar>
                    <w:top w:w="100" w:type="dxa"/>
                    <w:left w:w="100" w:type="dxa"/>
                    <w:bottom w:w="100" w:type="dxa"/>
                    <w:right w:w="100" w:type="dxa"/>
                  </w:tcMar>
                  <w:vAlign w:val="center"/>
                </w:tcPr>
                <w:p w14:paraId="791155D6" w14:textId="77777777" w:rsidR="00E131CF" w:rsidRPr="006145DB" w:rsidRDefault="00E131CF" w:rsidP="007F10A5">
                  <w:pPr>
                    <w:spacing w:after="0" w:line="240" w:lineRule="auto"/>
                    <w:ind w:right="112"/>
                    <w:jc w:val="both"/>
                    <w:rPr>
                      <w:rFonts w:eastAsia="Arial" w:cs="Arial"/>
                      <w:sz w:val="16"/>
                      <w:szCs w:val="16"/>
                    </w:rPr>
                  </w:pPr>
                </w:p>
              </w:tc>
              <w:tc>
                <w:tcPr>
                  <w:tcW w:w="1559" w:type="dxa"/>
                  <w:tcMar>
                    <w:top w:w="100" w:type="dxa"/>
                    <w:left w:w="100" w:type="dxa"/>
                    <w:bottom w:w="100" w:type="dxa"/>
                    <w:right w:w="100" w:type="dxa"/>
                  </w:tcMar>
                  <w:vAlign w:val="center"/>
                </w:tcPr>
                <w:p w14:paraId="2916F55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34" w:type="dxa"/>
                  <w:tcMar>
                    <w:top w:w="100" w:type="dxa"/>
                    <w:left w:w="100" w:type="dxa"/>
                    <w:bottom w:w="100" w:type="dxa"/>
                    <w:right w:w="100" w:type="dxa"/>
                  </w:tcMar>
                  <w:vAlign w:val="center"/>
                </w:tcPr>
                <w:p w14:paraId="70CEFB85"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tcPr>
                <w:p w14:paraId="4F9413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467D0005" w14:textId="77777777" w:rsidR="00E131CF" w:rsidRPr="006145DB" w:rsidRDefault="00E131CF" w:rsidP="007F10A5">
            <w:pPr>
              <w:pStyle w:val="Textoindependiente"/>
              <w:spacing w:after="0" w:line="240" w:lineRule="auto"/>
              <w:ind w:right="112"/>
              <w:jc w:val="both"/>
              <w:rPr>
                <w:rFonts w:cs="Arial"/>
                <w:bCs/>
                <w:lang w:val="es-CO" w:eastAsia="es-CO"/>
              </w:rPr>
            </w:pPr>
          </w:p>
        </w:tc>
      </w:tr>
      <w:tr w:rsidR="00E131CF" w:rsidRPr="006145DB" w14:paraId="053BAC6E" w14:textId="77777777" w:rsidTr="00AA6EBC">
        <w:trPr>
          <w:trHeight w:val="4245"/>
          <w:jc w:val="center"/>
        </w:trPr>
        <w:tc>
          <w:tcPr>
            <w:tcW w:w="1696" w:type="dxa"/>
            <w:vAlign w:val="center"/>
          </w:tcPr>
          <w:p w14:paraId="15CC09E1"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417"/>
              <w:gridCol w:w="1134"/>
              <w:gridCol w:w="1701"/>
            </w:tblGrid>
            <w:tr w:rsidR="004B6212" w:rsidRPr="006145DB" w14:paraId="15C2B62A" w14:textId="77777777" w:rsidTr="008249B8">
              <w:trPr>
                <w:trHeight w:val="300"/>
              </w:trPr>
              <w:tc>
                <w:tcPr>
                  <w:tcW w:w="3119" w:type="dxa"/>
                  <w:tcBorders>
                    <w:top w:val="nil"/>
                  </w:tcBorders>
                  <w:vAlign w:val="center"/>
                </w:tcPr>
                <w:p w14:paraId="54A94B4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Criterios de Egreso</w:t>
                  </w:r>
                </w:p>
              </w:tc>
              <w:tc>
                <w:tcPr>
                  <w:tcW w:w="1417" w:type="dxa"/>
                  <w:tcBorders>
                    <w:top w:val="nil"/>
                  </w:tcBorders>
                  <w:vAlign w:val="center"/>
                </w:tcPr>
                <w:p w14:paraId="7DBA48E5"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Fuente de Información</w:t>
                  </w:r>
                </w:p>
              </w:tc>
              <w:tc>
                <w:tcPr>
                  <w:tcW w:w="1134" w:type="dxa"/>
                  <w:tcBorders>
                    <w:top w:val="nil"/>
                  </w:tcBorders>
                  <w:vAlign w:val="center"/>
                </w:tcPr>
                <w:p w14:paraId="6E8B726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Periodicidad</w:t>
                  </w:r>
                </w:p>
              </w:tc>
              <w:tc>
                <w:tcPr>
                  <w:tcW w:w="1701" w:type="dxa"/>
                  <w:tcBorders>
                    <w:top w:val="nil"/>
                  </w:tcBorders>
                  <w:vAlign w:val="center"/>
                </w:tcPr>
                <w:p w14:paraId="76B1958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Administrador</w:t>
                  </w:r>
                </w:p>
              </w:tc>
            </w:tr>
            <w:tr w:rsidR="004B6212" w:rsidRPr="006145DB" w14:paraId="79DFF185" w14:textId="77777777" w:rsidTr="008249B8">
              <w:trPr>
                <w:trHeight w:val="300"/>
              </w:trPr>
              <w:tc>
                <w:tcPr>
                  <w:tcW w:w="3119" w:type="dxa"/>
                  <w:shd w:val="clear" w:color="auto" w:fill="FFFFFF" w:themeFill="background1"/>
                  <w:vAlign w:val="center"/>
                </w:tcPr>
                <w:p w14:paraId="69D31371"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17" w:type="dxa"/>
                  <w:shd w:val="clear" w:color="auto" w:fill="FFFFFF" w:themeFill="background1"/>
                  <w:vAlign w:val="center"/>
                </w:tcPr>
                <w:p w14:paraId="55D6166D" w14:textId="13FFBB4C" w:rsidR="00E131CF" w:rsidRPr="006145DB" w:rsidRDefault="00E131CF" w:rsidP="007F10A5">
                  <w:pPr>
                    <w:tabs>
                      <w:tab w:val="left" w:pos="709"/>
                    </w:tabs>
                    <w:contextualSpacing/>
                    <w:jc w:val="center"/>
                    <w:rPr>
                      <w:rFonts w:cs="Arial"/>
                      <w:sz w:val="16"/>
                      <w:szCs w:val="16"/>
                    </w:rPr>
                  </w:pPr>
                  <w:r w:rsidRPr="006145DB">
                    <w:rPr>
                      <w:rFonts w:cs="Arial"/>
                      <w:sz w:val="16"/>
                      <w:szCs w:val="16"/>
                    </w:rPr>
                    <w:t>SIRBE</w:t>
                  </w:r>
                </w:p>
              </w:tc>
              <w:tc>
                <w:tcPr>
                  <w:tcW w:w="1134" w:type="dxa"/>
                  <w:shd w:val="clear" w:color="auto" w:fill="FFFFFF" w:themeFill="background1"/>
                  <w:vAlign w:val="center"/>
                </w:tcPr>
                <w:p w14:paraId="4C87CA5D"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106B27BB"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Secretaría Distrital de Integración Social</w:t>
                  </w:r>
                </w:p>
              </w:tc>
            </w:tr>
            <w:tr w:rsidR="004B6212" w:rsidRPr="006145DB" w14:paraId="06F1930C" w14:textId="77777777" w:rsidTr="008249B8">
              <w:trPr>
                <w:trHeight w:val="300"/>
              </w:trPr>
              <w:tc>
                <w:tcPr>
                  <w:tcW w:w="3119" w:type="dxa"/>
                  <w:vAlign w:val="center"/>
                </w:tcPr>
                <w:p w14:paraId="1F416B3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2BB9CB4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shd w:val="clear" w:color="auto" w:fill="FFFFFF" w:themeFill="background1"/>
                  <w:vAlign w:val="center"/>
                </w:tcPr>
                <w:p w14:paraId="11B76D0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44DDAAE3"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Local para la Integración Social -Equipo del Servicio.</w:t>
                  </w:r>
                </w:p>
              </w:tc>
            </w:tr>
            <w:tr w:rsidR="004B6212" w:rsidRPr="006145DB" w14:paraId="711662C6" w14:textId="77777777" w:rsidTr="008249B8">
              <w:trPr>
                <w:trHeight w:val="705"/>
              </w:trPr>
              <w:tc>
                <w:tcPr>
                  <w:tcW w:w="3119" w:type="dxa"/>
                  <w:tcBorders>
                    <w:bottom w:val="single" w:sz="4" w:space="0" w:color="auto"/>
                  </w:tcBorders>
                  <w:vAlign w:val="center"/>
                </w:tcPr>
                <w:p w14:paraId="7CA2D8E5"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tcBorders>
                    <w:bottom w:val="single" w:sz="4" w:space="0" w:color="auto"/>
                  </w:tcBorders>
                  <w:shd w:val="clear" w:color="auto" w:fill="FFFFFF" w:themeFill="background1"/>
                  <w:vAlign w:val="center"/>
                </w:tcPr>
                <w:p w14:paraId="0E67C979"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shd w:val="clear" w:color="auto" w:fill="FFFFFF" w:themeFill="background1"/>
                  <w:vAlign w:val="center"/>
                </w:tcPr>
                <w:p w14:paraId="3EA8D93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tcBorders>
                    <w:bottom w:val="single" w:sz="4" w:space="0" w:color="auto"/>
                  </w:tcBorders>
                  <w:shd w:val="clear" w:color="auto" w:fill="FFFFFF" w:themeFill="background1"/>
                  <w:vAlign w:val="center"/>
                </w:tcPr>
                <w:p w14:paraId="6EA2A810"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para la Infancia -Equipo del Servicio Social.</w:t>
                  </w:r>
                </w:p>
              </w:tc>
            </w:tr>
            <w:tr w:rsidR="004B6212" w:rsidRPr="006145DB" w14:paraId="37D045EB" w14:textId="77777777" w:rsidTr="008249B8">
              <w:trPr>
                <w:trHeight w:val="392"/>
              </w:trPr>
              <w:tc>
                <w:tcPr>
                  <w:tcW w:w="3119" w:type="dxa"/>
                  <w:vMerge w:val="restart"/>
                  <w:shd w:val="clear" w:color="auto" w:fill="FFFFFF" w:themeFill="background1"/>
                  <w:vAlign w:val="center"/>
                </w:tcPr>
                <w:p w14:paraId="3B66B65C"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6E6ECD0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34" w:type="dxa"/>
                  <w:shd w:val="clear" w:color="auto" w:fill="FFFFFF" w:themeFill="background1"/>
                  <w:vAlign w:val="center"/>
                </w:tcPr>
                <w:p w14:paraId="2BBC5BB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shd w:val="clear" w:color="auto" w:fill="FFFFFF" w:themeFill="background1"/>
                  <w:vAlign w:val="center"/>
                </w:tcPr>
                <w:p w14:paraId="74172AC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4B6212" w:rsidRPr="006145DB" w14:paraId="1A3E5443" w14:textId="77777777" w:rsidTr="008249B8">
              <w:trPr>
                <w:trHeight w:val="411"/>
              </w:trPr>
              <w:tc>
                <w:tcPr>
                  <w:tcW w:w="3119" w:type="dxa"/>
                  <w:vMerge/>
                  <w:shd w:val="clear" w:color="auto" w:fill="FFFFFF" w:themeFill="background1"/>
                  <w:vAlign w:val="center"/>
                </w:tcPr>
                <w:p w14:paraId="4C172282" w14:textId="77777777" w:rsidR="00E131CF" w:rsidRPr="006145DB" w:rsidRDefault="00E131CF" w:rsidP="007F10A5">
                  <w:pPr>
                    <w:tabs>
                      <w:tab w:val="left" w:pos="709"/>
                    </w:tabs>
                    <w:jc w:val="both"/>
                    <w:rPr>
                      <w:rFonts w:eastAsia="Arial" w:cs="Arial"/>
                      <w:sz w:val="16"/>
                      <w:szCs w:val="16"/>
                    </w:rPr>
                  </w:pPr>
                </w:p>
              </w:tc>
              <w:tc>
                <w:tcPr>
                  <w:tcW w:w="1417" w:type="dxa"/>
                  <w:shd w:val="clear" w:color="auto" w:fill="FFFFFF" w:themeFill="background1"/>
                  <w:vAlign w:val="center"/>
                </w:tcPr>
                <w:p w14:paraId="2E93C2C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34" w:type="dxa"/>
                  <w:shd w:val="clear" w:color="auto" w:fill="FFFFFF" w:themeFill="background1"/>
                  <w:vAlign w:val="center"/>
                </w:tcPr>
                <w:p w14:paraId="75A3EED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701" w:type="dxa"/>
                  <w:shd w:val="clear" w:color="auto" w:fill="FFFFFF" w:themeFill="background1"/>
                  <w:vAlign w:val="center"/>
                </w:tcPr>
                <w:p w14:paraId="2D0E577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4B6212" w:rsidRPr="006145DB" w14:paraId="47FB4AF2" w14:textId="77777777" w:rsidTr="008249B8">
              <w:trPr>
                <w:trHeight w:val="417"/>
              </w:trPr>
              <w:tc>
                <w:tcPr>
                  <w:tcW w:w="3119" w:type="dxa"/>
                  <w:vMerge/>
                  <w:tcBorders>
                    <w:bottom w:val="nil"/>
                  </w:tcBorders>
                  <w:shd w:val="clear" w:color="auto" w:fill="FFFFFF" w:themeFill="background1"/>
                  <w:vAlign w:val="center"/>
                </w:tcPr>
                <w:p w14:paraId="6433549F" w14:textId="77777777" w:rsidR="00E131CF" w:rsidRPr="006145DB" w:rsidRDefault="00E131CF" w:rsidP="007F10A5">
                  <w:pPr>
                    <w:tabs>
                      <w:tab w:val="left" w:pos="709"/>
                    </w:tabs>
                    <w:jc w:val="both"/>
                    <w:rPr>
                      <w:rFonts w:eastAsia="Arial" w:cs="Arial"/>
                      <w:sz w:val="16"/>
                      <w:szCs w:val="16"/>
                    </w:rPr>
                  </w:pPr>
                </w:p>
              </w:tc>
              <w:tc>
                <w:tcPr>
                  <w:tcW w:w="1417" w:type="dxa"/>
                  <w:tcBorders>
                    <w:bottom w:val="nil"/>
                  </w:tcBorders>
                  <w:shd w:val="clear" w:color="auto" w:fill="FFFFFF" w:themeFill="background1"/>
                  <w:vAlign w:val="center"/>
                </w:tcPr>
                <w:p w14:paraId="2042402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34" w:type="dxa"/>
                  <w:tcBorders>
                    <w:bottom w:val="nil"/>
                  </w:tcBorders>
                  <w:shd w:val="clear" w:color="auto" w:fill="FFFFFF" w:themeFill="background1"/>
                  <w:vAlign w:val="center"/>
                </w:tcPr>
                <w:p w14:paraId="28A3598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tcBorders>
                    <w:bottom w:val="nil"/>
                  </w:tcBorders>
                  <w:shd w:val="clear" w:color="auto" w:fill="FFFFFF" w:themeFill="background1"/>
                  <w:vAlign w:val="center"/>
                </w:tcPr>
                <w:p w14:paraId="1DAE6F9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E76F903" w14:textId="77777777" w:rsidR="00E131CF" w:rsidRPr="006145DB" w:rsidRDefault="00E131CF" w:rsidP="007F10A5">
            <w:pPr>
              <w:tabs>
                <w:tab w:val="left" w:pos="709"/>
              </w:tabs>
              <w:spacing w:after="0" w:line="240" w:lineRule="auto"/>
              <w:contextualSpacing/>
              <w:jc w:val="both"/>
              <w:rPr>
                <w:rFonts w:cs="Arial"/>
                <w:bCs/>
                <w:sz w:val="20"/>
                <w:szCs w:val="20"/>
                <w:lang w:eastAsia="es-CO"/>
              </w:rPr>
            </w:pPr>
          </w:p>
        </w:tc>
      </w:tr>
      <w:tr w:rsidR="00E131CF" w:rsidRPr="006145DB" w14:paraId="146C8724" w14:textId="77777777" w:rsidTr="005E0E2F">
        <w:trPr>
          <w:trHeight w:val="1311"/>
          <w:jc w:val="center"/>
        </w:trPr>
        <w:tc>
          <w:tcPr>
            <w:tcW w:w="1696" w:type="dxa"/>
            <w:vAlign w:val="center"/>
          </w:tcPr>
          <w:p w14:paraId="5D529E3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3119"/>
              <w:gridCol w:w="1417"/>
              <w:gridCol w:w="1134"/>
              <w:gridCol w:w="1701"/>
            </w:tblGrid>
            <w:tr w:rsidR="00560C95" w:rsidRPr="006145DB" w14:paraId="289CEC29" w14:textId="77777777" w:rsidTr="008249B8">
              <w:trPr>
                <w:trHeight w:val="300"/>
              </w:trPr>
              <w:tc>
                <w:tcPr>
                  <w:tcW w:w="3119" w:type="dxa"/>
                  <w:tcBorders>
                    <w:top w:val="nil"/>
                    <w:left w:val="single" w:sz="6" w:space="0" w:color="000000" w:themeColor="text1"/>
                    <w:bottom w:val="single" w:sz="6" w:space="0" w:color="000000" w:themeColor="text1"/>
                    <w:right w:val="single" w:sz="6" w:space="0" w:color="000000" w:themeColor="text1"/>
                  </w:tcBorders>
                  <w:vAlign w:val="center"/>
                </w:tcPr>
                <w:p w14:paraId="458DD01F"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17" w:type="dxa"/>
                  <w:tcBorders>
                    <w:top w:val="nil"/>
                    <w:left w:val="single" w:sz="6" w:space="0" w:color="000000" w:themeColor="text1"/>
                    <w:bottom w:val="single" w:sz="6" w:space="0" w:color="000000" w:themeColor="text1"/>
                    <w:right w:val="single" w:sz="6" w:space="0" w:color="000000" w:themeColor="text1"/>
                  </w:tcBorders>
                  <w:vAlign w:val="center"/>
                </w:tcPr>
                <w:p w14:paraId="6C760B0D"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tcPr>
                <w:p w14:paraId="0792F11B"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left w:val="single" w:sz="6" w:space="0" w:color="000000" w:themeColor="text1"/>
                    <w:bottom w:val="single" w:sz="6" w:space="0" w:color="000000" w:themeColor="text1"/>
                    <w:right w:val="single" w:sz="6" w:space="0" w:color="000000" w:themeColor="text1"/>
                  </w:tcBorders>
                  <w:vAlign w:val="center"/>
                </w:tcPr>
                <w:p w14:paraId="2B384432"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560C95" w:rsidRPr="006145DB" w14:paraId="0379BAB2" w14:textId="77777777" w:rsidTr="008249B8">
              <w:trPr>
                <w:trHeight w:val="300"/>
              </w:trPr>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71CAB00"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417"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1D8EB21"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1197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701"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FF9F6B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560C95" w:rsidRPr="006145DB" w14:paraId="4911D087" w14:textId="77777777" w:rsidTr="008249B8">
              <w:trPr>
                <w:trHeight w:val="300"/>
              </w:trPr>
              <w:tc>
                <w:tcPr>
                  <w:tcW w:w="3119"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vAlign w:val="center"/>
                </w:tcPr>
                <w:p w14:paraId="6FFC02B2"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Espacios Rurales.</w:t>
                  </w:r>
                </w:p>
              </w:tc>
              <w:tc>
                <w:tcPr>
                  <w:tcW w:w="1417" w:type="dxa"/>
                  <w:tcBorders>
                    <w:top w:val="single" w:sz="6" w:space="0" w:color="000000" w:themeColor="text1"/>
                    <w:left w:val="single" w:sz="6" w:space="0" w:color="000000" w:themeColor="text1"/>
                    <w:bottom w:val="nil"/>
                    <w:right w:val="single" w:sz="4" w:space="0" w:color="auto"/>
                  </w:tcBorders>
                  <w:shd w:val="clear" w:color="auto" w:fill="FFFFFF" w:themeFill="background1"/>
                  <w:vAlign w:val="center"/>
                </w:tcPr>
                <w:p w14:paraId="3200642C"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540FA90D"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 xml:space="preserve">Demanda </w:t>
                  </w:r>
                </w:p>
              </w:tc>
              <w:tc>
                <w:tcPr>
                  <w:tcW w:w="1701" w:type="dxa"/>
                  <w:tcBorders>
                    <w:top w:val="single" w:sz="6" w:space="0" w:color="000000" w:themeColor="text1"/>
                    <w:left w:val="single" w:sz="4" w:space="0" w:color="auto"/>
                    <w:bottom w:val="nil"/>
                    <w:right w:val="single" w:sz="6" w:space="0" w:color="000000" w:themeColor="text1"/>
                  </w:tcBorders>
                  <w:shd w:val="clear" w:color="auto" w:fill="FFFFFF" w:themeFill="background1"/>
                  <w:vAlign w:val="center"/>
                </w:tcPr>
                <w:p w14:paraId="77D532FB"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4B79A2EF"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p>
        </w:tc>
      </w:tr>
      <w:tr w:rsidR="0005714F" w:rsidRPr="006145DB" w14:paraId="39C3A6BE" w14:textId="77777777" w:rsidTr="009E326C">
        <w:trPr>
          <w:trHeight w:val="983"/>
          <w:jc w:val="center"/>
        </w:trPr>
        <w:tc>
          <w:tcPr>
            <w:tcW w:w="1696" w:type="dxa"/>
            <w:vAlign w:val="center"/>
          </w:tcPr>
          <w:p w14:paraId="22891B2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0E3DEBF" w14:textId="77777777"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Los Jardines Infantiles Diurnos como modalidad institucional de educación inicial, brindan atención presencial en unidades operativas en jornada diurna entre 6 y 9 horas continuas, acorde al contexto y características de las poblaciones y los territorios, con el fin de aportar a la garantía del derecho al desarrollo integral de la primera infancia desde la educación inicial como parte de la atención a integral. </w:t>
            </w:r>
          </w:p>
          <w:p w14:paraId="23713C05"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0E4F99D" w14:textId="69C7721A"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De acuerdo con las características de la educación inicial, los Jardines Infantiles Diurnos promueven el desarrollo integral de las niñas y los niños, reconociendo sus </w:t>
            </w:r>
            <w:r w:rsidRPr="006145DB">
              <w:rPr>
                <w:rFonts w:cs="Arial"/>
                <w:sz w:val="20"/>
                <w:szCs w:val="20"/>
                <w:lang w:val="es-CO" w:eastAsia="es-CO"/>
              </w:rPr>
              <w:lastRenderedPageBreak/>
              <w:t>características y particularidades desde los contextos que les rodean, favoreciendo interacciones en ambientes enriquecidos, mediante procesos educativos y pedagógicos, permanentes, procesuales intencionados y estructurados.</w:t>
            </w:r>
          </w:p>
          <w:p w14:paraId="334D7CBD"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B48C6AB" w14:textId="1C4C39AE"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Así mismo, en los procesos que implementa el Servicio de Jardines Infantiles diurnos se cuenta con los enfoques de derechos, desde una perspectiva que reconoce las diversidades de género, étnicas y del territorio en articulación con las acciones inherentes a la atención integral y la movilización social para la atención con calidad a la primera infancia en el Distrito Capital.</w:t>
            </w:r>
          </w:p>
          <w:p w14:paraId="12256489" w14:textId="77777777" w:rsidR="008249B8" w:rsidRPr="006145DB" w:rsidRDefault="008249B8" w:rsidP="007F10A5">
            <w:pPr>
              <w:tabs>
                <w:tab w:val="left" w:pos="709"/>
              </w:tabs>
              <w:spacing w:after="0" w:line="240" w:lineRule="auto"/>
              <w:contextualSpacing/>
              <w:jc w:val="both"/>
              <w:rPr>
                <w:rFonts w:cs="Arial"/>
                <w:sz w:val="20"/>
                <w:szCs w:val="20"/>
                <w:lang w:val="es-CO" w:eastAsia="es-CO"/>
              </w:rPr>
            </w:pPr>
          </w:p>
          <w:p w14:paraId="21FA49C4" w14:textId="3EB71ECD"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 xml:space="preserve">El servicio Jardines Infantiles Diurno, desarrollan encuentros con el equipo interdisciplinario que incide en el fortalecimiento de los procesos del desarrollo integral de la primera infancia y su saber pedagógico. La atención se encuentra organizada por los siguientes niveles que responden a la edad de las y los participantes:  </w:t>
            </w:r>
          </w:p>
          <w:p w14:paraId="5A25E08D" w14:textId="77777777" w:rsidR="008249B8" w:rsidRPr="006145DB" w:rsidRDefault="008249B8" w:rsidP="007F10A5">
            <w:pPr>
              <w:pStyle w:val="Ttulo1"/>
              <w:rPr>
                <w:lang w:val="es-CO" w:eastAsia="es-CO"/>
              </w:rPr>
            </w:pPr>
          </w:p>
          <w:p w14:paraId="19ECAE29"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Maternal: niñas y niños menores de 1 año </w:t>
            </w:r>
          </w:p>
          <w:p w14:paraId="27E21916"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Caminadores: niñas y niños menores de 2 años </w:t>
            </w:r>
          </w:p>
          <w:p w14:paraId="27E931B1"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Párvulos: niñas y niños menores de 3 años</w:t>
            </w:r>
          </w:p>
          <w:p w14:paraId="38241ED4"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Prejardín: niñas y niños menores de 4 años</w:t>
            </w:r>
          </w:p>
          <w:p w14:paraId="5CBF8873"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Jardín: niñas y niños Menores 5 años </w:t>
            </w:r>
          </w:p>
          <w:p w14:paraId="3AE29106"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20E26694" w14:textId="77777777" w:rsidR="00E131CF" w:rsidRPr="006145DB" w:rsidRDefault="00E131CF" w:rsidP="007F10A5">
            <w:pPr>
              <w:spacing w:after="0" w:line="240" w:lineRule="auto"/>
              <w:jc w:val="both"/>
              <w:rPr>
                <w:rFonts w:cs="Arial"/>
                <w:sz w:val="20"/>
                <w:szCs w:val="20"/>
                <w:lang w:val="es-CO" w:eastAsia="es-CO"/>
              </w:rPr>
            </w:pPr>
            <w:r w:rsidRPr="006145DB">
              <w:rPr>
                <w:rFonts w:cs="Arial"/>
                <w:sz w:val="20"/>
                <w:szCs w:val="20"/>
                <w:lang w:val="es-CO" w:eastAsia="es-CO"/>
              </w:rPr>
              <w:t xml:space="preserve">El servicio de Jardines infantiles Diurnos y sus modalidades, implementa atención de calidad desde las siguientes características como lo menciona la Ley 1804 del 2016 por la cual se establece la política de Estado para el Desarrollo Integral de la Primera Infancia de Cero a Siempre: </w:t>
            </w:r>
          </w:p>
          <w:p w14:paraId="6D786EC3" w14:textId="77777777" w:rsidR="008249B8" w:rsidRPr="006145DB" w:rsidRDefault="008249B8" w:rsidP="007F10A5">
            <w:pPr>
              <w:pStyle w:val="Ttulo1"/>
              <w:rPr>
                <w:lang w:val="es-CO" w:eastAsia="es-CO"/>
              </w:rPr>
            </w:pPr>
          </w:p>
          <w:p w14:paraId="2885F59D"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Pertinente: responde a los intereses, características y potencialidades del niño o la niña en el momento del ciclo vital por el que atraviesa, y a las características de sus entornos.  </w:t>
            </w:r>
          </w:p>
          <w:p w14:paraId="362C443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Oportuna: se da en el momento propicio y en el lugar en el que corresponde. Es eficaz en el tiempo justo.  </w:t>
            </w:r>
          </w:p>
          <w:p w14:paraId="5B415342"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Flexible: asegura que esté abierta a adaptarse a las características de las personas, los contextos y los entornos.  </w:t>
            </w:r>
          </w:p>
          <w:p w14:paraId="7423F90B"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231614AF"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Continua: ocurre con regularidad y de este modo garantiza los tiempos que requieren los niños y niñas en su proceso individual de desarrollo.  </w:t>
            </w:r>
          </w:p>
          <w:p w14:paraId="2124307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Complementaria: Sus acciones son la cualidad de contribuir a la integralidad de la atención por la interacción y articulación solidaria entre los actores responsables de proteger a niñas y niños en la primera infancia. </w:t>
            </w:r>
          </w:p>
          <w:p w14:paraId="0463926F"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7AF559F4"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Por otro lado, en el servicio de Jardines Infantiles Diurnos se podrán implementar estrategias transversales con el fin de movilizar la inclusión y el desarrollo integral de las niñas y los niños. Estas estrategias son las siguientes: </w:t>
            </w:r>
          </w:p>
          <w:p w14:paraId="3CCEF395" w14:textId="77777777" w:rsidR="008249B8" w:rsidRPr="006145DB" w:rsidRDefault="008249B8" w:rsidP="007F10A5">
            <w:pPr>
              <w:pStyle w:val="Ttulo1"/>
              <w:rPr>
                <w:lang w:val="es-CO" w:eastAsia="es-CO"/>
              </w:rPr>
            </w:pPr>
          </w:p>
          <w:p w14:paraId="3188D73C"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Entre Pares: es una estrategia que busca garantizar la atención de las niñas y los niños con discapacidad, alteraciones en el desarrollo y restricciones médicas, </w:t>
            </w:r>
            <w:r w:rsidRPr="006145DB">
              <w:rPr>
                <w:rFonts w:cs="Arial"/>
                <w:sz w:val="20"/>
                <w:szCs w:val="20"/>
                <w:lang w:val="es-CO" w:eastAsia="es-CO"/>
              </w:rPr>
              <w:lastRenderedPageBreak/>
              <w:t xml:space="preserve">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69B5DA5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0086D2C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4F516147"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000DCF18" w14:textId="77777777" w:rsidR="00E131CF" w:rsidRPr="006145DB" w:rsidRDefault="00E131CF" w:rsidP="007F10A5">
            <w:pPr>
              <w:numPr>
                <w:ilvl w:val="0"/>
                <w:numId w:val="24"/>
              </w:numPr>
              <w:tabs>
                <w:tab w:val="left" w:pos="454"/>
              </w:tabs>
              <w:spacing w:after="0" w:line="240" w:lineRule="auto"/>
              <w:ind w:left="313"/>
              <w:jc w:val="both"/>
              <w:rPr>
                <w:rFonts w:cs="Arial"/>
                <w:sz w:val="20"/>
                <w:szCs w:val="20"/>
                <w:lang w:val="es-CO" w:eastAsia="es-CO"/>
              </w:rPr>
            </w:pPr>
            <w:bookmarkStart w:id="38" w:name="_Int_CxlCxGys"/>
            <w:r w:rsidRPr="006145DB">
              <w:rPr>
                <w:rFonts w:cs="Arial"/>
                <w:sz w:val="20"/>
                <w:szCs w:val="20"/>
                <w:lang w:val="es-CO" w:eastAsia="es-CO"/>
              </w:rPr>
              <w:t>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w:t>
            </w:r>
            <w:bookmarkEnd w:id="38"/>
            <w:r w:rsidRPr="006145DB">
              <w:rPr>
                <w:rFonts w:cs="Arial"/>
                <w:sz w:val="20"/>
                <w:szCs w:val="20"/>
                <w:lang w:val="es-CO" w:eastAsia="es-CO"/>
              </w:rPr>
              <w:t xml:space="preserve"> Se enfatiza las acciones que promuevan la Cero Tolerancia a la violencia contra niñas, niños y adolescentes en los servicios, modalidades y estrategias de la Subdirección para la Infancia, así como la prevención de la violencia sexual. </w:t>
            </w:r>
          </w:p>
          <w:p w14:paraId="2CCE72AF" w14:textId="77777777" w:rsidR="00E131CF" w:rsidRPr="006145DB" w:rsidRDefault="00E131CF" w:rsidP="007F10A5">
            <w:pPr>
              <w:numPr>
                <w:ilvl w:val="0"/>
                <w:numId w:val="24"/>
              </w:numPr>
              <w:tabs>
                <w:tab w:val="left" w:pos="454"/>
              </w:tabs>
              <w:spacing w:after="0" w:line="240" w:lineRule="auto"/>
              <w:ind w:left="313"/>
              <w:contextualSpacing/>
              <w:jc w:val="both"/>
              <w:rPr>
                <w:rFonts w:cs="Arial"/>
                <w:sz w:val="20"/>
                <w:szCs w:val="20"/>
                <w:lang w:val="es-CO" w:eastAsia="es-CO"/>
              </w:rPr>
            </w:pPr>
            <w:r w:rsidRPr="006145DB">
              <w:rPr>
                <w:rFonts w:cs="Arial"/>
                <w:sz w:val="20"/>
                <w:szCs w:val="20"/>
                <w:lang w:val="es-CO" w:eastAsia="es-CO"/>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07126870" w14:textId="77777777" w:rsidR="00E131CF" w:rsidRPr="006145DB" w:rsidRDefault="00E131CF" w:rsidP="007F10A5">
            <w:pPr>
              <w:tabs>
                <w:tab w:val="left" w:pos="709"/>
              </w:tabs>
              <w:spacing w:after="0" w:line="240" w:lineRule="auto"/>
              <w:ind w:left="720"/>
              <w:contextualSpacing/>
              <w:jc w:val="both"/>
              <w:rPr>
                <w:rFonts w:cs="Arial"/>
                <w:sz w:val="20"/>
                <w:szCs w:val="20"/>
                <w:lang w:val="es-CO" w:eastAsia="es-CO"/>
              </w:rPr>
            </w:pPr>
          </w:p>
          <w:p w14:paraId="683D4F07" w14:textId="77777777" w:rsidR="00E131CF" w:rsidRPr="006145DB" w:rsidRDefault="00E131CF" w:rsidP="007F10A5">
            <w:pPr>
              <w:tabs>
                <w:tab w:val="left" w:pos="709"/>
              </w:tabs>
              <w:spacing w:after="0" w:line="240" w:lineRule="auto"/>
              <w:ind w:left="35"/>
              <w:jc w:val="both"/>
              <w:rPr>
                <w:rFonts w:cs="Arial"/>
                <w:sz w:val="20"/>
                <w:szCs w:val="20"/>
                <w:lang w:val="es-CO" w:eastAsia="es-CO"/>
              </w:rPr>
            </w:pPr>
            <w:r w:rsidRPr="006145DB">
              <w:rPr>
                <w:rFonts w:cs="Arial"/>
                <w:sz w:val="20"/>
                <w:szCs w:val="20"/>
                <w:lang w:val="es-CO" w:eastAsia="es-CO"/>
              </w:rPr>
              <w:lastRenderedPageBreak/>
              <w:t>El servicio brinda apoyos alimentarios listo para el consumo en el servicio que corresponde al 70% de las recomendaciones de ingesta de energía y nutrientes por grupo de edad para la población colombiana.</w:t>
            </w:r>
          </w:p>
          <w:p w14:paraId="613DFAD4"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130D9E2E" w14:textId="48543339"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3FE93B7E"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0C7A0E00" w14:textId="21CC9127"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D528F46"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177CDD2" w14:textId="719C1EB2"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7E88C84B"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C1FD77E" w14:textId="334F269B"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Las niñas y los niños beneficiarios de más de una modalidad del servicio (Jardín Infantil Diurno y Jardín Infantil Nocturno), recibirán un único apoyo definido por la Secretaría Distrital de Integración Social durante el receso de fin de año, independientemente del número de modalidades o servicios en el que participe.</w:t>
            </w:r>
          </w:p>
          <w:p w14:paraId="19B97682"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5C9ACD52" w14:textId="6078EA18"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En caso de interrupción parcial o total en la prestación del servicio Jardines Infantiles Diurnos se implementará el plan operativo de continuidad correspondiente.</w:t>
            </w:r>
          </w:p>
        </w:tc>
      </w:tr>
      <w:tr w:rsidR="00E131CF" w:rsidRPr="006145DB" w14:paraId="03F403F9" w14:textId="77777777" w:rsidTr="009E326C">
        <w:trPr>
          <w:trHeight w:val="983"/>
          <w:jc w:val="center"/>
        </w:trPr>
        <w:tc>
          <w:tcPr>
            <w:tcW w:w="1696" w:type="dxa"/>
            <w:vAlign w:val="center"/>
          </w:tcPr>
          <w:p w14:paraId="21E0ACB4" w14:textId="77777777" w:rsidR="00E131CF" w:rsidRPr="006145DB" w:rsidRDefault="00E131CF" w:rsidP="003608E0">
            <w:pPr>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434E3B86" w14:textId="77777777" w:rsidR="00E131CF" w:rsidRPr="006145DB" w:rsidRDefault="00E131CF" w:rsidP="003D2F81">
            <w:pPr>
              <w:tabs>
                <w:tab w:val="left" w:pos="709"/>
              </w:tabs>
              <w:spacing w:line="0" w:lineRule="atLeast"/>
              <w:jc w:val="both"/>
              <w:rPr>
                <w:rFonts w:eastAsia="Arial" w:cs="Arial"/>
                <w:sz w:val="20"/>
                <w:szCs w:val="20"/>
              </w:rPr>
            </w:pPr>
            <w:r w:rsidRPr="006145DB">
              <w:rPr>
                <w:rFonts w:eastAsia="Arial" w:cs="Arial"/>
                <w:sz w:val="20"/>
                <w:szCs w:val="20"/>
              </w:rPr>
              <w:t xml:space="preserve">Para el servicio aplican las siguientes categorías: </w:t>
            </w:r>
          </w:p>
          <w:p w14:paraId="2B4E5E1F"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Gestión administrativa.   </w:t>
            </w:r>
          </w:p>
          <w:p w14:paraId="787D87F3"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Ambientes adecuados y seguros. </w:t>
            </w:r>
          </w:p>
          <w:p w14:paraId="02D57A6E"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Atención social.</w:t>
            </w:r>
          </w:p>
          <w:p w14:paraId="52C678E5"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Nutrición. </w:t>
            </w:r>
          </w:p>
          <w:p w14:paraId="2318C61B"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Salubridad.</w:t>
            </w:r>
          </w:p>
          <w:p w14:paraId="0874CD48" w14:textId="77777777" w:rsidR="00E131CF" w:rsidRPr="006145DB" w:rsidRDefault="00E131CF" w:rsidP="008249B8">
            <w:pPr>
              <w:pStyle w:val="Prrafodelista"/>
              <w:numPr>
                <w:ilvl w:val="0"/>
                <w:numId w:val="157"/>
              </w:numPr>
              <w:spacing w:after="0" w:line="0" w:lineRule="atLeast"/>
              <w:ind w:left="454"/>
              <w:jc w:val="both"/>
              <w:rPr>
                <w:rFonts w:eastAsia="Arial" w:cs="Arial"/>
                <w:sz w:val="20"/>
                <w:szCs w:val="20"/>
              </w:rPr>
            </w:pPr>
            <w:r w:rsidRPr="006145DB">
              <w:rPr>
                <w:rFonts w:eastAsia="Arial" w:cs="Arial"/>
                <w:sz w:val="20"/>
                <w:szCs w:val="20"/>
              </w:rPr>
              <w:t>Talento humano.</w:t>
            </w:r>
          </w:p>
        </w:tc>
      </w:tr>
    </w:tbl>
    <w:p w14:paraId="548D8D6A" w14:textId="77777777" w:rsidR="009A353F" w:rsidRPr="006145DB" w:rsidRDefault="009A353F" w:rsidP="005B435E">
      <w:pPr>
        <w:pStyle w:val="commentcontentpara"/>
        <w:spacing w:before="0" w:beforeAutospacing="0" w:after="0" w:afterAutospacing="0"/>
        <w:rPr>
          <w:rFonts w:ascii="Arial" w:hAnsi="Arial" w:cs="Arial"/>
          <w:sz w:val="22"/>
          <w:szCs w:val="22"/>
        </w:rPr>
      </w:pPr>
    </w:p>
    <w:p w14:paraId="7EEA1306" w14:textId="6EAA7BC8" w:rsidR="00696E76" w:rsidRPr="006145DB" w:rsidRDefault="0041110B">
      <w:pPr>
        <w:pStyle w:val="Ttulo1"/>
        <w:numPr>
          <w:ilvl w:val="3"/>
          <w:numId w:val="3"/>
        </w:numPr>
        <w:ind w:left="709"/>
        <w:jc w:val="center"/>
        <w:rPr>
          <w:lang w:val="es-CO"/>
        </w:rPr>
      </w:pPr>
      <w:r w:rsidRPr="006145DB">
        <w:rPr>
          <w:lang w:val="es-CO"/>
        </w:rPr>
        <w:t xml:space="preserve"> </w:t>
      </w:r>
      <w:bookmarkStart w:id="39" w:name="_Toc210213172"/>
      <w:bookmarkStart w:id="40" w:name="_Toc213273446"/>
      <w:bookmarkStart w:id="41" w:name="_Toc213276073"/>
      <w:bookmarkStart w:id="42" w:name="_Toc216902406"/>
      <w:r w:rsidR="007807EE" w:rsidRPr="006145DB">
        <w:rPr>
          <w:lang w:val="es-CO"/>
        </w:rPr>
        <w:t xml:space="preserve">Modalidad </w:t>
      </w:r>
      <w:r w:rsidR="00351196" w:rsidRPr="006145DB">
        <w:rPr>
          <w:lang w:val="es-CO"/>
        </w:rPr>
        <w:t>jardín infantil nocturno</w:t>
      </w:r>
      <w:bookmarkEnd w:id="39"/>
      <w:bookmarkEnd w:id="40"/>
      <w:bookmarkEnd w:id="41"/>
      <w:bookmarkEnd w:id="4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E131CF" w:rsidRPr="006145DB" w14:paraId="2567FEFF" w14:textId="77777777" w:rsidTr="0073478A">
        <w:trPr>
          <w:trHeight w:val="585"/>
          <w:jc w:val="center"/>
        </w:trPr>
        <w:tc>
          <w:tcPr>
            <w:tcW w:w="1696" w:type="dxa"/>
            <w:vAlign w:val="center"/>
          </w:tcPr>
          <w:p w14:paraId="3A361F5A" w14:textId="77777777" w:rsidR="00E131CF" w:rsidRPr="006145DB" w:rsidRDefault="00E131CF" w:rsidP="00C00890">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495D8FF1" w14:textId="20F5C9D6" w:rsidR="00E131CF" w:rsidRPr="006145DB" w:rsidRDefault="00E131CF" w:rsidP="00C00890">
            <w:pPr>
              <w:pStyle w:val="Textoindependiente"/>
              <w:spacing w:after="0" w:line="240" w:lineRule="auto"/>
              <w:jc w:val="both"/>
              <w:rPr>
                <w:rFonts w:eastAsia="Lucida Sans Unicode" w:cs="Arial"/>
                <w:bCs/>
                <w:sz w:val="20"/>
                <w:szCs w:val="20"/>
                <w:lang w:val="es-CO"/>
              </w:rPr>
            </w:pPr>
            <w:r w:rsidRPr="006145DB">
              <w:rPr>
                <w:rFonts w:eastAsia="Arial" w:cs="Arial"/>
                <w:sz w:val="20"/>
                <w:szCs w:val="20"/>
                <w:lang w:val="es-CO"/>
              </w:rPr>
              <w:t>Jardín Infantil Nocturno</w:t>
            </w:r>
            <w:r w:rsidR="008249B8" w:rsidRPr="006145DB">
              <w:rPr>
                <w:rFonts w:eastAsia="Lucida Sans Unicode" w:cs="Arial"/>
                <w:bCs/>
                <w:sz w:val="20"/>
                <w:szCs w:val="20"/>
                <w:lang w:val="es-CO"/>
              </w:rPr>
              <w:t>.</w:t>
            </w:r>
          </w:p>
        </w:tc>
      </w:tr>
      <w:tr w:rsidR="00E131CF" w:rsidRPr="006145DB" w14:paraId="2BB91751" w14:textId="77777777" w:rsidTr="0073478A">
        <w:trPr>
          <w:trHeight w:val="585"/>
          <w:jc w:val="center"/>
        </w:trPr>
        <w:tc>
          <w:tcPr>
            <w:tcW w:w="1696" w:type="dxa"/>
            <w:vAlign w:val="center"/>
          </w:tcPr>
          <w:p w14:paraId="21AE4C70" w14:textId="7B042041"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36B72953" w14:textId="04083D18"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niños y niñas en primera infancia en entornos institucionales protectores y enriquecidos </w:t>
            </w:r>
            <w:r w:rsidRPr="006145DB">
              <w:rPr>
                <w:rFonts w:eastAsia="Arial" w:cs="Arial"/>
                <w:sz w:val="20"/>
                <w:szCs w:val="20"/>
              </w:rPr>
              <w:t xml:space="preserve">con enfoque de derechos, desde una perspectiva que reconoce, valora y celebra las diversidades de género, étnicas y del territorio teniendo en cuenta los </w:t>
            </w:r>
            <w:r w:rsidRPr="006145DB">
              <w:rPr>
                <w:rFonts w:cs="Arial"/>
                <w:sz w:val="20"/>
                <w:szCs w:val="20"/>
              </w:rPr>
              <w:t>fundamentos de la educación inicial en el marco de la atención integral,</w:t>
            </w:r>
            <w:r w:rsidRPr="006145DB">
              <w:rPr>
                <w:rFonts w:eastAsia="Arial" w:cs="Arial"/>
                <w:sz w:val="20"/>
                <w:szCs w:val="20"/>
              </w:rPr>
              <w:t xml:space="preserve"> logrando movilizar en la jornada nocturna momentos acogedores, de descanso, afecto y seguridad para las niñas y niños de primera infancia</w:t>
            </w:r>
            <w:r w:rsidRPr="006145DB">
              <w:rPr>
                <w:rFonts w:cs="Arial"/>
              </w:rPr>
              <w:t xml:space="preserve">; </w:t>
            </w:r>
            <w:r w:rsidRPr="006145DB">
              <w:rPr>
                <w:rFonts w:eastAsia="Arial" w:cs="Arial"/>
                <w:sz w:val="20"/>
                <w:szCs w:val="20"/>
              </w:rPr>
              <w:t xml:space="preserve">contando con las familias y cuidadores como actores centrales de dichos procesos, así como con las comunidades y redes de apoyo. </w:t>
            </w:r>
          </w:p>
        </w:tc>
      </w:tr>
      <w:tr w:rsidR="00E131CF" w:rsidRPr="006145DB" w14:paraId="049F70A1" w14:textId="77777777" w:rsidTr="0073478A">
        <w:trPr>
          <w:trHeight w:val="20"/>
          <w:jc w:val="center"/>
        </w:trPr>
        <w:tc>
          <w:tcPr>
            <w:tcW w:w="1696" w:type="dxa"/>
            <w:vAlign w:val="center"/>
          </w:tcPr>
          <w:p w14:paraId="76C040CF"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488342DB" w14:textId="0A932090"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 xml:space="preserve">En los </w:t>
            </w:r>
            <w:r w:rsidR="008249B8" w:rsidRPr="006145DB">
              <w:rPr>
                <w:rFonts w:eastAsia="Arial" w:cs="Arial"/>
                <w:sz w:val="20"/>
                <w:szCs w:val="20"/>
              </w:rPr>
              <w:t>j</w:t>
            </w:r>
            <w:r w:rsidRPr="006145DB">
              <w:rPr>
                <w:rFonts w:eastAsia="Arial" w:cs="Arial"/>
                <w:sz w:val="20"/>
                <w:szCs w:val="20"/>
              </w:rPr>
              <w:t xml:space="preserve">ardines </w:t>
            </w:r>
            <w:r w:rsidR="008249B8" w:rsidRPr="006145DB">
              <w:rPr>
                <w:rFonts w:eastAsia="Arial" w:cs="Arial"/>
                <w:sz w:val="20"/>
                <w:szCs w:val="20"/>
              </w:rPr>
              <w:t>i</w:t>
            </w:r>
            <w:r w:rsidRPr="006145DB">
              <w:rPr>
                <w:rFonts w:eastAsia="Arial" w:cs="Arial"/>
                <w:sz w:val="20"/>
                <w:szCs w:val="20"/>
              </w:rPr>
              <w:t xml:space="preserve">nfantiles </w:t>
            </w:r>
            <w:r w:rsidR="008249B8" w:rsidRPr="006145DB">
              <w:rPr>
                <w:rFonts w:eastAsia="Arial" w:cs="Arial"/>
                <w:sz w:val="20"/>
                <w:szCs w:val="20"/>
              </w:rPr>
              <w:t>n</w:t>
            </w:r>
            <w:r w:rsidRPr="006145DB">
              <w:rPr>
                <w:rFonts w:eastAsia="Arial" w:cs="Arial"/>
                <w:sz w:val="20"/>
                <w:szCs w:val="20"/>
              </w:rPr>
              <w:t xml:space="preserve">octurnos, como modalidad de educación inicial en el marco de la atención integral, se desarrollan experiencias pedagógicas y de cuidado </w:t>
            </w:r>
            <w:r w:rsidRPr="006145DB">
              <w:rPr>
                <w:rFonts w:eastAsia="Arial" w:cs="Arial"/>
                <w:sz w:val="20"/>
                <w:szCs w:val="20"/>
              </w:rPr>
              <w:lastRenderedPageBreak/>
              <w:t>pertinentes con la población y con el momento del día en que se desarrolla la atención, con el propósito de promover el desarrollo integral y prevenir situaciones que puedan poner en riesgo o vulnerar los derechos de las niñas y los niños.</w:t>
            </w:r>
          </w:p>
          <w:p w14:paraId="6EA8968F"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54A4E55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 xml:space="preserve">La modalidad, acoge a niñas y niños con madres, padres o cuidadores que estudian o trabajan de noche, presentan algún riesgo o condición de vulnerabilidad, o requieren de un horario adicional entre tanto sus cuidadores(as) principales regresan de sus actividades económicas o académicas, con el propósito de favorecer el desarrollo integral de la primera infancia desde un enfoque de derechos con una perspectiva que reconoce, valora y celebra la diversidad,  a través de la educación inicial en ambientes protectores y acogedores, que posibiliten experiencias y prácticas pedagógicas y de cuidado orientadas al acompañamiento sensible de esos momentos de la cotidianidad e interacciones en los rituales de la noche. </w:t>
            </w:r>
          </w:p>
          <w:p w14:paraId="54FED19C"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4EBC1E72"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Igualmente se desarrollan acciones que promueven la adopción de hábitos de vida y alimentación saludables, a partir de la implementación de prácticas de cuidado, acompañamiento al proceso de una alimentación saludable y la vigilancia al estado nutricional. Así mismo, el fortalecimiento de las capacidades de las familias y cuidadores para acompañar el desarrollo infantil, el cuidado y la crianza.</w:t>
            </w:r>
          </w:p>
          <w:p w14:paraId="21E8CDEA"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7B303CF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2C86336D" w14:textId="77777777" w:rsidTr="0073478A">
        <w:trPr>
          <w:trHeight w:val="20"/>
          <w:jc w:val="center"/>
        </w:trPr>
        <w:tc>
          <w:tcPr>
            <w:tcW w:w="1696" w:type="dxa"/>
            <w:vAlign w:val="center"/>
          </w:tcPr>
          <w:p w14:paraId="73B07A1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5447FD79"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68D3EB63"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4FA2C67"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5B95A2" w14:textId="77777777" w:rsidTr="0073478A">
        <w:trPr>
          <w:trHeight w:val="612"/>
          <w:jc w:val="center"/>
        </w:trPr>
        <w:tc>
          <w:tcPr>
            <w:tcW w:w="1696" w:type="dxa"/>
            <w:vAlign w:val="center"/>
          </w:tcPr>
          <w:p w14:paraId="336FA56E" w14:textId="77777777" w:rsidR="00E131CF" w:rsidRPr="006145DB" w:rsidRDefault="00E131CF" w:rsidP="00C00890">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5D2A35B7" w14:textId="77777777" w:rsidR="00E131CF" w:rsidRPr="006145DB" w:rsidRDefault="00E131CF" w:rsidP="00C00890">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cinco (5) años, once (11) meses y veintinueve (29) días, con madres, padres o cuidadores(as) que laboran o desarrollan algún tipo de actividad económica o académica en horarios nocturnos, presentan condiciones de riesgo social o requieren de un horario adicional.</w:t>
            </w:r>
          </w:p>
        </w:tc>
      </w:tr>
      <w:tr w:rsidR="00E131CF" w:rsidRPr="006145DB" w14:paraId="739A812C" w14:textId="77777777" w:rsidTr="0073478A">
        <w:trPr>
          <w:trHeight w:val="3203"/>
          <w:jc w:val="center"/>
        </w:trPr>
        <w:tc>
          <w:tcPr>
            <w:tcW w:w="1696" w:type="dxa"/>
            <w:vAlign w:val="center"/>
          </w:tcPr>
          <w:p w14:paraId="4F882DC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275"/>
              <w:gridCol w:w="1134"/>
              <w:gridCol w:w="1843"/>
            </w:tblGrid>
            <w:tr w:rsidR="00F36DF7" w:rsidRPr="006145DB" w14:paraId="6BCB3CC1" w14:textId="77777777" w:rsidTr="00C00890">
              <w:trPr>
                <w:trHeight w:val="372"/>
              </w:trPr>
              <w:tc>
                <w:tcPr>
                  <w:tcW w:w="3119" w:type="dxa"/>
                  <w:tcBorders>
                    <w:top w:val="single" w:sz="4" w:space="0" w:color="auto"/>
                  </w:tcBorders>
                  <w:vAlign w:val="center"/>
                </w:tcPr>
                <w:p w14:paraId="36505760"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tcBorders>
                    <w:top w:val="single" w:sz="4" w:space="0" w:color="auto"/>
                  </w:tcBorders>
                  <w:vAlign w:val="center"/>
                </w:tcPr>
                <w:p w14:paraId="4334C6EE" w14:textId="77777777" w:rsidR="00E131CF" w:rsidRPr="006145DB" w:rsidRDefault="00E131CF" w:rsidP="00C00890">
                  <w:pPr>
                    <w:tabs>
                      <w:tab w:val="left" w:pos="0"/>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5AC0761F"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single" w:sz="4" w:space="0" w:color="auto"/>
                  </w:tcBorders>
                  <w:vAlign w:val="center"/>
                </w:tcPr>
                <w:p w14:paraId="24805F0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36DF7" w:rsidRPr="006145DB" w14:paraId="3D7F01CB" w14:textId="77777777" w:rsidTr="00C00890">
              <w:trPr>
                <w:trHeight w:val="231"/>
              </w:trPr>
              <w:tc>
                <w:tcPr>
                  <w:tcW w:w="3119" w:type="dxa"/>
                  <w:vMerge w:val="restart"/>
                  <w:vAlign w:val="center"/>
                </w:tcPr>
                <w:p w14:paraId="6EE69971" w14:textId="77777777" w:rsidR="00E131CF" w:rsidRPr="006145DB" w:rsidRDefault="00E131CF" w:rsidP="00C00890">
                  <w:pPr>
                    <w:tabs>
                      <w:tab w:val="left" w:pos="709"/>
                    </w:tabs>
                    <w:jc w:val="both"/>
                    <w:rPr>
                      <w:rFonts w:eastAsia="Arial" w:cs="Arial"/>
                      <w:sz w:val="16"/>
                      <w:szCs w:val="16"/>
                    </w:rPr>
                  </w:pPr>
                  <w:r w:rsidRPr="006145DB">
                    <w:rPr>
                      <w:rFonts w:eastAsia="Arial" w:cs="Arial"/>
                      <w:sz w:val="16"/>
                      <w:szCs w:val="16"/>
                    </w:rPr>
                    <w:t>Niñas y niños hasta los cinco (5) años, once (11) meses y veintinueve (29) días</w:t>
                  </w:r>
                </w:p>
              </w:tc>
              <w:tc>
                <w:tcPr>
                  <w:tcW w:w="1275" w:type="dxa"/>
                  <w:vAlign w:val="center"/>
                </w:tcPr>
                <w:p w14:paraId="16E95368" w14:textId="0E97DDD5"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55B78E1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7DD3B2CB"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F36DF7" w:rsidRPr="006145DB" w14:paraId="38191BE0" w14:textId="77777777" w:rsidTr="00C00890">
              <w:trPr>
                <w:trHeight w:val="231"/>
              </w:trPr>
              <w:tc>
                <w:tcPr>
                  <w:tcW w:w="3119" w:type="dxa"/>
                  <w:vMerge/>
                  <w:vAlign w:val="center"/>
                </w:tcPr>
                <w:p w14:paraId="4C749FE3" w14:textId="77777777" w:rsidR="00E131CF" w:rsidRPr="006145DB" w:rsidRDefault="00E131CF" w:rsidP="00C00890">
                  <w:pPr>
                    <w:tabs>
                      <w:tab w:val="left" w:pos="709"/>
                    </w:tabs>
                    <w:jc w:val="both"/>
                    <w:rPr>
                      <w:rFonts w:eastAsia="Arial" w:cs="Arial"/>
                      <w:sz w:val="16"/>
                      <w:szCs w:val="16"/>
                    </w:rPr>
                  </w:pPr>
                </w:p>
              </w:tc>
              <w:tc>
                <w:tcPr>
                  <w:tcW w:w="1275" w:type="dxa"/>
                  <w:vAlign w:val="center"/>
                </w:tcPr>
                <w:p w14:paraId="3126AAD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3740E96"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0660513C"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0BA406CF" w14:textId="77777777" w:rsidTr="00C00890">
              <w:trPr>
                <w:trHeight w:val="231"/>
              </w:trPr>
              <w:tc>
                <w:tcPr>
                  <w:tcW w:w="3119" w:type="dxa"/>
                  <w:vAlign w:val="center"/>
                </w:tcPr>
                <w:p w14:paraId="364F393E"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con madres, padres o cuidadores(as) que laboran o desarrollan algún tipo de actividad económica o académica en horarios nocturnos.</w:t>
                  </w:r>
                </w:p>
              </w:tc>
              <w:tc>
                <w:tcPr>
                  <w:tcW w:w="1275" w:type="dxa"/>
                  <w:vAlign w:val="center"/>
                </w:tcPr>
                <w:p w14:paraId="1853C356"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60797C7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2FA9440A"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53D2075A" w14:textId="77777777" w:rsidTr="00C00890">
              <w:trPr>
                <w:trHeight w:val="231"/>
              </w:trPr>
              <w:tc>
                <w:tcPr>
                  <w:tcW w:w="3119" w:type="dxa"/>
                  <w:vAlign w:val="center"/>
                </w:tcPr>
                <w:p w14:paraId="2EA5D824"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que presentan condiciones de riesgo o requieren de un horario adicional.</w:t>
                  </w:r>
                </w:p>
              </w:tc>
              <w:tc>
                <w:tcPr>
                  <w:tcW w:w="1275" w:type="dxa"/>
                  <w:vAlign w:val="center"/>
                </w:tcPr>
                <w:p w14:paraId="2B61A59C"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5C1B24E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18641DA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3B70DB51" w14:textId="77777777" w:rsidR="00E131CF" w:rsidRPr="006145DB" w:rsidRDefault="00E131CF" w:rsidP="00C00890">
            <w:pPr>
              <w:tabs>
                <w:tab w:val="left" w:pos="709"/>
              </w:tabs>
              <w:spacing w:line="240" w:lineRule="auto"/>
              <w:contextualSpacing/>
              <w:jc w:val="both"/>
              <w:rPr>
                <w:rFonts w:cs="Arial"/>
                <w:bCs/>
                <w:sz w:val="20"/>
                <w:szCs w:val="20"/>
                <w:lang w:eastAsia="es-CO"/>
              </w:rPr>
            </w:pPr>
          </w:p>
        </w:tc>
      </w:tr>
      <w:tr w:rsidR="00E131CF" w:rsidRPr="006145DB" w14:paraId="6B6F2D85" w14:textId="77777777" w:rsidTr="0073478A">
        <w:trPr>
          <w:trHeight w:val="1734"/>
          <w:jc w:val="center"/>
        </w:trPr>
        <w:tc>
          <w:tcPr>
            <w:tcW w:w="1696" w:type="dxa"/>
            <w:vAlign w:val="center"/>
          </w:tcPr>
          <w:p w14:paraId="095A7185"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lastRenderedPageBreak/>
              <w:t>Criterios de Priorización y Fuentes de Información</w:t>
            </w:r>
          </w:p>
        </w:tc>
        <w:tc>
          <w:tcPr>
            <w:tcW w:w="7699" w:type="dxa"/>
            <w:vAlign w:val="center"/>
          </w:tcPr>
          <w:tbl>
            <w:tblPr>
              <w:tblW w:w="7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25"/>
              <w:gridCol w:w="1417"/>
              <w:gridCol w:w="1156"/>
              <w:gridCol w:w="1813"/>
            </w:tblGrid>
            <w:tr w:rsidR="00C00890" w:rsidRPr="006145DB" w14:paraId="5905668B" w14:textId="77777777" w:rsidTr="00C00890">
              <w:trPr>
                <w:trHeight w:val="300"/>
                <w:jc w:val="center"/>
              </w:trPr>
              <w:tc>
                <w:tcPr>
                  <w:tcW w:w="2925" w:type="dxa"/>
                  <w:tcBorders>
                    <w:top w:val="nil"/>
                  </w:tcBorders>
                  <w:vAlign w:val="center"/>
                </w:tcPr>
                <w:p w14:paraId="6DC1AA98"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tcBorders>
                  <w:vAlign w:val="center"/>
                </w:tcPr>
                <w:p w14:paraId="39BA7AA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56" w:type="dxa"/>
                  <w:tcBorders>
                    <w:top w:val="nil"/>
                  </w:tcBorders>
                  <w:vAlign w:val="center"/>
                </w:tcPr>
                <w:p w14:paraId="42007F8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813" w:type="dxa"/>
                  <w:tcBorders>
                    <w:top w:val="nil"/>
                  </w:tcBorders>
                  <w:vAlign w:val="center"/>
                </w:tcPr>
                <w:p w14:paraId="282971F4"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C00890" w:rsidRPr="006145DB" w14:paraId="518294C3" w14:textId="77777777" w:rsidTr="00C00890">
              <w:trPr>
                <w:trHeight w:val="1270"/>
                <w:jc w:val="center"/>
              </w:trPr>
              <w:tc>
                <w:tcPr>
                  <w:tcW w:w="2925" w:type="dxa"/>
                  <w:vMerge w:val="restart"/>
                  <w:shd w:val="clear" w:color="auto" w:fill="FFFFFF" w:themeFill="background1"/>
                  <w:vAlign w:val="center"/>
                </w:tcPr>
                <w:p w14:paraId="3F3BD895" w14:textId="1C8EB5FB"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681C12" w:rsidRPr="006145DB">
                    <w:rPr>
                      <w:rFonts w:eastAsia="Arial" w:cs="Arial"/>
                      <w:sz w:val="16"/>
                      <w:szCs w:val="16"/>
                    </w:rPr>
                    <w:t xml:space="preserve"> </w:t>
                  </w:r>
                  <w:r w:rsidRPr="006145DB">
                    <w:rPr>
                      <w:rFonts w:eastAsia="Arial" w:cs="Arial"/>
                      <w:sz w:val="16"/>
                      <w:szCs w:val="16"/>
                    </w:rPr>
                    <w:t>la Desnutrición Aguda en menores de 5 años.</w:t>
                  </w:r>
                </w:p>
              </w:tc>
              <w:tc>
                <w:tcPr>
                  <w:tcW w:w="1417" w:type="dxa"/>
                  <w:shd w:val="clear" w:color="auto" w:fill="FFFFFF" w:themeFill="background1"/>
                  <w:vAlign w:val="center"/>
                </w:tcPr>
                <w:p w14:paraId="75F0B02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Base de datos del - evento 113 Desnutrición aguda en menores de 5 años.</w:t>
                  </w:r>
                </w:p>
              </w:tc>
              <w:tc>
                <w:tcPr>
                  <w:tcW w:w="1156" w:type="dxa"/>
                  <w:shd w:val="clear" w:color="auto" w:fill="FFFFFF" w:themeFill="background1"/>
                  <w:vAlign w:val="center"/>
                </w:tcPr>
                <w:p w14:paraId="2DA2DB2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813" w:type="dxa"/>
                  <w:shd w:val="clear" w:color="auto" w:fill="FFFFFF" w:themeFill="background1"/>
                  <w:vAlign w:val="center"/>
                </w:tcPr>
                <w:p w14:paraId="5BBF35D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C00890" w:rsidRPr="006145DB" w14:paraId="4927FA35" w14:textId="77777777" w:rsidTr="00C00890">
              <w:trPr>
                <w:trHeight w:val="300"/>
                <w:jc w:val="center"/>
              </w:trPr>
              <w:tc>
                <w:tcPr>
                  <w:tcW w:w="2925" w:type="dxa"/>
                  <w:vMerge/>
                  <w:shd w:val="clear" w:color="auto" w:fill="FFFFFF" w:themeFill="background1"/>
                  <w:vAlign w:val="center"/>
                </w:tcPr>
                <w:p w14:paraId="1991D422" w14:textId="77777777" w:rsidR="00E131CF" w:rsidRPr="006145DB" w:rsidRDefault="00E131CF" w:rsidP="00C00890">
                  <w:pPr>
                    <w:tabs>
                      <w:tab w:val="left" w:pos="8080"/>
                    </w:tabs>
                    <w:spacing w:line="240" w:lineRule="auto"/>
                    <w:ind w:left="105"/>
                    <w:jc w:val="both"/>
                    <w:textAlignment w:val="baseline"/>
                    <w:rPr>
                      <w:rFonts w:cs="Arial"/>
                      <w:sz w:val="16"/>
                      <w:szCs w:val="16"/>
                    </w:rPr>
                  </w:pPr>
                </w:p>
              </w:tc>
              <w:tc>
                <w:tcPr>
                  <w:tcW w:w="1417" w:type="dxa"/>
                  <w:shd w:val="clear" w:color="auto" w:fill="FFFFFF" w:themeFill="background1"/>
                  <w:vAlign w:val="center"/>
                </w:tcPr>
                <w:p w14:paraId="0A83E749"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014C813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6F05B61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46198AA9" w14:textId="77777777" w:rsidTr="00C00890">
              <w:trPr>
                <w:trHeight w:val="300"/>
                <w:jc w:val="center"/>
              </w:trPr>
              <w:tc>
                <w:tcPr>
                  <w:tcW w:w="2925" w:type="dxa"/>
                  <w:shd w:val="clear" w:color="auto" w:fill="FFFFFF" w:themeFill="background1"/>
                  <w:vAlign w:val="center"/>
                </w:tcPr>
                <w:p w14:paraId="1DB6A4E3"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shd w:val="clear" w:color="auto" w:fill="FFFFFF" w:themeFill="background1"/>
                  <w:vAlign w:val="center"/>
                </w:tcPr>
                <w:p w14:paraId="02E065F2"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56" w:type="dxa"/>
                  <w:shd w:val="clear" w:color="auto" w:fill="FFFFFF" w:themeFill="background1"/>
                  <w:vAlign w:val="center"/>
                </w:tcPr>
                <w:p w14:paraId="0741A22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813" w:type="dxa"/>
                  <w:shd w:val="clear" w:color="auto" w:fill="FFFFFF" w:themeFill="background1"/>
                  <w:vAlign w:val="center"/>
                </w:tcPr>
                <w:p w14:paraId="7BF6CCB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C00890" w:rsidRPr="006145DB" w14:paraId="60FF6893" w14:textId="77777777" w:rsidTr="00C00890">
              <w:trPr>
                <w:trHeight w:val="387"/>
                <w:jc w:val="center"/>
              </w:trPr>
              <w:tc>
                <w:tcPr>
                  <w:tcW w:w="2925" w:type="dxa"/>
                  <w:vMerge w:val="restart"/>
                  <w:shd w:val="clear" w:color="auto" w:fill="FFFFFF" w:themeFill="background1"/>
                  <w:vAlign w:val="center"/>
                </w:tcPr>
                <w:p w14:paraId="5CE95620"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417" w:type="dxa"/>
                  <w:shd w:val="clear" w:color="auto" w:fill="FFFFFF" w:themeFill="background1"/>
                  <w:vAlign w:val="center"/>
                </w:tcPr>
                <w:p w14:paraId="7E99F69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73951CEC"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3A837A8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C00890" w:rsidRPr="006145DB" w14:paraId="6A27E383" w14:textId="77777777" w:rsidTr="00C00890">
              <w:trPr>
                <w:trHeight w:val="663"/>
                <w:jc w:val="center"/>
              </w:trPr>
              <w:tc>
                <w:tcPr>
                  <w:tcW w:w="2925" w:type="dxa"/>
                  <w:vMerge/>
                  <w:shd w:val="clear" w:color="auto" w:fill="FFFFFF" w:themeFill="background1"/>
                  <w:vAlign w:val="center"/>
                </w:tcPr>
                <w:p w14:paraId="415BB4B5" w14:textId="77777777" w:rsidR="00E131CF" w:rsidRPr="006145DB" w:rsidRDefault="00E131CF" w:rsidP="00C00890">
                  <w:pPr>
                    <w:tabs>
                      <w:tab w:val="left" w:pos="709"/>
                    </w:tabs>
                    <w:spacing w:line="240" w:lineRule="auto"/>
                    <w:jc w:val="both"/>
                    <w:rPr>
                      <w:rFonts w:eastAsia="Arial" w:cs="Arial"/>
                      <w:sz w:val="16"/>
                      <w:szCs w:val="16"/>
                    </w:rPr>
                  </w:pPr>
                </w:p>
              </w:tc>
              <w:tc>
                <w:tcPr>
                  <w:tcW w:w="1417" w:type="dxa"/>
                  <w:shd w:val="clear" w:color="auto" w:fill="FFFFFF" w:themeFill="background1"/>
                  <w:vAlign w:val="center"/>
                </w:tcPr>
                <w:p w14:paraId="76304D6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36167DD3"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17E5E8F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6DCA64D0" w14:textId="77777777" w:rsidTr="00C00890">
              <w:trPr>
                <w:trHeight w:val="300"/>
                <w:jc w:val="center"/>
              </w:trPr>
              <w:tc>
                <w:tcPr>
                  <w:tcW w:w="2925" w:type="dxa"/>
                  <w:shd w:val="clear" w:color="auto" w:fill="FFFFFF" w:themeFill="background1"/>
                  <w:vAlign w:val="center"/>
                </w:tcPr>
                <w:p w14:paraId="174FFBDF" w14:textId="77777777" w:rsidR="00E131CF" w:rsidRPr="006145DB" w:rsidRDefault="00E131CF" w:rsidP="00C00890">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7" w:type="dxa"/>
                  <w:shd w:val="clear" w:color="auto" w:fill="FFFFFF" w:themeFill="background1"/>
                  <w:vAlign w:val="center"/>
                </w:tcPr>
                <w:p w14:paraId="727E675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56" w:type="dxa"/>
                  <w:shd w:val="clear" w:color="auto" w:fill="FFFFFF" w:themeFill="background1"/>
                  <w:vAlign w:val="center"/>
                </w:tcPr>
                <w:p w14:paraId="764F397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2021</w:t>
                  </w:r>
                </w:p>
                <w:p w14:paraId="585C615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Entrega única</w:t>
                  </w:r>
                </w:p>
              </w:tc>
              <w:tc>
                <w:tcPr>
                  <w:tcW w:w="1813" w:type="dxa"/>
                  <w:shd w:val="clear" w:color="auto" w:fill="FFFFFF" w:themeFill="background1"/>
                  <w:vAlign w:val="center"/>
                </w:tcPr>
                <w:p w14:paraId="6B105CF0"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C00890" w:rsidRPr="006145DB" w14:paraId="04D45EC0" w14:textId="77777777" w:rsidTr="00C00890">
              <w:trPr>
                <w:trHeight w:val="615"/>
                <w:jc w:val="center"/>
              </w:trPr>
              <w:tc>
                <w:tcPr>
                  <w:tcW w:w="2925" w:type="dxa"/>
                  <w:shd w:val="clear" w:color="auto" w:fill="FFFFFF" w:themeFill="background1"/>
                  <w:vAlign w:val="center"/>
                </w:tcPr>
                <w:p w14:paraId="088A62B2"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417" w:type="dxa"/>
                  <w:shd w:val="clear" w:color="auto" w:fill="FFFFFF" w:themeFill="background1"/>
                  <w:vAlign w:val="center"/>
                </w:tcPr>
                <w:p w14:paraId="3FF9062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F6CF40F" w14:textId="553F89E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1DBB5A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494214B8" w14:textId="77777777" w:rsidTr="00C00890">
              <w:trPr>
                <w:trHeight w:val="300"/>
                <w:jc w:val="center"/>
              </w:trPr>
              <w:tc>
                <w:tcPr>
                  <w:tcW w:w="2925" w:type="dxa"/>
                  <w:vMerge w:val="restart"/>
                  <w:shd w:val="clear" w:color="auto" w:fill="FFFFFF" w:themeFill="background1"/>
                  <w:vAlign w:val="center"/>
                </w:tcPr>
                <w:p w14:paraId="62439D20" w14:textId="6902F5BC" w:rsidR="00E131CF" w:rsidRPr="006145DB" w:rsidRDefault="00E131CF" w:rsidP="00C00890">
                  <w:pPr>
                    <w:tabs>
                      <w:tab w:val="left" w:pos="709"/>
                    </w:tabs>
                    <w:spacing w:before="240" w:line="240" w:lineRule="auto"/>
                    <w:jc w:val="both"/>
                    <w:rPr>
                      <w:rFonts w:eastAsia="Arial" w:cs="Arial"/>
                      <w:sz w:val="16"/>
                      <w:szCs w:val="16"/>
                    </w:rPr>
                  </w:pPr>
                  <w:r w:rsidRPr="006145DB">
                    <w:rPr>
                      <w:rFonts w:eastAsia="Arial" w:cs="Arial"/>
                      <w:sz w:val="16"/>
                      <w:szCs w:val="16"/>
                    </w:rPr>
                    <w:t>Niños y niños identificados por la SDIS en alguna de las siguientes situaciones: uso en mendicidad, trabajo infantil, persona que vive en calle o en soluciones habitacionales temporales “paga diarios”, entre otros</w:t>
                  </w:r>
                  <w:r w:rsidR="00C00890" w:rsidRPr="006145DB">
                    <w:rPr>
                      <w:rFonts w:eastAsia="Arial" w:cs="Arial"/>
                      <w:sz w:val="16"/>
                      <w:szCs w:val="16"/>
                    </w:rPr>
                    <w:t>.</w:t>
                  </w:r>
                </w:p>
              </w:tc>
              <w:tc>
                <w:tcPr>
                  <w:tcW w:w="1417" w:type="dxa"/>
                  <w:shd w:val="clear" w:color="auto" w:fill="FFFFFF" w:themeFill="background1"/>
                  <w:vAlign w:val="center"/>
                </w:tcPr>
                <w:p w14:paraId="56EFC95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80CCE79" w14:textId="0BAAA7A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E59E20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 la modalidad.</w:t>
                  </w:r>
                </w:p>
              </w:tc>
            </w:tr>
            <w:tr w:rsidR="00C00890" w:rsidRPr="006145DB" w14:paraId="10A126C3" w14:textId="77777777" w:rsidTr="00C00890">
              <w:trPr>
                <w:trHeight w:val="300"/>
                <w:jc w:val="center"/>
              </w:trPr>
              <w:tc>
                <w:tcPr>
                  <w:tcW w:w="2925" w:type="dxa"/>
                  <w:vMerge/>
                  <w:tcBorders>
                    <w:bottom w:val="single" w:sz="4" w:space="0" w:color="auto"/>
                  </w:tcBorders>
                  <w:vAlign w:val="center"/>
                </w:tcPr>
                <w:p w14:paraId="0721A453" w14:textId="77777777" w:rsidR="00E131CF" w:rsidRPr="006145DB" w:rsidRDefault="00E131CF" w:rsidP="00C00890">
                  <w:pPr>
                    <w:tabs>
                      <w:tab w:val="left" w:pos="709"/>
                    </w:tabs>
                    <w:spacing w:before="240" w:line="240" w:lineRule="auto"/>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30A9B09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56" w:type="dxa"/>
                  <w:tcBorders>
                    <w:bottom w:val="single" w:sz="4" w:space="0" w:color="auto"/>
                  </w:tcBorders>
                  <w:shd w:val="clear" w:color="auto" w:fill="FFFFFF" w:themeFill="background1"/>
                  <w:vAlign w:val="center"/>
                </w:tcPr>
                <w:p w14:paraId="78E83950" w14:textId="3E24AE0E"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813" w:type="dxa"/>
                  <w:tcBorders>
                    <w:bottom w:val="single" w:sz="4" w:space="0" w:color="auto"/>
                  </w:tcBorders>
                  <w:shd w:val="clear" w:color="auto" w:fill="FFFFFF" w:themeFill="background1"/>
                  <w:vAlign w:val="center"/>
                </w:tcPr>
                <w:p w14:paraId="7FEBB58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C00890" w:rsidRPr="006145DB" w14:paraId="6E9AD1F5" w14:textId="77777777" w:rsidTr="00C00890">
              <w:trPr>
                <w:trHeight w:val="330"/>
                <w:jc w:val="center"/>
              </w:trPr>
              <w:tc>
                <w:tcPr>
                  <w:tcW w:w="2925" w:type="dxa"/>
                  <w:tcBorders>
                    <w:bottom w:val="nil"/>
                  </w:tcBorders>
                  <w:shd w:val="clear" w:color="auto" w:fill="FFFFFF" w:themeFill="background1"/>
                  <w:vAlign w:val="center"/>
                </w:tcPr>
                <w:p w14:paraId="1158CB67"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417" w:type="dxa"/>
                  <w:tcBorders>
                    <w:bottom w:val="nil"/>
                  </w:tcBorders>
                  <w:shd w:val="clear" w:color="auto" w:fill="FFFFFF" w:themeFill="background1"/>
                  <w:vAlign w:val="center"/>
                </w:tcPr>
                <w:p w14:paraId="167FE99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tcBorders>
                    <w:bottom w:val="nil"/>
                  </w:tcBorders>
                  <w:shd w:val="clear" w:color="auto" w:fill="FFFFFF" w:themeFill="background1"/>
                  <w:vAlign w:val="center"/>
                </w:tcPr>
                <w:p w14:paraId="4431F28B" w14:textId="7C9A09C3"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tcBorders>
                    <w:bottom w:val="nil"/>
                  </w:tcBorders>
                  <w:shd w:val="clear" w:color="auto" w:fill="FFFFFF" w:themeFill="background1"/>
                  <w:vAlign w:val="center"/>
                </w:tcPr>
                <w:p w14:paraId="4B32956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bl>
          <w:p w14:paraId="447584A9" w14:textId="77777777" w:rsidR="00E131CF" w:rsidRPr="006145DB" w:rsidRDefault="00E131CF" w:rsidP="00C00890">
            <w:pPr>
              <w:tabs>
                <w:tab w:val="left" w:pos="709"/>
              </w:tabs>
              <w:spacing w:line="240" w:lineRule="auto"/>
              <w:contextualSpacing/>
              <w:jc w:val="both"/>
              <w:rPr>
                <w:rFonts w:cs="Arial"/>
                <w:bCs/>
                <w:sz w:val="16"/>
                <w:szCs w:val="16"/>
                <w:lang w:eastAsia="es-CO"/>
              </w:rPr>
            </w:pPr>
          </w:p>
        </w:tc>
      </w:tr>
      <w:tr w:rsidR="00E131CF" w:rsidRPr="006145DB" w14:paraId="5402DC91" w14:textId="77777777" w:rsidTr="0073478A">
        <w:trPr>
          <w:trHeight w:val="873"/>
          <w:jc w:val="center"/>
        </w:trPr>
        <w:tc>
          <w:tcPr>
            <w:tcW w:w="1696" w:type="dxa"/>
            <w:vAlign w:val="center"/>
          </w:tcPr>
          <w:p w14:paraId="23323743"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2977"/>
              <w:gridCol w:w="1417"/>
              <w:gridCol w:w="1134"/>
              <w:gridCol w:w="1843"/>
            </w:tblGrid>
            <w:tr w:rsidR="00C00890" w:rsidRPr="006145DB" w14:paraId="6F66CF2C" w14:textId="77777777" w:rsidTr="00C00890">
              <w:trPr>
                <w:trHeight w:val="372"/>
              </w:trPr>
              <w:tc>
                <w:tcPr>
                  <w:tcW w:w="2977" w:type="dxa"/>
                  <w:tcBorders>
                    <w:top w:val="nil"/>
                  </w:tcBorders>
                  <w:vAlign w:val="center"/>
                </w:tcPr>
                <w:p w14:paraId="587EC733"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7" w:type="dxa"/>
                  <w:tcBorders>
                    <w:top w:val="nil"/>
                  </w:tcBorders>
                  <w:vAlign w:val="center"/>
                </w:tcPr>
                <w:p w14:paraId="12ACE2C5"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D8460FB"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tcBorders>
                  <w:vAlign w:val="center"/>
                </w:tcPr>
                <w:p w14:paraId="2A89469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00890" w:rsidRPr="006145DB" w14:paraId="1FBCF6CD" w14:textId="77777777" w:rsidTr="00C00890">
              <w:trPr>
                <w:trHeight w:val="231"/>
              </w:trPr>
              <w:tc>
                <w:tcPr>
                  <w:tcW w:w="2977" w:type="dxa"/>
                  <w:vMerge w:val="restart"/>
                  <w:vAlign w:val="center"/>
                </w:tcPr>
                <w:p w14:paraId="5626B887" w14:textId="77777777" w:rsidR="00E131CF" w:rsidRPr="006145DB" w:rsidRDefault="00E131CF" w:rsidP="00C00890">
                  <w:pPr>
                    <w:tabs>
                      <w:tab w:val="left" w:pos="709"/>
                    </w:tabs>
                    <w:contextualSpacing/>
                    <w:jc w:val="both"/>
                    <w:rPr>
                      <w:rFonts w:cs="Arial"/>
                      <w:sz w:val="16"/>
                      <w:szCs w:val="16"/>
                      <w:lang w:eastAsia="es-CO"/>
                    </w:rPr>
                  </w:pPr>
                  <w:r w:rsidRPr="006145DB">
                    <w:rPr>
                      <w:rFonts w:cs="Arial"/>
                      <w:sz w:val="16"/>
                      <w:szCs w:val="16"/>
                      <w:lang w:eastAsia="es-CO"/>
                    </w:rPr>
                    <w:t>Niñas y niños hasta los cinco (5) años, once (11) meses y veintinueve (29) días</w:t>
                  </w:r>
                </w:p>
              </w:tc>
              <w:tc>
                <w:tcPr>
                  <w:tcW w:w="1417" w:type="dxa"/>
                  <w:vAlign w:val="center"/>
                </w:tcPr>
                <w:p w14:paraId="338F84D5" w14:textId="2A4BF6BD"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8E7EB7B" w14:textId="5359C6A2"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44417F49"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C00890" w:rsidRPr="006145DB" w14:paraId="50703163" w14:textId="77777777" w:rsidTr="007F10A5">
              <w:trPr>
                <w:trHeight w:val="231"/>
              </w:trPr>
              <w:tc>
                <w:tcPr>
                  <w:tcW w:w="2977" w:type="dxa"/>
                  <w:vMerge/>
                  <w:tcBorders>
                    <w:bottom w:val="nil"/>
                  </w:tcBorders>
                  <w:vAlign w:val="center"/>
                </w:tcPr>
                <w:p w14:paraId="2F54E3CD" w14:textId="77777777" w:rsidR="00E131CF" w:rsidRPr="006145DB" w:rsidRDefault="00E131CF" w:rsidP="00C00890">
                  <w:pPr>
                    <w:tabs>
                      <w:tab w:val="left" w:pos="709"/>
                    </w:tabs>
                    <w:contextualSpacing/>
                    <w:rPr>
                      <w:rFonts w:cs="Arial"/>
                      <w:sz w:val="16"/>
                      <w:szCs w:val="16"/>
                      <w:lang w:eastAsia="es-CO"/>
                    </w:rPr>
                  </w:pPr>
                </w:p>
              </w:tc>
              <w:tc>
                <w:tcPr>
                  <w:tcW w:w="1417" w:type="dxa"/>
                  <w:tcBorders>
                    <w:bottom w:val="nil"/>
                  </w:tcBorders>
                  <w:vAlign w:val="center"/>
                </w:tcPr>
                <w:p w14:paraId="66B3F45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vAlign w:val="center"/>
                </w:tcPr>
                <w:p w14:paraId="20B137F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nil"/>
                  </w:tcBorders>
                  <w:vAlign w:val="center"/>
                </w:tcPr>
                <w:p w14:paraId="49BC1B4D"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10E19C47" w14:textId="77777777" w:rsidTr="007F10A5">
              <w:trPr>
                <w:trHeight w:val="231"/>
              </w:trPr>
              <w:tc>
                <w:tcPr>
                  <w:tcW w:w="2977" w:type="dxa"/>
                  <w:tcBorders>
                    <w:top w:val="nil"/>
                    <w:bottom w:val="single" w:sz="4" w:space="0" w:color="auto"/>
                  </w:tcBorders>
                  <w:vAlign w:val="center"/>
                </w:tcPr>
                <w:p w14:paraId="7B2389B0"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lastRenderedPageBreak/>
                    <w:t>Niñas y niños con madres, padres o cuidadores(as) que laboran o desarrollan algún tipo de actividad económica o académica en horarios nocturnos.</w:t>
                  </w:r>
                </w:p>
              </w:tc>
              <w:tc>
                <w:tcPr>
                  <w:tcW w:w="1417" w:type="dxa"/>
                  <w:tcBorders>
                    <w:top w:val="nil"/>
                    <w:bottom w:val="single" w:sz="4" w:space="0" w:color="auto"/>
                  </w:tcBorders>
                  <w:vAlign w:val="center"/>
                </w:tcPr>
                <w:p w14:paraId="1D66264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top w:val="nil"/>
                    <w:bottom w:val="single" w:sz="4" w:space="0" w:color="auto"/>
                  </w:tcBorders>
                  <w:vAlign w:val="center"/>
                </w:tcPr>
                <w:p w14:paraId="72D6C5F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top w:val="nil"/>
                    <w:bottom w:val="single" w:sz="4" w:space="0" w:color="auto"/>
                  </w:tcBorders>
                  <w:vAlign w:val="center"/>
                </w:tcPr>
                <w:p w14:paraId="34753E3E"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747FD6B0" w14:textId="77777777" w:rsidTr="007F10A5">
              <w:trPr>
                <w:trHeight w:val="231"/>
              </w:trPr>
              <w:tc>
                <w:tcPr>
                  <w:tcW w:w="2977" w:type="dxa"/>
                  <w:tcBorders>
                    <w:bottom w:val="nil"/>
                  </w:tcBorders>
                  <w:vAlign w:val="center"/>
                </w:tcPr>
                <w:p w14:paraId="3A351BC5"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t>Niñas y niños que presentan condiciones de riesgo o requieren de un horario adicional.</w:t>
                  </w:r>
                </w:p>
              </w:tc>
              <w:tc>
                <w:tcPr>
                  <w:tcW w:w="1417" w:type="dxa"/>
                  <w:tcBorders>
                    <w:bottom w:val="nil"/>
                  </w:tcBorders>
                  <w:vAlign w:val="center"/>
                </w:tcPr>
                <w:p w14:paraId="2277357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vAlign w:val="center"/>
                </w:tcPr>
                <w:p w14:paraId="524A514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nil"/>
                  </w:tcBorders>
                  <w:vAlign w:val="center"/>
                </w:tcPr>
                <w:p w14:paraId="081DA64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675C1E4A" w14:textId="77777777" w:rsidR="00E131CF" w:rsidRPr="006145DB" w:rsidRDefault="00E131CF" w:rsidP="00C00890">
            <w:pPr>
              <w:pStyle w:val="Textoindependiente"/>
              <w:spacing w:line="240" w:lineRule="auto"/>
              <w:ind w:right="112"/>
              <w:jc w:val="both"/>
              <w:rPr>
                <w:rFonts w:cs="Arial"/>
                <w:sz w:val="16"/>
                <w:szCs w:val="16"/>
                <w:lang w:eastAsia="es-CO"/>
              </w:rPr>
            </w:pPr>
          </w:p>
        </w:tc>
      </w:tr>
      <w:tr w:rsidR="00E131CF" w:rsidRPr="006145DB" w14:paraId="4E996535" w14:textId="77777777" w:rsidTr="003A7F4C">
        <w:trPr>
          <w:trHeight w:val="4167"/>
          <w:jc w:val="center"/>
        </w:trPr>
        <w:tc>
          <w:tcPr>
            <w:tcW w:w="1696" w:type="dxa"/>
            <w:vAlign w:val="center"/>
          </w:tcPr>
          <w:p w14:paraId="0CD47ECB"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313" w:type="dxa"/>
              <w:jc w:val="center"/>
              <w:tblLayout w:type="fixed"/>
              <w:tblLook w:val="04A0" w:firstRow="1" w:lastRow="0" w:firstColumn="1" w:lastColumn="0" w:noHBand="0" w:noVBand="1"/>
            </w:tblPr>
            <w:tblGrid>
              <w:gridCol w:w="2925"/>
              <w:gridCol w:w="1417"/>
              <w:gridCol w:w="1156"/>
              <w:gridCol w:w="1815"/>
            </w:tblGrid>
            <w:tr w:rsidR="007F10A5" w:rsidRPr="006145DB" w14:paraId="7AB59195" w14:textId="77777777" w:rsidTr="008B7761">
              <w:trPr>
                <w:trHeight w:val="300"/>
                <w:jc w:val="center"/>
              </w:trPr>
              <w:tc>
                <w:tcPr>
                  <w:tcW w:w="2925" w:type="dxa"/>
                  <w:tcBorders>
                    <w:top w:val="nil"/>
                  </w:tcBorders>
                  <w:vAlign w:val="center"/>
                </w:tcPr>
                <w:p w14:paraId="59B7650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Criterios de Egreso</w:t>
                  </w:r>
                </w:p>
              </w:tc>
              <w:tc>
                <w:tcPr>
                  <w:tcW w:w="1417" w:type="dxa"/>
                  <w:tcBorders>
                    <w:top w:val="nil"/>
                  </w:tcBorders>
                  <w:vAlign w:val="center"/>
                </w:tcPr>
                <w:p w14:paraId="6BABA98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Fuente de Información</w:t>
                  </w:r>
                </w:p>
              </w:tc>
              <w:tc>
                <w:tcPr>
                  <w:tcW w:w="1156" w:type="dxa"/>
                  <w:tcBorders>
                    <w:top w:val="nil"/>
                  </w:tcBorders>
                  <w:vAlign w:val="center"/>
                </w:tcPr>
                <w:p w14:paraId="3392FCF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Periodicidad</w:t>
                  </w:r>
                </w:p>
              </w:tc>
              <w:tc>
                <w:tcPr>
                  <w:tcW w:w="1815" w:type="dxa"/>
                  <w:tcBorders>
                    <w:top w:val="nil"/>
                  </w:tcBorders>
                  <w:vAlign w:val="center"/>
                </w:tcPr>
                <w:p w14:paraId="28FFDC5D"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Administrador</w:t>
                  </w:r>
                </w:p>
              </w:tc>
            </w:tr>
            <w:tr w:rsidR="007F10A5" w:rsidRPr="006145DB" w14:paraId="24BCD965" w14:textId="77777777" w:rsidTr="009E0E82">
              <w:trPr>
                <w:trHeight w:val="300"/>
                <w:jc w:val="center"/>
              </w:trPr>
              <w:tc>
                <w:tcPr>
                  <w:tcW w:w="2925" w:type="dxa"/>
                  <w:shd w:val="clear" w:color="auto" w:fill="FFFFFF" w:themeFill="background1"/>
                  <w:vAlign w:val="center"/>
                </w:tcPr>
                <w:p w14:paraId="229EEB01" w14:textId="5E458464"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seis (6) años cumplidos antes del 31 marzo del año siguiente. Este egreso aplica al finalizar el año en curso.</w:t>
                  </w:r>
                </w:p>
              </w:tc>
              <w:tc>
                <w:tcPr>
                  <w:tcW w:w="1417" w:type="dxa"/>
                  <w:shd w:val="clear" w:color="auto" w:fill="FFFFFF" w:themeFill="background1"/>
                  <w:vAlign w:val="center"/>
                </w:tcPr>
                <w:p w14:paraId="68D2B7B9" w14:textId="2BF4EA9D" w:rsidR="00E131CF" w:rsidRPr="006145DB" w:rsidRDefault="00E131CF" w:rsidP="009E0E82">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6BE791F1"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DD6CE80"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0D88D99E" w14:textId="77777777" w:rsidTr="009E0E82">
              <w:trPr>
                <w:trHeight w:val="300"/>
                <w:jc w:val="center"/>
              </w:trPr>
              <w:tc>
                <w:tcPr>
                  <w:tcW w:w="2925" w:type="dxa"/>
                  <w:shd w:val="clear" w:color="auto" w:fill="FFFFFF" w:themeFill="background1"/>
                  <w:vAlign w:val="center"/>
                </w:tcPr>
                <w:p w14:paraId="7BECC9CF"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46070D6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1799DDF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04E62E3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7F10A5" w:rsidRPr="006145DB" w14:paraId="19A78BC8" w14:textId="77777777" w:rsidTr="009E0E82">
              <w:trPr>
                <w:trHeight w:val="399"/>
                <w:jc w:val="center"/>
              </w:trPr>
              <w:tc>
                <w:tcPr>
                  <w:tcW w:w="2925" w:type="dxa"/>
                  <w:vMerge w:val="restart"/>
                  <w:shd w:val="clear" w:color="auto" w:fill="FFFFFF" w:themeFill="background1"/>
                  <w:vAlign w:val="center"/>
                </w:tcPr>
                <w:p w14:paraId="561134C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shd w:val="clear" w:color="auto" w:fill="FFFFFF" w:themeFill="background1"/>
                  <w:vAlign w:val="center"/>
                </w:tcPr>
                <w:p w14:paraId="6D2185F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3A1E056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CC1961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616B283A" w14:textId="77777777" w:rsidTr="008B7761">
              <w:trPr>
                <w:trHeight w:val="561"/>
                <w:jc w:val="center"/>
              </w:trPr>
              <w:tc>
                <w:tcPr>
                  <w:tcW w:w="2925" w:type="dxa"/>
                  <w:vMerge/>
                  <w:tcBorders>
                    <w:bottom w:val="single" w:sz="4" w:space="0" w:color="auto"/>
                  </w:tcBorders>
                  <w:vAlign w:val="center"/>
                </w:tcPr>
                <w:p w14:paraId="4BAA3D90" w14:textId="77777777" w:rsidR="00E131CF" w:rsidRPr="006145DB" w:rsidRDefault="00E131CF" w:rsidP="007F10A5">
                  <w:pPr>
                    <w:tabs>
                      <w:tab w:val="left" w:pos="709"/>
                    </w:tabs>
                    <w:rPr>
                      <w:rFonts w:eastAsia="Arial" w:cs="Arial"/>
                      <w:sz w:val="16"/>
                      <w:szCs w:val="16"/>
                    </w:rPr>
                  </w:pPr>
                </w:p>
              </w:tc>
              <w:tc>
                <w:tcPr>
                  <w:tcW w:w="1417" w:type="dxa"/>
                  <w:tcBorders>
                    <w:bottom w:val="single" w:sz="4" w:space="0" w:color="auto"/>
                  </w:tcBorders>
                  <w:shd w:val="clear" w:color="auto" w:fill="FFFFFF" w:themeFill="background1"/>
                  <w:vAlign w:val="center"/>
                </w:tcPr>
                <w:p w14:paraId="5D08A93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tcBorders>
                    <w:bottom w:val="single" w:sz="4" w:space="0" w:color="auto"/>
                  </w:tcBorders>
                  <w:shd w:val="clear" w:color="auto" w:fill="FFFFFF" w:themeFill="background1"/>
                  <w:vAlign w:val="center"/>
                </w:tcPr>
                <w:p w14:paraId="305045A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tcBorders>
                    <w:bottom w:val="single" w:sz="4" w:space="0" w:color="auto"/>
                  </w:tcBorders>
                  <w:shd w:val="clear" w:color="auto" w:fill="FFFFFF" w:themeFill="background1"/>
                  <w:vAlign w:val="center"/>
                </w:tcPr>
                <w:p w14:paraId="128DB52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para la Infancia -Equipo de la modalidad.</w:t>
                  </w:r>
                </w:p>
              </w:tc>
            </w:tr>
            <w:tr w:rsidR="007F10A5" w:rsidRPr="006145DB" w14:paraId="01E7C94C" w14:textId="77777777" w:rsidTr="009E0E82">
              <w:trPr>
                <w:trHeight w:val="432"/>
                <w:jc w:val="center"/>
              </w:trPr>
              <w:tc>
                <w:tcPr>
                  <w:tcW w:w="2925" w:type="dxa"/>
                  <w:vMerge w:val="restart"/>
                  <w:shd w:val="clear" w:color="auto" w:fill="FFFFFF" w:themeFill="background1"/>
                  <w:vAlign w:val="center"/>
                </w:tcPr>
                <w:p w14:paraId="19178491" w14:textId="77777777" w:rsidR="00E131CF" w:rsidRPr="006145DB" w:rsidRDefault="00E131CF" w:rsidP="007F10A5">
                  <w:pPr>
                    <w:tabs>
                      <w:tab w:val="left" w:pos="709"/>
                    </w:tabs>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3645604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56" w:type="dxa"/>
                  <w:shd w:val="clear" w:color="auto" w:fill="FFFFFF" w:themeFill="background1"/>
                  <w:vAlign w:val="center"/>
                </w:tcPr>
                <w:p w14:paraId="1E8B671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shd w:val="clear" w:color="auto" w:fill="FFFFFF" w:themeFill="background1"/>
                  <w:vAlign w:val="center"/>
                </w:tcPr>
                <w:p w14:paraId="64FE113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7F10A5" w:rsidRPr="006145DB" w14:paraId="506BF270" w14:textId="77777777" w:rsidTr="009E0E82">
              <w:trPr>
                <w:trHeight w:val="424"/>
                <w:jc w:val="center"/>
              </w:trPr>
              <w:tc>
                <w:tcPr>
                  <w:tcW w:w="2925" w:type="dxa"/>
                  <w:vMerge/>
                  <w:shd w:val="clear" w:color="auto" w:fill="FFFFFF" w:themeFill="background1"/>
                  <w:vAlign w:val="center"/>
                </w:tcPr>
                <w:p w14:paraId="34221950" w14:textId="77777777" w:rsidR="00E131CF" w:rsidRPr="006145DB" w:rsidRDefault="00E131CF" w:rsidP="007F10A5">
                  <w:pPr>
                    <w:tabs>
                      <w:tab w:val="left" w:pos="709"/>
                    </w:tabs>
                    <w:rPr>
                      <w:rFonts w:eastAsia="Arial" w:cs="Arial"/>
                      <w:sz w:val="16"/>
                      <w:szCs w:val="16"/>
                    </w:rPr>
                  </w:pPr>
                </w:p>
              </w:tc>
              <w:tc>
                <w:tcPr>
                  <w:tcW w:w="1417" w:type="dxa"/>
                  <w:shd w:val="clear" w:color="auto" w:fill="FFFFFF" w:themeFill="background1"/>
                  <w:vAlign w:val="center"/>
                </w:tcPr>
                <w:p w14:paraId="1B31EE7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56" w:type="dxa"/>
                  <w:shd w:val="clear" w:color="auto" w:fill="FFFFFF" w:themeFill="background1"/>
                  <w:vAlign w:val="center"/>
                </w:tcPr>
                <w:p w14:paraId="6595A13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815" w:type="dxa"/>
                  <w:shd w:val="clear" w:color="auto" w:fill="FFFFFF" w:themeFill="background1"/>
                  <w:vAlign w:val="center"/>
                </w:tcPr>
                <w:p w14:paraId="3855D8D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7F10A5" w:rsidRPr="006145DB" w14:paraId="63ECED38" w14:textId="77777777" w:rsidTr="008B7761">
              <w:trPr>
                <w:trHeight w:val="855"/>
                <w:jc w:val="center"/>
              </w:trPr>
              <w:tc>
                <w:tcPr>
                  <w:tcW w:w="2925" w:type="dxa"/>
                  <w:vMerge/>
                  <w:tcBorders>
                    <w:bottom w:val="nil"/>
                  </w:tcBorders>
                  <w:shd w:val="clear" w:color="auto" w:fill="FFFFFF" w:themeFill="background1"/>
                  <w:vAlign w:val="center"/>
                </w:tcPr>
                <w:p w14:paraId="5840A015" w14:textId="77777777" w:rsidR="00E131CF" w:rsidRPr="006145DB" w:rsidRDefault="00E131CF" w:rsidP="007F10A5">
                  <w:pPr>
                    <w:tabs>
                      <w:tab w:val="left" w:pos="709"/>
                    </w:tabs>
                    <w:rPr>
                      <w:rFonts w:eastAsia="Arial" w:cs="Arial"/>
                      <w:sz w:val="16"/>
                      <w:szCs w:val="16"/>
                    </w:rPr>
                  </w:pPr>
                </w:p>
              </w:tc>
              <w:tc>
                <w:tcPr>
                  <w:tcW w:w="1417" w:type="dxa"/>
                  <w:tcBorders>
                    <w:bottom w:val="nil"/>
                  </w:tcBorders>
                  <w:shd w:val="clear" w:color="auto" w:fill="FFFFFF" w:themeFill="background1"/>
                  <w:vAlign w:val="center"/>
                </w:tcPr>
                <w:p w14:paraId="424A26F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56" w:type="dxa"/>
                  <w:tcBorders>
                    <w:bottom w:val="nil"/>
                  </w:tcBorders>
                  <w:shd w:val="clear" w:color="auto" w:fill="FFFFFF" w:themeFill="background1"/>
                  <w:vAlign w:val="center"/>
                </w:tcPr>
                <w:p w14:paraId="31C5835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tcBorders>
                    <w:bottom w:val="nil"/>
                  </w:tcBorders>
                  <w:shd w:val="clear" w:color="auto" w:fill="FFFFFF" w:themeFill="background1"/>
                  <w:vAlign w:val="center"/>
                </w:tcPr>
                <w:p w14:paraId="014C372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13556892" w14:textId="77777777" w:rsidR="00E131CF" w:rsidRPr="006145DB" w:rsidRDefault="00E131CF" w:rsidP="007F10A5">
            <w:pPr>
              <w:tabs>
                <w:tab w:val="left" w:pos="709"/>
              </w:tabs>
              <w:spacing w:after="0" w:line="240" w:lineRule="auto"/>
              <w:jc w:val="both"/>
              <w:rPr>
                <w:rFonts w:eastAsia="Arial" w:cs="Arial"/>
                <w:sz w:val="16"/>
                <w:szCs w:val="16"/>
              </w:rPr>
            </w:pPr>
          </w:p>
        </w:tc>
      </w:tr>
      <w:tr w:rsidR="00E131CF" w:rsidRPr="006145DB" w14:paraId="1ED381C7" w14:textId="77777777" w:rsidTr="002F76AD">
        <w:trPr>
          <w:trHeight w:val="607"/>
          <w:jc w:val="center"/>
        </w:trPr>
        <w:tc>
          <w:tcPr>
            <w:tcW w:w="1696" w:type="dxa"/>
            <w:vAlign w:val="center"/>
          </w:tcPr>
          <w:p w14:paraId="6DCC769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57EF9FD5"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754636" w:rsidRPr="006145DB" w14:paraId="2FA5A637" w14:textId="77777777" w:rsidTr="00066CED">
        <w:trPr>
          <w:trHeight w:val="600"/>
          <w:jc w:val="center"/>
        </w:trPr>
        <w:tc>
          <w:tcPr>
            <w:tcW w:w="1696" w:type="dxa"/>
            <w:vAlign w:val="center"/>
          </w:tcPr>
          <w:p w14:paraId="33266924"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6809F81F" w14:textId="77777777" w:rsidR="00754636"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Los Jardines Infantiles como modalidad institucional de educación inicial cuenta con la modalidad de atención de Jardines Infantiles nocturnos, el cual brinda atención presencial en unidades operativas de, en jornada tarde y noche, con horarios de:</w:t>
            </w:r>
          </w:p>
          <w:p w14:paraId="639C463E" w14:textId="19D3A91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  </w:t>
            </w:r>
          </w:p>
          <w:p w14:paraId="7D3FB341"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 xml:space="preserve">*4:00 p.m. a 10:00 p.m. </w:t>
            </w:r>
          </w:p>
          <w:p w14:paraId="0FCCB2B0"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*6:00 p.m. a 6:00 a.m.</w:t>
            </w:r>
          </w:p>
          <w:p w14:paraId="6B759B4C" w14:textId="77777777" w:rsidR="00754636" w:rsidRPr="006145DB" w:rsidRDefault="00754636" w:rsidP="008B7761">
            <w:pPr>
              <w:tabs>
                <w:tab w:val="left" w:pos="8080"/>
              </w:tabs>
              <w:spacing w:after="0" w:line="240" w:lineRule="auto"/>
              <w:jc w:val="both"/>
              <w:rPr>
                <w:rFonts w:eastAsia="Arial" w:cs="Arial"/>
                <w:sz w:val="20"/>
                <w:szCs w:val="20"/>
              </w:rPr>
            </w:pPr>
          </w:p>
          <w:p w14:paraId="3AEFB6F8" w14:textId="4B89405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Donde su atención puede estar entre 6 y 12 horas continuas, acorde al contexto y características de la población y de los territorios. Así mismo de acuerdo con las dinámicas y cobertura de la unidad operativa, la atención se organiza por grupos multiedad.</w:t>
            </w:r>
          </w:p>
          <w:p w14:paraId="1DF7E932" w14:textId="77777777" w:rsidR="00754636" w:rsidRPr="006145DB" w:rsidRDefault="00754636" w:rsidP="00754636">
            <w:pPr>
              <w:pStyle w:val="Ttulo1"/>
              <w:rPr>
                <w:sz w:val="20"/>
                <w:szCs w:val="20"/>
              </w:rPr>
            </w:pPr>
          </w:p>
          <w:p w14:paraId="194B284E"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Cuando las niñas y niños se encuentran en otros servicios de Educación Inicial o preescolar de entidades públicas o privadas, nacionales o distritales podrán ser atendidos en un horario adicional entre 2 a 4 horas máximo, en el marco del ejercicio de la corresponsabilidad en la atención, cuidado y protección de las familias definida en el artículo 10 de la Ley 1098 de 2006. </w:t>
            </w:r>
          </w:p>
          <w:p w14:paraId="59BC1D19" w14:textId="77777777" w:rsidR="00754636" w:rsidRPr="006145DB" w:rsidRDefault="00754636" w:rsidP="00754636">
            <w:pPr>
              <w:pStyle w:val="Ttulo1"/>
              <w:rPr>
                <w:sz w:val="20"/>
                <w:szCs w:val="20"/>
              </w:rPr>
            </w:pPr>
          </w:p>
          <w:p w14:paraId="7355F480"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De acuerdo con las características de la atención de educación inicial, la modalidad de Jardines Infantiles nocturnos implementa estrategias y prácticas pedagógicas y de cuidado que están orientadas al diseño e implementación de acciones de </w:t>
            </w:r>
            <w:r w:rsidRPr="006145DB">
              <w:rPr>
                <w:rFonts w:eastAsia="Arial" w:cs="Arial"/>
                <w:sz w:val="20"/>
                <w:szCs w:val="20"/>
              </w:rPr>
              <w:lastRenderedPageBreak/>
              <w:t>caracterización, que reafirman a las niñas y niños como sujetos de derechos, la garantía y cumplimiento de estos, la prevención de su amenaza o vulneración y la seguridad de su restablecimiento inmediato en desarrollo del principio del interés superior.</w:t>
            </w:r>
          </w:p>
          <w:p w14:paraId="55C45C68" w14:textId="77777777" w:rsidR="00754636" w:rsidRPr="006145DB" w:rsidRDefault="00754636" w:rsidP="00754636">
            <w:pPr>
              <w:pStyle w:val="Ttulo1"/>
              <w:rPr>
                <w:sz w:val="20"/>
                <w:szCs w:val="20"/>
              </w:rPr>
            </w:pPr>
          </w:p>
          <w:p w14:paraId="4391CD3C"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Por lo anterior, se establece que los procesos educativos que adelanta el Jardín infantil Nocturno contemplan el cuidado sensible, la protección y la seguridad de las niñas y los niños en lo que se refiere a higiene, alimentación y cuidado de la salud física. Así como también el despertar de la curiosidad, del deseo de aprender que les imprime dirección, intencionalidad y sistematización a los procesos pedagógicos aportando en el desarrollo de las bases de su autonomía, que se refleja en la toma de decisiones, participación, incidencia y transformación de su entorno.</w:t>
            </w:r>
          </w:p>
          <w:p w14:paraId="2086CEE0" w14:textId="77777777" w:rsidR="00754636" w:rsidRPr="006145DB" w:rsidRDefault="00754636" w:rsidP="00754636">
            <w:pPr>
              <w:pStyle w:val="Ttulo1"/>
              <w:rPr>
                <w:sz w:val="20"/>
                <w:szCs w:val="20"/>
              </w:rPr>
            </w:pPr>
          </w:p>
          <w:p w14:paraId="4B7B3EA7"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Por otro lado, se aborda el fortalecimiento de la vinculación y del rol protector que ejercen las familias, cuidadoras, cuidadores, educadoras y educadores de las niñas y los niños, desde el reconocimiento y potenciamiento de sus capacidades, experiencias y prácticas propias. </w:t>
            </w:r>
          </w:p>
          <w:p w14:paraId="1D21366D" w14:textId="77777777" w:rsidR="00754636" w:rsidRPr="006145DB" w:rsidRDefault="00754636" w:rsidP="00754636">
            <w:pPr>
              <w:pStyle w:val="Ttulo1"/>
              <w:rPr>
                <w:sz w:val="20"/>
                <w:szCs w:val="20"/>
              </w:rPr>
            </w:pPr>
          </w:p>
          <w:p w14:paraId="521F6DED" w14:textId="77777777" w:rsidR="00E131CF" w:rsidRPr="006145DB" w:rsidRDefault="00E131CF" w:rsidP="008B7761">
            <w:pPr>
              <w:spacing w:after="0" w:line="240" w:lineRule="auto"/>
              <w:jc w:val="both"/>
              <w:rPr>
                <w:rFonts w:eastAsia="Arial" w:cs="Arial"/>
                <w:sz w:val="20"/>
                <w:szCs w:val="20"/>
              </w:rPr>
            </w:pPr>
            <w:r w:rsidRPr="006145DB">
              <w:rPr>
                <w:rFonts w:eastAsia="Arial" w:cs="Arial"/>
                <w:sz w:val="20"/>
                <w:szCs w:val="20"/>
              </w:rPr>
              <w:t xml:space="preserve">El servicio de Jardines infantiles Diurnos y sus modalidades, implementa atención de calidad desde las siguientes características como lo menciona la Ley Desarrollo Integral de la Primera Infancia de Cero a Siempre 1804 del 2016: </w:t>
            </w:r>
          </w:p>
          <w:p w14:paraId="75D7280C" w14:textId="77777777" w:rsidR="00754636" w:rsidRPr="006145DB" w:rsidRDefault="00754636" w:rsidP="00754636">
            <w:pPr>
              <w:pStyle w:val="Ttulo1"/>
              <w:rPr>
                <w:sz w:val="20"/>
                <w:szCs w:val="20"/>
              </w:rPr>
            </w:pPr>
          </w:p>
          <w:p w14:paraId="1AC8EE19" w14:textId="59439E6B"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Pertinente: </w:t>
            </w:r>
            <w:r w:rsidR="00754636" w:rsidRPr="006145DB">
              <w:rPr>
                <w:rFonts w:eastAsia="Arial" w:cs="Arial"/>
                <w:sz w:val="20"/>
                <w:szCs w:val="20"/>
              </w:rPr>
              <w:t>r</w:t>
            </w:r>
            <w:r w:rsidRPr="006145DB">
              <w:rPr>
                <w:rFonts w:eastAsia="Arial" w:cs="Arial"/>
                <w:sz w:val="20"/>
                <w:szCs w:val="20"/>
              </w:rPr>
              <w:t xml:space="preserve">esponde a los intereses, características y potencialidades del niño o la niña en el momento del ciclo vital por el que atraviesa, y a las características de sus entornos.  </w:t>
            </w:r>
          </w:p>
          <w:p w14:paraId="2962F61F" w14:textId="24D1FE8E"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Oportuna: </w:t>
            </w:r>
            <w:r w:rsidR="00754636" w:rsidRPr="006145DB">
              <w:rPr>
                <w:rFonts w:eastAsia="Arial" w:cs="Arial"/>
                <w:sz w:val="20"/>
                <w:szCs w:val="20"/>
              </w:rPr>
              <w:t>s</w:t>
            </w:r>
            <w:r w:rsidRPr="006145DB">
              <w:rPr>
                <w:rFonts w:eastAsia="Arial" w:cs="Arial"/>
                <w:sz w:val="20"/>
                <w:szCs w:val="20"/>
              </w:rPr>
              <w:t xml:space="preserve">e da en el momento propicio y en el lugar en el que corresponde. Es eficaz en el tiempo justo.  </w:t>
            </w:r>
          </w:p>
          <w:p w14:paraId="5488D036" w14:textId="77405B43"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Flexible: </w:t>
            </w:r>
            <w:r w:rsidR="00754636" w:rsidRPr="006145DB">
              <w:rPr>
                <w:rFonts w:eastAsia="Arial" w:cs="Arial"/>
                <w:sz w:val="20"/>
                <w:szCs w:val="20"/>
              </w:rPr>
              <w:t>a</w:t>
            </w:r>
            <w:r w:rsidRPr="006145DB">
              <w:rPr>
                <w:rFonts w:eastAsia="Arial" w:cs="Arial"/>
                <w:sz w:val="20"/>
                <w:szCs w:val="20"/>
              </w:rPr>
              <w:t xml:space="preserve">segura que esté abierta a adaptarse a las características de las personas, los contextos y los entornos.  </w:t>
            </w:r>
          </w:p>
          <w:p w14:paraId="1FA8965D" w14:textId="7CD17BFF"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Diferencial: </w:t>
            </w:r>
            <w:r w:rsidR="00754636" w:rsidRPr="006145DB">
              <w:rPr>
                <w:rFonts w:eastAsia="Arial" w:cs="Arial"/>
                <w:sz w:val="20"/>
                <w:szCs w:val="20"/>
              </w:rPr>
              <w:t>v</w:t>
            </w:r>
            <w:r w:rsidRPr="006145DB">
              <w:rPr>
                <w:rFonts w:eastAsia="Arial" w:cs="Arial"/>
                <w:sz w:val="20"/>
                <w:szCs w:val="20"/>
              </w:rPr>
              <w:t xml:space="preserve">alora a las niñas y niños como sujetos que se construyen y viven de diferentes maneras. </w:t>
            </w:r>
            <w:r w:rsidR="00754636" w:rsidRPr="006145DB">
              <w:rPr>
                <w:rFonts w:eastAsia="Arial" w:cs="Arial"/>
                <w:sz w:val="20"/>
                <w:szCs w:val="20"/>
              </w:rPr>
              <w:t>e</w:t>
            </w:r>
            <w:r w:rsidRPr="006145DB">
              <w:rPr>
                <w:rFonts w:eastAsia="Arial" w:cs="Arial"/>
                <w:sz w:val="20"/>
                <w:szCs w:val="20"/>
              </w:rPr>
              <w:t xml:space="preserve">s sensible a sus particularidades debido a la diversidad de situaciones, condiciones y contextos, y actúa intencionadamente sobre los entornos para transformar situaciones de discriminación en razón a las diferencias.  </w:t>
            </w:r>
          </w:p>
          <w:p w14:paraId="219D3319" w14:textId="77DAC771"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Continua: </w:t>
            </w:r>
            <w:r w:rsidR="00754636" w:rsidRPr="006145DB">
              <w:rPr>
                <w:rFonts w:eastAsia="Arial" w:cs="Arial"/>
                <w:sz w:val="20"/>
                <w:szCs w:val="20"/>
              </w:rPr>
              <w:t>o</w:t>
            </w:r>
            <w:r w:rsidRPr="006145DB">
              <w:rPr>
                <w:rFonts w:eastAsia="Arial" w:cs="Arial"/>
                <w:sz w:val="20"/>
                <w:szCs w:val="20"/>
              </w:rPr>
              <w:t xml:space="preserve">curre con regularidad y de este modo garantiza los tiempos que requieren los niños y niñas en su proceso individual de desarrollo.  </w:t>
            </w:r>
          </w:p>
          <w:p w14:paraId="26BDFA3C" w14:textId="05CC06FF" w:rsidR="00E131CF" w:rsidRPr="006145DB" w:rsidRDefault="00E131CF" w:rsidP="00754636">
            <w:pPr>
              <w:numPr>
                <w:ilvl w:val="0"/>
                <w:numId w:val="158"/>
              </w:numPr>
              <w:spacing w:after="0" w:line="240" w:lineRule="auto"/>
              <w:ind w:left="454"/>
              <w:contextualSpacing/>
              <w:jc w:val="both"/>
              <w:rPr>
                <w:rFonts w:eastAsia="Arial" w:cs="Arial"/>
                <w:sz w:val="20"/>
                <w:szCs w:val="20"/>
              </w:rPr>
            </w:pPr>
            <w:r w:rsidRPr="006145DB">
              <w:rPr>
                <w:rFonts w:eastAsia="Arial" w:cs="Arial"/>
                <w:sz w:val="20"/>
                <w:szCs w:val="20"/>
              </w:rPr>
              <w:t xml:space="preserve">Complementaria: </w:t>
            </w:r>
            <w:r w:rsidR="00754636" w:rsidRPr="006145DB">
              <w:rPr>
                <w:rFonts w:eastAsia="Arial" w:cs="Arial"/>
                <w:sz w:val="20"/>
                <w:szCs w:val="20"/>
              </w:rPr>
              <w:t>s</w:t>
            </w:r>
            <w:r w:rsidRPr="006145DB">
              <w:rPr>
                <w:rFonts w:eastAsia="Arial" w:cs="Arial"/>
                <w:sz w:val="20"/>
                <w:szCs w:val="20"/>
              </w:rPr>
              <w:t xml:space="preserve">us acciones son la cualidad de contribuir a la integralidad de la atención por la interacción y articulación solidaria entre los actores responsables de proteger a niñas y niños en la primera infancia. </w:t>
            </w:r>
          </w:p>
          <w:p w14:paraId="61359375" w14:textId="77777777" w:rsidR="00E131CF" w:rsidRPr="006145DB" w:rsidRDefault="00E131CF" w:rsidP="008B7761">
            <w:pPr>
              <w:spacing w:after="0" w:line="240" w:lineRule="auto"/>
              <w:ind w:left="720"/>
              <w:contextualSpacing/>
              <w:jc w:val="both"/>
              <w:rPr>
                <w:rFonts w:eastAsia="Arial" w:cs="Arial"/>
                <w:sz w:val="20"/>
                <w:szCs w:val="20"/>
              </w:rPr>
            </w:pPr>
          </w:p>
          <w:p w14:paraId="5F66CA2A" w14:textId="77777777" w:rsidR="00E131CF" w:rsidRPr="006145DB" w:rsidRDefault="00E131CF" w:rsidP="008B7761">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2655E582" w14:textId="77777777" w:rsidR="00754636" w:rsidRPr="006145DB" w:rsidRDefault="00754636" w:rsidP="00754636">
            <w:pPr>
              <w:pStyle w:val="Ttulo1"/>
              <w:rPr>
                <w:sz w:val="20"/>
                <w:szCs w:val="20"/>
              </w:rPr>
            </w:pPr>
          </w:p>
          <w:p w14:paraId="0566A539"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4DDD27C4"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Sawabona: es una estrategia de pervivencia cultural para el reconocimiento de la diversidad cultural y la garantía de los derechos de la comunidad negra, </w:t>
            </w:r>
            <w:r w:rsidRPr="006145DB">
              <w:rPr>
                <w:rFonts w:eastAsia="Arial" w:cs="Arial"/>
                <w:sz w:val="20"/>
                <w:szCs w:val="20"/>
              </w:rPr>
              <w:lastRenderedPageBreak/>
              <w:t>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384B5C8D"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3E2A589A"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995DB71" w14:textId="77777777" w:rsidR="00E131CF" w:rsidRPr="006145DB" w:rsidRDefault="00E131CF" w:rsidP="00754636">
            <w:pPr>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0510738B"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632D47C7" w14:textId="77777777" w:rsidR="00E131CF" w:rsidRPr="006145DB" w:rsidRDefault="00E131CF" w:rsidP="008B7761">
            <w:pPr>
              <w:pStyle w:val="Prrafodelista"/>
              <w:tabs>
                <w:tab w:val="left" w:pos="709"/>
              </w:tabs>
              <w:spacing w:after="0" w:line="240" w:lineRule="auto"/>
              <w:jc w:val="both"/>
              <w:rPr>
                <w:rFonts w:eastAsia="Arial" w:cs="Arial"/>
                <w:sz w:val="20"/>
                <w:szCs w:val="20"/>
              </w:rPr>
            </w:pPr>
          </w:p>
          <w:p w14:paraId="5B27848B" w14:textId="77777777" w:rsidR="00E131CF" w:rsidRPr="006145DB" w:rsidRDefault="00E131CF" w:rsidP="008B7761">
            <w:pPr>
              <w:tabs>
                <w:tab w:val="left" w:pos="709"/>
              </w:tabs>
              <w:spacing w:after="0" w:line="240" w:lineRule="auto"/>
              <w:jc w:val="both"/>
              <w:rPr>
                <w:rFonts w:eastAsia="Arial" w:cs="Arial"/>
                <w:sz w:val="20"/>
                <w:szCs w:val="20"/>
              </w:rPr>
            </w:pPr>
            <w:r w:rsidRPr="006145DB">
              <w:rPr>
                <w:rFonts w:eastAsia="Segoe UI" w:cs="Arial"/>
                <w:sz w:val="20"/>
                <w:szCs w:val="20"/>
              </w:rPr>
              <w:t>La modalidad brinda apoyos alimentarios</w:t>
            </w:r>
            <w:r w:rsidRPr="006145DB">
              <w:rPr>
                <w:rFonts w:eastAsia="Segoe UI" w:cs="Arial"/>
                <w:b/>
                <w:bCs/>
                <w:sz w:val="20"/>
                <w:szCs w:val="20"/>
              </w:rPr>
              <w:t xml:space="preserve"> </w:t>
            </w:r>
            <w:r w:rsidRPr="006145DB">
              <w:rPr>
                <w:rFonts w:eastAsia="Arial" w:cs="Arial"/>
                <w:sz w:val="20"/>
                <w:szCs w:val="20"/>
              </w:rPr>
              <w:t xml:space="preserve">listos para el consumo en el servicio, que corresponden entre el 30 al 70% de las recomendaciones de ingesta de energía y nutrientes diaria por grupo de edad para la población colombiana, esto depende del tiempo en el que la niña o niño este en la unidad operativa. </w:t>
            </w:r>
          </w:p>
          <w:p w14:paraId="6D123EC4" w14:textId="77777777" w:rsidR="003A7F4C" w:rsidRPr="006145DB" w:rsidRDefault="003A7F4C" w:rsidP="008B7761">
            <w:pPr>
              <w:tabs>
                <w:tab w:val="left" w:pos="709"/>
              </w:tabs>
              <w:spacing w:after="0" w:line="240" w:lineRule="auto"/>
              <w:jc w:val="both"/>
              <w:rPr>
                <w:rFonts w:eastAsia="Arial" w:cs="Arial"/>
                <w:sz w:val="20"/>
                <w:szCs w:val="20"/>
              </w:rPr>
            </w:pPr>
          </w:p>
          <w:p w14:paraId="1614ADE1" w14:textId="26BE4964" w:rsidR="00E131CF" w:rsidRPr="006145DB" w:rsidRDefault="00E131CF" w:rsidP="008B7761">
            <w:pPr>
              <w:tabs>
                <w:tab w:val="left" w:pos="709"/>
              </w:tabs>
              <w:spacing w:after="0" w:line="240" w:lineRule="auto"/>
              <w:jc w:val="both"/>
              <w:rPr>
                <w:rFonts w:eastAsia="Arial" w:cs="Arial"/>
                <w:sz w:val="20"/>
                <w:szCs w:val="20"/>
              </w:rPr>
            </w:pPr>
            <w:r w:rsidRPr="006145DB">
              <w:rPr>
                <w:rFonts w:eastAsia="Arial" w:cs="Arial"/>
                <w:sz w:val="20"/>
                <w:szCs w:val="20"/>
              </w:rPr>
              <w:lastRenderedPageBreak/>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847B2CA" w14:textId="77777777" w:rsidR="00DA0232" w:rsidRPr="006145DB" w:rsidRDefault="00DA0232" w:rsidP="007F10A5">
            <w:pPr>
              <w:tabs>
                <w:tab w:val="left" w:pos="709"/>
              </w:tabs>
              <w:spacing w:after="0" w:line="240" w:lineRule="auto"/>
              <w:jc w:val="both"/>
              <w:rPr>
                <w:rFonts w:eastAsia="Arial" w:cs="Arial"/>
                <w:sz w:val="20"/>
                <w:szCs w:val="20"/>
              </w:rPr>
            </w:pPr>
          </w:p>
          <w:p w14:paraId="325F3B00" w14:textId="5E43C0C8"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0EE14C4" w14:textId="77777777" w:rsidR="00DA0232" w:rsidRPr="006145DB" w:rsidRDefault="00DA0232" w:rsidP="007F10A5">
            <w:pPr>
              <w:tabs>
                <w:tab w:val="left" w:pos="709"/>
              </w:tabs>
              <w:spacing w:after="0" w:line="240" w:lineRule="auto"/>
              <w:jc w:val="both"/>
              <w:rPr>
                <w:rFonts w:eastAsia="Arial" w:cs="Arial"/>
                <w:sz w:val="20"/>
                <w:szCs w:val="20"/>
              </w:rPr>
            </w:pPr>
          </w:p>
          <w:p w14:paraId="0A673390" w14:textId="21A2E313"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2362C7AC" w14:textId="77777777" w:rsidR="00DA0232" w:rsidRPr="006145DB" w:rsidRDefault="00DA0232" w:rsidP="007F10A5">
            <w:pPr>
              <w:spacing w:after="0" w:line="240" w:lineRule="auto"/>
              <w:jc w:val="both"/>
              <w:rPr>
                <w:rFonts w:eastAsia="Arial" w:cs="Arial"/>
                <w:sz w:val="20"/>
                <w:szCs w:val="20"/>
              </w:rPr>
            </w:pPr>
          </w:p>
          <w:p w14:paraId="3431D682" w14:textId="489F53E8" w:rsidR="00E131CF" w:rsidRPr="006145DB" w:rsidRDefault="00E131CF" w:rsidP="007F10A5">
            <w:pPr>
              <w:spacing w:after="0" w:line="240" w:lineRule="auto"/>
              <w:jc w:val="both"/>
              <w:rPr>
                <w:rFonts w:eastAsia="Arial" w:cs="Arial"/>
                <w:sz w:val="20"/>
                <w:szCs w:val="20"/>
              </w:rPr>
            </w:pPr>
            <w:r w:rsidRPr="006145DB">
              <w:rPr>
                <w:rFonts w:eastAsia="Arial" w:cs="Arial"/>
                <w:sz w:val="20"/>
                <w:szCs w:val="20"/>
              </w:rPr>
              <w:t>En caso de que las niñas y los niños participantes del Jardín Infantil Nocturno también estén vinculados a un Jardín Infantil Diurno o a otra modalidad de atención como Casas de Pensamiento Intercultural o Espacios Rurales, solo recibirán el apoyo alimentario en especie o la transferencia correspondiente a la atención diurna (o la que sea designada por la Secretaría Distrital de Integración Social). Es decir, el beneficio del Jardín Infantil Nocturno se otorgará únicamente a quienes no estén recibiendo atención en jornadas diurnas ya sea en el servicio o en alguna modalidad.</w:t>
            </w:r>
          </w:p>
          <w:p w14:paraId="5E1C11B5" w14:textId="77777777" w:rsidR="00DA0232" w:rsidRPr="006145DB" w:rsidRDefault="00DA0232" w:rsidP="007F10A5">
            <w:pPr>
              <w:tabs>
                <w:tab w:val="left" w:pos="709"/>
              </w:tabs>
              <w:spacing w:after="0" w:line="240" w:lineRule="auto"/>
              <w:jc w:val="both"/>
              <w:rPr>
                <w:rFonts w:eastAsia="Arial" w:cs="Arial"/>
                <w:sz w:val="20"/>
                <w:szCs w:val="20"/>
              </w:rPr>
            </w:pPr>
          </w:p>
          <w:p w14:paraId="76FEFFBB" w14:textId="1F92CF01" w:rsidR="00E131CF" w:rsidRPr="006145DB" w:rsidRDefault="00E131CF" w:rsidP="007F10A5">
            <w:pPr>
              <w:tabs>
                <w:tab w:val="left" w:pos="709"/>
              </w:tabs>
              <w:spacing w:after="0" w:line="240" w:lineRule="auto"/>
              <w:jc w:val="both"/>
              <w:rPr>
                <w:rFonts w:cs="Arial"/>
                <w:bCs/>
                <w:lang w:eastAsia="es-CO"/>
              </w:rPr>
            </w:pPr>
            <w:r w:rsidRPr="006145DB">
              <w:rPr>
                <w:rFonts w:eastAsia="Arial" w:cs="Arial"/>
                <w:sz w:val="20"/>
                <w:szCs w:val="20"/>
              </w:rPr>
              <w:t>En caso de interrupción parcial o total en la prestación de la modalidad Jardines Nocturnos se implementará el plan operativo de continuidad correspondiente.</w:t>
            </w:r>
          </w:p>
        </w:tc>
      </w:tr>
      <w:tr w:rsidR="00E131CF" w:rsidRPr="006145DB" w14:paraId="15FAA893" w14:textId="77777777" w:rsidTr="0073478A">
        <w:trPr>
          <w:trHeight w:val="983"/>
          <w:jc w:val="center"/>
        </w:trPr>
        <w:tc>
          <w:tcPr>
            <w:tcW w:w="1696" w:type="dxa"/>
            <w:vAlign w:val="center"/>
          </w:tcPr>
          <w:p w14:paraId="00E65A6F" w14:textId="77777777" w:rsidR="00E131CF" w:rsidRPr="006145DB" w:rsidRDefault="00E131CF" w:rsidP="00DA0232">
            <w:pPr>
              <w:spacing w:line="240" w:lineRule="auto"/>
              <w:contextualSpacing/>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20280E9F" w14:textId="77777777" w:rsidR="00E131CF" w:rsidRPr="006145DB" w:rsidRDefault="00E131CF" w:rsidP="00C00890">
            <w:pPr>
              <w:tabs>
                <w:tab w:val="left" w:pos="709"/>
              </w:tabs>
              <w:spacing w:line="240" w:lineRule="auto"/>
              <w:jc w:val="both"/>
              <w:rPr>
                <w:rFonts w:eastAsia="Arial" w:cs="Arial"/>
                <w:sz w:val="20"/>
                <w:szCs w:val="20"/>
              </w:rPr>
            </w:pPr>
            <w:r w:rsidRPr="006145DB">
              <w:rPr>
                <w:rFonts w:eastAsia="Arial" w:cs="Arial"/>
                <w:sz w:val="20"/>
                <w:szCs w:val="20"/>
              </w:rPr>
              <w:t>Para la modalidad las siguientes categorías:</w:t>
            </w:r>
          </w:p>
          <w:p w14:paraId="3BC5A961"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Gestión administrativa.   </w:t>
            </w:r>
          </w:p>
          <w:p w14:paraId="28FFB562"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Ambientes adecuados y seguros. </w:t>
            </w:r>
          </w:p>
          <w:p w14:paraId="74DE492A"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Atención social.</w:t>
            </w:r>
          </w:p>
          <w:p w14:paraId="0EA9C4ED"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Nutrición. </w:t>
            </w:r>
          </w:p>
          <w:p w14:paraId="21F46488"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Salubridad.</w:t>
            </w:r>
          </w:p>
          <w:p w14:paraId="37C1843B" w14:textId="77777777" w:rsidR="00E131CF" w:rsidRPr="006145DB" w:rsidRDefault="00E131CF" w:rsidP="00DA0232">
            <w:pPr>
              <w:pStyle w:val="Prrafodelista"/>
              <w:numPr>
                <w:ilvl w:val="0"/>
                <w:numId w:val="159"/>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tc>
      </w:tr>
    </w:tbl>
    <w:p w14:paraId="15D96438" w14:textId="7964DE41" w:rsidR="008C7CF7" w:rsidRPr="006145DB" w:rsidRDefault="008C7CF7" w:rsidP="005B435E">
      <w:pPr>
        <w:spacing w:after="0" w:line="240" w:lineRule="auto"/>
        <w:rPr>
          <w:rFonts w:cs="Arial"/>
          <w:lang w:val="es-CO"/>
        </w:rPr>
      </w:pPr>
    </w:p>
    <w:p w14:paraId="142EF324" w14:textId="23328B97" w:rsidR="00112C94" w:rsidRPr="006145DB" w:rsidRDefault="005C63C3">
      <w:pPr>
        <w:pStyle w:val="Ttulo1"/>
        <w:numPr>
          <w:ilvl w:val="3"/>
          <w:numId w:val="3"/>
        </w:numPr>
        <w:ind w:left="2268"/>
        <w:jc w:val="center"/>
        <w:rPr>
          <w:lang w:val="es-CO"/>
        </w:rPr>
      </w:pPr>
      <w:r w:rsidRPr="006145DB">
        <w:rPr>
          <w:lang w:val="es-CO"/>
        </w:rPr>
        <w:t xml:space="preserve"> </w:t>
      </w:r>
      <w:bookmarkStart w:id="43" w:name="_Toc210213173"/>
      <w:bookmarkStart w:id="44" w:name="_Toc213273447"/>
      <w:bookmarkStart w:id="45" w:name="_Toc213276074"/>
      <w:bookmarkStart w:id="46" w:name="_Toc216902407"/>
      <w:r w:rsidR="00DA235E" w:rsidRPr="006145DB">
        <w:rPr>
          <w:lang w:val="es-CO"/>
        </w:rPr>
        <w:t xml:space="preserve">Modalidad </w:t>
      </w:r>
      <w:r w:rsidR="00351196" w:rsidRPr="006145DB">
        <w:rPr>
          <w:lang w:val="es-CO"/>
        </w:rPr>
        <w:t>casas de pensamiento intercultural</w:t>
      </w:r>
      <w:bookmarkEnd w:id="43"/>
      <w:bookmarkEnd w:id="44"/>
      <w:bookmarkEnd w:id="45"/>
      <w:bookmarkEnd w:id="4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C35C3" w:rsidRPr="006145DB" w14:paraId="23BB170C" w14:textId="77777777" w:rsidTr="00066CED">
        <w:trPr>
          <w:trHeight w:val="478"/>
          <w:jc w:val="center"/>
        </w:trPr>
        <w:tc>
          <w:tcPr>
            <w:tcW w:w="1696" w:type="dxa"/>
            <w:vAlign w:val="center"/>
          </w:tcPr>
          <w:p w14:paraId="1ADE7B4B" w14:textId="77777777" w:rsidR="00CC35C3" w:rsidRPr="006145DB" w:rsidRDefault="00CC35C3" w:rsidP="00DA0232">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642CBF7D" w14:textId="0161B6C1" w:rsidR="00CC35C3" w:rsidRPr="006145DB" w:rsidRDefault="00CC35C3" w:rsidP="00DA0232">
            <w:pPr>
              <w:pStyle w:val="Textoindependiente"/>
              <w:spacing w:after="0" w:line="240" w:lineRule="auto"/>
              <w:jc w:val="both"/>
              <w:rPr>
                <w:rFonts w:eastAsia="Lucida Sans Unicode" w:cs="Arial"/>
                <w:bCs/>
                <w:sz w:val="20"/>
                <w:szCs w:val="20"/>
                <w:lang w:val="es-CO"/>
              </w:rPr>
            </w:pPr>
            <w:r w:rsidRPr="006145DB">
              <w:rPr>
                <w:rFonts w:cs="Arial"/>
                <w:sz w:val="20"/>
                <w:szCs w:val="20"/>
              </w:rPr>
              <w:t xml:space="preserve">Casas de </w:t>
            </w:r>
            <w:r w:rsidR="00DA0232" w:rsidRPr="006145DB">
              <w:rPr>
                <w:rFonts w:cs="Arial"/>
                <w:sz w:val="20"/>
                <w:szCs w:val="20"/>
              </w:rPr>
              <w:t>p</w:t>
            </w:r>
            <w:r w:rsidRPr="006145DB">
              <w:rPr>
                <w:rFonts w:cs="Arial"/>
                <w:sz w:val="20"/>
                <w:szCs w:val="20"/>
              </w:rPr>
              <w:t xml:space="preserve">ensamiento </w:t>
            </w:r>
            <w:r w:rsidR="00DA0232" w:rsidRPr="006145DB">
              <w:rPr>
                <w:rFonts w:cs="Arial"/>
                <w:sz w:val="20"/>
                <w:szCs w:val="20"/>
              </w:rPr>
              <w:t>i</w:t>
            </w:r>
            <w:r w:rsidRPr="006145DB">
              <w:rPr>
                <w:rFonts w:cs="Arial"/>
                <w:sz w:val="20"/>
                <w:szCs w:val="20"/>
              </w:rPr>
              <w:t>ntercultural</w:t>
            </w:r>
            <w:r w:rsidRPr="006145DB">
              <w:rPr>
                <w:rFonts w:eastAsia="Lucida Sans Unicode" w:cs="Arial"/>
                <w:bCs/>
                <w:sz w:val="20"/>
                <w:szCs w:val="20"/>
                <w:lang w:val="es-CO"/>
              </w:rPr>
              <w:t>.</w:t>
            </w:r>
          </w:p>
        </w:tc>
      </w:tr>
      <w:tr w:rsidR="00CC35C3" w:rsidRPr="006145DB" w14:paraId="777312AC" w14:textId="77777777" w:rsidTr="00794199">
        <w:trPr>
          <w:trHeight w:val="585"/>
          <w:jc w:val="center"/>
        </w:trPr>
        <w:tc>
          <w:tcPr>
            <w:tcW w:w="1696" w:type="dxa"/>
            <w:vAlign w:val="center"/>
          </w:tcPr>
          <w:p w14:paraId="030AD831" w14:textId="1D551AA6" w:rsidR="00CC35C3" w:rsidRPr="006145DB" w:rsidRDefault="00CC35C3" w:rsidP="00DA0232">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2147FAE"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cs="Arial"/>
                <w:sz w:val="20"/>
                <w:szCs w:val="20"/>
                <w:lang w:eastAsia="es-CO"/>
              </w:rPr>
              <w:t>Promover el desarrollo integral de las niñas y los niños en primera infancia, mediante procesos educativos y pedagógicos intencionados, permanentes, y estructurados que favorezcan la construcción de identidad cultural como parte de este desarrollo integral, con enfoque de derechos, desde una perspectiva que reconoce, valora y celebra las diversidades de género, étnicas de los pueblos indígenas y de los territorios permitiendo la vivencia de experiencias y prácticas que favorezcan el desarrollo de las capacidades y habilidades de las niñas, niños y sus familias; </w:t>
            </w:r>
            <w:r w:rsidRPr="006145DB">
              <w:rPr>
                <w:rFonts w:eastAsia="Arial" w:cs="Arial"/>
                <w:sz w:val="20"/>
                <w:szCs w:val="20"/>
              </w:rPr>
              <w:t xml:space="preserve">contando con la familias y cuidadores como actores centrales de dicho proceso. </w:t>
            </w:r>
          </w:p>
        </w:tc>
      </w:tr>
      <w:tr w:rsidR="00CC35C3" w:rsidRPr="006145DB" w14:paraId="015EC90D" w14:textId="77777777" w:rsidTr="00AA6EBC">
        <w:trPr>
          <w:trHeight w:val="4879"/>
          <w:jc w:val="center"/>
        </w:trPr>
        <w:tc>
          <w:tcPr>
            <w:tcW w:w="1696" w:type="dxa"/>
            <w:vAlign w:val="center"/>
          </w:tcPr>
          <w:p w14:paraId="14A046E0"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lastRenderedPageBreak/>
              <w:t>Oferta de la modalidad</w:t>
            </w:r>
          </w:p>
        </w:tc>
        <w:tc>
          <w:tcPr>
            <w:tcW w:w="7699" w:type="dxa"/>
            <w:vAlign w:val="center"/>
          </w:tcPr>
          <w:p w14:paraId="63CBB28D" w14:textId="429A13B3" w:rsidR="00CC35C3" w:rsidRPr="006145DB" w:rsidRDefault="00CC35C3" w:rsidP="00DA0232">
            <w:pPr>
              <w:spacing w:after="0" w:line="240" w:lineRule="auto"/>
              <w:jc w:val="both"/>
              <w:textAlignment w:val="baseline"/>
              <w:rPr>
                <w:rFonts w:cs="Arial"/>
                <w:sz w:val="20"/>
                <w:szCs w:val="20"/>
                <w:lang w:eastAsia="es-CO"/>
              </w:rPr>
            </w:pPr>
            <w:r w:rsidRPr="006145DB">
              <w:rPr>
                <w:rFonts w:cs="Arial"/>
                <w:sz w:val="20"/>
                <w:szCs w:val="20"/>
                <w:lang w:eastAsia="es-CO"/>
              </w:rPr>
              <w:t xml:space="preserve">Las Casas de </w:t>
            </w:r>
            <w:r w:rsidR="002F76AD" w:rsidRPr="006145DB">
              <w:rPr>
                <w:rFonts w:cs="Arial"/>
                <w:sz w:val="20"/>
                <w:szCs w:val="20"/>
                <w:lang w:eastAsia="es-CO"/>
              </w:rPr>
              <w:t>p</w:t>
            </w:r>
            <w:r w:rsidRPr="006145DB">
              <w:rPr>
                <w:rFonts w:cs="Arial"/>
                <w:sz w:val="20"/>
                <w:szCs w:val="20"/>
                <w:lang w:eastAsia="es-CO"/>
              </w:rPr>
              <w:t xml:space="preserve">ensamiento </w:t>
            </w:r>
            <w:r w:rsidR="00745E3E" w:rsidRPr="006145DB">
              <w:rPr>
                <w:rFonts w:cs="Arial"/>
                <w:sz w:val="20"/>
                <w:szCs w:val="20"/>
                <w:lang w:eastAsia="es-CO"/>
              </w:rPr>
              <w:t>i</w:t>
            </w:r>
            <w:r w:rsidRPr="006145DB">
              <w:rPr>
                <w:rFonts w:cs="Arial"/>
                <w:sz w:val="20"/>
                <w:szCs w:val="20"/>
                <w:lang w:eastAsia="es-CO"/>
              </w:rPr>
              <w:t>ntercultural como modalidad institucional de educación inicial en el marco de la atención integral, implementa experiencias y prácticas pedagógicas en ambientes para el disfrute del juego, el arte, la literatura y la exploración del medio, como lenguajes propios de las niñas, los niños, que promueven la construcción de su identidad étnica y cultural de los pueblos indígenas, y la garantía de sus derechos individuales y colectivos. </w:t>
            </w:r>
          </w:p>
          <w:p w14:paraId="23456328" w14:textId="77777777" w:rsidR="00A72A82" w:rsidRPr="006145DB" w:rsidRDefault="00A72A82" w:rsidP="00DA0232">
            <w:pPr>
              <w:tabs>
                <w:tab w:val="left" w:pos="709"/>
              </w:tabs>
              <w:spacing w:after="0" w:line="240" w:lineRule="auto"/>
              <w:jc w:val="both"/>
              <w:rPr>
                <w:rFonts w:eastAsia="Arial" w:cs="Arial"/>
                <w:sz w:val="20"/>
                <w:szCs w:val="20"/>
                <w:lang w:val="es"/>
              </w:rPr>
            </w:pPr>
          </w:p>
          <w:p w14:paraId="188DA763" w14:textId="1CC648F4"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lang w:val="es"/>
              </w:rPr>
              <w:t>Igualmente se desarrollan acciones que promueven la adopción de hábitos de vida y alimentación saludable,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Las Casas de Pensamiento Intercultural</w:t>
            </w:r>
            <w:r w:rsidRPr="006145DB">
              <w:rPr>
                <w:rFonts w:eastAsia="Arial" w:cs="Arial"/>
                <w:sz w:val="20"/>
                <w:szCs w:val="20"/>
              </w:rPr>
              <w:t xml:space="preserve"> cuentan con espacios adecuados, pertinentes, de fácil acceso, con condiciones de seguridad y salubridad, con dotación, ambientes acogedores y organizados con calidad y pertinencia étnica indígena para las niñas y los niños.</w:t>
            </w:r>
          </w:p>
          <w:p w14:paraId="00653CF0" w14:textId="77777777" w:rsidR="00A72A82" w:rsidRPr="006145DB" w:rsidRDefault="00A72A82" w:rsidP="00DA0232">
            <w:pPr>
              <w:spacing w:after="0" w:line="240" w:lineRule="auto"/>
              <w:jc w:val="both"/>
              <w:textAlignment w:val="baseline"/>
              <w:rPr>
                <w:rFonts w:eastAsia="Arial" w:cs="Arial"/>
                <w:sz w:val="20"/>
                <w:szCs w:val="20"/>
              </w:rPr>
            </w:pPr>
          </w:p>
          <w:p w14:paraId="0D5B447B" w14:textId="37F9ACC1" w:rsidR="00CC35C3" w:rsidRPr="006145DB" w:rsidRDefault="00CC35C3" w:rsidP="00DA0232">
            <w:pPr>
              <w:spacing w:after="0" w:line="240" w:lineRule="auto"/>
              <w:jc w:val="both"/>
              <w:textAlignment w:val="baseline"/>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619D168D" w14:textId="77777777" w:rsidTr="00794199">
        <w:trPr>
          <w:trHeight w:val="20"/>
          <w:jc w:val="center"/>
        </w:trPr>
        <w:tc>
          <w:tcPr>
            <w:tcW w:w="1696" w:type="dxa"/>
            <w:vAlign w:val="center"/>
          </w:tcPr>
          <w:p w14:paraId="2C53AB33"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20DB9534"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22F7AA6C"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1251A7BF" w14:textId="77777777" w:rsidR="00CC35C3" w:rsidRPr="006145DB" w:rsidRDefault="00CC35C3" w:rsidP="00DA0232">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CC35C3" w:rsidRPr="006145DB" w14:paraId="7C71A3CA" w14:textId="77777777" w:rsidTr="00794199">
        <w:trPr>
          <w:trHeight w:val="612"/>
          <w:jc w:val="center"/>
        </w:trPr>
        <w:tc>
          <w:tcPr>
            <w:tcW w:w="1696" w:type="dxa"/>
            <w:vAlign w:val="center"/>
          </w:tcPr>
          <w:p w14:paraId="6276FE58"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0A085355" w14:textId="77777777" w:rsidR="00CC35C3" w:rsidRPr="006145DB" w:rsidRDefault="00CC35C3" w:rsidP="00DA0232">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w:t>
            </w:r>
          </w:p>
        </w:tc>
      </w:tr>
      <w:tr w:rsidR="00CC35C3" w:rsidRPr="006145DB" w14:paraId="083A4953" w14:textId="77777777" w:rsidTr="00AA6EBC">
        <w:trPr>
          <w:trHeight w:val="1503"/>
          <w:jc w:val="center"/>
        </w:trPr>
        <w:tc>
          <w:tcPr>
            <w:tcW w:w="1696" w:type="dxa"/>
            <w:vAlign w:val="center"/>
          </w:tcPr>
          <w:p w14:paraId="2EA57A44"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W w:w="7513"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2"/>
              <w:gridCol w:w="1701"/>
              <w:gridCol w:w="992"/>
              <w:gridCol w:w="2268"/>
            </w:tblGrid>
            <w:tr w:rsidR="00745E3E" w:rsidRPr="006145DB" w14:paraId="13A059C6" w14:textId="77777777" w:rsidTr="00C931DA">
              <w:trPr>
                <w:trHeight w:val="300"/>
              </w:trPr>
              <w:tc>
                <w:tcPr>
                  <w:tcW w:w="2552" w:type="dxa"/>
                  <w:vAlign w:val="center"/>
                  <w:hideMark/>
                </w:tcPr>
                <w:p w14:paraId="1D503C2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701" w:type="dxa"/>
                  <w:vAlign w:val="center"/>
                  <w:hideMark/>
                </w:tcPr>
                <w:p w14:paraId="2A214A0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992" w:type="dxa"/>
                  <w:vAlign w:val="center"/>
                  <w:hideMark/>
                </w:tcPr>
                <w:p w14:paraId="5A22243E" w14:textId="3ABC29EF" w:rsidR="00CC35C3" w:rsidRPr="006145DB" w:rsidRDefault="00CC35C3" w:rsidP="00745E3E">
                  <w:pPr>
                    <w:tabs>
                      <w:tab w:val="left" w:pos="990"/>
                    </w:tabs>
                    <w:spacing w:after="0" w:line="240" w:lineRule="auto"/>
                    <w:ind w:left="6"/>
                    <w:contextualSpacing/>
                    <w:jc w:val="center"/>
                    <w:rPr>
                      <w:rFonts w:cs="Arial"/>
                      <w:sz w:val="16"/>
                      <w:szCs w:val="16"/>
                      <w:lang w:eastAsia="es-CO"/>
                    </w:rPr>
                  </w:pPr>
                  <w:r w:rsidRPr="006145DB">
                    <w:rPr>
                      <w:rFonts w:cs="Arial"/>
                      <w:sz w:val="16"/>
                      <w:szCs w:val="16"/>
                      <w:lang w:eastAsia="es-CO"/>
                    </w:rPr>
                    <w:t>Periodicidad</w:t>
                  </w:r>
                </w:p>
              </w:tc>
              <w:tc>
                <w:tcPr>
                  <w:tcW w:w="2268" w:type="dxa"/>
                  <w:vAlign w:val="center"/>
                  <w:hideMark/>
                </w:tcPr>
                <w:p w14:paraId="6AD54AB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745E3E" w:rsidRPr="006145DB" w14:paraId="0E41B66A" w14:textId="77777777" w:rsidTr="00C931DA">
              <w:trPr>
                <w:trHeight w:val="300"/>
              </w:trPr>
              <w:tc>
                <w:tcPr>
                  <w:tcW w:w="2552" w:type="dxa"/>
                  <w:vMerge w:val="restart"/>
                  <w:vAlign w:val="center"/>
                </w:tcPr>
                <w:p w14:paraId="09A0CE2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79129EF6" w14:textId="7DE98AAF"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992" w:type="dxa"/>
                  <w:vAlign w:val="center"/>
                </w:tcPr>
                <w:p w14:paraId="5A6944EB"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1385C776"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745E3E" w:rsidRPr="006145DB" w14:paraId="2D9BAF27" w14:textId="77777777" w:rsidTr="00C931DA">
              <w:trPr>
                <w:trHeight w:val="300"/>
              </w:trPr>
              <w:tc>
                <w:tcPr>
                  <w:tcW w:w="2552" w:type="dxa"/>
                  <w:vMerge/>
                  <w:vAlign w:val="center"/>
                </w:tcPr>
                <w:p w14:paraId="09FFAAFF" w14:textId="77777777" w:rsidR="00CC35C3" w:rsidRPr="006145DB" w:rsidRDefault="00CC35C3" w:rsidP="00DA0232">
                  <w:pPr>
                    <w:tabs>
                      <w:tab w:val="left" w:pos="709"/>
                    </w:tabs>
                    <w:spacing w:after="0" w:line="240" w:lineRule="auto"/>
                    <w:contextualSpacing/>
                    <w:jc w:val="center"/>
                    <w:rPr>
                      <w:rFonts w:cs="Arial"/>
                      <w:sz w:val="16"/>
                      <w:szCs w:val="16"/>
                      <w:lang w:eastAsia="es-CO"/>
                    </w:rPr>
                  </w:pPr>
                </w:p>
              </w:tc>
              <w:tc>
                <w:tcPr>
                  <w:tcW w:w="1701" w:type="dxa"/>
                  <w:vAlign w:val="center"/>
                </w:tcPr>
                <w:p w14:paraId="304FABB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992" w:type="dxa"/>
                  <w:vAlign w:val="center"/>
                </w:tcPr>
                <w:p w14:paraId="7B7C46D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69B70730"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Subdirección Local para la Integración Social -Equipo del Servicio.</w:t>
                  </w:r>
                </w:p>
              </w:tc>
            </w:tr>
          </w:tbl>
          <w:p w14:paraId="489B4887"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43B8ED01" w14:textId="77777777" w:rsidTr="00781EC2">
        <w:trPr>
          <w:trHeight w:val="2443"/>
          <w:jc w:val="center"/>
        </w:trPr>
        <w:tc>
          <w:tcPr>
            <w:tcW w:w="1696" w:type="dxa"/>
            <w:vAlign w:val="center"/>
          </w:tcPr>
          <w:p w14:paraId="3F1BA64E" w14:textId="77777777" w:rsidR="00CC35C3" w:rsidRPr="006145DB" w:rsidRDefault="00CC35C3" w:rsidP="00745E3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58"/>
              <w:gridCol w:w="1843"/>
              <w:gridCol w:w="1134"/>
              <w:gridCol w:w="1626"/>
            </w:tblGrid>
            <w:tr w:rsidR="00745E3E" w:rsidRPr="006145DB" w14:paraId="53D933F4" w14:textId="77777777" w:rsidTr="00D33C71">
              <w:trPr>
                <w:trHeight w:val="300"/>
                <w:jc w:val="center"/>
              </w:trPr>
              <w:tc>
                <w:tcPr>
                  <w:tcW w:w="2858" w:type="dxa"/>
                  <w:tcBorders>
                    <w:top w:val="nil"/>
                  </w:tcBorders>
                  <w:vAlign w:val="center"/>
                </w:tcPr>
                <w:p w14:paraId="22C7DE2C"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843" w:type="dxa"/>
                  <w:tcBorders>
                    <w:top w:val="nil"/>
                  </w:tcBorders>
                  <w:vAlign w:val="center"/>
                </w:tcPr>
                <w:p w14:paraId="68A2FDAC" w14:textId="77777777" w:rsidR="00CC35C3" w:rsidRPr="006145DB" w:rsidRDefault="00CC35C3" w:rsidP="00D33C71">
                  <w:pPr>
                    <w:spacing w:after="0" w:line="240" w:lineRule="auto"/>
                    <w:ind w:left="-61" w:right="-102"/>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FEA9875"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626" w:type="dxa"/>
                  <w:tcBorders>
                    <w:top w:val="nil"/>
                  </w:tcBorders>
                  <w:vAlign w:val="center"/>
                </w:tcPr>
                <w:p w14:paraId="75E7ACB3"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745E3E" w:rsidRPr="006145DB" w14:paraId="60F7BFB1" w14:textId="77777777" w:rsidTr="00D33C71">
              <w:trPr>
                <w:trHeight w:val="864"/>
                <w:jc w:val="center"/>
              </w:trPr>
              <w:tc>
                <w:tcPr>
                  <w:tcW w:w="2858" w:type="dxa"/>
                  <w:vMerge w:val="restart"/>
                  <w:shd w:val="clear" w:color="auto" w:fill="FFFFFF" w:themeFill="background1"/>
                  <w:vAlign w:val="center"/>
                </w:tcPr>
                <w:p w14:paraId="4EAB0B41" w14:textId="4A1168C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DD11F0" w:rsidRPr="006145DB">
                    <w:rPr>
                      <w:rFonts w:eastAsia="Arial" w:cs="Arial"/>
                      <w:sz w:val="16"/>
                      <w:szCs w:val="16"/>
                    </w:rPr>
                    <w:t xml:space="preserve"> </w:t>
                  </w:r>
                  <w:r w:rsidRPr="006145DB">
                    <w:rPr>
                      <w:rFonts w:eastAsia="Arial" w:cs="Arial"/>
                      <w:sz w:val="16"/>
                      <w:szCs w:val="16"/>
                    </w:rPr>
                    <w:t>la</w:t>
                  </w:r>
                  <w:r w:rsidR="00DD11F0" w:rsidRPr="006145DB">
                    <w:rPr>
                      <w:rFonts w:eastAsia="Arial" w:cs="Arial"/>
                      <w:sz w:val="16"/>
                      <w:szCs w:val="16"/>
                    </w:rPr>
                    <w:t xml:space="preserve"> </w:t>
                  </w:r>
                  <w:r w:rsidRPr="006145DB">
                    <w:rPr>
                      <w:rFonts w:eastAsia="Arial" w:cs="Arial"/>
                      <w:sz w:val="16"/>
                      <w:szCs w:val="16"/>
                    </w:rPr>
                    <w:t>Desnutrición</w:t>
                  </w:r>
                  <w:r w:rsidR="00DD11F0" w:rsidRPr="006145DB">
                    <w:rPr>
                      <w:rFonts w:eastAsia="Arial" w:cs="Arial"/>
                      <w:sz w:val="16"/>
                      <w:szCs w:val="16"/>
                    </w:rPr>
                    <w:t xml:space="preserve"> </w:t>
                  </w:r>
                  <w:r w:rsidRPr="006145DB">
                    <w:rPr>
                      <w:rFonts w:eastAsia="Arial" w:cs="Arial"/>
                      <w:sz w:val="16"/>
                      <w:szCs w:val="16"/>
                    </w:rPr>
                    <w:t>Aguda en menores de 5 años.</w:t>
                  </w:r>
                </w:p>
              </w:tc>
              <w:tc>
                <w:tcPr>
                  <w:tcW w:w="1843" w:type="dxa"/>
                  <w:shd w:val="clear" w:color="auto" w:fill="FFFFFF" w:themeFill="background1"/>
                  <w:vAlign w:val="center"/>
                </w:tcPr>
                <w:p w14:paraId="12DBA0DF" w14:textId="6C4530AE"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Base de datos del - evento 113 Desnutrición aguda en menores de 5 años</w:t>
                  </w:r>
                  <w:r w:rsidR="00D33C71" w:rsidRPr="006145DB">
                    <w:rPr>
                      <w:rFonts w:eastAsia="Arial" w:cs="Arial"/>
                      <w:sz w:val="16"/>
                      <w:szCs w:val="16"/>
                    </w:rPr>
                    <w:t>.</w:t>
                  </w:r>
                </w:p>
              </w:tc>
              <w:tc>
                <w:tcPr>
                  <w:tcW w:w="1134" w:type="dxa"/>
                  <w:shd w:val="clear" w:color="auto" w:fill="FFFFFF" w:themeFill="background1"/>
                  <w:vAlign w:val="center"/>
                </w:tcPr>
                <w:p w14:paraId="0EB73FD7"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626" w:type="dxa"/>
                  <w:shd w:val="clear" w:color="auto" w:fill="FFFFFF" w:themeFill="background1"/>
                  <w:vAlign w:val="center"/>
                </w:tcPr>
                <w:p w14:paraId="7E0D580C" w14:textId="68E9D36A" w:rsidR="00CC35C3" w:rsidRPr="006145DB" w:rsidRDefault="00CC35C3" w:rsidP="00DD11F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745E3E" w:rsidRPr="006145DB" w14:paraId="6C416022" w14:textId="77777777" w:rsidTr="00D33C71">
              <w:trPr>
                <w:trHeight w:val="992"/>
                <w:jc w:val="center"/>
              </w:trPr>
              <w:tc>
                <w:tcPr>
                  <w:tcW w:w="2858" w:type="dxa"/>
                  <w:vMerge/>
                  <w:shd w:val="clear" w:color="auto" w:fill="FFFFFF" w:themeFill="background1"/>
                  <w:vAlign w:val="center"/>
                </w:tcPr>
                <w:p w14:paraId="1B81C28B" w14:textId="77777777" w:rsidR="00CC35C3" w:rsidRPr="006145DB" w:rsidRDefault="00CC35C3" w:rsidP="00DA0232">
                  <w:pPr>
                    <w:tabs>
                      <w:tab w:val="left" w:pos="8080"/>
                    </w:tabs>
                    <w:spacing w:after="0" w:line="240" w:lineRule="auto"/>
                    <w:ind w:left="105"/>
                    <w:jc w:val="both"/>
                    <w:textAlignment w:val="baseline"/>
                    <w:rPr>
                      <w:rFonts w:cs="Arial"/>
                      <w:sz w:val="16"/>
                      <w:szCs w:val="16"/>
                    </w:rPr>
                  </w:pPr>
                </w:p>
              </w:tc>
              <w:tc>
                <w:tcPr>
                  <w:tcW w:w="1843" w:type="dxa"/>
                  <w:shd w:val="clear" w:color="auto" w:fill="FFFFFF" w:themeFill="background1"/>
                  <w:vAlign w:val="center"/>
                </w:tcPr>
                <w:p w14:paraId="5C110EC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5710904"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2C73A9AF"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190DF97" w14:textId="77777777" w:rsidTr="00D33C71">
              <w:trPr>
                <w:trHeight w:val="300"/>
                <w:jc w:val="center"/>
              </w:trPr>
              <w:tc>
                <w:tcPr>
                  <w:tcW w:w="2858" w:type="dxa"/>
                  <w:shd w:val="clear" w:color="auto" w:fill="FFFFFF" w:themeFill="background1"/>
                  <w:vAlign w:val="center"/>
                </w:tcPr>
                <w:p w14:paraId="2311F61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shd w:val="clear" w:color="auto" w:fill="FFFFFF" w:themeFill="background1"/>
                  <w:vAlign w:val="center"/>
                </w:tcPr>
                <w:p w14:paraId="031A55AE"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04768378"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626" w:type="dxa"/>
                  <w:shd w:val="clear" w:color="auto" w:fill="FFFFFF" w:themeFill="background1"/>
                  <w:vAlign w:val="center"/>
                </w:tcPr>
                <w:p w14:paraId="519E50DC"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745E3E" w:rsidRPr="006145DB" w14:paraId="383C963F" w14:textId="77777777" w:rsidTr="00D33C71">
              <w:trPr>
                <w:trHeight w:val="285"/>
                <w:jc w:val="center"/>
              </w:trPr>
              <w:tc>
                <w:tcPr>
                  <w:tcW w:w="2858" w:type="dxa"/>
                  <w:vMerge w:val="restart"/>
                  <w:shd w:val="clear" w:color="auto" w:fill="FFFFFF" w:themeFill="background1"/>
                  <w:vAlign w:val="center"/>
                </w:tcPr>
                <w:p w14:paraId="6DDE6B42"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lastRenderedPageBreak/>
                    <w:t>Niña o niño con discapacidad o alteraciones en el desarrollo, sin restricciones médicas para el ingreso a entornos institucionales.</w:t>
                  </w:r>
                </w:p>
              </w:tc>
              <w:tc>
                <w:tcPr>
                  <w:tcW w:w="1843" w:type="dxa"/>
                  <w:shd w:val="clear" w:color="auto" w:fill="FFFFFF" w:themeFill="background1"/>
                  <w:vAlign w:val="center"/>
                </w:tcPr>
                <w:p w14:paraId="08C5C727"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shd w:val="clear" w:color="auto" w:fill="FFFFFF" w:themeFill="background1"/>
                  <w:vAlign w:val="center"/>
                </w:tcPr>
                <w:p w14:paraId="2675E68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419AE33" w14:textId="037A57CF"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745E3E" w:rsidRPr="006145DB" w14:paraId="4752E7A4" w14:textId="77777777" w:rsidTr="00D33C71">
              <w:trPr>
                <w:trHeight w:val="645"/>
                <w:jc w:val="center"/>
              </w:trPr>
              <w:tc>
                <w:tcPr>
                  <w:tcW w:w="2858" w:type="dxa"/>
                  <w:vMerge/>
                  <w:shd w:val="clear" w:color="auto" w:fill="FFFFFF" w:themeFill="background1"/>
                  <w:vAlign w:val="center"/>
                </w:tcPr>
                <w:p w14:paraId="075CBFD0" w14:textId="77777777" w:rsidR="00CC35C3" w:rsidRPr="006145DB" w:rsidRDefault="00CC35C3" w:rsidP="00DA0232">
                  <w:pPr>
                    <w:tabs>
                      <w:tab w:val="left" w:pos="709"/>
                    </w:tabs>
                    <w:spacing w:before="240" w:after="0" w:line="240" w:lineRule="auto"/>
                    <w:rPr>
                      <w:rFonts w:eastAsia="Arial" w:cs="Arial"/>
                      <w:sz w:val="16"/>
                      <w:szCs w:val="16"/>
                    </w:rPr>
                  </w:pPr>
                </w:p>
              </w:tc>
              <w:tc>
                <w:tcPr>
                  <w:tcW w:w="1843" w:type="dxa"/>
                  <w:shd w:val="clear" w:color="auto" w:fill="FFFFFF" w:themeFill="background1"/>
                  <w:vAlign w:val="center"/>
                </w:tcPr>
                <w:p w14:paraId="0C3748A3"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3FEA3FED"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8A32F1B" w14:textId="078759F9"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7ECBAEC" w14:textId="77777777" w:rsidTr="00D33C71">
              <w:trPr>
                <w:trHeight w:val="645"/>
                <w:jc w:val="center"/>
              </w:trPr>
              <w:tc>
                <w:tcPr>
                  <w:tcW w:w="2858" w:type="dxa"/>
                  <w:shd w:val="clear" w:color="auto" w:fill="FFFFFF" w:themeFill="background1"/>
                  <w:vAlign w:val="center"/>
                </w:tcPr>
                <w:p w14:paraId="528D475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 xml:space="preserve">Niña o niño Indígena o Rrom Gitana registrada en los listados oficiales avalados por entidad gubernamental competente o listados enviados por las instancias de representación y participación de comunidades étnicas a la entidad distrital competente. </w:t>
                  </w:r>
                </w:p>
              </w:tc>
              <w:tc>
                <w:tcPr>
                  <w:tcW w:w="1843" w:type="dxa"/>
                  <w:shd w:val="clear" w:color="auto" w:fill="FFFFFF" w:themeFill="background1"/>
                  <w:vAlign w:val="center"/>
                </w:tcPr>
                <w:p w14:paraId="10F6700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5934A8D0"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2021 entrega única</w:t>
                  </w:r>
                </w:p>
              </w:tc>
              <w:tc>
                <w:tcPr>
                  <w:tcW w:w="1626" w:type="dxa"/>
                  <w:shd w:val="clear" w:color="auto" w:fill="FFFFFF" w:themeFill="background1"/>
                  <w:vAlign w:val="center"/>
                </w:tcPr>
                <w:p w14:paraId="543D1F75"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69B8EC87" w14:textId="77777777" w:rsidTr="00D33C71">
              <w:trPr>
                <w:trHeight w:val="645"/>
                <w:jc w:val="center"/>
              </w:trPr>
              <w:tc>
                <w:tcPr>
                  <w:tcW w:w="2858" w:type="dxa"/>
                  <w:vMerge w:val="restart"/>
                  <w:shd w:val="clear" w:color="auto" w:fill="FFFFFF" w:themeFill="background1"/>
                  <w:vAlign w:val="center"/>
                </w:tcPr>
                <w:p w14:paraId="5FCBCD65" w14:textId="259701FF"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indígena con certificación de pertenencia étnica</w:t>
                  </w:r>
                  <w:r w:rsidR="00D33C71" w:rsidRPr="006145DB">
                    <w:rPr>
                      <w:rFonts w:eastAsia="Arial" w:cs="Arial"/>
                      <w:sz w:val="16"/>
                      <w:szCs w:val="16"/>
                    </w:rPr>
                    <w:t>.</w:t>
                  </w:r>
                </w:p>
              </w:tc>
              <w:tc>
                <w:tcPr>
                  <w:tcW w:w="1843" w:type="dxa"/>
                  <w:shd w:val="clear" w:color="auto" w:fill="FFFFFF" w:themeFill="background1"/>
                  <w:vAlign w:val="center"/>
                </w:tcPr>
                <w:p w14:paraId="2893777B"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pertenencia étnica expedida por el cabildo o resguardo indígena</w:t>
                  </w:r>
                </w:p>
              </w:tc>
              <w:tc>
                <w:tcPr>
                  <w:tcW w:w="1134" w:type="dxa"/>
                  <w:shd w:val="clear" w:color="auto" w:fill="FFFFFF" w:themeFill="background1"/>
                  <w:vAlign w:val="center"/>
                </w:tcPr>
                <w:p w14:paraId="3C5B70B7"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AFFFDD1"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Cabildo o resguardo indígena</w:t>
                  </w:r>
                </w:p>
              </w:tc>
            </w:tr>
            <w:tr w:rsidR="00745E3E" w:rsidRPr="006145DB" w14:paraId="2BACA592" w14:textId="77777777" w:rsidTr="00D33C71">
              <w:trPr>
                <w:trHeight w:val="479"/>
                <w:jc w:val="center"/>
              </w:trPr>
              <w:tc>
                <w:tcPr>
                  <w:tcW w:w="2858" w:type="dxa"/>
                  <w:vMerge/>
                  <w:shd w:val="clear" w:color="auto" w:fill="FFFFFF" w:themeFill="background1"/>
                  <w:vAlign w:val="center"/>
                </w:tcPr>
                <w:p w14:paraId="7656DA52" w14:textId="77777777" w:rsidR="00CC35C3" w:rsidRPr="006145DB" w:rsidRDefault="00CC35C3" w:rsidP="00DA0232">
                  <w:pPr>
                    <w:tabs>
                      <w:tab w:val="left" w:pos="709"/>
                    </w:tabs>
                    <w:spacing w:after="0" w:line="240" w:lineRule="auto"/>
                    <w:jc w:val="both"/>
                    <w:rPr>
                      <w:rFonts w:eastAsia="Arial" w:cs="Arial"/>
                      <w:sz w:val="16"/>
                      <w:szCs w:val="16"/>
                    </w:rPr>
                  </w:pPr>
                </w:p>
              </w:tc>
              <w:tc>
                <w:tcPr>
                  <w:tcW w:w="1843" w:type="dxa"/>
                  <w:shd w:val="clear" w:color="auto" w:fill="FFFFFF" w:themeFill="background1"/>
                  <w:vAlign w:val="center"/>
                </w:tcPr>
                <w:p w14:paraId="7D026F7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información censal resguardos y cabildos indígenas</w:t>
                  </w:r>
                </w:p>
              </w:tc>
              <w:tc>
                <w:tcPr>
                  <w:tcW w:w="1134" w:type="dxa"/>
                  <w:shd w:val="clear" w:color="auto" w:fill="FFFFFF" w:themeFill="background1"/>
                  <w:vAlign w:val="center"/>
                </w:tcPr>
                <w:p w14:paraId="617B868A"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5AE559A3"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1904C708" w14:textId="77777777" w:rsidTr="00D33C71">
              <w:trPr>
                <w:trHeight w:val="956"/>
                <w:jc w:val="center"/>
              </w:trPr>
              <w:tc>
                <w:tcPr>
                  <w:tcW w:w="2858" w:type="dxa"/>
                  <w:shd w:val="clear" w:color="auto" w:fill="FFFFFF" w:themeFill="background1"/>
                  <w:vAlign w:val="center"/>
                </w:tcPr>
                <w:p w14:paraId="1958A656" w14:textId="4841F66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afrocolombiano, raizal o palenquero con certificación de pertenencia étnica</w:t>
                  </w:r>
                  <w:r w:rsidR="00D33C71" w:rsidRPr="006145DB">
                    <w:rPr>
                      <w:rFonts w:eastAsia="Arial" w:cs="Arial"/>
                      <w:sz w:val="16"/>
                      <w:szCs w:val="16"/>
                    </w:rPr>
                    <w:t>.</w:t>
                  </w:r>
                </w:p>
              </w:tc>
              <w:tc>
                <w:tcPr>
                  <w:tcW w:w="1843" w:type="dxa"/>
                  <w:shd w:val="clear" w:color="auto" w:fill="FFFFFF" w:themeFill="background1"/>
                  <w:vAlign w:val="center"/>
                </w:tcPr>
                <w:p w14:paraId="78F1F1F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autoreconocimiento de pertenencia a la comunidad afrodescendiente, raizal o palenquera</w:t>
                  </w:r>
                </w:p>
              </w:tc>
              <w:tc>
                <w:tcPr>
                  <w:tcW w:w="1134" w:type="dxa"/>
                  <w:shd w:val="clear" w:color="auto" w:fill="FFFFFF" w:themeFill="background1"/>
                  <w:vAlign w:val="center"/>
                </w:tcPr>
                <w:p w14:paraId="74DD019F"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5D943010"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7ED4C16B" w14:textId="77777777" w:rsidTr="00D33C71">
              <w:trPr>
                <w:trHeight w:val="844"/>
                <w:jc w:val="center"/>
              </w:trPr>
              <w:tc>
                <w:tcPr>
                  <w:tcW w:w="2858" w:type="dxa"/>
                  <w:shd w:val="clear" w:color="auto" w:fill="FFFFFF" w:themeFill="background1"/>
                  <w:vAlign w:val="center"/>
                </w:tcPr>
                <w:p w14:paraId="675442FD"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843" w:type="dxa"/>
                  <w:shd w:val="clear" w:color="auto" w:fill="FFFFFF" w:themeFill="background1"/>
                  <w:vAlign w:val="center"/>
                </w:tcPr>
                <w:p w14:paraId="269ACFE2"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C25E121" w14:textId="77777777" w:rsidR="00CC35C3" w:rsidRPr="006145DB" w:rsidRDefault="00CC35C3" w:rsidP="00D33C71">
                  <w:pPr>
                    <w:tabs>
                      <w:tab w:val="left" w:pos="709"/>
                    </w:tabs>
                    <w:spacing w:before="240"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743A6229"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15955444" w14:textId="77777777" w:rsidTr="00807AB1">
              <w:trPr>
                <w:trHeight w:val="1128"/>
                <w:jc w:val="center"/>
              </w:trPr>
              <w:tc>
                <w:tcPr>
                  <w:tcW w:w="2858" w:type="dxa"/>
                  <w:vMerge w:val="restart"/>
                  <w:shd w:val="clear" w:color="auto" w:fill="FFFFFF" w:themeFill="background1"/>
                  <w:vAlign w:val="center"/>
                </w:tcPr>
                <w:p w14:paraId="430D0FE5" w14:textId="76B6DF4E"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w:t>
                  </w:r>
                  <w:r w:rsidR="000223EE" w:rsidRPr="006145DB">
                    <w:rPr>
                      <w:rFonts w:eastAsia="Arial" w:cs="Arial"/>
                      <w:sz w:val="16"/>
                      <w:szCs w:val="16"/>
                    </w:rPr>
                    <w:t xml:space="preserve"> </w:t>
                  </w:r>
                  <w:r w:rsidRPr="006145DB">
                    <w:rPr>
                      <w:rFonts w:eastAsia="Arial" w:cs="Arial"/>
                      <w:sz w:val="16"/>
                      <w:szCs w:val="16"/>
                    </w:rPr>
                    <w:t>habitacionales temporales “paga diarios”, entre otros.</w:t>
                  </w:r>
                </w:p>
              </w:tc>
              <w:tc>
                <w:tcPr>
                  <w:tcW w:w="1843" w:type="dxa"/>
                  <w:shd w:val="clear" w:color="auto" w:fill="FFFFFF" w:themeFill="background1"/>
                  <w:vAlign w:val="center"/>
                </w:tcPr>
                <w:p w14:paraId="67279EED"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7608E906"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4EE07FD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del Servicio.</w:t>
                  </w:r>
                </w:p>
              </w:tc>
            </w:tr>
            <w:tr w:rsidR="00745E3E" w:rsidRPr="006145DB" w14:paraId="10D4EFF0" w14:textId="77777777" w:rsidTr="00781EC2">
              <w:trPr>
                <w:trHeight w:val="300"/>
                <w:jc w:val="center"/>
              </w:trPr>
              <w:tc>
                <w:tcPr>
                  <w:tcW w:w="2858" w:type="dxa"/>
                  <w:vMerge/>
                  <w:tcBorders>
                    <w:bottom w:val="single" w:sz="4" w:space="0" w:color="auto"/>
                  </w:tcBorders>
                  <w:vAlign w:val="center"/>
                </w:tcPr>
                <w:p w14:paraId="1CCE8388" w14:textId="77777777" w:rsidR="00CC35C3" w:rsidRPr="006145DB" w:rsidRDefault="00CC35C3" w:rsidP="00DA0232">
                  <w:pPr>
                    <w:tabs>
                      <w:tab w:val="left" w:pos="709"/>
                    </w:tabs>
                    <w:spacing w:before="240" w:after="0" w:line="240" w:lineRule="auto"/>
                    <w:rPr>
                      <w:rFonts w:eastAsia="Arial" w:cs="Arial"/>
                      <w:sz w:val="16"/>
                      <w:szCs w:val="16"/>
                      <w:lang w:val="es-MX"/>
                    </w:rPr>
                  </w:pPr>
                </w:p>
              </w:tc>
              <w:tc>
                <w:tcPr>
                  <w:tcW w:w="1843" w:type="dxa"/>
                  <w:tcBorders>
                    <w:bottom w:val="single" w:sz="4" w:space="0" w:color="auto"/>
                  </w:tcBorders>
                  <w:shd w:val="clear" w:color="auto" w:fill="FFFFFF" w:themeFill="background1"/>
                  <w:vAlign w:val="center"/>
                </w:tcPr>
                <w:p w14:paraId="3998AF2E"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single" w:sz="4" w:space="0" w:color="auto"/>
                  </w:tcBorders>
                  <w:shd w:val="clear" w:color="auto" w:fill="FFFFFF" w:themeFill="background1"/>
                  <w:vAlign w:val="center"/>
                </w:tcPr>
                <w:p w14:paraId="31854916" w14:textId="77777777" w:rsidR="00CC35C3" w:rsidRPr="006145DB" w:rsidRDefault="00CC35C3" w:rsidP="00807AB1">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626" w:type="dxa"/>
                  <w:tcBorders>
                    <w:bottom w:val="single" w:sz="4" w:space="0" w:color="auto"/>
                  </w:tcBorders>
                  <w:shd w:val="clear" w:color="auto" w:fill="FFFFFF" w:themeFill="background1"/>
                  <w:vAlign w:val="center"/>
                </w:tcPr>
                <w:p w14:paraId="61518E82"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745E3E" w:rsidRPr="006145DB" w14:paraId="47A1EC88" w14:textId="77777777" w:rsidTr="00781EC2">
              <w:trPr>
                <w:trHeight w:val="300"/>
                <w:jc w:val="center"/>
              </w:trPr>
              <w:tc>
                <w:tcPr>
                  <w:tcW w:w="2858" w:type="dxa"/>
                  <w:tcBorders>
                    <w:bottom w:val="nil"/>
                  </w:tcBorders>
                  <w:shd w:val="clear" w:color="auto" w:fill="FFFFFF" w:themeFill="background1"/>
                  <w:vAlign w:val="center"/>
                </w:tcPr>
                <w:p w14:paraId="54059471"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843" w:type="dxa"/>
                  <w:tcBorders>
                    <w:bottom w:val="nil"/>
                  </w:tcBorders>
                  <w:shd w:val="clear" w:color="auto" w:fill="FFFFFF" w:themeFill="background1"/>
                  <w:vAlign w:val="center"/>
                </w:tcPr>
                <w:p w14:paraId="751C8D1D"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shd w:val="clear" w:color="auto" w:fill="FFFFFF" w:themeFill="background1"/>
                  <w:vAlign w:val="center"/>
                </w:tcPr>
                <w:p w14:paraId="635E781C"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tcBorders>
                    <w:bottom w:val="nil"/>
                  </w:tcBorders>
                  <w:shd w:val="clear" w:color="auto" w:fill="FFFFFF" w:themeFill="background1"/>
                  <w:vAlign w:val="center"/>
                </w:tcPr>
                <w:p w14:paraId="3A32BDA3"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bl>
          <w:p w14:paraId="29FC00D6"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60D2B7F7" w14:textId="77777777" w:rsidTr="00794199">
        <w:trPr>
          <w:trHeight w:val="2263"/>
          <w:jc w:val="center"/>
        </w:trPr>
        <w:tc>
          <w:tcPr>
            <w:tcW w:w="1696" w:type="dxa"/>
            <w:vAlign w:val="center"/>
          </w:tcPr>
          <w:p w14:paraId="28692258" w14:textId="77777777" w:rsidR="00CC35C3" w:rsidRPr="006145DB" w:rsidRDefault="00CC35C3" w:rsidP="00781EC2">
            <w:pPr>
              <w:spacing w:after="0" w:line="240" w:lineRule="auto"/>
              <w:rPr>
                <w:rFonts w:cs="Arial"/>
                <w:bCs/>
                <w:color w:val="EE0000"/>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W w:w="737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35"/>
              <w:gridCol w:w="1701"/>
              <w:gridCol w:w="1276"/>
              <w:gridCol w:w="1559"/>
            </w:tblGrid>
            <w:tr w:rsidR="00781EC2" w:rsidRPr="006145DB" w14:paraId="4B3E5CBB" w14:textId="77777777" w:rsidTr="00826830">
              <w:trPr>
                <w:trHeight w:val="300"/>
              </w:trPr>
              <w:tc>
                <w:tcPr>
                  <w:tcW w:w="2835" w:type="dxa"/>
                  <w:vAlign w:val="center"/>
                  <w:hideMark/>
                </w:tcPr>
                <w:p w14:paraId="645761C8"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Criterios de ingreso</w:t>
                  </w:r>
                </w:p>
              </w:tc>
              <w:tc>
                <w:tcPr>
                  <w:tcW w:w="1701" w:type="dxa"/>
                  <w:vAlign w:val="center"/>
                  <w:hideMark/>
                </w:tcPr>
                <w:p w14:paraId="074F315E"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 </w:t>
                  </w:r>
                </w:p>
              </w:tc>
              <w:tc>
                <w:tcPr>
                  <w:tcW w:w="1276" w:type="dxa"/>
                  <w:vAlign w:val="center"/>
                  <w:hideMark/>
                </w:tcPr>
                <w:p w14:paraId="0425925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Periodicidad </w:t>
                  </w:r>
                </w:p>
              </w:tc>
              <w:tc>
                <w:tcPr>
                  <w:tcW w:w="1559" w:type="dxa"/>
                  <w:vAlign w:val="center"/>
                  <w:hideMark/>
                </w:tcPr>
                <w:p w14:paraId="306C712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Administrador </w:t>
                  </w:r>
                </w:p>
              </w:tc>
            </w:tr>
            <w:tr w:rsidR="00781EC2" w:rsidRPr="006145DB" w14:paraId="040367EB" w14:textId="77777777" w:rsidTr="00826830">
              <w:trPr>
                <w:trHeight w:val="300"/>
              </w:trPr>
              <w:tc>
                <w:tcPr>
                  <w:tcW w:w="2835" w:type="dxa"/>
                  <w:vMerge w:val="restart"/>
                  <w:vAlign w:val="center"/>
                </w:tcPr>
                <w:p w14:paraId="3278512B" w14:textId="77777777" w:rsidR="00CC35C3" w:rsidRPr="006145DB" w:rsidRDefault="00CC35C3" w:rsidP="00DA0232">
                  <w:pPr>
                    <w:spacing w:after="0" w:line="240" w:lineRule="auto"/>
                    <w:jc w:val="both"/>
                    <w:textAlignment w:val="baseline"/>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4CCEB34A"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 xml:space="preserve"> SIRBE</w:t>
                  </w:r>
                </w:p>
              </w:tc>
              <w:tc>
                <w:tcPr>
                  <w:tcW w:w="1276" w:type="dxa"/>
                  <w:vAlign w:val="center"/>
                </w:tcPr>
                <w:p w14:paraId="30C10177"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Demanda</w:t>
                  </w:r>
                </w:p>
              </w:tc>
              <w:tc>
                <w:tcPr>
                  <w:tcW w:w="1559" w:type="dxa"/>
                  <w:vAlign w:val="center"/>
                </w:tcPr>
                <w:p w14:paraId="7761F510"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Secretaría Distrital de Integración Social.</w:t>
                  </w:r>
                </w:p>
              </w:tc>
            </w:tr>
            <w:tr w:rsidR="00781EC2" w:rsidRPr="006145DB" w14:paraId="084D3DF5" w14:textId="77777777" w:rsidTr="00826830">
              <w:trPr>
                <w:trHeight w:val="300"/>
              </w:trPr>
              <w:tc>
                <w:tcPr>
                  <w:tcW w:w="2835" w:type="dxa"/>
                  <w:vMerge/>
                  <w:vAlign w:val="center"/>
                </w:tcPr>
                <w:p w14:paraId="11B654A7" w14:textId="77777777" w:rsidR="00CC35C3" w:rsidRPr="006145DB" w:rsidRDefault="00CC35C3" w:rsidP="00DA0232">
                  <w:pPr>
                    <w:spacing w:after="0" w:line="240" w:lineRule="auto"/>
                    <w:textAlignment w:val="baseline"/>
                    <w:rPr>
                      <w:rFonts w:cs="Arial"/>
                      <w:sz w:val="16"/>
                      <w:szCs w:val="16"/>
                      <w:lang w:eastAsia="es-CO"/>
                    </w:rPr>
                  </w:pPr>
                </w:p>
              </w:tc>
              <w:tc>
                <w:tcPr>
                  <w:tcW w:w="1701" w:type="dxa"/>
                  <w:vAlign w:val="center"/>
                </w:tcPr>
                <w:p w14:paraId="1ADA3993"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Verificación en Campo</w:t>
                  </w:r>
                </w:p>
              </w:tc>
              <w:tc>
                <w:tcPr>
                  <w:tcW w:w="1276" w:type="dxa"/>
                  <w:vAlign w:val="center"/>
                </w:tcPr>
                <w:p w14:paraId="40DF8B01"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Demanda</w:t>
                  </w:r>
                </w:p>
              </w:tc>
              <w:tc>
                <w:tcPr>
                  <w:tcW w:w="1559" w:type="dxa"/>
                  <w:vAlign w:val="center"/>
                </w:tcPr>
                <w:p w14:paraId="5AE46D98"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Subdirección Local para la Integración Social -Equipo del Servicio.</w:t>
                  </w:r>
                </w:p>
              </w:tc>
            </w:tr>
          </w:tbl>
          <w:p w14:paraId="164E9C66" w14:textId="77777777" w:rsidR="00CC35C3" w:rsidRPr="006145DB" w:rsidRDefault="00CC35C3" w:rsidP="00DA0232">
            <w:pPr>
              <w:pStyle w:val="Textoindependiente"/>
              <w:spacing w:after="0" w:line="240" w:lineRule="auto"/>
              <w:ind w:right="112"/>
              <w:jc w:val="both"/>
              <w:rPr>
                <w:rFonts w:cs="Arial"/>
                <w:bCs/>
                <w:color w:val="EE0000"/>
                <w:lang w:val="es-CO" w:eastAsia="es-CO"/>
              </w:rPr>
            </w:pPr>
          </w:p>
        </w:tc>
      </w:tr>
      <w:tr w:rsidR="00CC35C3" w:rsidRPr="006145DB" w14:paraId="6FCBEB19" w14:textId="77777777" w:rsidTr="008D1B2D">
        <w:trPr>
          <w:trHeight w:val="70"/>
          <w:jc w:val="center"/>
        </w:trPr>
        <w:tc>
          <w:tcPr>
            <w:tcW w:w="1696" w:type="dxa"/>
            <w:vAlign w:val="center"/>
          </w:tcPr>
          <w:p w14:paraId="0EE86071"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t xml:space="preserve">Criterios de Egreso y </w:t>
            </w:r>
            <w:r w:rsidRPr="006145DB">
              <w:rPr>
                <w:rFonts w:cs="Arial"/>
                <w:bCs/>
                <w:sz w:val="20"/>
                <w:szCs w:val="20"/>
                <w:lang w:eastAsia="es-CO"/>
              </w:rPr>
              <w:lastRenderedPageBreak/>
              <w:t>Fuentes de Información</w:t>
            </w:r>
          </w:p>
        </w:tc>
        <w:tc>
          <w:tcPr>
            <w:tcW w:w="7699" w:type="dxa"/>
            <w:vAlign w:val="center"/>
          </w:tcPr>
          <w:tbl>
            <w:tblPr>
              <w:tblStyle w:val="Tablaconcuadrcula"/>
              <w:tblW w:w="7394" w:type="dxa"/>
              <w:tblLayout w:type="fixed"/>
              <w:tblLook w:val="04A0" w:firstRow="1" w:lastRow="0" w:firstColumn="1" w:lastColumn="0" w:noHBand="0" w:noVBand="1"/>
            </w:tblPr>
            <w:tblGrid>
              <w:gridCol w:w="2775"/>
              <w:gridCol w:w="1439"/>
              <w:gridCol w:w="1254"/>
              <w:gridCol w:w="1926"/>
            </w:tblGrid>
            <w:tr w:rsidR="00213FED" w:rsidRPr="006145DB" w14:paraId="42AE9D58" w14:textId="77777777" w:rsidTr="008D1B2D">
              <w:trPr>
                <w:trHeight w:val="300"/>
              </w:trPr>
              <w:tc>
                <w:tcPr>
                  <w:tcW w:w="2775" w:type="dxa"/>
                  <w:tcBorders>
                    <w:top w:val="nil"/>
                  </w:tcBorders>
                  <w:vAlign w:val="center"/>
                </w:tcPr>
                <w:p w14:paraId="03C87D23"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lastRenderedPageBreak/>
                    <w:t>Criterios de Egreso</w:t>
                  </w:r>
                </w:p>
              </w:tc>
              <w:tc>
                <w:tcPr>
                  <w:tcW w:w="1439" w:type="dxa"/>
                  <w:tcBorders>
                    <w:top w:val="nil"/>
                  </w:tcBorders>
                  <w:vAlign w:val="center"/>
                </w:tcPr>
                <w:p w14:paraId="3D755007"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54" w:type="dxa"/>
                  <w:tcBorders>
                    <w:top w:val="nil"/>
                  </w:tcBorders>
                  <w:vAlign w:val="center"/>
                </w:tcPr>
                <w:p w14:paraId="588BEBBE"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26" w:type="dxa"/>
                  <w:tcBorders>
                    <w:top w:val="nil"/>
                  </w:tcBorders>
                  <w:vAlign w:val="center"/>
                </w:tcPr>
                <w:p w14:paraId="0ADFB1A4"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3FED" w:rsidRPr="006145DB" w14:paraId="229F0029" w14:textId="77777777" w:rsidTr="008D1B2D">
              <w:trPr>
                <w:trHeight w:val="300"/>
              </w:trPr>
              <w:tc>
                <w:tcPr>
                  <w:tcW w:w="2775" w:type="dxa"/>
                  <w:tcBorders>
                    <w:bottom w:val="single" w:sz="4" w:space="0" w:color="auto"/>
                  </w:tcBorders>
                  <w:shd w:val="clear" w:color="auto" w:fill="FFFFFF" w:themeFill="background1"/>
                  <w:vAlign w:val="center"/>
                </w:tcPr>
                <w:p w14:paraId="3FD71EB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 xml:space="preserve">Niña o niño con cinco (5) años cumplidos antes del 31 marzo del </w:t>
                  </w:r>
                  <w:r w:rsidRPr="006145DB">
                    <w:rPr>
                      <w:rFonts w:eastAsia="Arial" w:cs="Arial"/>
                      <w:sz w:val="16"/>
                      <w:szCs w:val="16"/>
                    </w:rPr>
                    <w:lastRenderedPageBreak/>
                    <w:t>año siguiente. Este egreso aplica al finalizar el año en curso.</w:t>
                  </w:r>
                </w:p>
              </w:tc>
              <w:tc>
                <w:tcPr>
                  <w:tcW w:w="1439" w:type="dxa"/>
                  <w:tcBorders>
                    <w:bottom w:val="single" w:sz="4" w:space="0" w:color="auto"/>
                  </w:tcBorders>
                  <w:shd w:val="clear" w:color="auto" w:fill="FFFFFF" w:themeFill="background1"/>
                  <w:vAlign w:val="center"/>
                </w:tcPr>
                <w:p w14:paraId="0EC1B65E" w14:textId="4DCB2DD8" w:rsidR="00CC35C3" w:rsidRPr="006145DB" w:rsidRDefault="00CC35C3" w:rsidP="008D1B2D">
                  <w:pPr>
                    <w:jc w:val="center"/>
                    <w:rPr>
                      <w:rFonts w:eastAsia="Arial" w:cs="Arial"/>
                      <w:sz w:val="16"/>
                      <w:szCs w:val="16"/>
                    </w:rPr>
                  </w:pPr>
                  <w:r w:rsidRPr="006145DB">
                    <w:rPr>
                      <w:rFonts w:eastAsia="Arial" w:cs="Arial"/>
                      <w:sz w:val="16"/>
                      <w:szCs w:val="16"/>
                    </w:rPr>
                    <w:lastRenderedPageBreak/>
                    <w:t>SIRBE</w:t>
                  </w:r>
                </w:p>
              </w:tc>
              <w:tc>
                <w:tcPr>
                  <w:tcW w:w="1254" w:type="dxa"/>
                  <w:tcBorders>
                    <w:bottom w:val="single" w:sz="4" w:space="0" w:color="auto"/>
                  </w:tcBorders>
                  <w:shd w:val="clear" w:color="auto" w:fill="FFFFFF" w:themeFill="background1"/>
                  <w:vAlign w:val="center"/>
                </w:tcPr>
                <w:p w14:paraId="387DF0C4"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528A6705"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213FED" w:rsidRPr="006145DB" w14:paraId="0C36F627" w14:textId="77777777" w:rsidTr="008D1B2D">
              <w:trPr>
                <w:trHeight w:val="300"/>
              </w:trPr>
              <w:tc>
                <w:tcPr>
                  <w:tcW w:w="2775" w:type="dxa"/>
                  <w:tcBorders>
                    <w:top w:val="single" w:sz="4" w:space="0" w:color="auto"/>
                  </w:tcBorders>
                  <w:vAlign w:val="center"/>
                </w:tcPr>
                <w:p w14:paraId="48D5FA76"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39" w:type="dxa"/>
                  <w:tcBorders>
                    <w:top w:val="single" w:sz="4" w:space="0" w:color="auto"/>
                  </w:tcBorders>
                  <w:shd w:val="clear" w:color="auto" w:fill="FFFFFF" w:themeFill="background1"/>
                  <w:vAlign w:val="center"/>
                </w:tcPr>
                <w:p w14:paraId="53F66B57" w14:textId="77777777" w:rsidR="00CC35C3" w:rsidRPr="006145DB" w:rsidRDefault="00CC35C3" w:rsidP="00DA0232">
                  <w:pPr>
                    <w:contextualSpacing/>
                    <w:jc w:val="center"/>
                    <w:rPr>
                      <w:rFonts w:eastAsia="Arial" w:cs="Arial"/>
                      <w:sz w:val="16"/>
                      <w:szCs w:val="16"/>
                    </w:rPr>
                  </w:pPr>
                  <w:r w:rsidRPr="006145DB">
                    <w:rPr>
                      <w:rFonts w:eastAsia="Arial" w:cs="Arial"/>
                      <w:sz w:val="16"/>
                      <w:szCs w:val="16"/>
                    </w:rPr>
                    <w:t>Verificación en Campo</w:t>
                  </w:r>
                </w:p>
              </w:tc>
              <w:tc>
                <w:tcPr>
                  <w:tcW w:w="1254" w:type="dxa"/>
                  <w:tcBorders>
                    <w:top w:val="single" w:sz="4" w:space="0" w:color="auto"/>
                  </w:tcBorders>
                  <w:shd w:val="clear" w:color="auto" w:fill="FFFFFF" w:themeFill="background1"/>
                  <w:vAlign w:val="center"/>
                </w:tcPr>
                <w:p w14:paraId="2F80C6B7"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 xml:space="preserve"> Demanda</w:t>
                  </w:r>
                </w:p>
              </w:tc>
              <w:tc>
                <w:tcPr>
                  <w:tcW w:w="1926" w:type="dxa"/>
                  <w:tcBorders>
                    <w:top w:val="single" w:sz="4" w:space="0" w:color="auto"/>
                  </w:tcBorders>
                  <w:shd w:val="clear" w:color="auto" w:fill="FFFFFF" w:themeFill="background1"/>
                  <w:vAlign w:val="center"/>
                </w:tcPr>
                <w:p w14:paraId="7A5439B6"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del Servicio.</w:t>
                  </w:r>
                </w:p>
              </w:tc>
            </w:tr>
            <w:tr w:rsidR="00213FED" w:rsidRPr="006145DB" w14:paraId="5732EE68" w14:textId="77777777" w:rsidTr="008D1B2D">
              <w:trPr>
                <w:trHeight w:val="561"/>
              </w:trPr>
              <w:tc>
                <w:tcPr>
                  <w:tcW w:w="2775" w:type="dxa"/>
                  <w:tcBorders>
                    <w:bottom w:val="single" w:sz="4" w:space="0" w:color="auto"/>
                  </w:tcBorders>
                  <w:vAlign w:val="center"/>
                </w:tcPr>
                <w:p w14:paraId="338DF38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39" w:type="dxa"/>
                  <w:tcBorders>
                    <w:bottom w:val="single" w:sz="4" w:space="0" w:color="auto"/>
                  </w:tcBorders>
                  <w:shd w:val="clear" w:color="auto" w:fill="FFFFFF" w:themeFill="background1"/>
                  <w:vAlign w:val="center"/>
                </w:tcPr>
                <w:p w14:paraId="7D2969FD" w14:textId="54C961F9" w:rsidR="00CC35C3" w:rsidRPr="006145DB" w:rsidRDefault="00CC35C3" w:rsidP="008D1B2D">
                  <w:pPr>
                    <w:tabs>
                      <w:tab w:val="left" w:pos="709"/>
                    </w:tabs>
                    <w:jc w:val="center"/>
                    <w:rPr>
                      <w:rFonts w:eastAsia="Arial" w:cs="Arial"/>
                      <w:sz w:val="16"/>
                      <w:szCs w:val="16"/>
                    </w:rPr>
                  </w:pPr>
                  <w:r w:rsidRPr="006145DB">
                    <w:rPr>
                      <w:rFonts w:eastAsia="Arial" w:cs="Arial"/>
                      <w:sz w:val="16"/>
                      <w:szCs w:val="16"/>
                    </w:rPr>
                    <w:t>Verificación en campo</w:t>
                  </w:r>
                </w:p>
              </w:tc>
              <w:tc>
                <w:tcPr>
                  <w:tcW w:w="1254" w:type="dxa"/>
                  <w:tcBorders>
                    <w:bottom w:val="single" w:sz="4" w:space="0" w:color="auto"/>
                  </w:tcBorders>
                  <w:shd w:val="clear" w:color="auto" w:fill="FFFFFF" w:themeFill="background1"/>
                  <w:vAlign w:val="center"/>
                </w:tcPr>
                <w:p w14:paraId="38D40E9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3A407E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213FED" w:rsidRPr="006145DB" w14:paraId="31B37514" w14:textId="77777777" w:rsidTr="008D1B2D">
              <w:trPr>
                <w:trHeight w:val="376"/>
              </w:trPr>
              <w:tc>
                <w:tcPr>
                  <w:tcW w:w="2775" w:type="dxa"/>
                  <w:vMerge w:val="restart"/>
                  <w:shd w:val="clear" w:color="auto" w:fill="FFFFFF" w:themeFill="background1"/>
                  <w:vAlign w:val="center"/>
                </w:tcPr>
                <w:p w14:paraId="53436CCA" w14:textId="77777777" w:rsidR="00CC35C3" w:rsidRPr="006145DB" w:rsidRDefault="00CC35C3" w:rsidP="00DA0232">
                  <w:pPr>
                    <w:tabs>
                      <w:tab w:val="left" w:pos="709"/>
                    </w:tabs>
                    <w:contextualSpacing/>
                    <w:jc w:val="both"/>
                    <w:rPr>
                      <w:rFonts w:eastAsia="Arial" w:cs="Arial"/>
                      <w:sz w:val="16"/>
                      <w:szCs w:val="16"/>
                    </w:rPr>
                  </w:pPr>
                  <w:r w:rsidRPr="006145DB">
                    <w:rPr>
                      <w:rFonts w:eastAsia="Arial" w:cs="Arial"/>
                      <w:sz w:val="16"/>
                      <w:szCs w:val="16"/>
                    </w:rPr>
                    <w:t>Fallecimiento</w:t>
                  </w:r>
                </w:p>
              </w:tc>
              <w:tc>
                <w:tcPr>
                  <w:tcW w:w="1439" w:type="dxa"/>
                  <w:shd w:val="clear" w:color="auto" w:fill="FFFFFF" w:themeFill="background1"/>
                  <w:vAlign w:val="center"/>
                </w:tcPr>
                <w:p w14:paraId="5CB16A8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Fallecidos (Inhumados)</w:t>
                  </w:r>
                </w:p>
              </w:tc>
              <w:tc>
                <w:tcPr>
                  <w:tcW w:w="1254" w:type="dxa"/>
                  <w:shd w:val="clear" w:color="auto" w:fill="FFFFFF" w:themeFill="background1"/>
                  <w:vAlign w:val="center"/>
                </w:tcPr>
                <w:p w14:paraId="1D4FD10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shd w:val="clear" w:color="auto" w:fill="FFFFFF" w:themeFill="background1"/>
                  <w:vAlign w:val="center"/>
                </w:tcPr>
                <w:p w14:paraId="1A11A353"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Salud</w:t>
                  </w:r>
                </w:p>
              </w:tc>
            </w:tr>
            <w:tr w:rsidR="00213FED" w:rsidRPr="006145DB" w14:paraId="66655A07" w14:textId="77777777" w:rsidTr="008D1B2D">
              <w:trPr>
                <w:trHeight w:val="423"/>
              </w:trPr>
              <w:tc>
                <w:tcPr>
                  <w:tcW w:w="2775" w:type="dxa"/>
                  <w:vMerge/>
                  <w:shd w:val="clear" w:color="auto" w:fill="FFFFFF" w:themeFill="background1"/>
                  <w:vAlign w:val="center"/>
                </w:tcPr>
                <w:p w14:paraId="4C9F5682" w14:textId="77777777" w:rsidR="00CC35C3" w:rsidRPr="006145DB" w:rsidRDefault="00CC35C3" w:rsidP="00DA0232">
                  <w:pPr>
                    <w:tabs>
                      <w:tab w:val="left" w:pos="709"/>
                    </w:tabs>
                    <w:contextualSpacing/>
                    <w:rPr>
                      <w:rFonts w:eastAsia="Arial" w:cs="Arial"/>
                      <w:sz w:val="16"/>
                      <w:szCs w:val="16"/>
                    </w:rPr>
                  </w:pPr>
                </w:p>
              </w:tc>
              <w:tc>
                <w:tcPr>
                  <w:tcW w:w="1439" w:type="dxa"/>
                  <w:shd w:val="clear" w:color="auto" w:fill="FFFFFF" w:themeFill="background1"/>
                  <w:vAlign w:val="center"/>
                </w:tcPr>
                <w:p w14:paraId="17C695B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Fé de supervivencia (ANI - RCD)</w:t>
                  </w:r>
                </w:p>
              </w:tc>
              <w:tc>
                <w:tcPr>
                  <w:tcW w:w="1254" w:type="dxa"/>
                  <w:shd w:val="clear" w:color="auto" w:fill="FFFFFF" w:themeFill="background1"/>
                  <w:vAlign w:val="center"/>
                </w:tcPr>
                <w:p w14:paraId="38696052"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w:t>
                  </w:r>
                </w:p>
              </w:tc>
              <w:tc>
                <w:tcPr>
                  <w:tcW w:w="1926" w:type="dxa"/>
                  <w:shd w:val="clear" w:color="auto" w:fill="FFFFFF" w:themeFill="background1"/>
                  <w:vAlign w:val="center"/>
                </w:tcPr>
                <w:p w14:paraId="3DA10C65"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213FED" w:rsidRPr="006145DB" w14:paraId="72A00509" w14:textId="77777777" w:rsidTr="008D1B2D">
              <w:trPr>
                <w:trHeight w:val="412"/>
              </w:trPr>
              <w:tc>
                <w:tcPr>
                  <w:tcW w:w="2775" w:type="dxa"/>
                  <w:vMerge/>
                  <w:tcBorders>
                    <w:bottom w:val="nil"/>
                  </w:tcBorders>
                  <w:shd w:val="clear" w:color="auto" w:fill="FFFFFF" w:themeFill="background1"/>
                  <w:vAlign w:val="center"/>
                </w:tcPr>
                <w:p w14:paraId="593BA87E" w14:textId="77777777" w:rsidR="00CC35C3" w:rsidRPr="006145DB" w:rsidRDefault="00CC35C3" w:rsidP="00DA0232">
                  <w:pPr>
                    <w:tabs>
                      <w:tab w:val="left" w:pos="709"/>
                    </w:tabs>
                    <w:contextualSpacing/>
                    <w:rPr>
                      <w:rFonts w:eastAsia="Arial" w:cs="Arial"/>
                      <w:sz w:val="16"/>
                      <w:szCs w:val="16"/>
                    </w:rPr>
                  </w:pPr>
                </w:p>
              </w:tc>
              <w:tc>
                <w:tcPr>
                  <w:tcW w:w="1439" w:type="dxa"/>
                  <w:tcBorders>
                    <w:bottom w:val="nil"/>
                  </w:tcBorders>
                  <w:shd w:val="clear" w:color="auto" w:fill="FFFFFF" w:themeFill="background1"/>
                  <w:vAlign w:val="center"/>
                </w:tcPr>
                <w:p w14:paraId="60BBBD7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Registro Social de Hogares</w:t>
                  </w:r>
                </w:p>
              </w:tc>
              <w:tc>
                <w:tcPr>
                  <w:tcW w:w="1254" w:type="dxa"/>
                  <w:tcBorders>
                    <w:bottom w:val="nil"/>
                  </w:tcBorders>
                  <w:shd w:val="clear" w:color="auto" w:fill="FFFFFF" w:themeFill="background1"/>
                  <w:vAlign w:val="center"/>
                </w:tcPr>
                <w:p w14:paraId="1D607A5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tcBorders>
                    <w:bottom w:val="nil"/>
                  </w:tcBorders>
                  <w:shd w:val="clear" w:color="auto" w:fill="FFFFFF" w:themeFill="background1"/>
                  <w:vAlign w:val="center"/>
                </w:tcPr>
                <w:p w14:paraId="194121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7FEE309D"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07F98338" w14:textId="77777777" w:rsidTr="00AF2828">
        <w:trPr>
          <w:trHeight w:val="1293"/>
          <w:jc w:val="center"/>
        </w:trPr>
        <w:tc>
          <w:tcPr>
            <w:tcW w:w="1696" w:type="dxa"/>
            <w:vAlign w:val="center"/>
          </w:tcPr>
          <w:p w14:paraId="7D0705DB"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lastRenderedPageBreak/>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693"/>
              <w:gridCol w:w="1418"/>
              <w:gridCol w:w="1276"/>
              <w:gridCol w:w="1984"/>
            </w:tblGrid>
            <w:tr w:rsidR="008D1B2D" w:rsidRPr="006145DB" w14:paraId="4D828EBC"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8926E" w14:textId="77777777" w:rsidR="00CC35C3" w:rsidRPr="006145DB" w:rsidRDefault="00CC35C3" w:rsidP="00DA0232">
                  <w:pPr>
                    <w:spacing w:after="0" w:line="240" w:lineRule="auto"/>
                    <w:jc w:val="center"/>
                    <w:rPr>
                      <w:rFonts w:eastAsia="Arial" w:cs="Arial"/>
                      <w:sz w:val="16"/>
                      <w:szCs w:val="16"/>
                    </w:rPr>
                  </w:pPr>
                  <w:r w:rsidRPr="006145DB">
                    <w:rPr>
                      <w:rFonts w:eastAsia="Arial" w:cs="Arial"/>
                      <w:sz w:val="16"/>
                      <w:szCs w:val="16"/>
                    </w:rPr>
                    <w:t>Restricciones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9640C7"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002A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B3DF1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8D1B2D" w:rsidRPr="006145DB" w14:paraId="29E19EF5"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4AA952B"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 xml:space="preserve">Servicio Jardines Infantiles Diurnos </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3F29686A"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7838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799D7D6C"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8D1B2D" w:rsidRPr="006145DB" w14:paraId="034AC04B"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F9BE742"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Modalidad Espacios Rurales</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2B03A90B"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8CB3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2318A3A5"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65BFBE6F" w14:textId="77777777" w:rsidR="00CC35C3" w:rsidRPr="006145DB" w:rsidRDefault="00CC35C3" w:rsidP="00DA0232">
            <w:pPr>
              <w:tabs>
                <w:tab w:val="left" w:pos="709"/>
              </w:tabs>
              <w:spacing w:after="0" w:line="240" w:lineRule="auto"/>
              <w:contextualSpacing/>
              <w:jc w:val="both"/>
              <w:rPr>
                <w:rFonts w:eastAsia="Calibri" w:cs="Arial"/>
                <w:bCs/>
                <w:sz w:val="20"/>
                <w:szCs w:val="20"/>
                <w:lang w:eastAsia="es-CO"/>
              </w:rPr>
            </w:pPr>
          </w:p>
        </w:tc>
      </w:tr>
      <w:tr w:rsidR="00CC35C3" w:rsidRPr="006145DB" w14:paraId="1E60AA5F" w14:textId="77777777" w:rsidTr="00794199">
        <w:trPr>
          <w:trHeight w:val="983"/>
          <w:jc w:val="center"/>
        </w:trPr>
        <w:tc>
          <w:tcPr>
            <w:tcW w:w="1696" w:type="dxa"/>
            <w:vAlign w:val="center"/>
          </w:tcPr>
          <w:p w14:paraId="0A2BAC20" w14:textId="77777777" w:rsidR="00CC35C3" w:rsidRPr="006145DB" w:rsidRDefault="00CC35C3" w:rsidP="008D1B2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tcPr>
          <w:p w14:paraId="4877049E" w14:textId="12F38C8D"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 xml:space="preserve">Las Casas de </w:t>
            </w:r>
            <w:r w:rsidR="008D1B2D" w:rsidRPr="006145DB">
              <w:rPr>
                <w:rStyle w:val="normaltextrun"/>
                <w:rFonts w:ascii="Arial" w:hAnsi="Arial" w:cs="Arial"/>
                <w:sz w:val="20"/>
                <w:szCs w:val="20"/>
                <w:lang w:val="es-ES"/>
              </w:rPr>
              <w:t>p</w:t>
            </w:r>
            <w:r w:rsidRPr="006145DB">
              <w:rPr>
                <w:rStyle w:val="normaltextrun"/>
                <w:rFonts w:ascii="Arial" w:hAnsi="Arial" w:cs="Arial"/>
                <w:sz w:val="20"/>
                <w:szCs w:val="20"/>
                <w:lang w:val="es-ES"/>
              </w:rPr>
              <w:t xml:space="preserve">ensamiento </w:t>
            </w:r>
            <w:r w:rsidR="008D1B2D" w:rsidRPr="006145DB">
              <w:rPr>
                <w:rStyle w:val="normaltextrun"/>
                <w:rFonts w:ascii="Arial" w:hAnsi="Arial" w:cs="Arial"/>
                <w:sz w:val="20"/>
                <w:szCs w:val="20"/>
                <w:lang w:val="es-ES"/>
              </w:rPr>
              <w:t>i</w:t>
            </w:r>
            <w:r w:rsidRPr="006145DB">
              <w:rPr>
                <w:rStyle w:val="normaltextrun"/>
                <w:rFonts w:ascii="Arial" w:hAnsi="Arial" w:cs="Arial"/>
                <w:sz w:val="20"/>
                <w:szCs w:val="20"/>
                <w:lang w:val="es-ES"/>
              </w:rPr>
              <w:t>ntercultural como modalidad institucional de educación inicial, brindan a</w:t>
            </w:r>
            <w:r w:rsidRPr="006145DB">
              <w:rPr>
                <w:rStyle w:val="normaltextrun"/>
                <w:rFonts w:ascii="Arial" w:hAnsi="Arial" w:cs="Arial"/>
                <w:sz w:val="20"/>
                <w:szCs w:val="20"/>
              </w:rPr>
              <w:t>tención presencial en unidades operativas, en jornada diurna entre 6 y 9 horas continuas, acorde al contexto y características de las poblaciones indígenas y los contextos territoriales</w:t>
            </w:r>
            <w:r w:rsidR="00585999" w:rsidRPr="006145DB">
              <w:rPr>
                <w:rStyle w:val="normaltextrun"/>
                <w:rFonts w:ascii="Arial" w:hAnsi="Arial" w:cs="Arial"/>
                <w:sz w:val="20"/>
                <w:szCs w:val="20"/>
              </w:rPr>
              <w:t>.</w:t>
            </w:r>
          </w:p>
          <w:p w14:paraId="18F8F5B2" w14:textId="7B973ABE"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21F66E67" w14:textId="03B4CEB1" w:rsidR="00CC35C3" w:rsidRPr="006145DB" w:rsidRDefault="00CC35C3" w:rsidP="00DA0232">
            <w:pPr>
              <w:pStyle w:val="paragraph"/>
              <w:spacing w:before="0" w:beforeAutospacing="0" w:after="0" w:afterAutospacing="0"/>
              <w:jc w:val="both"/>
              <w:textAlignment w:val="baseline"/>
              <w:rPr>
                <w:rStyle w:val="eop"/>
                <w:rFonts w:ascii="Arial" w:hAnsi="Arial" w:cs="Arial"/>
                <w:sz w:val="22"/>
                <w:szCs w:val="22"/>
              </w:rPr>
            </w:pPr>
            <w:r w:rsidRPr="006145DB">
              <w:rPr>
                <w:rStyle w:val="normaltextrun"/>
                <w:rFonts w:ascii="Arial" w:hAnsi="Arial" w:cs="Arial"/>
                <w:sz w:val="20"/>
                <w:szCs w:val="20"/>
              </w:rPr>
              <w:t xml:space="preserve">De acuerdo con las características de la educación inicial, las Casas de </w:t>
            </w:r>
            <w:r w:rsidR="008D1B2D" w:rsidRPr="006145DB">
              <w:rPr>
                <w:rStyle w:val="normaltextrun"/>
                <w:rFonts w:ascii="Arial" w:hAnsi="Arial" w:cs="Arial"/>
                <w:sz w:val="20"/>
                <w:szCs w:val="20"/>
              </w:rPr>
              <w:t>p</w:t>
            </w:r>
            <w:r w:rsidRPr="006145DB">
              <w:rPr>
                <w:rStyle w:val="normaltextrun"/>
                <w:rFonts w:ascii="Arial" w:hAnsi="Arial" w:cs="Arial"/>
                <w:sz w:val="20"/>
                <w:szCs w:val="20"/>
              </w:rPr>
              <w:t xml:space="preserve">ensamiento </w:t>
            </w:r>
            <w:r w:rsidR="008D1B2D" w:rsidRPr="006145DB">
              <w:rPr>
                <w:rStyle w:val="normaltextrun"/>
                <w:rFonts w:ascii="Arial" w:hAnsi="Arial" w:cs="Arial"/>
                <w:sz w:val="20"/>
                <w:szCs w:val="20"/>
              </w:rPr>
              <w:t>i</w:t>
            </w:r>
            <w:r w:rsidRPr="006145DB">
              <w:rPr>
                <w:rStyle w:val="normaltextrun"/>
                <w:rFonts w:ascii="Arial" w:hAnsi="Arial" w:cs="Arial"/>
                <w:sz w:val="20"/>
                <w:szCs w:val="20"/>
              </w:rPr>
              <w:t xml:space="preserve">ntercultural </w:t>
            </w:r>
            <w:r w:rsidRPr="006145DB">
              <w:rPr>
                <w:rStyle w:val="normaltextrun"/>
                <w:rFonts w:ascii="Arial" w:hAnsi="Arial" w:cs="Arial"/>
                <w:sz w:val="20"/>
                <w:szCs w:val="20"/>
                <w:lang w:val="es-ES"/>
              </w:rPr>
              <w:t>promueven de manera intencionada el desarrollo integral de las niñas y los niños, reconociendo sus características y particularidades de los pueblos indígenas desde los contextos que les rodean, favoreciendo interacciones en ambientes enriquecidos, mediante procesos educativos y pedagógicos, permanentes, intencionados y estructurados.</w:t>
            </w:r>
            <w:r w:rsidRPr="006145DB">
              <w:rPr>
                <w:rStyle w:val="eop"/>
                <w:rFonts w:ascii="Arial" w:hAnsi="Arial" w:cs="Arial"/>
              </w:rPr>
              <w:t> </w:t>
            </w:r>
          </w:p>
          <w:p w14:paraId="05F63CDD"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52899CC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lang w:val="es-ES"/>
              </w:rPr>
            </w:pPr>
            <w:r w:rsidRPr="006145DB">
              <w:rPr>
                <w:rStyle w:val="normaltextrun"/>
                <w:rFonts w:ascii="Arial" w:hAnsi="Arial" w:cs="Arial"/>
                <w:sz w:val="20"/>
                <w:szCs w:val="20"/>
                <w:lang w:val="es-ES"/>
              </w:rPr>
              <w:t>Las Casas de Pensamiento Intercultural acoge a niñas y niños, cuyo propósito fundamental es la educación inicial con pertinencia étnica y cultural, que aportan a la construcción de la  identidad como parte de la promoción del desarrollo integral en el marco la atención integral a la primera infancia, a partir de procesos educativos y pedagógicos intencionados que buscan aportar a  preservar, fortalecer, recuperar de la cultura desde una educación inicial  con pertinencia cultural a los diferentes pueblos indígenas y de regiones de procedencia que allí convergen, y la construcción de relaciones interculturales en el marco de una educación inicial inclusiva, diversa y de calidad en corresponsabilidad con las familias, las comunidades e instituciones que dialogan y concretan  las dinámicas y experiencias educativas y pedagógicas n que aquí se viven en lo cotidiano.  De esta manera se implementan las políticas públicas desde el enfoque de derechos y desde una perspectiva de reconocimiento, valoración y celebración de la diversidad étnica indígena, y el enfoque diferencial.</w:t>
            </w:r>
          </w:p>
          <w:p w14:paraId="0450B532" w14:textId="77777777" w:rsidR="00CC35C3" w:rsidRPr="006145DB" w:rsidRDefault="00CC35C3" w:rsidP="00DA0232">
            <w:pPr>
              <w:pStyle w:val="paragraph"/>
              <w:spacing w:before="0" w:beforeAutospacing="0" w:after="0" w:afterAutospacing="0"/>
              <w:jc w:val="both"/>
              <w:rPr>
                <w:rStyle w:val="eop"/>
                <w:rFonts w:ascii="Arial" w:hAnsi="Arial" w:cs="Arial"/>
                <w:sz w:val="20"/>
                <w:szCs w:val="20"/>
                <w:lang w:val="es-ES"/>
              </w:rPr>
            </w:pPr>
          </w:p>
          <w:p w14:paraId="27440167" w14:textId="77777777" w:rsidR="00CC35C3" w:rsidRPr="006145DB" w:rsidRDefault="00CC35C3" w:rsidP="00DA0232">
            <w:pPr>
              <w:pStyle w:val="paragraph"/>
              <w:spacing w:before="0" w:beforeAutospacing="0" w:after="0" w:afterAutospacing="0"/>
              <w:jc w:val="both"/>
              <w:textAlignment w:val="baseline"/>
              <w:rPr>
                <w:rStyle w:val="eop"/>
                <w:rFonts w:ascii="Arial" w:hAnsi="Arial" w:cs="Arial"/>
              </w:rPr>
            </w:pPr>
            <w:r w:rsidRPr="006145DB">
              <w:rPr>
                <w:rStyle w:val="normaltextrun"/>
                <w:rFonts w:ascii="Arial" w:hAnsi="Arial" w:cs="Arial"/>
                <w:sz w:val="20"/>
                <w:szCs w:val="20"/>
                <w:lang w:val="es-ES"/>
              </w:rPr>
              <w:t>De esta forma, al ser la educación inicial un proceso intencional, debe ser sistemática, estructurada y planeada, ya que esto permite potenciar las habilidades y las capacidades   que niñas y niños requieren para su desarrollo. </w:t>
            </w:r>
            <w:r w:rsidRPr="006145DB">
              <w:rPr>
                <w:rStyle w:val="eop"/>
                <w:rFonts w:ascii="Arial" w:hAnsi="Arial" w:cs="Arial"/>
              </w:rPr>
              <w:t xml:space="preserve">  </w:t>
            </w:r>
            <w:r w:rsidRPr="006145DB">
              <w:rPr>
                <w:rStyle w:val="normaltextrun"/>
                <w:rFonts w:ascii="Arial" w:hAnsi="Arial" w:cs="Arial"/>
                <w:sz w:val="20"/>
                <w:szCs w:val="20"/>
                <w:lang w:val="es-ES"/>
              </w:rPr>
              <w:t xml:space="preserve">Así mismo, en los procesos que implementa el Servicio de Jardines Infantiles Diurno y su modalidad Casas de Pensamiento Intercultural cuenta con los enfoques de derechos, desde una perspectiva que reconoce, valora y celebra las diversidades, de género, étnicas y del territorio en articulación con las acciones inherentes a la atención integral y la </w:t>
            </w:r>
            <w:r w:rsidRPr="006145DB">
              <w:rPr>
                <w:rStyle w:val="normaltextrun"/>
                <w:rFonts w:ascii="Arial" w:hAnsi="Arial" w:cs="Arial"/>
                <w:sz w:val="20"/>
                <w:szCs w:val="20"/>
                <w:lang w:val="es-ES"/>
              </w:rPr>
              <w:lastRenderedPageBreak/>
              <w:t xml:space="preserve">movilización social para transformar imaginarios con relación a la primera infancia y la educación inicial en el Distrito. </w:t>
            </w:r>
            <w:r w:rsidRPr="006145DB">
              <w:rPr>
                <w:rStyle w:val="eop"/>
                <w:rFonts w:ascii="Arial" w:hAnsi="Arial" w:cs="Arial"/>
              </w:rPr>
              <w:t> </w:t>
            </w:r>
          </w:p>
          <w:p w14:paraId="76F695C5" w14:textId="77777777" w:rsidR="00CC35C3" w:rsidRPr="006145DB" w:rsidRDefault="00CC35C3" w:rsidP="00DA0232">
            <w:pPr>
              <w:pStyle w:val="paragraph"/>
              <w:spacing w:before="0" w:beforeAutospacing="0" w:after="0" w:afterAutospacing="0"/>
              <w:jc w:val="both"/>
              <w:textAlignment w:val="baseline"/>
              <w:rPr>
                <w:rStyle w:val="eop"/>
                <w:rFonts w:ascii="Arial" w:hAnsi="Arial" w:cs="Arial"/>
              </w:rPr>
            </w:pPr>
          </w:p>
          <w:p w14:paraId="6CDCA0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De otro modo, que la modalidad Casas de Pensamiento Intercultural cada mes, desarrollan encuentros con el equipo interdisciplinar que inciden en el fortalecimiento de los procesos del desarrollo integral de la primera infancia y su saber pedagógico</w:t>
            </w:r>
            <w:r w:rsidRPr="006145DB">
              <w:rPr>
                <w:rStyle w:val="eop"/>
                <w:rFonts w:ascii="Arial" w:hAnsi="Arial" w:cs="Arial"/>
              </w:rPr>
              <w:t> </w:t>
            </w:r>
          </w:p>
          <w:p w14:paraId="66F6D0E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5B8DE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 operación de la modalidad de Casas de Pensamiento Intercultural se lleva a cabo de manera directa y su atención se encuentra organizada por los siguientes niveles que responden a la edad de las y los participantes:  </w:t>
            </w:r>
            <w:r w:rsidRPr="006145DB">
              <w:rPr>
                <w:rStyle w:val="eop"/>
                <w:rFonts w:ascii="Arial" w:hAnsi="Arial" w:cs="Arial"/>
              </w:rPr>
              <w:t> </w:t>
            </w:r>
          </w:p>
          <w:p w14:paraId="402D370E"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1A5E2FD" w14:textId="77777777" w:rsidR="00CC35C3" w:rsidRPr="006145DB" w:rsidRDefault="00CC35C3" w:rsidP="00585999">
            <w:pPr>
              <w:pStyle w:val="paragraph"/>
              <w:numPr>
                <w:ilvl w:val="0"/>
                <w:numId w:val="25"/>
              </w:numPr>
              <w:tabs>
                <w:tab w:val="clear" w:pos="36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Maternal: niñas y niños menores de 1 año </w:t>
            </w:r>
            <w:r w:rsidRPr="006145DB">
              <w:rPr>
                <w:rStyle w:val="eop"/>
                <w:rFonts w:ascii="Arial" w:hAnsi="Arial" w:cs="Arial"/>
                <w:lang w:val="es-ES"/>
              </w:rPr>
              <w:t> </w:t>
            </w:r>
          </w:p>
          <w:p w14:paraId="7401C1A6" w14:textId="77777777" w:rsidR="00CC35C3" w:rsidRPr="006145DB" w:rsidRDefault="00CC35C3" w:rsidP="00585999">
            <w:pPr>
              <w:pStyle w:val="paragraph"/>
              <w:numPr>
                <w:ilvl w:val="0"/>
                <w:numId w:val="160"/>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Caminadores: niñas y niños menores de 2 años </w:t>
            </w:r>
            <w:r w:rsidRPr="006145DB">
              <w:rPr>
                <w:rStyle w:val="eop"/>
                <w:rFonts w:ascii="Arial" w:hAnsi="Arial" w:cs="Arial"/>
                <w:lang w:val="es-ES"/>
              </w:rPr>
              <w:t> </w:t>
            </w:r>
          </w:p>
          <w:p w14:paraId="026EF0EC" w14:textId="77777777" w:rsidR="00CC35C3" w:rsidRPr="006145DB" w:rsidRDefault="00CC35C3" w:rsidP="00585999">
            <w:pPr>
              <w:pStyle w:val="paragraph"/>
              <w:numPr>
                <w:ilvl w:val="0"/>
                <w:numId w:val="161"/>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Párvulos: niñas y niños menores de 3 años</w:t>
            </w:r>
            <w:r w:rsidRPr="006145DB">
              <w:rPr>
                <w:rStyle w:val="eop"/>
                <w:rFonts w:ascii="Arial" w:hAnsi="Arial" w:cs="Arial"/>
                <w:lang w:val="es-ES"/>
              </w:rPr>
              <w:t> </w:t>
            </w:r>
          </w:p>
          <w:p w14:paraId="751D4BB2" w14:textId="77777777" w:rsidR="00CC35C3" w:rsidRPr="006145DB" w:rsidRDefault="00CC35C3" w:rsidP="00585999">
            <w:pPr>
              <w:pStyle w:val="paragraph"/>
              <w:numPr>
                <w:ilvl w:val="0"/>
                <w:numId w:val="162"/>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Prejardín: niñas y niños menores de 4</w:t>
            </w:r>
            <w:r w:rsidRPr="006145DB">
              <w:rPr>
                <w:rStyle w:val="eop"/>
                <w:rFonts w:ascii="Arial" w:hAnsi="Arial" w:cs="Arial"/>
                <w:lang w:val="es-ES"/>
              </w:rPr>
              <w:t> </w:t>
            </w:r>
          </w:p>
          <w:p w14:paraId="7FEDF42F" w14:textId="77777777" w:rsidR="00CC35C3" w:rsidRPr="006145DB" w:rsidRDefault="00CC35C3" w:rsidP="00585999">
            <w:pPr>
              <w:pStyle w:val="paragraph"/>
              <w:numPr>
                <w:ilvl w:val="0"/>
                <w:numId w:val="163"/>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Jardín: niñas y niños Menores 5 años</w:t>
            </w:r>
            <w:r w:rsidRPr="006145DB">
              <w:rPr>
                <w:rStyle w:val="eop"/>
                <w:rFonts w:ascii="Arial" w:hAnsi="Arial" w:cs="Arial"/>
                <w:lang w:val="es-ES"/>
              </w:rPr>
              <w:t> </w:t>
            </w:r>
          </w:p>
          <w:p w14:paraId="66BD9E0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1364E64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Las niñas y los niños con discapacidad, de acuerdo con el concepto técnico profesional, no podrán sobrepasar más de dos (2) niveles de atención anteriores al correspondiente por edad. </w:t>
            </w:r>
          </w:p>
          <w:p w14:paraId="20E353A4" w14:textId="77777777"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p>
          <w:p w14:paraId="4C0C7B3E" w14:textId="77777777" w:rsidR="00CC35C3" w:rsidRPr="006145DB" w:rsidRDefault="00CC35C3" w:rsidP="00DA0232">
            <w:pPr>
              <w:spacing w:after="0" w:line="240" w:lineRule="auto"/>
              <w:jc w:val="both"/>
              <w:rPr>
                <w:rFonts w:eastAsia="Arial" w:cs="Arial"/>
                <w:sz w:val="20"/>
                <w:szCs w:val="20"/>
              </w:rPr>
            </w:pPr>
            <w:r w:rsidRPr="006145DB">
              <w:rPr>
                <w:rFonts w:eastAsia="Arial" w:cs="Arial"/>
                <w:sz w:val="20"/>
                <w:szCs w:val="20"/>
              </w:rPr>
              <w:t xml:space="preserve">La modalidad Casas de Pensamiento Intercultural, implementa atención de calidad desde las siguientes </w:t>
            </w:r>
            <w:r w:rsidRPr="006145DB">
              <w:rPr>
                <w:rFonts w:eastAsia="Arial" w:cs="Arial"/>
                <w:sz w:val="20"/>
                <w:szCs w:val="20"/>
                <w:lang w:val="es"/>
              </w:rPr>
              <w:t xml:space="preserve">características como lo menciona la Ley 1804 de 2016: </w:t>
            </w:r>
            <w:r w:rsidRPr="006145DB">
              <w:rPr>
                <w:rFonts w:eastAsia="Arial" w:cs="Arial"/>
                <w:sz w:val="20"/>
                <w:szCs w:val="20"/>
              </w:rPr>
              <w:t xml:space="preserve">Desarrollo Integral de la Primera Infancia, “De Cero a Siempre”: </w:t>
            </w:r>
          </w:p>
          <w:p w14:paraId="6C388EBA" w14:textId="77777777" w:rsidR="00585999" w:rsidRPr="006145DB" w:rsidRDefault="00585999" w:rsidP="00585999">
            <w:pPr>
              <w:pStyle w:val="Ttulo1"/>
            </w:pPr>
          </w:p>
          <w:p w14:paraId="15E0CA00" w14:textId="697BF8E1"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Pertinente: </w:t>
            </w:r>
            <w:r w:rsidR="00240DAF" w:rsidRPr="006145DB">
              <w:rPr>
                <w:rFonts w:eastAsia="Arial" w:cs="Arial"/>
                <w:sz w:val="20"/>
                <w:szCs w:val="20"/>
              </w:rPr>
              <w:t>r</w:t>
            </w:r>
            <w:r w:rsidRPr="006145DB">
              <w:rPr>
                <w:rFonts w:eastAsia="Arial" w:cs="Arial"/>
                <w:sz w:val="20"/>
                <w:szCs w:val="20"/>
              </w:rPr>
              <w:t>esponde a los intereses, características y potencialidades del niño o la niña en el momento del ciclo vital por el que atraviesa, y a las características de sus entornos. </w:t>
            </w:r>
            <w:r w:rsidRPr="006145DB">
              <w:rPr>
                <w:rFonts w:eastAsia="Arial" w:cs="Arial"/>
                <w:sz w:val="20"/>
                <w:szCs w:val="20"/>
                <w:lang w:val="es"/>
              </w:rPr>
              <w:t>En este caso particular, a las características culturales de los pueblos indígenas y su identidad étnica y cultural.</w:t>
            </w:r>
          </w:p>
          <w:p w14:paraId="6BB2189F" w14:textId="4668B44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Oportuna: </w:t>
            </w:r>
            <w:r w:rsidR="00240DAF" w:rsidRPr="006145DB">
              <w:rPr>
                <w:rFonts w:eastAsia="Arial" w:cs="Arial"/>
                <w:sz w:val="20"/>
                <w:szCs w:val="20"/>
              </w:rPr>
              <w:t>s</w:t>
            </w:r>
            <w:r w:rsidRPr="006145DB">
              <w:rPr>
                <w:rFonts w:eastAsia="Arial" w:cs="Arial"/>
                <w:sz w:val="20"/>
                <w:szCs w:val="20"/>
              </w:rPr>
              <w:t>e da en el momento propicio y en el lugar en el que corresponde. Es eficaz en el tiempo justo. </w:t>
            </w:r>
            <w:r w:rsidRPr="006145DB">
              <w:rPr>
                <w:rFonts w:eastAsia="Arial" w:cs="Arial"/>
                <w:sz w:val="20"/>
                <w:szCs w:val="20"/>
                <w:lang w:val="es"/>
              </w:rPr>
              <w:t xml:space="preserve"> </w:t>
            </w:r>
          </w:p>
          <w:p w14:paraId="2A677590" w14:textId="480E54D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Flexible: </w:t>
            </w:r>
            <w:r w:rsidR="00240DAF" w:rsidRPr="006145DB">
              <w:rPr>
                <w:rFonts w:eastAsia="Arial" w:cs="Arial"/>
                <w:sz w:val="20"/>
                <w:szCs w:val="20"/>
              </w:rPr>
              <w:t>a</w:t>
            </w:r>
            <w:r w:rsidRPr="006145DB">
              <w:rPr>
                <w:rFonts w:eastAsia="Arial" w:cs="Arial"/>
                <w:sz w:val="20"/>
                <w:szCs w:val="20"/>
              </w:rPr>
              <w:t>segura que esté abierta a adaptarse a las características de las personas, los contextos y los entornos. </w:t>
            </w:r>
            <w:r w:rsidRPr="006145DB">
              <w:rPr>
                <w:rFonts w:eastAsia="Arial" w:cs="Arial"/>
                <w:sz w:val="20"/>
                <w:szCs w:val="20"/>
                <w:lang w:val="es"/>
              </w:rPr>
              <w:t xml:space="preserve"> </w:t>
            </w:r>
          </w:p>
          <w:p w14:paraId="5E15DB12" w14:textId="79834E52"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Diferencial: </w:t>
            </w:r>
            <w:r w:rsidR="00240DAF" w:rsidRPr="006145DB">
              <w:rPr>
                <w:rFonts w:eastAsia="Arial" w:cs="Arial"/>
                <w:sz w:val="20"/>
                <w:szCs w:val="20"/>
              </w:rPr>
              <w:t>v</w:t>
            </w:r>
            <w:r w:rsidRPr="006145DB">
              <w:rPr>
                <w:rFonts w:eastAsia="Arial" w:cs="Arial"/>
                <w:sz w:val="20"/>
                <w:szCs w:val="20"/>
              </w:rPr>
              <w:t>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6145DB">
              <w:rPr>
                <w:rFonts w:eastAsia="Arial" w:cs="Arial"/>
                <w:sz w:val="20"/>
                <w:szCs w:val="20"/>
                <w:lang w:val="es"/>
              </w:rPr>
              <w:t xml:space="preserve"> </w:t>
            </w:r>
          </w:p>
          <w:p w14:paraId="07821F81" w14:textId="408D321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Continua: </w:t>
            </w:r>
            <w:r w:rsidR="00240DAF" w:rsidRPr="006145DB">
              <w:rPr>
                <w:rFonts w:eastAsia="Arial" w:cs="Arial"/>
                <w:sz w:val="20"/>
                <w:szCs w:val="20"/>
              </w:rPr>
              <w:t>o</w:t>
            </w:r>
            <w:r w:rsidRPr="006145DB">
              <w:rPr>
                <w:rFonts w:eastAsia="Arial" w:cs="Arial"/>
                <w:sz w:val="20"/>
                <w:szCs w:val="20"/>
              </w:rPr>
              <w:t>curre con regularidad y de este modo garantiza los tiempos que requieren los niños y niñas en su proceso individual de desarrollo.</w:t>
            </w:r>
            <w:r w:rsidRPr="006145DB">
              <w:rPr>
                <w:rFonts w:cs="Arial"/>
                <w:sz w:val="20"/>
                <w:szCs w:val="20"/>
              </w:rPr>
              <w:t> </w:t>
            </w:r>
            <w:r w:rsidRPr="006145DB">
              <w:rPr>
                <w:rFonts w:eastAsia="Arial" w:cs="Arial"/>
                <w:sz w:val="20"/>
                <w:szCs w:val="20"/>
                <w:lang w:val="es"/>
              </w:rPr>
              <w:t xml:space="preserve"> </w:t>
            </w:r>
          </w:p>
          <w:p w14:paraId="25FF42CD" w14:textId="0DC7AD27"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Complementaria: </w:t>
            </w:r>
            <w:r w:rsidR="00240DAF" w:rsidRPr="006145DB">
              <w:rPr>
                <w:rFonts w:eastAsia="Arial" w:cs="Arial"/>
                <w:sz w:val="20"/>
                <w:szCs w:val="20"/>
              </w:rPr>
              <w:t>s</w:t>
            </w:r>
            <w:r w:rsidRPr="006145DB">
              <w:rPr>
                <w:rFonts w:eastAsia="Arial" w:cs="Arial"/>
                <w:sz w:val="20"/>
                <w:szCs w:val="20"/>
              </w:rPr>
              <w:t>us acciones son la cualidad de contribuir a la integralidad de la atención por la interacción y articulación solidaria entre los actores responsables de proteger a niñas y niños en la primera infancia.</w:t>
            </w:r>
            <w:r w:rsidRPr="006145DB">
              <w:rPr>
                <w:rStyle w:val="eop"/>
                <w:rFonts w:cs="Arial"/>
              </w:rPr>
              <w:t xml:space="preserve"> </w:t>
            </w:r>
          </w:p>
          <w:p w14:paraId="4CB2690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7373C7A5" w14:textId="77777777" w:rsidR="00CC35C3" w:rsidRPr="006145DB" w:rsidRDefault="00CC35C3" w:rsidP="00DA0232">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01ECB524" w14:textId="77777777" w:rsidR="00240DAF" w:rsidRPr="006145DB" w:rsidRDefault="00240DAF" w:rsidP="00240DAF">
            <w:pPr>
              <w:pStyle w:val="Ttulo1"/>
              <w:rPr>
                <w:sz w:val="20"/>
                <w:szCs w:val="20"/>
              </w:rPr>
            </w:pPr>
          </w:p>
          <w:p w14:paraId="3BBEF52F"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w:t>
            </w:r>
            <w:r w:rsidRPr="006145DB">
              <w:rPr>
                <w:rFonts w:eastAsia="Arial" w:cs="Arial"/>
                <w:sz w:val="20"/>
                <w:szCs w:val="20"/>
              </w:rPr>
              <w:lastRenderedPageBreak/>
              <w:t xml:space="preserve">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27D0E9D0"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14A68CF5"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547A55EA"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43ED3B6"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294CE7ED"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w:t>
            </w:r>
          </w:p>
          <w:p w14:paraId="066A3DDA" w14:textId="77777777" w:rsidR="00CC35C3" w:rsidRPr="006145DB" w:rsidRDefault="00CC35C3" w:rsidP="00DA0232">
            <w:pPr>
              <w:pStyle w:val="Ttulo1"/>
            </w:pPr>
          </w:p>
          <w:p w14:paraId="34D38400"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Segoe UI" w:cs="Arial"/>
                <w:sz w:val="20"/>
                <w:szCs w:val="20"/>
              </w:rPr>
              <w:lastRenderedPageBreak/>
              <w:t>La modalidad brinda apoyos alimentarios</w:t>
            </w:r>
            <w:r w:rsidRPr="006145DB">
              <w:rPr>
                <w:rFonts w:eastAsia="Segoe UI" w:cs="Arial"/>
                <w:b/>
                <w:bCs/>
                <w:sz w:val="20"/>
                <w:szCs w:val="20"/>
              </w:rPr>
              <w:t xml:space="preserve"> </w:t>
            </w:r>
            <w:r w:rsidRPr="006145DB">
              <w:rPr>
                <w:rFonts w:eastAsia="Arial" w:cs="Arial"/>
                <w:sz w:val="20"/>
                <w:szCs w:val="20"/>
              </w:rPr>
              <w:t>listos para el consumo en el servicio, que corresponde al 70% de las recomendaciones de ingesta de energía y nutrientes por grupo de edad para la población colombiana.</w:t>
            </w:r>
          </w:p>
          <w:p w14:paraId="59A7F42C" w14:textId="77777777" w:rsidR="00240DAF" w:rsidRPr="006145DB" w:rsidRDefault="00240DAF" w:rsidP="00DA0232">
            <w:pPr>
              <w:tabs>
                <w:tab w:val="left" w:pos="709"/>
              </w:tabs>
              <w:spacing w:after="0" w:line="240" w:lineRule="auto"/>
              <w:jc w:val="both"/>
              <w:rPr>
                <w:rFonts w:eastAsia="Arial" w:cs="Arial"/>
                <w:sz w:val="20"/>
                <w:szCs w:val="20"/>
              </w:rPr>
            </w:pPr>
          </w:p>
          <w:p w14:paraId="317BC97F" w14:textId="4597551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473B2C56" w14:textId="77777777" w:rsidR="00240DAF" w:rsidRPr="006145DB" w:rsidRDefault="00240DAF" w:rsidP="00DA0232">
            <w:pPr>
              <w:tabs>
                <w:tab w:val="left" w:pos="709"/>
              </w:tabs>
              <w:spacing w:after="0" w:line="240" w:lineRule="auto"/>
              <w:jc w:val="both"/>
              <w:rPr>
                <w:rFonts w:eastAsia="Arial" w:cs="Arial"/>
                <w:sz w:val="20"/>
                <w:szCs w:val="20"/>
              </w:rPr>
            </w:pPr>
          </w:p>
          <w:p w14:paraId="74EDCA46" w14:textId="1B4F2B41"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37F01AB7" w14:textId="77777777" w:rsidR="00240DAF" w:rsidRPr="006145DB" w:rsidRDefault="00240DAF" w:rsidP="00DA0232">
            <w:pPr>
              <w:tabs>
                <w:tab w:val="left" w:pos="709"/>
              </w:tabs>
              <w:spacing w:after="0" w:line="240" w:lineRule="auto"/>
              <w:jc w:val="both"/>
              <w:rPr>
                <w:rFonts w:eastAsia="Arial" w:cs="Arial"/>
                <w:sz w:val="20"/>
                <w:szCs w:val="20"/>
              </w:rPr>
            </w:pPr>
          </w:p>
          <w:p w14:paraId="6175E806" w14:textId="4420C34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0442DC97" w14:textId="77777777" w:rsidR="00240DAF" w:rsidRPr="006145DB" w:rsidRDefault="00240DAF" w:rsidP="00DA0232">
            <w:pPr>
              <w:tabs>
                <w:tab w:val="left" w:pos="709"/>
              </w:tabs>
              <w:spacing w:after="0" w:line="240" w:lineRule="auto"/>
              <w:jc w:val="both"/>
              <w:rPr>
                <w:rFonts w:eastAsia="Arial" w:cs="Arial"/>
                <w:sz w:val="20"/>
                <w:szCs w:val="20"/>
              </w:rPr>
            </w:pPr>
          </w:p>
          <w:p w14:paraId="03530D1E" w14:textId="113DA07F"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modalidad del servicio (Casas de Pensamiento Intercultural y Jardín Infantil Nocturno), recibirán un único apoyo definido por la Secretaría Distrital de Integración Social durante el receso de fin de año, independientemente del número de modalidades o servicios en el que participe.</w:t>
            </w:r>
          </w:p>
          <w:p w14:paraId="0F2C44BA" w14:textId="77777777" w:rsidR="00240DAF" w:rsidRPr="006145DB" w:rsidRDefault="00240DAF" w:rsidP="00DA0232">
            <w:pPr>
              <w:tabs>
                <w:tab w:val="left" w:pos="709"/>
              </w:tabs>
              <w:spacing w:after="0" w:line="240" w:lineRule="auto"/>
              <w:jc w:val="both"/>
              <w:rPr>
                <w:rFonts w:eastAsia="Arial" w:cs="Arial"/>
                <w:sz w:val="20"/>
                <w:szCs w:val="20"/>
              </w:rPr>
            </w:pPr>
          </w:p>
          <w:p w14:paraId="242AF0B2" w14:textId="1415460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En caso de interrupción parcial o total en la prestación de la modalidad Casas de Pensamiento Intercultural, se implementará el plan operativo de continuidad correspondiente.</w:t>
            </w:r>
          </w:p>
        </w:tc>
      </w:tr>
      <w:tr w:rsidR="00CC35C3" w:rsidRPr="006145DB" w14:paraId="18900423" w14:textId="77777777" w:rsidTr="00794199">
        <w:trPr>
          <w:trHeight w:val="983"/>
          <w:jc w:val="center"/>
        </w:trPr>
        <w:tc>
          <w:tcPr>
            <w:tcW w:w="1696" w:type="dxa"/>
            <w:vAlign w:val="center"/>
          </w:tcPr>
          <w:p w14:paraId="7D74B07C" w14:textId="77777777" w:rsidR="00CC35C3" w:rsidRPr="006145DB" w:rsidRDefault="00CC35C3" w:rsidP="00DA0232">
            <w:pPr>
              <w:spacing w:after="0"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00A38B2C"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5190B4AB" w14:textId="77777777" w:rsidR="00240DAF" w:rsidRPr="006145DB" w:rsidRDefault="00240DAF" w:rsidP="00240DAF">
            <w:pPr>
              <w:pStyle w:val="Ttulo1"/>
              <w:rPr>
                <w:sz w:val="20"/>
                <w:szCs w:val="20"/>
              </w:rPr>
            </w:pPr>
          </w:p>
          <w:p w14:paraId="1D1ECFD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4218D93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4E527527"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4C652AB1"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02393C0"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4FE82994" w14:textId="77777777" w:rsidR="00CC35C3" w:rsidRPr="006145DB" w:rsidRDefault="00CC35C3" w:rsidP="00240DAF">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2C3E6E6C" w14:textId="77777777" w:rsidR="00A94668" w:rsidRPr="006145DB" w:rsidRDefault="00A94668" w:rsidP="005B435E">
      <w:pPr>
        <w:spacing w:after="0" w:line="240" w:lineRule="auto"/>
        <w:rPr>
          <w:rFonts w:cs="Arial"/>
          <w:lang w:val="es-CO"/>
        </w:rPr>
      </w:pPr>
    </w:p>
    <w:p w14:paraId="2234805E" w14:textId="4E4DFB17" w:rsidR="00D84D64" w:rsidRPr="006145DB" w:rsidRDefault="00816A45">
      <w:pPr>
        <w:pStyle w:val="Ttulo1"/>
        <w:numPr>
          <w:ilvl w:val="3"/>
          <w:numId w:val="3"/>
        </w:numPr>
        <w:ind w:left="709"/>
        <w:jc w:val="center"/>
        <w:rPr>
          <w:lang w:val="es-CO"/>
        </w:rPr>
      </w:pPr>
      <w:r w:rsidRPr="006145DB">
        <w:rPr>
          <w:lang w:val="es-CO"/>
        </w:rPr>
        <w:t xml:space="preserve"> </w:t>
      </w:r>
      <w:bookmarkStart w:id="47" w:name="_Toc210213174"/>
      <w:bookmarkStart w:id="48" w:name="_Toc213273448"/>
      <w:bookmarkStart w:id="49" w:name="_Toc213276075"/>
      <w:bookmarkStart w:id="50" w:name="_Toc216902408"/>
      <w:r w:rsidR="00E06D96" w:rsidRPr="006145DB">
        <w:rPr>
          <w:lang w:val="es-CO"/>
        </w:rPr>
        <w:t xml:space="preserve">Modalidad </w:t>
      </w:r>
      <w:r w:rsidR="00351196" w:rsidRPr="006145DB">
        <w:rPr>
          <w:lang w:val="es-CO"/>
        </w:rPr>
        <w:t>espacios rurales</w:t>
      </w:r>
      <w:bookmarkEnd w:id="47"/>
      <w:bookmarkEnd w:id="48"/>
      <w:bookmarkEnd w:id="49"/>
      <w:bookmarkEnd w:id="5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240DAF" w:rsidRPr="006145DB" w14:paraId="2DF16BB1" w14:textId="77777777" w:rsidTr="00545A3D">
        <w:trPr>
          <w:trHeight w:val="585"/>
          <w:jc w:val="center"/>
        </w:trPr>
        <w:tc>
          <w:tcPr>
            <w:tcW w:w="1696" w:type="dxa"/>
            <w:vAlign w:val="center"/>
          </w:tcPr>
          <w:p w14:paraId="5948BC65" w14:textId="77777777" w:rsidR="00CC35C3" w:rsidRPr="006145DB" w:rsidRDefault="00CC35C3" w:rsidP="00240DAF">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56705172" w14:textId="77777777" w:rsidR="00CC35C3" w:rsidRPr="006145DB" w:rsidRDefault="00CC35C3" w:rsidP="00240DAF">
            <w:pPr>
              <w:spacing w:after="0" w:line="240" w:lineRule="auto"/>
              <w:jc w:val="both"/>
              <w:rPr>
                <w:rFonts w:cs="Arial"/>
                <w:sz w:val="20"/>
                <w:szCs w:val="20"/>
              </w:rPr>
            </w:pPr>
            <w:r w:rsidRPr="006145DB">
              <w:rPr>
                <w:rFonts w:cs="Arial"/>
                <w:sz w:val="20"/>
                <w:szCs w:val="20"/>
              </w:rPr>
              <w:t xml:space="preserve">Espacios Rurales. </w:t>
            </w:r>
          </w:p>
        </w:tc>
      </w:tr>
      <w:tr w:rsidR="00240DAF" w:rsidRPr="006145DB" w14:paraId="1D0BAFA7" w14:textId="77777777" w:rsidTr="00545A3D">
        <w:trPr>
          <w:trHeight w:val="585"/>
          <w:jc w:val="center"/>
        </w:trPr>
        <w:tc>
          <w:tcPr>
            <w:tcW w:w="1696" w:type="dxa"/>
            <w:vAlign w:val="center"/>
          </w:tcPr>
          <w:p w14:paraId="08F25AA5" w14:textId="289E4DAE"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48C14ED" w14:textId="77777777" w:rsidR="00CC35C3" w:rsidRPr="006145DB" w:rsidRDefault="00CC35C3" w:rsidP="00240DAF">
            <w:pPr>
              <w:spacing w:after="0" w:line="240" w:lineRule="auto"/>
              <w:jc w:val="both"/>
              <w:rPr>
                <w:rFonts w:cs="Arial"/>
                <w:sz w:val="20"/>
                <w:szCs w:val="20"/>
                <w:lang w:eastAsia="es-CO"/>
              </w:rPr>
            </w:pPr>
            <w:r w:rsidRPr="006145DB">
              <w:rPr>
                <w:rFonts w:cs="Arial"/>
                <w:sz w:val="20"/>
                <w:szCs w:val="20"/>
              </w:rPr>
              <w:t>Promover el desarrollo integral de niñas y niños en la primera infancia, a través de la generación de entornos institucionales protectores y enriquecidos en la ruralidad, desde procesos educativos y pedagógicos permanentes, intencionados y estructurados, con un enfoque de derechos. Fomentando prácticas que impulsen el desarrollo de las capacidades y agencia de las niñas, los niños y sus familias rurales – campesinas.</w:t>
            </w:r>
          </w:p>
        </w:tc>
      </w:tr>
      <w:tr w:rsidR="00240DAF" w:rsidRPr="006145DB" w14:paraId="77F50829" w14:textId="77777777" w:rsidTr="00545A3D">
        <w:trPr>
          <w:trHeight w:val="20"/>
          <w:jc w:val="center"/>
        </w:trPr>
        <w:tc>
          <w:tcPr>
            <w:tcW w:w="1696" w:type="dxa"/>
            <w:vAlign w:val="center"/>
          </w:tcPr>
          <w:p w14:paraId="645E4E31"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10EA944E" w14:textId="223F026A" w:rsidR="00CC35C3" w:rsidRPr="006145DB" w:rsidRDefault="00CC35C3" w:rsidP="00240DAF">
            <w:pPr>
              <w:tabs>
                <w:tab w:val="left" w:pos="709"/>
              </w:tabs>
              <w:spacing w:after="0" w:line="240" w:lineRule="auto"/>
              <w:jc w:val="both"/>
              <w:rPr>
                <w:rFonts w:cs="Arial"/>
                <w:sz w:val="20"/>
                <w:szCs w:val="20"/>
              </w:rPr>
            </w:pPr>
            <w:r w:rsidRPr="006145DB">
              <w:rPr>
                <w:rFonts w:cs="Arial"/>
                <w:sz w:val="20"/>
                <w:szCs w:val="20"/>
              </w:rPr>
              <w:t xml:space="preserve">Espacios </w:t>
            </w:r>
            <w:r w:rsidR="00240DAF" w:rsidRPr="006145DB">
              <w:rPr>
                <w:rFonts w:cs="Arial"/>
                <w:sz w:val="20"/>
                <w:szCs w:val="20"/>
              </w:rPr>
              <w:t>r</w:t>
            </w:r>
            <w:r w:rsidRPr="006145DB">
              <w:rPr>
                <w:rFonts w:cs="Arial"/>
                <w:sz w:val="20"/>
                <w:szCs w:val="20"/>
              </w:rPr>
              <w:t xml:space="preserve">urales reconoce las particularidades de los contextos rurales y las prácticas culturales propias de niñas, niños y sus familias. Desde una perspectiva de derechos, garantiza el respeto y la promoción de la identidad cultural de los territorios </w:t>
            </w:r>
            <w:r w:rsidRPr="006145DB">
              <w:rPr>
                <w:rFonts w:cs="Arial"/>
                <w:sz w:val="20"/>
                <w:szCs w:val="20"/>
              </w:rPr>
              <w:lastRenderedPageBreak/>
              <w:t xml:space="preserve">campesinos. Asimismo, se desarrollan acciones orientadas a fomentar prácticas saludables en alimentación y nutrición, que se articulan con el fortalecimiento de las capacidades de las familias y cuidadores para acompañar el desarrollo, el aprendizaje y las prácticas de cuidado y crianza en la primera infancia. </w:t>
            </w:r>
          </w:p>
          <w:p w14:paraId="1AE9EE19" w14:textId="77777777" w:rsidR="00240DAF" w:rsidRPr="006145DB" w:rsidRDefault="00240DAF" w:rsidP="00240DAF">
            <w:pPr>
              <w:tabs>
                <w:tab w:val="left" w:pos="709"/>
              </w:tabs>
              <w:spacing w:after="0" w:line="240" w:lineRule="auto"/>
              <w:jc w:val="both"/>
              <w:rPr>
                <w:rFonts w:eastAsia="Arial" w:cs="Arial"/>
                <w:sz w:val="20"/>
                <w:szCs w:val="20"/>
                <w:shd w:val="clear" w:color="auto" w:fill="FFFFFF" w:themeFill="background1"/>
              </w:rPr>
            </w:pPr>
          </w:p>
          <w:p w14:paraId="12483A66" w14:textId="664C5F1E" w:rsidR="00CC35C3" w:rsidRPr="006145DB" w:rsidRDefault="00CC35C3" w:rsidP="00240DAF">
            <w:pPr>
              <w:tabs>
                <w:tab w:val="left" w:pos="709"/>
              </w:tabs>
              <w:spacing w:after="0" w:line="240" w:lineRule="auto"/>
              <w:jc w:val="both"/>
              <w:rPr>
                <w:rFonts w:cs="Arial"/>
                <w:sz w:val="20"/>
                <w:szCs w:val="20"/>
              </w:rPr>
            </w:pPr>
            <w:r w:rsidRPr="006145DB">
              <w:rPr>
                <w:rFonts w:eastAsia="Arial" w:cs="Arial"/>
                <w:sz w:val="20"/>
                <w:szCs w:val="20"/>
                <w:shd w:val="clear" w:color="auto" w:fill="FFFFFF" w:themeFill="background1"/>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43AE6211" w14:textId="77777777" w:rsidTr="00545A3D">
        <w:trPr>
          <w:trHeight w:val="20"/>
          <w:jc w:val="center"/>
        </w:trPr>
        <w:tc>
          <w:tcPr>
            <w:tcW w:w="1696" w:type="dxa"/>
            <w:vAlign w:val="center"/>
          </w:tcPr>
          <w:p w14:paraId="0E46F413"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530E3506" w14:textId="548691FB"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r w:rsidR="00A556EC" w:rsidRPr="006145DB">
              <w:rPr>
                <w:rFonts w:eastAsia="Arial" w:cs="Arial"/>
                <w:sz w:val="20"/>
                <w:szCs w:val="20"/>
              </w:rPr>
              <w:t>.</w:t>
            </w:r>
          </w:p>
          <w:p w14:paraId="631502E4" w14:textId="499B205A"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r w:rsidR="00A556EC" w:rsidRPr="006145DB">
              <w:rPr>
                <w:rFonts w:eastAsia="Arial" w:cs="Arial"/>
                <w:sz w:val="20"/>
                <w:szCs w:val="20"/>
              </w:rPr>
              <w:t>.</w:t>
            </w:r>
          </w:p>
          <w:p w14:paraId="381CCB42" w14:textId="5F34F230" w:rsidR="00CC35C3" w:rsidRPr="006145DB" w:rsidRDefault="00CC35C3" w:rsidP="00240DAF">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r w:rsidR="00A556EC" w:rsidRPr="006145DB">
              <w:rPr>
                <w:rFonts w:eastAsia="Arial" w:cs="Arial"/>
                <w:sz w:val="20"/>
                <w:szCs w:val="20"/>
              </w:rPr>
              <w:t>.</w:t>
            </w:r>
            <w:r w:rsidRPr="006145DB">
              <w:rPr>
                <w:rFonts w:eastAsia="Arial" w:cs="Arial"/>
                <w:sz w:val="20"/>
                <w:szCs w:val="20"/>
              </w:rPr>
              <w:t xml:space="preserve"> </w:t>
            </w:r>
            <w:r w:rsidRPr="006145DB">
              <w:rPr>
                <w:rFonts w:cs="Arial"/>
                <w:sz w:val="20"/>
                <w:szCs w:val="20"/>
              </w:rPr>
              <w:t xml:space="preserve"> </w:t>
            </w:r>
          </w:p>
        </w:tc>
      </w:tr>
      <w:tr w:rsidR="00CC35C3" w:rsidRPr="006145DB" w14:paraId="0CF01B4C" w14:textId="77777777" w:rsidTr="00545A3D">
        <w:trPr>
          <w:trHeight w:val="612"/>
          <w:jc w:val="center"/>
        </w:trPr>
        <w:tc>
          <w:tcPr>
            <w:tcW w:w="1696" w:type="dxa"/>
            <w:vAlign w:val="center"/>
          </w:tcPr>
          <w:p w14:paraId="13F4FDC5"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38B82F01" w14:textId="77777777" w:rsidR="00CC35C3" w:rsidRPr="006145DB" w:rsidRDefault="00CC35C3" w:rsidP="00240DAF">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 que residan en zonas rurales y de borde urbano-rural.</w:t>
            </w:r>
          </w:p>
        </w:tc>
      </w:tr>
      <w:tr w:rsidR="00CC35C3" w:rsidRPr="006145DB" w14:paraId="43732C2F" w14:textId="77777777" w:rsidTr="00BC6CC3">
        <w:trPr>
          <w:trHeight w:val="2523"/>
          <w:jc w:val="center"/>
        </w:trPr>
        <w:tc>
          <w:tcPr>
            <w:tcW w:w="1696" w:type="dxa"/>
            <w:vAlign w:val="center"/>
          </w:tcPr>
          <w:p w14:paraId="7253F598"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2835"/>
              <w:gridCol w:w="1418"/>
              <w:gridCol w:w="1275"/>
              <w:gridCol w:w="1985"/>
            </w:tblGrid>
            <w:tr w:rsidR="00A556EC" w:rsidRPr="006145DB" w14:paraId="58F08948" w14:textId="77777777" w:rsidTr="003446DD">
              <w:trPr>
                <w:trHeight w:val="372"/>
              </w:trPr>
              <w:tc>
                <w:tcPr>
                  <w:tcW w:w="2835" w:type="dxa"/>
                  <w:vAlign w:val="center"/>
                </w:tcPr>
                <w:p w14:paraId="1A01B0E5"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vAlign w:val="center"/>
                </w:tcPr>
                <w:p w14:paraId="4DEC1197"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vAlign w:val="center"/>
                </w:tcPr>
                <w:p w14:paraId="746BA3DF"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607A8FEE"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4ECBACE9" w14:textId="77777777" w:rsidTr="003446DD">
              <w:trPr>
                <w:trHeight w:val="231"/>
              </w:trPr>
              <w:tc>
                <w:tcPr>
                  <w:tcW w:w="2835" w:type="dxa"/>
                  <w:vMerge w:val="restart"/>
                  <w:vAlign w:val="center"/>
                </w:tcPr>
                <w:p w14:paraId="1ECF779C"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 xml:space="preserve">Niñas y niños hasta los cuatro (4) años, once (11) meses y veintinueve (29) días </w:t>
                  </w:r>
                </w:p>
              </w:tc>
              <w:tc>
                <w:tcPr>
                  <w:tcW w:w="1418" w:type="dxa"/>
                  <w:vAlign w:val="center"/>
                </w:tcPr>
                <w:p w14:paraId="182C571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275" w:type="dxa"/>
                  <w:vAlign w:val="center"/>
                </w:tcPr>
                <w:p w14:paraId="7815E8C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B8F981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64F1AFF3" w14:textId="77777777" w:rsidTr="003446DD">
              <w:trPr>
                <w:trHeight w:val="231"/>
              </w:trPr>
              <w:tc>
                <w:tcPr>
                  <w:tcW w:w="2835" w:type="dxa"/>
                  <w:vMerge/>
                  <w:vAlign w:val="center"/>
                </w:tcPr>
                <w:p w14:paraId="76B543C7" w14:textId="77777777" w:rsidR="00CC35C3" w:rsidRPr="006145DB" w:rsidRDefault="00CC35C3" w:rsidP="00240DAF">
                  <w:pPr>
                    <w:tabs>
                      <w:tab w:val="left" w:pos="709"/>
                    </w:tabs>
                    <w:jc w:val="both"/>
                    <w:rPr>
                      <w:rFonts w:eastAsia="Arial" w:cs="Arial"/>
                      <w:sz w:val="16"/>
                      <w:szCs w:val="16"/>
                    </w:rPr>
                  </w:pPr>
                </w:p>
              </w:tc>
              <w:tc>
                <w:tcPr>
                  <w:tcW w:w="1418" w:type="dxa"/>
                  <w:vAlign w:val="center"/>
                </w:tcPr>
                <w:p w14:paraId="22F6210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575DED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496FE6A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122EFFD" w14:textId="77777777" w:rsidTr="003446DD">
              <w:trPr>
                <w:trHeight w:val="231"/>
              </w:trPr>
              <w:tc>
                <w:tcPr>
                  <w:tcW w:w="2835" w:type="dxa"/>
                  <w:vAlign w:val="center"/>
                </w:tcPr>
                <w:p w14:paraId="26F7D818"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Niñas y niños que residan en zonas rurales y de borde urbano-rural.</w:t>
                  </w:r>
                </w:p>
              </w:tc>
              <w:tc>
                <w:tcPr>
                  <w:tcW w:w="1418" w:type="dxa"/>
                  <w:vAlign w:val="center"/>
                </w:tcPr>
                <w:p w14:paraId="0D29C9E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1732FA0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9ADF1D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45D898F"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57AA342" w14:textId="77777777" w:rsidTr="003446DD">
        <w:trPr>
          <w:trHeight w:val="1026"/>
          <w:jc w:val="center"/>
        </w:trPr>
        <w:tc>
          <w:tcPr>
            <w:tcW w:w="1696" w:type="dxa"/>
            <w:vAlign w:val="center"/>
          </w:tcPr>
          <w:p w14:paraId="3472DD05" w14:textId="77777777" w:rsidR="00CC35C3" w:rsidRPr="006145DB" w:rsidRDefault="00CC35C3" w:rsidP="00240DAF">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2835"/>
              <w:gridCol w:w="1418"/>
              <w:gridCol w:w="1275"/>
              <w:gridCol w:w="2008"/>
            </w:tblGrid>
            <w:tr w:rsidR="00A556EC" w:rsidRPr="006145DB" w14:paraId="5D286E80" w14:textId="77777777" w:rsidTr="003446DD">
              <w:trPr>
                <w:trHeight w:val="379"/>
              </w:trPr>
              <w:tc>
                <w:tcPr>
                  <w:tcW w:w="2835" w:type="dxa"/>
                  <w:tcBorders>
                    <w:top w:val="nil"/>
                  </w:tcBorders>
                  <w:vAlign w:val="center"/>
                </w:tcPr>
                <w:p w14:paraId="3595C968"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418" w:type="dxa"/>
                  <w:tcBorders>
                    <w:top w:val="nil"/>
                  </w:tcBorders>
                  <w:vAlign w:val="center"/>
                </w:tcPr>
                <w:p w14:paraId="4E5C6449"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tcBorders>
                    <w:top w:val="nil"/>
                  </w:tcBorders>
                  <w:vAlign w:val="center"/>
                </w:tcPr>
                <w:p w14:paraId="498025A0"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08" w:type="dxa"/>
                  <w:tcBorders>
                    <w:top w:val="nil"/>
                  </w:tcBorders>
                  <w:vAlign w:val="center"/>
                </w:tcPr>
                <w:p w14:paraId="5430548C"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2E704E6A" w14:textId="77777777" w:rsidTr="003446DD">
              <w:trPr>
                <w:trHeight w:val="235"/>
              </w:trPr>
              <w:tc>
                <w:tcPr>
                  <w:tcW w:w="2835" w:type="dxa"/>
                </w:tcPr>
                <w:p w14:paraId="73241710"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rPr>
                    <w:t>.</w:t>
                  </w:r>
                </w:p>
              </w:tc>
              <w:tc>
                <w:tcPr>
                  <w:tcW w:w="1418" w:type="dxa"/>
                  <w:vAlign w:val="center"/>
                </w:tcPr>
                <w:p w14:paraId="4A95B6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275" w:type="dxa"/>
                  <w:vAlign w:val="center"/>
                </w:tcPr>
                <w:p w14:paraId="2AA98E37" w14:textId="0BD39656" w:rsidR="00CC35C3" w:rsidRPr="006145DB" w:rsidRDefault="00CC35C3" w:rsidP="003446DD">
                  <w:pPr>
                    <w:jc w:val="center"/>
                    <w:rPr>
                      <w:rFonts w:eastAsia="Arial" w:cs="Arial"/>
                      <w:sz w:val="16"/>
                      <w:szCs w:val="16"/>
                    </w:rPr>
                  </w:pPr>
                  <w:r w:rsidRPr="006145DB">
                    <w:rPr>
                      <w:rFonts w:eastAsia="Arial" w:cs="Arial"/>
                      <w:sz w:val="16"/>
                      <w:szCs w:val="16"/>
                    </w:rPr>
                    <w:t>Trimestral</w:t>
                  </w:r>
                </w:p>
              </w:tc>
              <w:tc>
                <w:tcPr>
                  <w:tcW w:w="2008" w:type="dxa"/>
                  <w:vAlign w:val="center"/>
                </w:tcPr>
                <w:p w14:paraId="45C194A5"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Oficina Consejería Distrital de Paz, Víctimas y Reconciliación</w:t>
                  </w:r>
                </w:p>
              </w:tc>
            </w:tr>
            <w:tr w:rsidR="00A556EC" w:rsidRPr="006145DB" w14:paraId="73D56DDA" w14:textId="77777777" w:rsidTr="003446DD">
              <w:trPr>
                <w:trHeight w:val="235"/>
              </w:trPr>
              <w:tc>
                <w:tcPr>
                  <w:tcW w:w="2835" w:type="dxa"/>
                  <w:vMerge w:val="restart"/>
                  <w:vAlign w:val="center"/>
                </w:tcPr>
                <w:p w14:paraId="257D157F" w14:textId="77777777" w:rsidR="00CC35C3" w:rsidRPr="006145DB" w:rsidRDefault="00CC35C3" w:rsidP="00240DAF">
                  <w:pPr>
                    <w:tabs>
                      <w:tab w:val="left" w:pos="709"/>
                    </w:tabs>
                    <w:contextualSpacing/>
                    <w:jc w:val="both"/>
                    <w:rPr>
                      <w:rFonts w:cs="Arial"/>
                      <w:sz w:val="16"/>
                      <w:szCs w:val="16"/>
                      <w:lang w:eastAsia="es-CO"/>
                    </w:rPr>
                  </w:pPr>
                  <w:r w:rsidRPr="006145DB">
                    <w:rPr>
                      <w:rStyle w:val="eop"/>
                      <w:rFonts w:cs="Arial"/>
                      <w:sz w:val="16"/>
                      <w:szCs w:val="16"/>
                    </w:rPr>
                    <w:t>Niñas y niños de primera infancia con discapacidad o alteraciones en el desarrollo.</w:t>
                  </w:r>
                </w:p>
              </w:tc>
              <w:tc>
                <w:tcPr>
                  <w:tcW w:w="1418" w:type="dxa"/>
                  <w:vAlign w:val="center"/>
                </w:tcPr>
                <w:p w14:paraId="4AAE6C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275" w:type="dxa"/>
                  <w:vAlign w:val="center"/>
                </w:tcPr>
                <w:p w14:paraId="2088092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1DD447DB"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7EB7AE19" w14:textId="77777777" w:rsidTr="003446DD">
              <w:trPr>
                <w:trHeight w:val="235"/>
              </w:trPr>
              <w:tc>
                <w:tcPr>
                  <w:tcW w:w="2835" w:type="dxa"/>
                  <w:vMerge/>
                </w:tcPr>
                <w:p w14:paraId="5DE44778" w14:textId="77777777" w:rsidR="00CC35C3" w:rsidRPr="006145DB" w:rsidRDefault="00CC35C3" w:rsidP="00240DAF">
                  <w:pPr>
                    <w:tabs>
                      <w:tab w:val="left" w:pos="709"/>
                    </w:tabs>
                    <w:contextualSpacing/>
                    <w:jc w:val="both"/>
                    <w:rPr>
                      <w:rStyle w:val="eop"/>
                      <w:rFonts w:cs="Arial"/>
                      <w:sz w:val="16"/>
                      <w:szCs w:val="16"/>
                    </w:rPr>
                  </w:pPr>
                </w:p>
              </w:tc>
              <w:tc>
                <w:tcPr>
                  <w:tcW w:w="1418" w:type="dxa"/>
                  <w:vAlign w:val="center"/>
                </w:tcPr>
                <w:p w14:paraId="1996A96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43EE847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305D19E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3925A2D" w14:textId="77777777" w:rsidTr="003446DD">
              <w:trPr>
                <w:trHeight w:val="235"/>
              </w:trPr>
              <w:tc>
                <w:tcPr>
                  <w:tcW w:w="2835" w:type="dxa"/>
                  <w:vAlign w:val="center"/>
                </w:tcPr>
                <w:p w14:paraId="679EE699" w14:textId="77777777" w:rsidR="00CC35C3" w:rsidRPr="006145DB" w:rsidRDefault="00CC35C3" w:rsidP="00240DAF">
                  <w:pPr>
                    <w:tabs>
                      <w:tab w:val="left" w:pos="709"/>
                    </w:tabs>
                    <w:contextualSpacing/>
                    <w:jc w:val="both"/>
                    <w:rPr>
                      <w:rFonts w:cs="Arial"/>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w:t>
                  </w:r>
                </w:p>
              </w:tc>
              <w:tc>
                <w:tcPr>
                  <w:tcW w:w="1418" w:type="dxa"/>
                  <w:vAlign w:val="center"/>
                </w:tcPr>
                <w:p w14:paraId="56015C9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275" w:type="dxa"/>
                  <w:vAlign w:val="center"/>
                </w:tcPr>
                <w:p w14:paraId="0D4AD57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2021 entrega única</w:t>
                  </w:r>
                </w:p>
              </w:tc>
              <w:tc>
                <w:tcPr>
                  <w:tcW w:w="2008" w:type="dxa"/>
                  <w:vAlign w:val="center"/>
                </w:tcPr>
                <w:p w14:paraId="0AED102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Ministerio del Interior</w:t>
                  </w:r>
                </w:p>
              </w:tc>
            </w:tr>
            <w:tr w:rsidR="00A556EC" w:rsidRPr="006145DB" w14:paraId="0E56C9F1" w14:textId="77777777" w:rsidTr="003446DD">
              <w:trPr>
                <w:trHeight w:val="235"/>
              </w:trPr>
              <w:tc>
                <w:tcPr>
                  <w:tcW w:w="2835" w:type="dxa"/>
                  <w:vAlign w:val="center"/>
                </w:tcPr>
                <w:p w14:paraId="609A434B"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 xml:space="preserve">Niña o niño con medida de protección por vulneración de sus derechos y en Proceso </w:t>
                  </w:r>
                  <w:r w:rsidRPr="006145DB">
                    <w:rPr>
                      <w:rFonts w:eastAsia="Arial" w:cs="Arial"/>
                      <w:sz w:val="16"/>
                      <w:szCs w:val="16"/>
                    </w:rPr>
                    <w:lastRenderedPageBreak/>
                    <w:t>Administrativo de Restablecimiento de Derechos.</w:t>
                  </w:r>
                </w:p>
              </w:tc>
              <w:tc>
                <w:tcPr>
                  <w:tcW w:w="1418" w:type="dxa"/>
                  <w:vAlign w:val="center"/>
                </w:tcPr>
                <w:p w14:paraId="19147103" w14:textId="77777777" w:rsidR="00CC35C3" w:rsidRPr="006145DB" w:rsidRDefault="00CC35C3" w:rsidP="00240DAF">
                  <w:pPr>
                    <w:tabs>
                      <w:tab w:val="left" w:pos="709"/>
                    </w:tabs>
                    <w:jc w:val="center"/>
                    <w:rPr>
                      <w:rFonts w:eastAsia="Arial" w:cs="Arial"/>
                    </w:rPr>
                  </w:pPr>
                  <w:r w:rsidRPr="006145DB">
                    <w:rPr>
                      <w:rFonts w:eastAsia="Arial" w:cs="Arial"/>
                      <w:sz w:val="16"/>
                      <w:szCs w:val="16"/>
                    </w:rPr>
                    <w:lastRenderedPageBreak/>
                    <w:t>Verificación en campo</w:t>
                  </w:r>
                </w:p>
              </w:tc>
              <w:tc>
                <w:tcPr>
                  <w:tcW w:w="1275" w:type="dxa"/>
                  <w:vAlign w:val="center"/>
                </w:tcPr>
                <w:p w14:paraId="40402E9F" w14:textId="77777777" w:rsidR="00CC35C3" w:rsidRPr="006145DB" w:rsidRDefault="00CC35C3" w:rsidP="00240DAF">
                  <w:pPr>
                    <w:tabs>
                      <w:tab w:val="left" w:pos="709"/>
                    </w:tabs>
                    <w:jc w:val="center"/>
                    <w:rPr>
                      <w:rFonts w:eastAsia="Arial" w:cs="Arial"/>
                    </w:rPr>
                  </w:pPr>
                  <w:r w:rsidRPr="006145DB">
                    <w:rPr>
                      <w:rFonts w:eastAsia="Arial" w:cs="Arial"/>
                      <w:sz w:val="16"/>
                      <w:szCs w:val="16"/>
                    </w:rPr>
                    <w:t>Demanda</w:t>
                  </w:r>
                </w:p>
              </w:tc>
              <w:tc>
                <w:tcPr>
                  <w:tcW w:w="2008" w:type="dxa"/>
                  <w:vAlign w:val="center"/>
                </w:tcPr>
                <w:p w14:paraId="79495BE1" w14:textId="77777777" w:rsidR="00CC35C3" w:rsidRPr="006145DB" w:rsidRDefault="00CC35C3" w:rsidP="00240DAF">
                  <w:pPr>
                    <w:tabs>
                      <w:tab w:val="left" w:pos="709"/>
                    </w:tabs>
                    <w:jc w:val="center"/>
                    <w:rPr>
                      <w:rFonts w:eastAsia="Arial" w:cs="Arial"/>
                    </w:rPr>
                  </w:pPr>
                  <w:r w:rsidRPr="006145DB">
                    <w:rPr>
                      <w:rFonts w:eastAsia="Arial" w:cs="Arial"/>
                      <w:sz w:val="16"/>
                      <w:szCs w:val="16"/>
                    </w:rPr>
                    <w:t>Subdirección Local para la Integración Social -Equipo del Servicio.</w:t>
                  </w:r>
                </w:p>
              </w:tc>
            </w:tr>
            <w:tr w:rsidR="00A556EC" w:rsidRPr="006145DB" w14:paraId="1D3469BF" w14:textId="77777777" w:rsidTr="003446DD">
              <w:trPr>
                <w:trHeight w:val="300"/>
              </w:trPr>
              <w:tc>
                <w:tcPr>
                  <w:tcW w:w="2835" w:type="dxa"/>
                  <w:vAlign w:val="center"/>
                </w:tcPr>
                <w:p w14:paraId="328DD820"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Niña o niño remitido por servicios que oferta la SDIS o por otras entidades Distritales y/o Nacionales.</w:t>
                  </w:r>
                </w:p>
              </w:tc>
              <w:tc>
                <w:tcPr>
                  <w:tcW w:w="1418" w:type="dxa"/>
                  <w:vAlign w:val="center"/>
                </w:tcPr>
                <w:p w14:paraId="06A918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20215850"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3A45A76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EC98EDD"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233F100" w14:textId="77777777" w:rsidTr="003446DD">
        <w:trPr>
          <w:trHeight w:val="2117"/>
          <w:jc w:val="center"/>
        </w:trPr>
        <w:tc>
          <w:tcPr>
            <w:tcW w:w="1696" w:type="dxa"/>
            <w:vAlign w:val="center"/>
          </w:tcPr>
          <w:p w14:paraId="1CD5CEE8" w14:textId="77777777" w:rsidR="00CC35C3" w:rsidRPr="006145DB" w:rsidRDefault="00CC35C3" w:rsidP="003446DD">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2835"/>
              <w:gridCol w:w="1418"/>
              <w:gridCol w:w="1275"/>
              <w:gridCol w:w="1985"/>
            </w:tblGrid>
            <w:tr w:rsidR="003446DD" w:rsidRPr="006145DB" w14:paraId="0C26D7D6" w14:textId="77777777" w:rsidTr="003446DD">
              <w:trPr>
                <w:trHeight w:val="372"/>
              </w:trPr>
              <w:tc>
                <w:tcPr>
                  <w:tcW w:w="2835" w:type="dxa"/>
                  <w:vAlign w:val="center"/>
                </w:tcPr>
                <w:p w14:paraId="516F4909"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8" w:type="dxa"/>
                  <w:vAlign w:val="center"/>
                </w:tcPr>
                <w:p w14:paraId="3551C54C"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vAlign w:val="center"/>
                </w:tcPr>
                <w:p w14:paraId="1D0AC51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4137939D"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0F612A74" w14:textId="77777777" w:rsidTr="003446DD">
              <w:trPr>
                <w:trHeight w:val="231"/>
              </w:trPr>
              <w:tc>
                <w:tcPr>
                  <w:tcW w:w="2835" w:type="dxa"/>
                  <w:vMerge w:val="restart"/>
                  <w:vAlign w:val="center"/>
                </w:tcPr>
                <w:p w14:paraId="4932F280"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 xml:space="preserve">Niñas y niños hasta los cuatro (4) años, once (11) meses y veintinueve (29) días </w:t>
                  </w:r>
                </w:p>
              </w:tc>
              <w:tc>
                <w:tcPr>
                  <w:tcW w:w="1418" w:type="dxa"/>
                  <w:vAlign w:val="center"/>
                </w:tcPr>
                <w:p w14:paraId="428DF676" w14:textId="77777777" w:rsidR="00CC35C3" w:rsidRPr="006145DB" w:rsidRDefault="00CC35C3" w:rsidP="003446DD">
                  <w:pPr>
                    <w:tabs>
                      <w:tab w:val="left" w:pos="709"/>
                    </w:tabs>
                    <w:jc w:val="center"/>
                    <w:rPr>
                      <w:rFonts w:eastAsia="Arial" w:cs="Arial"/>
                    </w:rPr>
                  </w:pPr>
                  <w:r w:rsidRPr="006145DB">
                    <w:rPr>
                      <w:rFonts w:eastAsia="Arial" w:cs="Arial"/>
                      <w:sz w:val="16"/>
                      <w:szCs w:val="16"/>
                    </w:rPr>
                    <w:t>SIRBE</w:t>
                  </w:r>
                </w:p>
              </w:tc>
              <w:tc>
                <w:tcPr>
                  <w:tcW w:w="1275" w:type="dxa"/>
                  <w:vAlign w:val="center"/>
                </w:tcPr>
                <w:p w14:paraId="5B34DE2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63BCE2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12FDF406" w14:textId="77777777" w:rsidTr="003446DD">
              <w:trPr>
                <w:trHeight w:val="231"/>
              </w:trPr>
              <w:tc>
                <w:tcPr>
                  <w:tcW w:w="2835" w:type="dxa"/>
                  <w:vMerge/>
                  <w:vAlign w:val="center"/>
                </w:tcPr>
                <w:p w14:paraId="1DA66E06" w14:textId="77777777" w:rsidR="00CC35C3" w:rsidRPr="006145DB" w:rsidRDefault="00CC35C3" w:rsidP="003446DD">
                  <w:pPr>
                    <w:tabs>
                      <w:tab w:val="left" w:pos="709"/>
                    </w:tabs>
                    <w:contextualSpacing/>
                    <w:jc w:val="both"/>
                    <w:rPr>
                      <w:rStyle w:val="normaltextrun"/>
                      <w:rFonts w:cs="Arial"/>
                      <w:sz w:val="16"/>
                      <w:szCs w:val="16"/>
                    </w:rPr>
                  </w:pPr>
                </w:p>
              </w:tc>
              <w:tc>
                <w:tcPr>
                  <w:tcW w:w="1418" w:type="dxa"/>
                  <w:vAlign w:val="center"/>
                </w:tcPr>
                <w:p w14:paraId="14D793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2D3EAB3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583C0E5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765EBEF8" w14:textId="77777777" w:rsidTr="003446DD">
              <w:trPr>
                <w:trHeight w:val="231"/>
              </w:trPr>
              <w:tc>
                <w:tcPr>
                  <w:tcW w:w="2835" w:type="dxa"/>
                  <w:vAlign w:val="center"/>
                </w:tcPr>
                <w:p w14:paraId="33873F4E"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Niñas y niños que residan en zonas rurales y de borde urbano-rural.</w:t>
                  </w:r>
                </w:p>
              </w:tc>
              <w:tc>
                <w:tcPr>
                  <w:tcW w:w="1418" w:type="dxa"/>
                  <w:vAlign w:val="center"/>
                </w:tcPr>
                <w:p w14:paraId="669464DB"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65EE175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A039457"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2BD1298E" w14:textId="77777777" w:rsidR="00CC35C3" w:rsidRPr="006145DB" w:rsidRDefault="00CC35C3" w:rsidP="003446DD">
            <w:pPr>
              <w:pStyle w:val="Textoindependiente"/>
              <w:spacing w:after="0"/>
              <w:ind w:right="112"/>
              <w:jc w:val="both"/>
              <w:rPr>
                <w:rFonts w:cs="Arial"/>
                <w:bCs/>
                <w:lang w:val="es-CO" w:eastAsia="es-CO"/>
              </w:rPr>
            </w:pPr>
          </w:p>
        </w:tc>
      </w:tr>
      <w:tr w:rsidR="00CC35C3" w:rsidRPr="006145DB" w14:paraId="280F1540" w14:textId="77777777" w:rsidTr="003446DD">
        <w:trPr>
          <w:trHeight w:val="3805"/>
          <w:jc w:val="center"/>
        </w:trPr>
        <w:tc>
          <w:tcPr>
            <w:tcW w:w="1696" w:type="dxa"/>
            <w:vAlign w:val="center"/>
          </w:tcPr>
          <w:p w14:paraId="6DB13A41"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2805"/>
              <w:gridCol w:w="1418"/>
              <w:gridCol w:w="1297"/>
              <w:gridCol w:w="2016"/>
            </w:tblGrid>
            <w:tr w:rsidR="003446DD" w:rsidRPr="006145DB" w14:paraId="6CDEDCEA" w14:textId="77777777" w:rsidTr="003446DD">
              <w:trPr>
                <w:trHeight w:val="300"/>
              </w:trPr>
              <w:tc>
                <w:tcPr>
                  <w:tcW w:w="2805" w:type="dxa"/>
                  <w:vAlign w:val="center"/>
                </w:tcPr>
                <w:p w14:paraId="4314C4BA"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8" w:type="dxa"/>
                  <w:vAlign w:val="center"/>
                </w:tcPr>
                <w:p w14:paraId="0ECBE9D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97" w:type="dxa"/>
                  <w:vAlign w:val="center"/>
                </w:tcPr>
                <w:p w14:paraId="3FD5AD0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16" w:type="dxa"/>
                  <w:vAlign w:val="center"/>
                </w:tcPr>
                <w:p w14:paraId="035B9E9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53FB8150" w14:textId="77777777" w:rsidTr="003446DD">
              <w:trPr>
                <w:trHeight w:val="300"/>
              </w:trPr>
              <w:tc>
                <w:tcPr>
                  <w:tcW w:w="2805" w:type="dxa"/>
                  <w:shd w:val="clear" w:color="auto" w:fill="FFFFFF" w:themeFill="background1"/>
                  <w:vAlign w:val="center"/>
                </w:tcPr>
                <w:p w14:paraId="3CCDFEB6"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18" w:type="dxa"/>
                  <w:shd w:val="clear" w:color="auto" w:fill="FFFFFF" w:themeFill="background1"/>
                  <w:vAlign w:val="center"/>
                </w:tcPr>
                <w:p w14:paraId="7EFDE55D" w14:textId="1AC811D3"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SIRBE</w:t>
                  </w:r>
                </w:p>
              </w:tc>
              <w:tc>
                <w:tcPr>
                  <w:tcW w:w="1297" w:type="dxa"/>
                  <w:shd w:val="clear" w:color="auto" w:fill="FFFFFF" w:themeFill="background1"/>
                  <w:vAlign w:val="center"/>
                </w:tcPr>
                <w:p w14:paraId="014ABF67"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2B9D7E1A"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31A17DCB" w14:textId="77777777" w:rsidTr="003446DD">
              <w:trPr>
                <w:trHeight w:val="300"/>
              </w:trPr>
              <w:tc>
                <w:tcPr>
                  <w:tcW w:w="2805" w:type="dxa"/>
                  <w:vAlign w:val="center"/>
                </w:tcPr>
                <w:p w14:paraId="729CC58B"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8" w:type="dxa"/>
                  <w:shd w:val="clear" w:color="auto" w:fill="FFFFFF" w:themeFill="background1"/>
                  <w:vAlign w:val="center"/>
                </w:tcPr>
                <w:p w14:paraId="0353682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97" w:type="dxa"/>
                  <w:shd w:val="clear" w:color="auto" w:fill="FFFFFF" w:themeFill="background1"/>
                  <w:vAlign w:val="center"/>
                </w:tcPr>
                <w:p w14:paraId="31D0316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1B0533D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0B621031" w14:textId="77777777" w:rsidTr="003446DD">
              <w:trPr>
                <w:trHeight w:val="537"/>
              </w:trPr>
              <w:tc>
                <w:tcPr>
                  <w:tcW w:w="2805" w:type="dxa"/>
                  <w:vAlign w:val="center"/>
                </w:tcPr>
                <w:p w14:paraId="1B639650"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8" w:type="dxa"/>
                  <w:shd w:val="clear" w:color="auto" w:fill="FFFFFF" w:themeFill="background1"/>
                  <w:vAlign w:val="center"/>
                </w:tcPr>
                <w:p w14:paraId="0DC95A13" w14:textId="31F48118"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97" w:type="dxa"/>
                  <w:shd w:val="clear" w:color="auto" w:fill="FFFFFF" w:themeFill="background1"/>
                  <w:vAlign w:val="center"/>
                </w:tcPr>
                <w:p w14:paraId="009152D6"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62239D9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3446DD" w:rsidRPr="006145DB" w14:paraId="04ECE2ED" w14:textId="77777777" w:rsidTr="003446DD">
              <w:trPr>
                <w:trHeight w:val="507"/>
              </w:trPr>
              <w:tc>
                <w:tcPr>
                  <w:tcW w:w="2805" w:type="dxa"/>
                  <w:vMerge w:val="restart"/>
                  <w:shd w:val="clear" w:color="auto" w:fill="FFFFFF" w:themeFill="background1"/>
                  <w:vAlign w:val="center"/>
                </w:tcPr>
                <w:p w14:paraId="2EDEBAD7" w14:textId="77777777" w:rsidR="00CC35C3" w:rsidRPr="006145DB" w:rsidRDefault="00CC35C3" w:rsidP="003446DD">
                  <w:pPr>
                    <w:tabs>
                      <w:tab w:val="left" w:pos="709"/>
                    </w:tabs>
                    <w:contextualSpacing/>
                    <w:jc w:val="both"/>
                    <w:rPr>
                      <w:rFonts w:eastAsia="Arial" w:cs="Arial"/>
                      <w:sz w:val="16"/>
                      <w:szCs w:val="16"/>
                    </w:rPr>
                  </w:pPr>
                  <w:r w:rsidRPr="006145DB">
                    <w:rPr>
                      <w:rFonts w:eastAsia="Arial" w:cs="Arial"/>
                      <w:sz w:val="16"/>
                      <w:szCs w:val="16"/>
                    </w:rPr>
                    <w:t>Fallecimiento</w:t>
                  </w:r>
                </w:p>
              </w:tc>
              <w:tc>
                <w:tcPr>
                  <w:tcW w:w="1418" w:type="dxa"/>
                  <w:shd w:val="clear" w:color="auto" w:fill="FFFFFF" w:themeFill="background1"/>
                  <w:vAlign w:val="center"/>
                </w:tcPr>
                <w:p w14:paraId="31B2938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Fallecidos (Inhumados)</w:t>
                  </w:r>
                </w:p>
              </w:tc>
              <w:tc>
                <w:tcPr>
                  <w:tcW w:w="1297" w:type="dxa"/>
                  <w:shd w:val="clear" w:color="auto" w:fill="FFFFFF" w:themeFill="background1"/>
                  <w:vAlign w:val="center"/>
                </w:tcPr>
                <w:p w14:paraId="2AD2C8E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737259D3"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Salud</w:t>
                  </w:r>
                </w:p>
              </w:tc>
            </w:tr>
            <w:tr w:rsidR="003446DD" w:rsidRPr="006145DB" w14:paraId="66025CBA" w14:textId="77777777" w:rsidTr="003446DD">
              <w:trPr>
                <w:trHeight w:val="557"/>
              </w:trPr>
              <w:tc>
                <w:tcPr>
                  <w:tcW w:w="2805" w:type="dxa"/>
                  <w:vMerge/>
                  <w:shd w:val="clear" w:color="auto" w:fill="FFFFFF" w:themeFill="background1"/>
                  <w:vAlign w:val="center"/>
                </w:tcPr>
                <w:p w14:paraId="0ECA4789" w14:textId="77777777" w:rsidR="00CC35C3" w:rsidRPr="006145DB" w:rsidRDefault="00CC35C3" w:rsidP="003446DD">
                  <w:pPr>
                    <w:tabs>
                      <w:tab w:val="left" w:pos="709"/>
                    </w:tabs>
                    <w:contextualSpacing/>
                    <w:jc w:val="both"/>
                    <w:rPr>
                      <w:rFonts w:eastAsia="Arial" w:cs="Arial"/>
                      <w:sz w:val="16"/>
                      <w:szCs w:val="16"/>
                    </w:rPr>
                  </w:pPr>
                </w:p>
              </w:tc>
              <w:tc>
                <w:tcPr>
                  <w:tcW w:w="1418" w:type="dxa"/>
                  <w:shd w:val="clear" w:color="auto" w:fill="FFFFFF" w:themeFill="background1"/>
                  <w:vAlign w:val="center"/>
                </w:tcPr>
                <w:p w14:paraId="012717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Fé de supervivencia (ANI - RCD)</w:t>
                  </w:r>
                </w:p>
              </w:tc>
              <w:tc>
                <w:tcPr>
                  <w:tcW w:w="1297" w:type="dxa"/>
                  <w:shd w:val="clear" w:color="auto" w:fill="FFFFFF" w:themeFill="background1"/>
                  <w:vAlign w:val="center"/>
                </w:tcPr>
                <w:p w14:paraId="53B9B2F1"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w:t>
                  </w:r>
                </w:p>
              </w:tc>
              <w:tc>
                <w:tcPr>
                  <w:tcW w:w="2016" w:type="dxa"/>
                  <w:shd w:val="clear" w:color="auto" w:fill="FFFFFF" w:themeFill="background1"/>
                  <w:vAlign w:val="center"/>
                </w:tcPr>
                <w:p w14:paraId="1612B04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3446DD" w:rsidRPr="006145DB" w14:paraId="71F971EE" w14:textId="77777777" w:rsidTr="003446DD">
              <w:trPr>
                <w:trHeight w:val="405"/>
              </w:trPr>
              <w:tc>
                <w:tcPr>
                  <w:tcW w:w="2805" w:type="dxa"/>
                  <w:vMerge/>
                  <w:shd w:val="clear" w:color="auto" w:fill="FFFFFF" w:themeFill="background1"/>
                  <w:vAlign w:val="center"/>
                </w:tcPr>
                <w:p w14:paraId="03AC34D9" w14:textId="77777777" w:rsidR="00CC35C3" w:rsidRPr="006145DB" w:rsidRDefault="00CC35C3" w:rsidP="003446DD">
                  <w:pPr>
                    <w:tabs>
                      <w:tab w:val="left" w:pos="709"/>
                    </w:tabs>
                    <w:contextualSpacing/>
                    <w:jc w:val="both"/>
                    <w:rPr>
                      <w:rFonts w:eastAsia="Arial" w:cs="Arial"/>
                      <w:sz w:val="16"/>
                      <w:szCs w:val="16"/>
                    </w:rPr>
                  </w:pPr>
                </w:p>
              </w:tc>
              <w:tc>
                <w:tcPr>
                  <w:tcW w:w="1418" w:type="dxa"/>
                  <w:shd w:val="clear" w:color="auto" w:fill="FFFFFF" w:themeFill="background1"/>
                  <w:vAlign w:val="center"/>
                </w:tcPr>
                <w:p w14:paraId="0074242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Registro Social de Hogares</w:t>
                  </w:r>
                </w:p>
              </w:tc>
              <w:tc>
                <w:tcPr>
                  <w:tcW w:w="1297" w:type="dxa"/>
                  <w:shd w:val="clear" w:color="auto" w:fill="FFFFFF" w:themeFill="background1"/>
                  <w:vAlign w:val="center"/>
                </w:tcPr>
                <w:p w14:paraId="029CA6C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4EB7886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994AF20" w14:textId="77777777" w:rsidR="00CC35C3" w:rsidRPr="006145DB" w:rsidRDefault="00CC35C3" w:rsidP="003446DD">
            <w:pPr>
              <w:tabs>
                <w:tab w:val="left" w:pos="709"/>
              </w:tabs>
              <w:spacing w:after="0"/>
              <w:contextualSpacing/>
              <w:jc w:val="both"/>
              <w:rPr>
                <w:rFonts w:cs="Arial"/>
                <w:bCs/>
                <w:sz w:val="20"/>
                <w:szCs w:val="20"/>
                <w:lang w:eastAsia="es-CO"/>
              </w:rPr>
            </w:pPr>
          </w:p>
        </w:tc>
      </w:tr>
      <w:tr w:rsidR="00CC35C3" w:rsidRPr="006145DB" w14:paraId="05C330D4" w14:textId="77777777" w:rsidTr="00850270">
        <w:trPr>
          <w:trHeight w:val="1492"/>
          <w:jc w:val="center"/>
        </w:trPr>
        <w:tc>
          <w:tcPr>
            <w:tcW w:w="1696" w:type="dxa"/>
            <w:vAlign w:val="center"/>
          </w:tcPr>
          <w:p w14:paraId="65AEFBAF"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533"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855"/>
              <w:gridCol w:w="1418"/>
              <w:gridCol w:w="1275"/>
              <w:gridCol w:w="1985"/>
            </w:tblGrid>
            <w:tr w:rsidR="003446DD" w:rsidRPr="006145DB" w14:paraId="24EA7346"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FA54B3"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900EA1" w14:textId="77777777" w:rsidR="00CC35C3" w:rsidRPr="006145DB" w:rsidRDefault="00CC35C3" w:rsidP="003446DD">
                  <w:pPr>
                    <w:tabs>
                      <w:tab w:val="left" w:pos="0"/>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8DE16C"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DC925"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3446DD" w:rsidRPr="006145DB" w14:paraId="254C9670"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1550E4F"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Servicio Jardines Infantiles Diurnos</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4712CA49"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72757"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5CDCFFC2"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767CF31A"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633FBD1"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3502C16"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8137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1CED2E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328725D5" w14:textId="77777777" w:rsidR="00CC35C3" w:rsidRPr="006145DB" w:rsidRDefault="00CC35C3" w:rsidP="003446DD">
            <w:pPr>
              <w:tabs>
                <w:tab w:val="left" w:pos="709"/>
              </w:tabs>
              <w:spacing w:after="0"/>
              <w:contextualSpacing/>
              <w:jc w:val="both"/>
              <w:rPr>
                <w:rFonts w:eastAsia="Calibri" w:cs="Arial"/>
                <w:bCs/>
                <w:sz w:val="20"/>
                <w:szCs w:val="20"/>
                <w:lang w:eastAsia="es-CO"/>
              </w:rPr>
            </w:pPr>
          </w:p>
        </w:tc>
      </w:tr>
      <w:tr w:rsidR="00CC35C3" w:rsidRPr="006145DB" w14:paraId="358AC32D" w14:textId="77777777" w:rsidTr="003446DD">
        <w:trPr>
          <w:trHeight w:val="600"/>
          <w:jc w:val="center"/>
        </w:trPr>
        <w:tc>
          <w:tcPr>
            <w:tcW w:w="1696" w:type="dxa"/>
            <w:vAlign w:val="center"/>
          </w:tcPr>
          <w:p w14:paraId="2C34DD54"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31BAEB8" w14:textId="1B395BD1"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Los Espacios Rurales como modalidad institucional de educación inicial, se desarrollan en unidades operativas en jornada diurna, acorde con las características de las poblaciones y los territorios rurales, con el fin de aportar a la garantía del derecho al desarrollo integral de la primera infancia desde la educación inicial en el marco de la atención integral y del reconocimiento de las diversidades territoriales, sociales y culturales campesinas. </w:t>
            </w:r>
          </w:p>
          <w:p w14:paraId="1FD327CF" w14:textId="77777777" w:rsidR="003446DD" w:rsidRPr="006145DB" w:rsidRDefault="003446DD" w:rsidP="003446DD">
            <w:pPr>
              <w:pStyle w:val="Ttulo1"/>
              <w:rPr>
                <w:sz w:val="20"/>
                <w:szCs w:val="20"/>
              </w:rPr>
            </w:pPr>
          </w:p>
          <w:p w14:paraId="580A7C18"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De acuerdo con las características de la educación inicial, los espacios rurales cuentan con un equipo interdisciplinario que promueve el desarrollo y aprendizaje de las niñas y los niños, reconociendo sus características y particularidades desde los contextos que les rodean, favoreciendo interacciones en ambientes pedagógicos, con experiencias de juego, exploración del medio, literatura, expresiones artísticas y culturales. Así como la promoción de prácticas saludables, relacionados con la alimentación y la nutrición, como parte del bienestar integral.  </w:t>
            </w:r>
          </w:p>
          <w:p w14:paraId="254787DA" w14:textId="77777777" w:rsidR="00CC35C3" w:rsidRPr="006145DB" w:rsidRDefault="00CC35C3" w:rsidP="003446DD">
            <w:pPr>
              <w:tabs>
                <w:tab w:val="left" w:pos="709"/>
              </w:tabs>
              <w:spacing w:after="0" w:line="240" w:lineRule="auto"/>
              <w:jc w:val="both"/>
              <w:rPr>
                <w:rFonts w:cs="Arial"/>
                <w:sz w:val="20"/>
                <w:szCs w:val="20"/>
              </w:rPr>
            </w:pPr>
            <w:r w:rsidRPr="006145DB">
              <w:rPr>
                <w:rFonts w:cs="Arial"/>
                <w:sz w:val="20"/>
                <w:szCs w:val="20"/>
              </w:rPr>
              <w:lastRenderedPageBreak/>
              <w:t xml:space="preserve">La atención se organiza por grupos de diferentes edades (multiedad) en un mismo espacio, donde se desarrollan las experiencias pedagógicas. </w:t>
            </w:r>
          </w:p>
          <w:p w14:paraId="13F90FB8" w14:textId="77777777" w:rsidR="003446DD" w:rsidRPr="006145DB" w:rsidRDefault="003446DD" w:rsidP="003446DD">
            <w:pPr>
              <w:pStyle w:val="Ttulo1"/>
              <w:rPr>
                <w:sz w:val="20"/>
                <w:szCs w:val="20"/>
              </w:rPr>
            </w:pPr>
          </w:p>
          <w:p w14:paraId="44338C96" w14:textId="77777777" w:rsidR="00CC35C3" w:rsidRPr="006145DB" w:rsidRDefault="00CC35C3" w:rsidP="003446DD">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val="es-CO" w:eastAsia="es-CO"/>
              </w:rPr>
              <w:t>De Cero a Siempre</w:t>
            </w:r>
            <w:r w:rsidRPr="006145DB">
              <w:rPr>
                <w:rFonts w:cs="Arial"/>
                <w:bCs/>
                <w:sz w:val="20"/>
                <w:szCs w:val="20"/>
                <w:lang w:val="es-CO" w:eastAsia="es-CO"/>
              </w:rPr>
              <w:t>. Estas son:</w:t>
            </w:r>
          </w:p>
          <w:p w14:paraId="31F239A5" w14:textId="77777777" w:rsidR="003446DD" w:rsidRPr="006145DB" w:rsidRDefault="003446DD" w:rsidP="003446DD">
            <w:pPr>
              <w:pStyle w:val="Textoindependiente"/>
              <w:spacing w:after="0" w:line="240" w:lineRule="auto"/>
              <w:jc w:val="both"/>
              <w:rPr>
                <w:rFonts w:cs="Arial"/>
                <w:bCs/>
                <w:sz w:val="20"/>
                <w:szCs w:val="20"/>
                <w:lang w:val="es-CO" w:eastAsia="es-CO"/>
              </w:rPr>
            </w:pPr>
          </w:p>
          <w:p w14:paraId="08A540E5"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Pertinente: responde a los intereses, características y potencialidades del niño o la niña en el momento del ciclo vital por el que atraviesa, y a las características de sus entornos.  </w:t>
            </w:r>
          </w:p>
          <w:p w14:paraId="46B741F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Oportuna: se da en el momento propicio y en el lugar en el que corresponde. Es eficaz en el tiempo justo.  </w:t>
            </w:r>
          </w:p>
          <w:p w14:paraId="7F6AAA72"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Flexible: asegura que esté abierta a adaptarse a las características de las personas, los contextos y los entornos.  </w:t>
            </w:r>
          </w:p>
          <w:p w14:paraId="3A19D213"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0B9CE3B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Continua: ocurre con regularidad y de este modo garantiza los tiempos que requieren </w:t>
            </w:r>
            <w:r w:rsidRPr="006145DB">
              <w:rPr>
                <w:rFonts w:cs="Arial"/>
                <w:sz w:val="20"/>
                <w:szCs w:val="20"/>
              </w:rPr>
              <w:t>las niñas y los niños en su proceso individual de desarrollo. </w:t>
            </w:r>
            <w:r w:rsidRPr="006145DB">
              <w:rPr>
                <w:rFonts w:eastAsia="Arial" w:cs="Arial"/>
                <w:sz w:val="20"/>
                <w:szCs w:val="20"/>
              </w:rPr>
              <w:t xml:space="preserve"> </w:t>
            </w:r>
          </w:p>
          <w:p w14:paraId="1CD8C1E5" w14:textId="77777777" w:rsidR="00CC35C3" w:rsidRPr="006145DB" w:rsidRDefault="00CC35C3" w:rsidP="003446DD">
            <w:pPr>
              <w:numPr>
                <w:ilvl w:val="0"/>
                <w:numId w:val="155"/>
              </w:numPr>
              <w:spacing w:after="0" w:line="240" w:lineRule="auto"/>
              <w:ind w:left="454"/>
              <w:contextualSpacing/>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42931C92" w14:textId="77777777" w:rsidR="00CC35C3" w:rsidRPr="006145DB" w:rsidRDefault="00CC35C3" w:rsidP="003446DD">
            <w:pPr>
              <w:spacing w:after="0" w:line="240" w:lineRule="auto"/>
              <w:ind w:left="720"/>
              <w:contextualSpacing/>
              <w:jc w:val="both"/>
              <w:rPr>
                <w:rFonts w:eastAsia="Arial" w:cs="Arial"/>
                <w:sz w:val="20"/>
                <w:szCs w:val="20"/>
              </w:rPr>
            </w:pPr>
          </w:p>
          <w:p w14:paraId="20BBF797" w14:textId="77777777" w:rsidR="00CC35C3" w:rsidRPr="006145DB" w:rsidRDefault="00CC35C3" w:rsidP="003446DD">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0274A523" w14:textId="77777777" w:rsidR="003446DD" w:rsidRPr="006145DB" w:rsidRDefault="003446DD" w:rsidP="003446DD">
            <w:pPr>
              <w:pStyle w:val="Ttulo1"/>
              <w:rPr>
                <w:sz w:val="20"/>
                <w:szCs w:val="20"/>
              </w:rPr>
            </w:pPr>
          </w:p>
          <w:p w14:paraId="66161A92"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79062E26"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7D256335"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1E5BEEC1"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w:t>
            </w:r>
            <w:r w:rsidRPr="006145DB">
              <w:rPr>
                <w:rFonts w:eastAsia="Arial" w:cs="Arial"/>
                <w:sz w:val="20"/>
                <w:szCs w:val="20"/>
              </w:rPr>
              <w:lastRenderedPageBreak/>
              <w:t xml:space="preserve">línea de cuidado que respeta su identidad y que moviliza la formación intercultural de los profesionales que acompañan a las niñas y los niños.  </w:t>
            </w:r>
          </w:p>
          <w:p w14:paraId="47E31763" w14:textId="77777777" w:rsidR="00CC35C3" w:rsidRPr="006145DB" w:rsidRDefault="00CC35C3" w:rsidP="003446DD">
            <w:pPr>
              <w:numPr>
                <w:ilvl w:val="0"/>
                <w:numId w:val="24"/>
              </w:numPr>
              <w:spacing w:after="0" w:line="240" w:lineRule="auto"/>
              <w:ind w:left="313"/>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6E05106C" w14:textId="77777777" w:rsidR="00CC35C3" w:rsidRPr="006145DB" w:rsidRDefault="00CC35C3" w:rsidP="003446DD">
            <w:pPr>
              <w:pStyle w:val="Prrafodelista"/>
              <w:numPr>
                <w:ilvl w:val="0"/>
                <w:numId w:val="24"/>
              </w:numPr>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5353E8CF" w14:textId="77777777" w:rsidR="00CC35C3" w:rsidRPr="006145DB" w:rsidRDefault="00CC35C3" w:rsidP="003446DD">
            <w:pPr>
              <w:pStyle w:val="Prrafodelista"/>
              <w:tabs>
                <w:tab w:val="left" w:pos="709"/>
              </w:tabs>
              <w:spacing w:after="0" w:line="240" w:lineRule="auto"/>
              <w:jc w:val="both"/>
              <w:rPr>
                <w:rFonts w:eastAsia="Arial" w:cs="Arial"/>
                <w:sz w:val="20"/>
                <w:szCs w:val="20"/>
              </w:rPr>
            </w:pPr>
          </w:p>
          <w:p w14:paraId="5517247D" w14:textId="77777777" w:rsidR="00CC35C3" w:rsidRPr="006145DB" w:rsidRDefault="00CC35C3" w:rsidP="003446DD">
            <w:pPr>
              <w:spacing w:after="0" w:line="240" w:lineRule="auto"/>
              <w:jc w:val="both"/>
              <w:rPr>
                <w:rFonts w:eastAsia="Arial" w:cs="Arial"/>
                <w:sz w:val="20"/>
                <w:szCs w:val="20"/>
              </w:rPr>
            </w:pPr>
            <w:r w:rsidRPr="006145DB">
              <w:rPr>
                <w:rFonts w:eastAsia="Arial" w:cs="Arial"/>
                <w:sz w:val="20"/>
                <w:szCs w:val="20"/>
              </w:rPr>
              <w:t>El suministro de alimentos en la modalidad Espacios Rurales se realiza a través de ración servida.</w:t>
            </w:r>
          </w:p>
          <w:p w14:paraId="73DFC0B3"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9F08571"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4B3C27FA"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5DD6792F"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(1) modalidad del servicio (Espacios Rurales o Jardín Infantil Nocturno), recibirán un único apoyo definido por la Secretaría Distrital de Integración Social durante el receso de fin de año, independientemente del número de modalidades o servicios en el que participe.</w:t>
            </w:r>
          </w:p>
          <w:p w14:paraId="07F3F856" w14:textId="77777777" w:rsidR="00CC35C3" w:rsidRPr="006145DB" w:rsidRDefault="00CC35C3" w:rsidP="003446DD">
            <w:pPr>
              <w:tabs>
                <w:tab w:val="left" w:pos="709"/>
              </w:tabs>
              <w:spacing w:after="0" w:line="240" w:lineRule="auto"/>
              <w:contextualSpacing/>
              <w:jc w:val="both"/>
              <w:rPr>
                <w:rFonts w:cs="Arial"/>
                <w:bCs/>
                <w:lang w:eastAsia="es-CO"/>
              </w:rPr>
            </w:pPr>
            <w:r w:rsidRPr="006145DB">
              <w:rPr>
                <w:rFonts w:cs="Arial"/>
                <w:bCs/>
                <w:sz w:val="20"/>
                <w:szCs w:val="20"/>
                <w:lang w:eastAsia="es-CO"/>
              </w:rPr>
              <w:lastRenderedPageBreak/>
              <w:t>En caso de interrupción parcial o total en la modalidad, se activará el plan operativo de continuidad correspondiente, garantizando el seguimiento y la atención a los participantes.</w:t>
            </w:r>
          </w:p>
        </w:tc>
      </w:tr>
      <w:tr w:rsidR="00CC35C3" w:rsidRPr="006145DB" w14:paraId="486CC616" w14:textId="77777777" w:rsidTr="00545A3D">
        <w:trPr>
          <w:trHeight w:val="588"/>
          <w:jc w:val="center"/>
        </w:trPr>
        <w:tc>
          <w:tcPr>
            <w:tcW w:w="1696" w:type="dxa"/>
            <w:vAlign w:val="center"/>
          </w:tcPr>
          <w:p w14:paraId="276E5736" w14:textId="77777777" w:rsidR="00CC35C3" w:rsidRPr="006145DB" w:rsidRDefault="00CC35C3" w:rsidP="003446DD">
            <w:pPr>
              <w:spacing w:after="0"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4F147F7E"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0131013D" w14:textId="77777777" w:rsidR="003446DD" w:rsidRPr="006145DB" w:rsidRDefault="003446DD" w:rsidP="003446DD">
            <w:pPr>
              <w:pStyle w:val="Ttulo1"/>
              <w:rPr>
                <w:sz w:val="20"/>
                <w:szCs w:val="20"/>
              </w:rPr>
            </w:pPr>
          </w:p>
          <w:p w14:paraId="606BEC8C"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275EA6A7"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752C2ECE"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3B0C8262"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9F2B2A8"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1EBCB4B2" w14:textId="77777777" w:rsidR="00CC35C3" w:rsidRPr="006145DB" w:rsidRDefault="00CC35C3" w:rsidP="003446DD">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18F6F194" w14:textId="77777777" w:rsidR="001D5254" w:rsidRPr="006145DB" w:rsidRDefault="001D5254" w:rsidP="005B435E">
      <w:pPr>
        <w:pStyle w:val="commentcontentpara"/>
        <w:spacing w:before="0" w:beforeAutospacing="0" w:after="0" w:afterAutospacing="0"/>
        <w:rPr>
          <w:rFonts w:ascii="Arial" w:hAnsi="Arial" w:cs="Arial"/>
          <w:sz w:val="22"/>
          <w:szCs w:val="22"/>
        </w:rPr>
      </w:pPr>
    </w:p>
    <w:p w14:paraId="68A6792A" w14:textId="07167BA6" w:rsidR="00BE5F56" w:rsidRPr="006145DB" w:rsidRDefault="00F71393">
      <w:pPr>
        <w:pStyle w:val="Ttulo1"/>
        <w:numPr>
          <w:ilvl w:val="2"/>
          <w:numId w:val="3"/>
        </w:numPr>
        <w:ind w:left="567" w:hanging="567"/>
        <w:jc w:val="center"/>
        <w:rPr>
          <w:lang w:val="es-CO"/>
        </w:rPr>
      </w:pPr>
      <w:bookmarkStart w:id="51" w:name="_Toc193524689"/>
      <w:bookmarkStart w:id="52" w:name="_Toc193527356"/>
      <w:bookmarkEnd w:id="51"/>
      <w:bookmarkEnd w:id="52"/>
      <w:r w:rsidRPr="006145DB">
        <w:rPr>
          <w:lang w:val="es-CO"/>
        </w:rPr>
        <w:t xml:space="preserve"> </w:t>
      </w:r>
      <w:bookmarkStart w:id="53" w:name="_Toc210213175"/>
      <w:bookmarkStart w:id="54" w:name="_Toc213273449"/>
      <w:bookmarkStart w:id="55" w:name="_Toc213276076"/>
      <w:bookmarkStart w:id="56" w:name="_Toc216902409"/>
      <w:r w:rsidR="00F40043" w:rsidRPr="006145DB">
        <w:rPr>
          <w:lang w:val="es-CO"/>
        </w:rPr>
        <w:t xml:space="preserve">Servicio Creciendo </w:t>
      </w:r>
      <w:r w:rsidR="00351196" w:rsidRPr="006145DB">
        <w:rPr>
          <w:lang w:val="es-CO"/>
        </w:rPr>
        <w:t>juntos</w:t>
      </w:r>
      <w:bookmarkEnd w:id="53"/>
      <w:bookmarkEnd w:id="54"/>
      <w:bookmarkEnd w:id="55"/>
      <w:bookmarkEnd w:id="5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606BB7" w:rsidRPr="006145DB" w14:paraId="04749259" w14:textId="77777777" w:rsidTr="00F3596C">
        <w:trPr>
          <w:trHeight w:val="443"/>
          <w:jc w:val="center"/>
        </w:trPr>
        <w:tc>
          <w:tcPr>
            <w:tcW w:w="1696" w:type="dxa"/>
            <w:shd w:val="clear" w:color="auto" w:fill="FFFFFF" w:themeFill="background1"/>
            <w:vAlign w:val="center"/>
          </w:tcPr>
          <w:p w14:paraId="7FA36345" w14:textId="77777777" w:rsidR="00606BB7" w:rsidRPr="006145DB" w:rsidRDefault="00606BB7" w:rsidP="005B435E">
            <w:pPr>
              <w:spacing w:line="240" w:lineRule="auto"/>
              <w:contextualSpacing/>
              <w:jc w:val="both"/>
              <w:rPr>
                <w:rFonts w:eastAsia="Calibri" w:cs="Arial"/>
                <w:bCs/>
                <w:sz w:val="20"/>
                <w:szCs w:val="20"/>
                <w:lang w:eastAsia="es-CO"/>
              </w:rPr>
            </w:pPr>
            <w:bookmarkStart w:id="57" w:name="_Hlk207368495"/>
            <w:r w:rsidRPr="006145DB">
              <w:rPr>
                <w:rFonts w:cs="Arial"/>
                <w:bCs/>
                <w:sz w:val="20"/>
                <w:szCs w:val="20"/>
                <w:lang w:eastAsia="es-CO"/>
              </w:rPr>
              <w:t>Nombre del servicio</w:t>
            </w:r>
          </w:p>
        </w:tc>
        <w:tc>
          <w:tcPr>
            <w:tcW w:w="7699" w:type="dxa"/>
            <w:shd w:val="clear" w:color="auto" w:fill="FFFFFF" w:themeFill="background1"/>
            <w:vAlign w:val="center"/>
          </w:tcPr>
          <w:p w14:paraId="1F3D0EFC" w14:textId="0449533D" w:rsidR="00606BB7" w:rsidRPr="006145DB" w:rsidRDefault="00606BB7" w:rsidP="005B435E">
            <w:pPr>
              <w:spacing w:after="0" w:line="240" w:lineRule="auto"/>
              <w:jc w:val="both"/>
              <w:rPr>
                <w:rFonts w:cs="Arial"/>
                <w:sz w:val="20"/>
                <w:szCs w:val="20"/>
              </w:rPr>
            </w:pPr>
            <w:r w:rsidRPr="006145DB">
              <w:rPr>
                <w:rFonts w:cs="Arial"/>
                <w:sz w:val="20"/>
                <w:szCs w:val="20"/>
              </w:rPr>
              <w:t>Creciendo Juntos</w:t>
            </w:r>
            <w:r w:rsidR="004C4A0A" w:rsidRPr="006145DB">
              <w:rPr>
                <w:rFonts w:cs="Arial"/>
                <w:sz w:val="20"/>
                <w:szCs w:val="20"/>
              </w:rPr>
              <w:t>.</w:t>
            </w:r>
          </w:p>
        </w:tc>
      </w:tr>
      <w:tr w:rsidR="00606BB7" w:rsidRPr="006145DB" w14:paraId="094379EC" w14:textId="77777777" w:rsidTr="00B343DF">
        <w:trPr>
          <w:trHeight w:val="585"/>
          <w:jc w:val="center"/>
        </w:trPr>
        <w:tc>
          <w:tcPr>
            <w:tcW w:w="1696" w:type="dxa"/>
            <w:shd w:val="clear" w:color="auto" w:fill="FFFFFF" w:themeFill="background1"/>
            <w:vAlign w:val="center"/>
          </w:tcPr>
          <w:p w14:paraId="68BCEB1D" w14:textId="6AACDFF4" w:rsidR="00606BB7" w:rsidRPr="006145DB" w:rsidRDefault="00606BB7" w:rsidP="003446DD">
            <w:pPr>
              <w:spacing w:line="240" w:lineRule="auto"/>
              <w:rPr>
                <w:rFonts w:eastAsia="Calibri" w:cs="Arial"/>
                <w:sz w:val="20"/>
                <w:szCs w:val="20"/>
                <w:lang w:eastAsia="es-CO"/>
              </w:rPr>
            </w:pPr>
            <w:r w:rsidRPr="006145DB">
              <w:rPr>
                <w:rFonts w:cs="Arial"/>
                <w:bCs/>
                <w:sz w:val="20"/>
                <w:szCs w:val="20"/>
                <w:lang w:eastAsia="es-CO"/>
              </w:rPr>
              <w:t>Objeto del servicio</w:t>
            </w:r>
          </w:p>
        </w:tc>
        <w:tc>
          <w:tcPr>
            <w:tcW w:w="7699" w:type="dxa"/>
            <w:shd w:val="clear" w:color="auto" w:fill="FFFFFF" w:themeFill="background1"/>
            <w:vAlign w:val="center"/>
          </w:tcPr>
          <w:p w14:paraId="329495CC" w14:textId="494697A3" w:rsidR="00606BB7" w:rsidRPr="006145DB" w:rsidRDefault="00606BB7"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w:t>
            </w:r>
            <w:r w:rsidR="002101D8" w:rsidRPr="006145DB">
              <w:rPr>
                <w:rFonts w:cs="Arial"/>
                <w:sz w:val="20"/>
                <w:szCs w:val="20"/>
              </w:rPr>
              <w:t>a</w:t>
            </w:r>
            <w:r w:rsidRPr="006145DB">
              <w:rPr>
                <w:rFonts w:cs="Arial"/>
                <w:sz w:val="20"/>
                <w:szCs w:val="20"/>
              </w:rPr>
              <w:t>rrollo integral de niñas y niños en la primera infancia, desde la gestación, en entornos familiares y comunitarios protectores y enriquecidos, mediante procesos educativos y pedagógicos intencionados, con enfoque de derechos, perspectiva intercultural y en el marco de la atención integral.</w:t>
            </w:r>
          </w:p>
        </w:tc>
      </w:tr>
      <w:tr w:rsidR="00606BB7" w:rsidRPr="006145DB" w14:paraId="272C4ED7" w14:textId="77777777" w:rsidTr="00B343DF">
        <w:trPr>
          <w:trHeight w:val="20"/>
          <w:jc w:val="center"/>
        </w:trPr>
        <w:tc>
          <w:tcPr>
            <w:tcW w:w="1696" w:type="dxa"/>
            <w:shd w:val="clear" w:color="auto" w:fill="FFFFFF" w:themeFill="background1"/>
            <w:vAlign w:val="center"/>
          </w:tcPr>
          <w:p w14:paraId="795D8E6F" w14:textId="78691993"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699" w:type="dxa"/>
            <w:shd w:val="clear" w:color="auto" w:fill="FFFFFF" w:themeFill="background1"/>
            <w:vAlign w:val="center"/>
          </w:tcPr>
          <w:p w14:paraId="2A7D564F" w14:textId="45A1E78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de educación inicial, en el marco de la atención integral, se desarrolla a través de encuentros grupales en espacios comunitarios y visitas al hogar, que promueven prácticas de cuidado y crianza, la exploración del medio, el juego, las expresiones artísticas, la literatura y la promoción de prácticas saludables en alimentación, nutrición y la actividad física. Estas acciones son acompañadas por un equipo interdisciplinario que fortalece la interacción de niñas y niños con sus familias, cuidadores y comunidades, en entornos protectores.</w:t>
            </w:r>
          </w:p>
          <w:p w14:paraId="12F08CCF" w14:textId="77777777" w:rsidR="008C50B3" w:rsidRPr="006145DB" w:rsidRDefault="008C50B3" w:rsidP="005B435E">
            <w:pPr>
              <w:tabs>
                <w:tab w:val="left" w:pos="709"/>
              </w:tabs>
              <w:spacing w:after="0" w:line="240" w:lineRule="auto"/>
              <w:jc w:val="both"/>
              <w:rPr>
                <w:rFonts w:cs="Arial"/>
                <w:sz w:val="20"/>
                <w:szCs w:val="20"/>
              </w:rPr>
            </w:pPr>
          </w:p>
          <w:p w14:paraId="2564CD7F" w14:textId="66A2E9CF" w:rsidR="00606BB7" w:rsidRPr="006145DB" w:rsidRDefault="00606BB7" w:rsidP="005B435E">
            <w:pPr>
              <w:tabs>
                <w:tab w:val="left" w:pos="709"/>
              </w:tabs>
              <w:spacing w:after="0" w:line="240" w:lineRule="auto"/>
              <w:jc w:val="both"/>
              <w:rPr>
                <w:rFonts w:cs="Arial"/>
                <w:sz w:val="20"/>
                <w:szCs w:val="20"/>
              </w:rPr>
            </w:pPr>
            <w:r w:rsidRPr="006145DB">
              <w:rPr>
                <w:rFonts w:cs="Arial"/>
                <w:sz w:val="20"/>
                <w:szCs w:val="20"/>
              </w:rPr>
              <w:t xml:space="preserve">De manera transversal, en el servicio se podrán implementar las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y modalidades de la Subdirección para la Infancia.</w:t>
            </w:r>
          </w:p>
        </w:tc>
      </w:tr>
      <w:tr w:rsidR="00606BB7" w:rsidRPr="006145DB" w14:paraId="33716F9C" w14:textId="77777777" w:rsidTr="00BD2E02">
        <w:trPr>
          <w:trHeight w:val="20"/>
          <w:jc w:val="center"/>
        </w:trPr>
        <w:tc>
          <w:tcPr>
            <w:tcW w:w="1696" w:type="dxa"/>
            <w:shd w:val="clear" w:color="auto" w:fill="FFFFFF" w:themeFill="background1"/>
            <w:vAlign w:val="center"/>
          </w:tcPr>
          <w:p w14:paraId="69D94F71"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shd w:val="clear" w:color="auto" w:fill="FFFFFF" w:themeFill="background1"/>
            <w:vAlign w:val="center"/>
          </w:tcPr>
          <w:p w14:paraId="444F7A48" w14:textId="77777777"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5EE191A2" w14:textId="4BEC5396"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E9CE107" w14:textId="77777777" w:rsidR="00606BB7" w:rsidRPr="006145DB" w:rsidRDefault="00606BB7"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p>
        </w:tc>
      </w:tr>
      <w:tr w:rsidR="00606BB7" w:rsidRPr="006145DB" w14:paraId="79D38066" w14:textId="77777777" w:rsidTr="00B343DF">
        <w:trPr>
          <w:trHeight w:val="979"/>
          <w:jc w:val="center"/>
        </w:trPr>
        <w:tc>
          <w:tcPr>
            <w:tcW w:w="1696" w:type="dxa"/>
            <w:shd w:val="clear" w:color="auto" w:fill="FFFFFF" w:themeFill="background1"/>
            <w:vAlign w:val="center"/>
          </w:tcPr>
          <w:p w14:paraId="21D371A4"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shd w:val="clear" w:color="auto" w:fill="FFFFFF" w:themeFill="background1"/>
            <w:vAlign w:val="center"/>
          </w:tcPr>
          <w:p w14:paraId="47BB5C5F" w14:textId="77777777" w:rsidR="00606BB7" w:rsidRPr="006145DB" w:rsidRDefault="00606BB7" w:rsidP="005B435E">
            <w:pPr>
              <w:pStyle w:val="Textoindependiente"/>
              <w:spacing w:after="0" w:line="240" w:lineRule="auto"/>
              <w:jc w:val="both"/>
              <w:rPr>
                <w:rFonts w:eastAsia="Arial" w:cs="Arial"/>
                <w:sz w:val="20"/>
                <w:szCs w:val="20"/>
              </w:rPr>
            </w:pPr>
            <w:r w:rsidRPr="006145DB">
              <w:rPr>
                <w:rFonts w:eastAsia="Arial" w:cs="Arial"/>
                <w:sz w:val="20"/>
                <w:szCs w:val="20"/>
              </w:rPr>
              <w:t>Personas gestantes, niñas y niños desde el nacimiento hasta los dos (2) años, once (11) meses y veintinueve (29) días, o niñas y niños hasta los cinco (5) años, once (11) meses y veintinueve (29) días con restricciones médicas para participar en servicios institucionales de educación inicial.</w:t>
            </w:r>
          </w:p>
        </w:tc>
      </w:tr>
      <w:tr w:rsidR="00606BB7" w:rsidRPr="006145DB" w14:paraId="5C8CDB53" w14:textId="77777777" w:rsidTr="00BD2E02">
        <w:trPr>
          <w:trHeight w:val="828"/>
          <w:jc w:val="center"/>
        </w:trPr>
        <w:tc>
          <w:tcPr>
            <w:tcW w:w="1696" w:type="dxa"/>
            <w:shd w:val="clear" w:color="auto" w:fill="FFFFFF" w:themeFill="background1"/>
            <w:vAlign w:val="center"/>
          </w:tcPr>
          <w:p w14:paraId="41F1CBBB"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shd w:val="clear" w:color="auto" w:fill="FFFFFF" w:themeFill="background1"/>
            <w:vAlign w:val="center"/>
          </w:tcPr>
          <w:p w14:paraId="74219661" w14:textId="77777777" w:rsidR="00606BB7" w:rsidRPr="006145DB" w:rsidRDefault="00606BB7" w:rsidP="005B435E">
            <w:pPr>
              <w:tabs>
                <w:tab w:val="left" w:pos="709"/>
              </w:tabs>
              <w:spacing w:line="240" w:lineRule="auto"/>
              <w:contextualSpacing/>
              <w:jc w:val="both"/>
              <w:rPr>
                <w:rFonts w:cs="Arial"/>
                <w:bCs/>
                <w:sz w:val="16"/>
                <w:szCs w:val="16"/>
                <w:lang w:eastAsia="es-CO"/>
              </w:rPr>
            </w:pPr>
          </w:p>
          <w:tbl>
            <w:tblPr>
              <w:tblStyle w:val="Tablaconcuadrcula"/>
              <w:tblW w:w="7201" w:type="dxa"/>
              <w:jc w:val="center"/>
              <w:shd w:val="clear" w:color="auto" w:fill="FFFFFF" w:themeFill="background1"/>
              <w:tblLayout w:type="fixed"/>
              <w:tblLook w:val="04A0" w:firstRow="1" w:lastRow="0" w:firstColumn="1" w:lastColumn="0" w:noHBand="0" w:noVBand="1"/>
            </w:tblPr>
            <w:tblGrid>
              <w:gridCol w:w="2723"/>
              <w:gridCol w:w="1417"/>
              <w:gridCol w:w="1276"/>
              <w:gridCol w:w="1785"/>
            </w:tblGrid>
            <w:tr w:rsidR="00B36040" w:rsidRPr="006145DB" w14:paraId="1B8A74F0" w14:textId="77777777" w:rsidTr="00075CBB">
              <w:trPr>
                <w:trHeight w:val="372"/>
                <w:jc w:val="center"/>
              </w:trPr>
              <w:tc>
                <w:tcPr>
                  <w:tcW w:w="2723" w:type="dxa"/>
                  <w:shd w:val="clear" w:color="auto" w:fill="FFFFFF" w:themeFill="background1"/>
                  <w:vAlign w:val="center"/>
                </w:tcPr>
                <w:p w14:paraId="4792F21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7" w:type="dxa"/>
                  <w:shd w:val="clear" w:color="auto" w:fill="FFFFFF" w:themeFill="background1"/>
                  <w:vAlign w:val="center"/>
                </w:tcPr>
                <w:p w14:paraId="6B5E10B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12B4AE80"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5" w:type="dxa"/>
                  <w:shd w:val="clear" w:color="auto" w:fill="FFFFFF" w:themeFill="background1"/>
                  <w:vAlign w:val="center"/>
                </w:tcPr>
                <w:p w14:paraId="389732F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36040" w:rsidRPr="006145DB" w14:paraId="381FB744" w14:textId="77777777" w:rsidTr="00075CBB">
              <w:trPr>
                <w:trHeight w:val="221"/>
                <w:jc w:val="center"/>
              </w:trPr>
              <w:tc>
                <w:tcPr>
                  <w:tcW w:w="2723" w:type="dxa"/>
                  <w:vMerge w:val="restart"/>
                  <w:shd w:val="clear" w:color="auto" w:fill="FFFFFF" w:themeFill="background1"/>
                  <w:vAlign w:val="center"/>
                </w:tcPr>
                <w:p w14:paraId="29B4DACE"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417" w:type="dxa"/>
                  <w:shd w:val="clear" w:color="auto" w:fill="FFFFFF" w:themeFill="background1"/>
                  <w:vAlign w:val="center"/>
                </w:tcPr>
                <w:p w14:paraId="1A3ACC7B"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5CC354A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85" w:type="dxa"/>
                  <w:shd w:val="clear" w:color="auto" w:fill="FFFFFF" w:themeFill="background1"/>
                  <w:vAlign w:val="center"/>
                </w:tcPr>
                <w:p w14:paraId="4C92D5C5" w14:textId="394099D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520192B3" w14:textId="77777777" w:rsidTr="00075CBB">
              <w:trPr>
                <w:trHeight w:val="221"/>
                <w:jc w:val="center"/>
              </w:trPr>
              <w:tc>
                <w:tcPr>
                  <w:tcW w:w="2723" w:type="dxa"/>
                  <w:vMerge/>
                  <w:shd w:val="clear" w:color="auto" w:fill="FFFFFF" w:themeFill="background1"/>
                </w:tcPr>
                <w:p w14:paraId="33C6773B"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shd w:val="clear" w:color="auto" w:fill="FFFFFF" w:themeFill="background1"/>
                  <w:vAlign w:val="center"/>
                </w:tcPr>
                <w:p w14:paraId="5FD8EFDE"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207704E5"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785" w:type="dxa"/>
                  <w:shd w:val="clear" w:color="auto" w:fill="FFFFFF" w:themeFill="background1"/>
                  <w:vAlign w:val="center"/>
                </w:tcPr>
                <w:p w14:paraId="11039897" w14:textId="755EF39F"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6C9382BE" w14:textId="77777777" w:rsidTr="00075CBB">
              <w:trPr>
                <w:trHeight w:val="221"/>
                <w:jc w:val="center"/>
              </w:trPr>
              <w:tc>
                <w:tcPr>
                  <w:tcW w:w="2723" w:type="dxa"/>
                  <w:vMerge/>
                  <w:shd w:val="clear" w:color="auto" w:fill="FFFFFF" w:themeFill="background1"/>
                </w:tcPr>
                <w:p w14:paraId="2165BF8F"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shd w:val="clear" w:color="auto" w:fill="FFFFFF" w:themeFill="background1"/>
                  <w:vAlign w:val="center"/>
                </w:tcPr>
                <w:p w14:paraId="5772A551"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shd w:val="clear" w:color="auto" w:fill="FFFFFF" w:themeFill="background1"/>
                  <w:vAlign w:val="center"/>
                </w:tcPr>
                <w:p w14:paraId="643D027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85" w:type="dxa"/>
                  <w:shd w:val="clear" w:color="auto" w:fill="FFFFFF" w:themeFill="background1"/>
                  <w:vAlign w:val="center"/>
                </w:tcPr>
                <w:p w14:paraId="13959576"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B36040" w:rsidRPr="006145DB" w14:paraId="05DE20AC" w14:textId="77777777" w:rsidTr="00075CBB">
              <w:trPr>
                <w:trHeight w:val="231"/>
                <w:jc w:val="center"/>
              </w:trPr>
              <w:tc>
                <w:tcPr>
                  <w:tcW w:w="2723" w:type="dxa"/>
                  <w:vMerge w:val="restart"/>
                  <w:shd w:val="clear" w:color="auto" w:fill="FFFFFF" w:themeFill="background1"/>
                  <w:vAlign w:val="center"/>
                </w:tcPr>
                <w:p w14:paraId="720B99AC" w14:textId="7C40D79F"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417" w:type="dxa"/>
                  <w:shd w:val="clear" w:color="auto" w:fill="FFFFFF" w:themeFill="background1"/>
                  <w:vAlign w:val="center"/>
                </w:tcPr>
                <w:p w14:paraId="421355F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7AD6CA8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85" w:type="dxa"/>
                  <w:shd w:val="clear" w:color="auto" w:fill="FFFFFF" w:themeFill="background1"/>
                  <w:vAlign w:val="center"/>
                </w:tcPr>
                <w:p w14:paraId="1D23EA3E" w14:textId="78E474FF"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220BE837" w14:textId="77777777" w:rsidTr="00075CBB">
              <w:trPr>
                <w:trHeight w:val="231"/>
                <w:jc w:val="center"/>
              </w:trPr>
              <w:tc>
                <w:tcPr>
                  <w:tcW w:w="2723" w:type="dxa"/>
                  <w:vMerge/>
                  <w:shd w:val="clear" w:color="auto" w:fill="FFFFFF" w:themeFill="background1"/>
                </w:tcPr>
                <w:p w14:paraId="35981949"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shd w:val="clear" w:color="auto" w:fill="FFFFFF" w:themeFill="background1"/>
                  <w:vAlign w:val="center"/>
                </w:tcPr>
                <w:p w14:paraId="270EE53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017BD40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85" w:type="dxa"/>
                  <w:shd w:val="clear" w:color="auto" w:fill="FFFFFF" w:themeFill="background1"/>
                  <w:vAlign w:val="center"/>
                </w:tcPr>
                <w:p w14:paraId="06811B95" w14:textId="37B4DD18"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1B6A7337" w14:textId="77777777" w:rsidTr="00075CBB">
              <w:trPr>
                <w:trHeight w:val="231"/>
                <w:jc w:val="center"/>
              </w:trPr>
              <w:tc>
                <w:tcPr>
                  <w:tcW w:w="2723" w:type="dxa"/>
                  <w:vMerge/>
                  <w:tcBorders>
                    <w:bottom w:val="single" w:sz="4" w:space="0" w:color="auto"/>
                  </w:tcBorders>
                  <w:shd w:val="clear" w:color="auto" w:fill="FFFFFF" w:themeFill="background1"/>
                </w:tcPr>
                <w:p w14:paraId="3DD85716"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tcBorders>
                    <w:bottom w:val="single" w:sz="4" w:space="0" w:color="auto"/>
                  </w:tcBorders>
                  <w:shd w:val="clear" w:color="auto" w:fill="FFFFFF" w:themeFill="background1"/>
                  <w:vAlign w:val="center"/>
                </w:tcPr>
                <w:p w14:paraId="2F91BE0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tcBorders>
                    <w:bottom w:val="single" w:sz="4" w:space="0" w:color="auto"/>
                  </w:tcBorders>
                  <w:shd w:val="clear" w:color="auto" w:fill="FFFFFF" w:themeFill="background1"/>
                  <w:vAlign w:val="center"/>
                </w:tcPr>
                <w:p w14:paraId="0533B1D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85" w:type="dxa"/>
                  <w:tcBorders>
                    <w:bottom w:val="single" w:sz="4" w:space="0" w:color="auto"/>
                  </w:tcBorders>
                  <w:shd w:val="clear" w:color="auto" w:fill="FFFFFF" w:themeFill="background1"/>
                  <w:vAlign w:val="center"/>
                </w:tcPr>
                <w:p w14:paraId="2B3B4247"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B36040" w:rsidRPr="006145DB" w14:paraId="31552273" w14:textId="77777777" w:rsidTr="00075CBB">
              <w:trPr>
                <w:trHeight w:val="231"/>
                <w:jc w:val="center"/>
              </w:trPr>
              <w:tc>
                <w:tcPr>
                  <w:tcW w:w="2723" w:type="dxa"/>
                  <w:tcBorders>
                    <w:bottom w:val="nil"/>
                  </w:tcBorders>
                  <w:shd w:val="clear" w:color="auto" w:fill="FFFFFF" w:themeFill="background1"/>
                </w:tcPr>
                <w:p w14:paraId="5DD2BB27"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417" w:type="dxa"/>
                  <w:tcBorders>
                    <w:bottom w:val="nil"/>
                  </w:tcBorders>
                  <w:shd w:val="clear" w:color="auto" w:fill="FFFFFF" w:themeFill="background1"/>
                  <w:vAlign w:val="center"/>
                </w:tcPr>
                <w:p w14:paraId="7862AD84"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bottom w:val="nil"/>
                  </w:tcBorders>
                  <w:shd w:val="clear" w:color="auto" w:fill="FFFFFF" w:themeFill="background1"/>
                  <w:vAlign w:val="center"/>
                </w:tcPr>
                <w:p w14:paraId="7CA7A5CC"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85" w:type="dxa"/>
                  <w:tcBorders>
                    <w:bottom w:val="nil"/>
                  </w:tcBorders>
                  <w:shd w:val="clear" w:color="auto" w:fill="FFFFFF" w:themeFill="background1"/>
                  <w:vAlign w:val="center"/>
                </w:tcPr>
                <w:p w14:paraId="4690854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2A1757B7"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52535C8" w14:textId="77777777" w:rsidTr="00BD2E02">
        <w:trPr>
          <w:trHeight w:val="422"/>
          <w:jc w:val="center"/>
        </w:trPr>
        <w:tc>
          <w:tcPr>
            <w:tcW w:w="1696" w:type="dxa"/>
            <w:shd w:val="clear" w:color="auto" w:fill="FFFFFF" w:themeFill="background1"/>
            <w:vAlign w:val="center"/>
          </w:tcPr>
          <w:p w14:paraId="22C6E2CF"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lastRenderedPageBreak/>
              <w:t>Criterios de Priorización y Fuentes de Información</w:t>
            </w:r>
          </w:p>
        </w:tc>
        <w:tc>
          <w:tcPr>
            <w:tcW w:w="7699" w:type="dxa"/>
            <w:shd w:val="clear" w:color="auto" w:fill="FFFFFF" w:themeFill="background1"/>
            <w:vAlign w:val="center"/>
          </w:tcPr>
          <w:p w14:paraId="42F7E901" w14:textId="77777777" w:rsidR="00606BB7" w:rsidRPr="006145DB" w:rsidRDefault="00606BB7" w:rsidP="005B435E">
            <w:pPr>
              <w:spacing w:after="0" w:line="240" w:lineRule="auto"/>
              <w:rPr>
                <w:rFonts w:cs="Arial"/>
                <w:sz w:val="16"/>
                <w:szCs w:val="16"/>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2753"/>
              <w:gridCol w:w="1340"/>
              <w:gridCol w:w="1373"/>
              <w:gridCol w:w="1786"/>
            </w:tblGrid>
            <w:tr w:rsidR="008C50B3" w:rsidRPr="006145DB" w14:paraId="4120ED49" w14:textId="77777777" w:rsidTr="00B36040">
              <w:trPr>
                <w:trHeight w:val="379"/>
                <w:tblHeader/>
                <w:jc w:val="center"/>
              </w:trPr>
              <w:tc>
                <w:tcPr>
                  <w:tcW w:w="2753" w:type="dxa"/>
                  <w:shd w:val="clear" w:color="auto" w:fill="FFFFFF" w:themeFill="background1"/>
                  <w:vAlign w:val="center"/>
                </w:tcPr>
                <w:p w14:paraId="3BB2A1FB"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340" w:type="dxa"/>
                  <w:shd w:val="clear" w:color="auto" w:fill="FFFFFF" w:themeFill="background1"/>
                  <w:vAlign w:val="center"/>
                </w:tcPr>
                <w:p w14:paraId="4EFCF31F"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3" w:type="dxa"/>
                  <w:shd w:val="clear" w:color="auto" w:fill="FFFFFF" w:themeFill="background1"/>
                  <w:vAlign w:val="center"/>
                </w:tcPr>
                <w:p w14:paraId="5907DD67"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6" w:type="dxa"/>
                  <w:shd w:val="clear" w:color="auto" w:fill="FFFFFF" w:themeFill="background1"/>
                  <w:vAlign w:val="center"/>
                </w:tcPr>
                <w:p w14:paraId="1DC59CE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50B3" w:rsidRPr="006145DB" w14:paraId="74C0869F" w14:textId="77777777" w:rsidTr="00B36040">
              <w:trPr>
                <w:trHeight w:val="225"/>
                <w:jc w:val="center"/>
              </w:trPr>
              <w:tc>
                <w:tcPr>
                  <w:tcW w:w="2753" w:type="dxa"/>
                  <w:shd w:val="clear" w:color="auto" w:fill="FFFFFF" w:themeFill="background1"/>
                  <w:vAlign w:val="center"/>
                </w:tcPr>
                <w:p w14:paraId="273BD92C"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340" w:type="dxa"/>
                  <w:shd w:val="clear" w:color="auto" w:fill="FFFFFF" w:themeFill="background1"/>
                  <w:vAlign w:val="center"/>
                </w:tcPr>
                <w:p w14:paraId="3E0723AF"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373" w:type="dxa"/>
                  <w:shd w:val="clear" w:color="auto" w:fill="FFFFFF" w:themeFill="background1"/>
                  <w:vAlign w:val="center"/>
                </w:tcPr>
                <w:p w14:paraId="32F0BAFB"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786" w:type="dxa"/>
                  <w:shd w:val="clear" w:color="auto" w:fill="FFFFFF" w:themeFill="background1"/>
                  <w:vAlign w:val="center"/>
                </w:tcPr>
                <w:p w14:paraId="5841F0D2"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2522F859" w14:textId="77777777" w:rsidTr="00B36040">
              <w:trPr>
                <w:trHeight w:val="225"/>
                <w:jc w:val="center"/>
              </w:trPr>
              <w:tc>
                <w:tcPr>
                  <w:tcW w:w="2753" w:type="dxa"/>
                  <w:shd w:val="clear" w:color="auto" w:fill="FFFFFF" w:themeFill="background1"/>
                  <w:vAlign w:val="center"/>
                </w:tcPr>
                <w:p w14:paraId="18F975E7"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340" w:type="dxa"/>
                  <w:shd w:val="clear" w:color="auto" w:fill="FFFFFF" w:themeFill="background1"/>
                  <w:vAlign w:val="center"/>
                </w:tcPr>
                <w:p w14:paraId="352CE76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373" w:type="dxa"/>
                  <w:shd w:val="clear" w:color="auto" w:fill="FFFFFF" w:themeFill="background1"/>
                  <w:vAlign w:val="center"/>
                </w:tcPr>
                <w:p w14:paraId="16B51A28"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786" w:type="dxa"/>
                  <w:shd w:val="clear" w:color="auto" w:fill="FFFFFF" w:themeFill="background1"/>
                  <w:vAlign w:val="center"/>
                </w:tcPr>
                <w:p w14:paraId="3CB92090"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3678A556" w14:textId="77777777" w:rsidTr="00B36040">
              <w:trPr>
                <w:trHeight w:val="225"/>
                <w:jc w:val="center"/>
              </w:trPr>
              <w:tc>
                <w:tcPr>
                  <w:tcW w:w="2753" w:type="dxa"/>
                  <w:shd w:val="clear" w:color="auto" w:fill="FFFFFF" w:themeFill="background1"/>
                  <w:vAlign w:val="center"/>
                </w:tcPr>
                <w:p w14:paraId="499E4579"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340" w:type="dxa"/>
                  <w:shd w:val="clear" w:color="auto" w:fill="FFFFFF" w:themeFill="background1"/>
                  <w:vAlign w:val="center"/>
                </w:tcPr>
                <w:p w14:paraId="57DC165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373" w:type="dxa"/>
                  <w:shd w:val="clear" w:color="auto" w:fill="FFFFFF" w:themeFill="background1"/>
                  <w:vAlign w:val="center"/>
                </w:tcPr>
                <w:p w14:paraId="3150CF5C"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786" w:type="dxa"/>
                  <w:shd w:val="clear" w:color="auto" w:fill="FFFFFF" w:themeFill="background1"/>
                  <w:vAlign w:val="center"/>
                </w:tcPr>
                <w:p w14:paraId="042FBD2A"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173CF10C" w14:textId="77777777" w:rsidTr="00B36040">
              <w:trPr>
                <w:trHeight w:val="235"/>
                <w:jc w:val="center"/>
              </w:trPr>
              <w:tc>
                <w:tcPr>
                  <w:tcW w:w="2753" w:type="dxa"/>
                  <w:shd w:val="clear" w:color="auto" w:fill="FFFFFF" w:themeFill="background1"/>
                </w:tcPr>
                <w:p w14:paraId="4D6BAD1B" w14:textId="38262332"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w:t>
                  </w:r>
                  <w:r w:rsidR="00F3596C" w:rsidRPr="006145DB">
                    <w:rPr>
                      <w:rFonts w:cs="Arial"/>
                      <w:sz w:val="16"/>
                      <w:szCs w:val="16"/>
                    </w:rPr>
                    <w:t xml:space="preserve"> </w:t>
                  </w:r>
                  <w:r w:rsidRPr="006145DB">
                    <w:rPr>
                      <w:rFonts w:cs="Arial"/>
                      <w:sz w:val="16"/>
                      <w:szCs w:val="16"/>
                    </w:rPr>
                    <w:t>Desnutrición</w:t>
                  </w:r>
                  <w:r w:rsidR="00F3596C" w:rsidRPr="006145DB">
                    <w:rPr>
                      <w:rFonts w:cs="Arial"/>
                      <w:sz w:val="16"/>
                      <w:szCs w:val="16"/>
                    </w:rPr>
                    <w:t xml:space="preserve"> </w:t>
                  </w:r>
                  <w:r w:rsidRPr="006145DB">
                    <w:rPr>
                      <w:rFonts w:cs="Arial"/>
                      <w:sz w:val="16"/>
                      <w:szCs w:val="16"/>
                    </w:rPr>
                    <w:t>Aguda en</w:t>
                  </w:r>
                  <w:r w:rsidR="00F3596C" w:rsidRPr="006145DB">
                    <w:rPr>
                      <w:rFonts w:cs="Arial"/>
                      <w:sz w:val="16"/>
                      <w:szCs w:val="16"/>
                    </w:rPr>
                    <w:t xml:space="preserve"> </w:t>
                  </w:r>
                  <w:r w:rsidRPr="006145DB">
                    <w:rPr>
                      <w:rFonts w:cs="Arial"/>
                      <w:sz w:val="16"/>
                      <w:szCs w:val="16"/>
                    </w:rPr>
                    <w:t>menores</w:t>
                  </w:r>
                  <w:r w:rsidR="00F3596C" w:rsidRPr="006145DB">
                    <w:rPr>
                      <w:rFonts w:cs="Arial"/>
                      <w:sz w:val="16"/>
                      <w:szCs w:val="16"/>
                    </w:rPr>
                    <w:t xml:space="preserve"> </w:t>
                  </w:r>
                  <w:r w:rsidRPr="006145DB">
                    <w:rPr>
                      <w:rFonts w:cs="Arial"/>
                      <w:sz w:val="16"/>
                      <w:szCs w:val="16"/>
                    </w:rPr>
                    <w:t>de 5</w:t>
                  </w:r>
                  <w:r w:rsidR="00F3596C" w:rsidRPr="006145DB">
                    <w:rPr>
                      <w:rFonts w:cs="Arial"/>
                      <w:sz w:val="16"/>
                      <w:szCs w:val="16"/>
                    </w:rPr>
                    <w:t xml:space="preserve"> </w:t>
                  </w:r>
                  <w:r w:rsidRPr="006145DB">
                    <w:rPr>
                      <w:rFonts w:cs="Arial"/>
                      <w:sz w:val="16"/>
                      <w:szCs w:val="16"/>
                    </w:rPr>
                    <w:t>años.</w:t>
                  </w:r>
                </w:p>
              </w:tc>
              <w:tc>
                <w:tcPr>
                  <w:tcW w:w="1340" w:type="dxa"/>
                  <w:shd w:val="clear" w:color="auto" w:fill="FFFFFF" w:themeFill="background1"/>
                  <w:vAlign w:val="center"/>
                </w:tcPr>
                <w:p w14:paraId="36DCCEFC"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SISVAN</w:t>
                  </w:r>
                </w:p>
              </w:tc>
              <w:tc>
                <w:tcPr>
                  <w:tcW w:w="1373" w:type="dxa"/>
                  <w:shd w:val="clear" w:color="auto" w:fill="FFFFFF" w:themeFill="background1"/>
                  <w:vAlign w:val="center"/>
                </w:tcPr>
                <w:p w14:paraId="4FFD5BC8"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6" w:type="dxa"/>
                  <w:shd w:val="clear" w:color="auto" w:fill="FFFFFF" w:themeFill="background1"/>
                  <w:vAlign w:val="center"/>
                </w:tcPr>
                <w:p w14:paraId="45B6F76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Salud</w:t>
                  </w:r>
                </w:p>
              </w:tc>
            </w:tr>
            <w:tr w:rsidR="008C50B3" w:rsidRPr="006145DB" w14:paraId="508C6AC0" w14:textId="77777777" w:rsidTr="00B36040">
              <w:trPr>
                <w:trHeight w:val="235"/>
                <w:jc w:val="center"/>
              </w:trPr>
              <w:tc>
                <w:tcPr>
                  <w:tcW w:w="2753" w:type="dxa"/>
                  <w:shd w:val="clear" w:color="auto" w:fill="FFFFFF" w:themeFill="background1"/>
                </w:tcPr>
                <w:p w14:paraId="17F824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 gestante menor de dieciocho (18) años</w:t>
                  </w:r>
                </w:p>
              </w:tc>
              <w:tc>
                <w:tcPr>
                  <w:tcW w:w="1340" w:type="dxa"/>
                  <w:shd w:val="clear" w:color="auto" w:fill="FFFFFF" w:themeFill="background1"/>
                  <w:vAlign w:val="center"/>
                </w:tcPr>
                <w:p w14:paraId="25A3564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373" w:type="dxa"/>
                  <w:shd w:val="clear" w:color="auto" w:fill="FFFFFF" w:themeFill="background1"/>
                  <w:vAlign w:val="center"/>
                </w:tcPr>
                <w:p w14:paraId="0632282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6" w:type="dxa"/>
                  <w:shd w:val="clear" w:color="auto" w:fill="FFFFFF" w:themeFill="background1"/>
                  <w:vAlign w:val="center"/>
                </w:tcPr>
                <w:p w14:paraId="4D3A4C4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7068408F" w14:textId="77777777" w:rsidTr="00B36040">
              <w:trPr>
                <w:trHeight w:val="235"/>
                <w:jc w:val="center"/>
              </w:trPr>
              <w:tc>
                <w:tcPr>
                  <w:tcW w:w="2753" w:type="dxa"/>
                  <w:shd w:val="clear" w:color="auto" w:fill="FFFFFF" w:themeFill="background1"/>
                </w:tcPr>
                <w:p w14:paraId="35E81B5F"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340" w:type="dxa"/>
                  <w:shd w:val="clear" w:color="auto" w:fill="FFFFFF" w:themeFill="background1"/>
                  <w:vAlign w:val="center"/>
                </w:tcPr>
                <w:p w14:paraId="246EDA43"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373" w:type="dxa"/>
                  <w:shd w:val="clear" w:color="auto" w:fill="FFFFFF" w:themeFill="background1"/>
                  <w:vAlign w:val="center"/>
                </w:tcPr>
                <w:p w14:paraId="6FAADAB8" w14:textId="2A85B123" w:rsidR="00606BB7" w:rsidRPr="006145DB" w:rsidRDefault="00606BB7" w:rsidP="005B435E">
                  <w:pPr>
                    <w:jc w:val="center"/>
                    <w:rPr>
                      <w:rFonts w:eastAsia="Arial" w:cs="Arial"/>
                      <w:sz w:val="16"/>
                      <w:szCs w:val="16"/>
                    </w:rPr>
                  </w:pPr>
                  <w:r w:rsidRPr="006145DB">
                    <w:rPr>
                      <w:rFonts w:eastAsia="Arial" w:cs="Arial"/>
                      <w:sz w:val="16"/>
                      <w:szCs w:val="16"/>
                    </w:rPr>
                    <w:t>Trimestral</w:t>
                  </w:r>
                </w:p>
              </w:tc>
              <w:tc>
                <w:tcPr>
                  <w:tcW w:w="1786" w:type="dxa"/>
                  <w:shd w:val="clear" w:color="auto" w:fill="FFFFFF" w:themeFill="background1"/>
                  <w:vAlign w:val="center"/>
                </w:tcPr>
                <w:p w14:paraId="0895A85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C50B3" w:rsidRPr="006145DB" w14:paraId="04562BAB" w14:textId="77777777" w:rsidTr="00B36040">
              <w:trPr>
                <w:trHeight w:val="235"/>
                <w:jc w:val="center"/>
              </w:trPr>
              <w:tc>
                <w:tcPr>
                  <w:tcW w:w="2753" w:type="dxa"/>
                  <w:vMerge w:val="restart"/>
                  <w:shd w:val="clear" w:color="auto" w:fill="FFFFFF" w:themeFill="background1"/>
                </w:tcPr>
                <w:p w14:paraId="6A81B32B"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340" w:type="dxa"/>
                  <w:shd w:val="clear" w:color="auto" w:fill="FFFFFF" w:themeFill="background1"/>
                  <w:vAlign w:val="center"/>
                </w:tcPr>
                <w:p w14:paraId="0CC3775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373" w:type="dxa"/>
                  <w:shd w:val="clear" w:color="auto" w:fill="FFFFFF" w:themeFill="background1"/>
                  <w:vAlign w:val="center"/>
                </w:tcPr>
                <w:p w14:paraId="41C58AE9"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6" w:type="dxa"/>
                  <w:shd w:val="clear" w:color="auto" w:fill="FFFFFF" w:themeFill="background1"/>
                  <w:vAlign w:val="center"/>
                </w:tcPr>
                <w:p w14:paraId="526EEBB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6691A8F2" w14:textId="77777777" w:rsidTr="00B36040">
              <w:trPr>
                <w:trHeight w:val="235"/>
                <w:jc w:val="center"/>
              </w:trPr>
              <w:tc>
                <w:tcPr>
                  <w:tcW w:w="2753" w:type="dxa"/>
                  <w:vMerge/>
                  <w:shd w:val="clear" w:color="auto" w:fill="FFFFFF" w:themeFill="background1"/>
                </w:tcPr>
                <w:p w14:paraId="78D60494" w14:textId="77777777" w:rsidR="00606BB7" w:rsidRPr="006145DB" w:rsidRDefault="00606BB7" w:rsidP="005B435E">
                  <w:pPr>
                    <w:tabs>
                      <w:tab w:val="left" w:pos="709"/>
                    </w:tabs>
                    <w:contextualSpacing/>
                    <w:jc w:val="both"/>
                    <w:rPr>
                      <w:rStyle w:val="eop"/>
                      <w:rFonts w:cs="Arial"/>
                      <w:sz w:val="16"/>
                      <w:szCs w:val="16"/>
                    </w:rPr>
                  </w:pPr>
                </w:p>
              </w:tc>
              <w:tc>
                <w:tcPr>
                  <w:tcW w:w="1340" w:type="dxa"/>
                  <w:shd w:val="clear" w:color="auto" w:fill="FFFFFF" w:themeFill="background1"/>
                  <w:vAlign w:val="center"/>
                </w:tcPr>
                <w:p w14:paraId="457A8A37"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SISBÉN IV de Bogotá</w:t>
                  </w:r>
                </w:p>
              </w:tc>
              <w:tc>
                <w:tcPr>
                  <w:tcW w:w="1373" w:type="dxa"/>
                  <w:shd w:val="clear" w:color="auto" w:fill="FFFFFF" w:themeFill="background1"/>
                  <w:vAlign w:val="center"/>
                </w:tcPr>
                <w:p w14:paraId="091541EA"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 (Mes Vencido)</w:t>
                  </w:r>
                </w:p>
              </w:tc>
              <w:tc>
                <w:tcPr>
                  <w:tcW w:w="1786" w:type="dxa"/>
                  <w:shd w:val="clear" w:color="auto" w:fill="FFFFFF" w:themeFill="background1"/>
                  <w:vAlign w:val="center"/>
                </w:tcPr>
                <w:p w14:paraId="0F8E70FF"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C50B3" w:rsidRPr="006145DB" w14:paraId="49691738" w14:textId="77777777" w:rsidTr="00B36040">
              <w:trPr>
                <w:trHeight w:val="235"/>
                <w:jc w:val="center"/>
              </w:trPr>
              <w:tc>
                <w:tcPr>
                  <w:tcW w:w="2753" w:type="dxa"/>
                  <w:shd w:val="clear" w:color="auto" w:fill="FFFFFF" w:themeFill="background1"/>
                  <w:vAlign w:val="center"/>
                </w:tcPr>
                <w:p w14:paraId="7D0B4299" w14:textId="77777777" w:rsidR="00606BB7" w:rsidRPr="006145DB" w:rsidRDefault="00606BB7" w:rsidP="005B435E">
                  <w:pPr>
                    <w:tabs>
                      <w:tab w:val="left" w:pos="709"/>
                    </w:tabs>
                    <w:contextualSpacing/>
                    <w:jc w:val="both"/>
                    <w:rPr>
                      <w:rFonts w:cs="Arial"/>
                      <w:bCs/>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340" w:type="dxa"/>
                  <w:shd w:val="clear" w:color="auto" w:fill="FFFFFF" w:themeFill="background1"/>
                  <w:vAlign w:val="center"/>
                </w:tcPr>
                <w:p w14:paraId="3406DCF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Censos oficiales de comunidades étnicas: Indígena Cabildos reconocidos en la ciudad de Bogotá y Rrom - Gitano</w:t>
                  </w:r>
                </w:p>
              </w:tc>
              <w:tc>
                <w:tcPr>
                  <w:tcW w:w="1373" w:type="dxa"/>
                  <w:shd w:val="clear" w:color="auto" w:fill="FFFFFF" w:themeFill="background1"/>
                  <w:vAlign w:val="center"/>
                </w:tcPr>
                <w:p w14:paraId="0658EE65"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2021 entrega única</w:t>
                  </w:r>
                </w:p>
              </w:tc>
              <w:tc>
                <w:tcPr>
                  <w:tcW w:w="1786" w:type="dxa"/>
                  <w:shd w:val="clear" w:color="auto" w:fill="FFFFFF" w:themeFill="background1"/>
                  <w:vAlign w:val="center"/>
                </w:tcPr>
                <w:p w14:paraId="1CBE3E4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Ministerio del Interior</w:t>
                  </w:r>
                </w:p>
              </w:tc>
            </w:tr>
            <w:tr w:rsidR="008C50B3" w:rsidRPr="006145DB" w14:paraId="7CA94B9C" w14:textId="77777777" w:rsidTr="00B36040">
              <w:trPr>
                <w:trHeight w:val="235"/>
                <w:jc w:val="center"/>
              </w:trPr>
              <w:tc>
                <w:tcPr>
                  <w:tcW w:w="2753" w:type="dxa"/>
                  <w:shd w:val="clear" w:color="auto" w:fill="FFFFFF" w:themeFill="background1"/>
                  <w:vAlign w:val="center"/>
                </w:tcPr>
                <w:p w14:paraId="5FAC93DC"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lastRenderedPageBreak/>
                    <w:t>Persona Indígena, registrada en los listados oficiales avalados por entidad gubernamental competente o listados enviados por las instancias de representación y participación de comunidades étnicas a la entidad distrital competente. </w:t>
                  </w:r>
                </w:p>
              </w:tc>
              <w:tc>
                <w:tcPr>
                  <w:tcW w:w="1340" w:type="dxa"/>
                  <w:shd w:val="clear" w:color="auto" w:fill="FFFFFF" w:themeFill="background1"/>
                  <w:vAlign w:val="center"/>
                </w:tcPr>
                <w:p w14:paraId="7AB15A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373" w:type="dxa"/>
                  <w:shd w:val="clear" w:color="auto" w:fill="FFFFFF" w:themeFill="background1"/>
                  <w:vAlign w:val="center"/>
                </w:tcPr>
                <w:p w14:paraId="00FA278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786" w:type="dxa"/>
                  <w:shd w:val="clear" w:color="auto" w:fill="FFFFFF" w:themeFill="background1"/>
                  <w:vAlign w:val="center"/>
                </w:tcPr>
                <w:p w14:paraId="17CBB34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12356EB4" w14:textId="77777777" w:rsidTr="00B36040">
              <w:trPr>
                <w:trHeight w:val="235"/>
                <w:jc w:val="center"/>
              </w:trPr>
              <w:tc>
                <w:tcPr>
                  <w:tcW w:w="2753" w:type="dxa"/>
                  <w:shd w:val="clear" w:color="auto" w:fill="FFFFFF" w:themeFill="background1"/>
                  <w:vAlign w:val="center"/>
                </w:tcPr>
                <w:p w14:paraId="05C69A72"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340" w:type="dxa"/>
                  <w:shd w:val="clear" w:color="auto" w:fill="FFFFFF" w:themeFill="background1"/>
                  <w:vAlign w:val="center"/>
                </w:tcPr>
                <w:p w14:paraId="2F1FBF8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373" w:type="dxa"/>
                  <w:shd w:val="clear" w:color="auto" w:fill="FFFFFF" w:themeFill="background1"/>
                  <w:vAlign w:val="center"/>
                </w:tcPr>
                <w:p w14:paraId="7003C67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786" w:type="dxa"/>
                  <w:shd w:val="clear" w:color="auto" w:fill="FFFFFF" w:themeFill="background1"/>
                  <w:vAlign w:val="center"/>
                </w:tcPr>
                <w:p w14:paraId="5BE2431C"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1AD99830" w14:textId="77777777" w:rsidTr="00B36040">
              <w:trPr>
                <w:trHeight w:val="235"/>
                <w:jc w:val="center"/>
              </w:trPr>
              <w:tc>
                <w:tcPr>
                  <w:tcW w:w="2753" w:type="dxa"/>
                  <w:shd w:val="clear" w:color="auto" w:fill="FFFFFF" w:themeFill="background1"/>
                  <w:vAlign w:val="center"/>
                </w:tcPr>
                <w:p w14:paraId="26E4A797"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340" w:type="dxa"/>
                  <w:shd w:val="clear" w:color="auto" w:fill="FFFFFF" w:themeFill="background1"/>
                  <w:vAlign w:val="center"/>
                </w:tcPr>
                <w:p w14:paraId="2CFE082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373" w:type="dxa"/>
                  <w:shd w:val="clear" w:color="auto" w:fill="FFFFFF" w:themeFill="background1"/>
                  <w:vAlign w:val="center"/>
                </w:tcPr>
                <w:p w14:paraId="288C624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786" w:type="dxa"/>
                  <w:shd w:val="clear" w:color="auto" w:fill="FFFFFF" w:themeFill="background1"/>
                  <w:vAlign w:val="center"/>
                </w:tcPr>
                <w:p w14:paraId="2CA396B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5396FD06" w14:textId="77777777" w:rsidTr="00B36040">
              <w:trPr>
                <w:trHeight w:val="235"/>
                <w:jc w:val="center"/>
              </w:trPr>
              <w:tc>
                <w:tcPr>
                  <w:tcW w:w="2753" w:type="dxa"/>
                  <w:shd w:val="clear" w:color="auto" w:fill="FFFFFF" w:themeFill="background1"/>
                  <w:vAlign w:val="center"/>
                </w:tcPr>
                <w:p w14:paraId="28B03BA3"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340" w:type="dxa"/>
                  <w:shd w:val="clear" w:color="auto" w:fill="FFFFFF" w:themeFill="background1"/>
                  <w:vAlign w:val="center"/>
                </w:tcPr>
                <w:p w14:paraId="0BEC99A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373" w:type="dxa"/>
                  <w:shd w:val="clear" w:color="auto" w:fill="FFFFFF" w:themeFill="background1"/>
                  <w:vAlign w:val="center"/>
                </w:tcPr>
                <w:p w14:paraId="0ECF99C7"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786" w:type="dxa"/>
                  <w:shd w:val="clear" w:color="auto" w:fill="FFFFFF" w:themeFill="background1"/>
                  <w:vAlign w:val="center"/>
                </w:tcPr>
                <w:p w14:paraId="4D4B0F4E"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717DD154" w14:textId="77777777" w:rsidTr="00B343DF">
              <w:trPr>
                <w:trHeight w:val="235"/>
                <w:jc w:val="center"/>
              </w:trPr>
              <w:tc>
                <w:tcPr>
                  <w:tcW w:w="2753" w:type="dxa"/>
                  <w:tcBorders>
                    <w:bottom w:val="single" w:sz="4" w:space="0" w:color="auto"/>
                  </w:tcBorders>
                  <w:shd w:val="clear" w:color="auto" w:fill="FFFFFF" w:themeFill="background1"/>
                </w:tcPr>
                <w:p w14:paraId="6275B947" w14:textId="77777777" w:rsidR="00606BB7" w:rsidRPr="006145DB" w:rsidRDefault="00606BB7" w:rsidP="005B435E">
                  <w:pPr>
                    <w:tabs>
                      <w:tab w:val="left" w:pos="709"/>
                    </w:tabs>
                    <w:contextualSpacing/>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al servicio Creciendo Juntos.</w:t>
                  </w:r>
                  <w:r w:rsidRPr="006145DB">
                    <w:rPr>
                      <w:rStyle w:val="eop"/>
                      <w:rFonts w:cs="Arial"/>
                      <w:sz w:val="16"/>
                      <w:szCs w:val="16"/>
                    </w:rPr>
                    <w:t> </w:t>
                  </w:r>
                </w:p>
              </w:tc>
              <w:tc>
                <w:tcPr>
                  <w:tcW w:w="1340" w:type="dxa"/>
                  <w:tcBorders>
                    <w:bottom w:val="single" w:sz="4" w:space="0" w:color="auto"/>
                  </w:tcBorders>
                  <w:shd w:val="clear" w:color="auto" w:fill="FFFFFF" w:themeFill="background1"/>
                  <w:vAlign w:val="center"/>
                </w:tcPr>
                <w:p w14:paraId="5951BA6C"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SIRBE</w:t>
                  </w:r>
                </w:p>
              </w:tc>
              <w:tc>
                <w:tcPr>
                  <w:tcW w:w="1373" w:type="dxa"/>
                  <w:tcBorders>
                    <w:bottom w:val="single" w:sz="4" w:space="0" w:color="auto"/>
                  </w:tcBorders>
                  <w:shd w:val="clear" w:color="auto" w:fill="FFFFFF" w:themeFill="background1"/>
                  <w:vAlign w:val="center"/>
                </w:tcPr>
                <w:p w14:paraId="2F69B513"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786" w:type="dxa"/>
                  <w:tcBorders>
                    <w:bottom w:val="single" w:sz="4" w:space="0" w:color="auto"/>
                  </w:tcBorders>
                  <w:shd w:val="clear" w:color="auto" w:fill="FFFFFF" w:themeFill="background1"/>
                  <w:vAlign w:val="center"/>
                </w:tcPr>
                <w:p w14:paraId="05546CB4" w14:textId="77777777" w:rsidR="00606BB7" w:rsidRPr="006145DB" w:rsidRDefault="00606BB7"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p w14:paraId="12DADDDB" w14:textId="77777777" w:rsidR="00606BB7" w:rsidRPr="006145DB" w:rsidRDefault="00606BB7" w:rsidP="005B435E">
                  <w:pPr>
                    <w:tabs>
                      <w:tab w:val="left" w:pos="709"/>
                    </w:tabs>
                    <w:contextualSpacing/>
                    <w:jc w:val="center"/>
                    <w:rPr>
                      <w:rFonts w:eastAsia="Arial" w:cs="Arial"/>
                      <w:sz w:val="16"/>
                      <w:szCs w:val="16"/>
                    </w:rPr>
                  </w:pPr>
                </w:p>
              </w:tc>
            </w:tr>
            <w:tr w:rsidR="008C50B3" w:rsidRPr="006145DB" w14:paraId="22742918" w14:textId="77777777" w:rsidTr="00B343DF">
              <w:trPr>
                <w:trHeight w:val="235"/>
                <w:jc w:val="center"/>
              </w:trPr>
              <w:tc>
                <w:tcPr>
                  <w:tcW w:w="2753" w:type="dxa"/>
                  <w:tcBorders>
                    <w:bottom w:val="nil"/>
                  </w:tcBorders>
                  <w:shd w:val="clear" w:color="auto" w:fill="FFFFFF" w:themeFill="background1"/>
                  <w:vAlign w:val="center"/>
                </w:tcPr>
                <w:p w14:paraId="02D47B41"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340" w:type="dxa"/>
                  <w:tcBorders>
                    <w:bottom w:val="nil"/>
                  </w:tcBorders>
                  <w:shd w:val="clear" w:color="auto" w:fill="FFFFFF" w:themeFill="background1"/>
                  <w:vAlign w:val="center"/>
                </w:tcPr>
                <w:p w14:paraId="2C892A48" w14:textId="77777777" w:rsidR="00606BB7" w:rsidRPr="006145DB" w:rsidRDefault="00606BB7" w:rsidP="005B435E">
                  <w:pPr>
                    <w:jc w:val="center"/>
                    <w:rPr>
                      <w:rFonts w:eastAsia="Arial" w:cs="Arial"/>
                      <w:sz w:val="16"/>
                      <w:szCs w:val="16"/>
                    </w:rPr>
                  </w:pPr>
                  <w:r w:rsidRPr="006145DB">
                    <w:rPr>
                      <w:rFonts w:eastAsia="Arial" w:cs="Arial"/>
                      <w:sz w:val="16"/>
                      <w:szCs w:val="16"/>
                    </w:rPr>
                    <w:t>SIRBE</w:t>
                  </w:r>
                </w:p>
                <w:p w14:paraId="2527D271" w14:textId="77777777" w:rsidR="00606BB7" w:rsidRPr="006145DB" w:rsidRDefault="00606BB7" w:rsidP="005B435E">
                  <w:pPr>
                    <w:tabs>
                      <w:tab w:val="left" w:pos="709"/>
                    </w:tabs>
                    <w:contextualSpacing/>
                    <w:jc w:val="center"/>
                    <w:rPr>
                      <w:rFonts w:eastAsia="Arial" w:cs="Arial"/>
                      <w:sz w:val="16"/>
                      <w:szCs w:val="16"/>
                    </w:rPr>
                  </w:pPr>
                </w:p>
              </w:tc>
              <w:tc>
                <w:tcPr>
                  <w:tcW w:w="1373" w:type="dxa"/>
                  <w:tcBorders>
                    <w:bottom w:val="nil"/>
                  </w:tcBorders>
                  <w:shd w:val="clear" w:color="auto" w:fill="FFFFFF" w:themeFill="background1"/>
                  <w:vAlign w:val="center"/>
                </w:tcPr>
                <w:p w14:paraId="03C1121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6" w:type="dxa"/>
                  <w:tcBorders>
                    <w:bottom w:val="nil"/>
                  </w:tcBorders>
                  <w:shd w:val="clear" w:color="auto" w:fill="FFFFFF" w:themeFill="background1"/>
                  <w:vAlign w:val="center"/>
                </w:tcPr>
                <w:p w14:paraId="20DEE7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5D5947D2"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27AA3B61" w14:textId="77777777" w:rsidTr="00BD2E02">
        <w:trPr>
          <w:trHeight w:val="873"/>
          <w:jc w:val="center"/>
        </w:trPr>
        <w:tc>
          <w:tcPr>
            <w:tcW w:w="1696" w:type="dxa"/>
            <w:shd w:val="clear" w:color="auto" w:fill="FFFFFF" w:themeFill="background1"/>
            <w:vAlign w:val="center"/>
          </w:tcPr>
          <w:p w14:paraId="3F8D021D"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shd w:val="clear" w:color="auto" w:fill="FFFFFF" w:themeFill="background1"/>
            <w:vAlign w:val="center"/>
          </w:tcPr>
          <w:p w14:paraId="1F96DED1" w14:textId="77777777" w:rsidR="00606BB7" w:rsidRPr="006145DB" w:rsidRDefault="00606BB7" w:rsidP="005B435E">
            <w:pPr>
              <w:spacing w:after="0" w:line="240" w:lineRule="auto"/>
              <w:rPr>
                <w:rFonts w:cs="Arial"/>
                <w:sz w:val="16"/>
                <w:szCs w:val="16"/>
              </w:rPr>
            </w:pPr>
          </w:p>
          <w:tbl>
            <w:tblPr>
              <w:tblStyle w:val="Tablaconcuadrcula"/>
              <w:tblW w:w="7259" w:type="dxa"/>
              <w:jc w:val="center"/>
              <w:shd w:val="clear" w:color="auto" w:fill="FFFFFF" w:themeFill="background1"/>
              <w:tblLayout w:type="fixed"/>
              <w:tblLook w:val="04A0" w:firstRow="1" w:lastRow="0" w:firstColumn="1" w:lastColumn="0" w:noHBand="0" w:noVBand="1"/>
            </w:tblPr>
            <w:tblGrid>
              <w:gridCol w:w="2753"/>
              <w:gridCol w:w="1312"/>
              <w:gridCol w:w="1363"/>
              <w:gridCol w:w="1831"/>
            </w:tblGrid>
            <w:tr w:rsidR="00717497" w:rsidRPr="006145DB" w14:paraId="4A9DFBD0" w14:textId="77777777" w:rsidTr="00717497">
              <w:trPr>
                <w:trHeight w:val="372"/>
                <w:jc w:val="center"/>
              </w:trPr>
              <w:tc>
                <w:tcPr>
                  <w:tcW w:w="2753" w:type="dxa"/>
                  <w:shd w:val="clear" w:color="auto" w:fill="FFFFFF" w:themeFill="background1"/>
                  <w:vAlign w:val="center"/>
                </w:tcPr>
                <w:p w14:paraId="79EEA7F4"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312" w:type="dxa"/>
                  <w:shd w:val="clear" w:color="auto" w:fill="FFFFFF" w:themeFill="background1"/>
                  <w:vAlign w:val="center"/>
                </w:tcPr>
                <w:p w14:paraId="53AE260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63" w:type="dxa"/>
                  <w:shd w:val="clear" w:color="auto" w:fill="FFFFFF" w:themeFill="background1"/>
                  <w:vAlign w:val="center"/>
                </w:tcPr>
                <w:p w14:paraId="5AF624C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31" w:type="dxa"/>
                  <w:shd w:val="clear" w:color="auto" w:fill="FFFFFF" w:themeFill="background1"/>
                  <w:vAlign w:val="center"/>
                </w:tcPr>
                <w:p w14:paraId="2FEDA34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17497" w:rsidRPr="006145DB" w14:paraId="559B871A" w14:textId="77777777" w:rsidTr="00717497">
              <w:trPr>
                <w:trHeight w:val="221"/>
                <w:jc w:val="center"/>
              </w:trPr>
              <w:tc>
                <w:tcPr>
                  <w:tcW w:w="2753" w:type="dxa"/>
                  <w:vMerge w:val="restart"/>
                  <w:shd w:val="clear" w:color="auto" w:fill="FFFFFF" w:themeFill="background1"/>
                  <w:vAlign w:val="center"/>
                </w:tcPr>
                <w:p w14:paraId="29D241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312" w:type="dxa"/>
                  <w:shd w:val="clear" w:color="auto" w:fill="FFFFFF" w:themeFill="background1"/>
                  <w:vAlign w:val="center"/>
                </w:tcPr>
                <w:p w14:paraId="022DEE34"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363" w:type="dxa"/>
                  <w:shd w:val="clear" w:color="auto" w:fill="FFFFFF" w:themeFill="background1"/>
                  <w:vAlign w:val="center"/>
                </w:tcPr>
                <w:p w14:paraId="3717F365"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831" w:type="dxa"/>
                  <w:shd w:val="clear" w:color="auto" w:fill="FFFFFF" w:themeFill="background1"/>
                  <w:vAlign w:val="center"/>
                </w:tcPr>
                <w:p w14:paraId="2CE12D81"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0326AF66" w14:textId="77777777" w:rsidTr="00717497">
              <w:trPr>
                <w:trHeight w:val="221"/>
                <w:jc w:val="center"/>
              </w:trPr>
              <w:tc>
                <w:tcPr>
                  <w:tcW w:w="2753" w:type="dxa"/>
                  <w:vMerge/>
                  <w:shd w:val="clear" w:color="auto" w:fill="FFFFFF" w:themeFill="background1"/>
                </w:tcPr>
                <w:p w14:paraId="4A9AD719" w14:textId="77777777" w:rsidR="00606BB7" w:rsidRPr="006145DB"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313AAE1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363" w:type="dxa"/>
                  <w:shd w:val="clear" w:color="auto" w:fill="FFFFFF" w:themeFill="background1"/>
                  <w:vAlign w:val="center"/>
                </w:tcPr>
                <w:p w14:paraId="3335007F"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831" w:type="dxa"/>
                  <w:shd w:val="clear" w:color="auto" w:fill="FFFFFF" w:themeFill="background1"/>
                  <w:vAlign w:val="center"/>
                </w:tcPr>
                <w:p w14:paraId="1360C9B4"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4D3A6DF0" w14:textId="77777777" w:rsidTr="00717497">
              <w:trPr>
                <w:trHeight w:val="221"/>
                <w:jc w:val="center"/>
              </w:trPr>
              <w:tc>
                <w:tcPr>
                  <w:tcW w:w="2753" w:type="dxa"/>
                  <w:vMerge/>
                  <w:shd w:val="clear" w:color="auto" w:fill="FFFFFF" w:themeFill="background1"/>
                </w:tcPr>
                <w:p w14:paraId="7E238796" w14:textId="77777777" w:rsidR="00606BB7" w:rsidRPr="006145DB"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341573CA"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363" w:type="dxa"/>
                  <w:shd w:val="clear" w:color="auto" w:fill="FFFFFF" w:themeFill="background1"/>
                  <w:vAlign w:val="center"/>
                </w:tcPr>
                <w:p w14:paraId="3607E55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831" w:type="dxa"/>
                  <w:shd w:val="clear" w:color="auto" w:fill="FFFFFF" w:themeFill="background1"/>
                  <w:vAlign w:val="center"/>
                </w:tcPr>
                <w:p w14:paraId="67F56BEE"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1658C00" w14:textId="77777777" w:rsidTr="00717497">
              <w:trPr>
                <w:trHeight w:val="231"/>
                <w:jc w:val="center"/>
              </w:trPr>
              <w:tc>
                <w:tcPr>
                  <w:tcW w:w="2753" w:type="dxa"/>
                  <w:vMerge w:val="restart"/>
                  <w:shd w:val="clear" w:color="auto" w:fill="FFFFFF" w:themeFill="background1"/>
                  <w:vAlign w:val="center"/>
                </w:tcPr>
                <w:p w14:paraId="55988047" w14:textId="4CD02B11"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312" w:type="dxa"/>
                  <w:shd w:val="clear" w:color="auto" w:fill="FFFFFF" w:themeFill="background1"/>
                  <w:vAlign w:val="center"/>
                </w:tcPr>
                <w:p w14:paraId="567E19C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363" w:type="dxa"/>
                  <w:shd w:val="clear" w:color="auto" w:fill="FFFFFF" w:themeFill="background1"/>
                  <w:vAlign w:val="center"/>
                </w:tcPr>
                <w:p w14:paraId="3EB0D0E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831" w:type="dxa"/>
                  <w:shd w:val="clear" w:color="auto" w:fill="FFFFFF" w:themeFill="background1"/>
                  <w:vAlign w:val="center"/>
                </w:tcPr>
                <w:p w14:paraId="204AD1F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3857CB7F" w14:textId="77777777" w:rsidTr="00717497">
              <w:trPr>
                <w:trHeight w:val="231"/>
                <w:jc w:val="center"/>
              </w:trPr>
              <w:tc>
                <w:tcPr>
                  <w:tcW w:w="2753" w:type="dxa"/>
                  <w:vMerge/>
                  <w:shd w:val="clear" w:color="auto" w:fill="FFFFFF" w:themeFill="background1"/>
                </w:tcPr>
                <w:p w14:paraId="5FB8E0B2" w14:textId="77777777" w:rsidR="00606BB7" w:rsidRPr="006145DB"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529100E1"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363" w:type="dxa"/>
                  <w:shd w:val="clear" w:color="auto" w:fill="FFFFFF" w:themeFill="background1"/>
                  <w:vAlign w:val="center"/>
                </w:tcPr>
                <w:p w14:paraId="1FDB8704"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831" w:type="dxa"/>
                  <w:shd w:val="clear" w:color="auto" w:fill="FFFFFF" w:themeFill="background1"/>
                  <w:vAlign w:val="center"/>
                </w:tcPr>
                <w:p w14:paraId="43D75EAC"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5F3D8C63" w14:textId="77777777" w:rsidTr="00B343DF">
              <w:trPr>
                <w:trHeight w:val="231"/>
                <w:jc w:val="center"/>
              </w:trPr>
              <w:tc>
                <w:tcPr>
                  <w:tcW w:w="2753" w:type="dxa"/>
                  <w:vMerge/>
                  <w:tcBorders>
                    <w:bottom w:val="single" w:sz="4" w:space="0" w:color="auto"/>
                  </w:tcBorders>
                  <w:shd w:val="clear" w:color="auto" w:fill="FFFFFF" w:themeFill="background1"/>
                </w:tcPr>
                <w:p w14:paraId="1B2686E7" w14:textId="77777777" w:rsidR="00606BB7" w:rsidRPr="006145DB" w:rsidRDefault="00606BB7" w:rsidP="005B435E">
                  <w:pPr>
                    <w:tabs>
                      <w:tab w:val="left" w:pos="709"/>
                    </w:tabs>
                    <w:contextualSpacing/>
                    <w:jc w:val="both"/>
                    <w:rPr>
                      <w:rStyle w:val="normaltextrun"/>
                      <w:rFonts w:cs="Arial"/>
                      <w:sz w:val="16"/>
                      <w:szCs w:val="16"/>
                    </w:rPr>
                  </w:pPr>
                </w:p>
              </w:tc>
              <w:tc>
                <w:tcPr>
                  <w:tcW w:w="1312" w:type="dxa"/>
                  <w:tcBorders>
                    <w:bottom w:val="single" w:sz="4" w:space="0" w:color="auto"/>
                  </w:tcBorders>
                  <w:shd w:val="clear" w:color="auto" w:fill="FFFFFF" w:themeFill="background1"/>
                  <w:vAlign w:val="center"/>
                </w:tcPr>
                <w:p w14:paraId="3012158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363" w:type="dxa"/>
                  <w:tcBorders>
                    <w:bottom w:val="single" w:sz="4" w:space="0" w:color="auto"/>
                  </w:tcBorders>
                  <w:shd w:val="clear" w:color="auto" w:fill="FFFFFF" w:themeFill="background1"/>
                  <w:vAlign w:val="center"/>
                </w:tcPr>
                <w:p w14:paraId="40CF913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831" w:type="dxa"/>
                  <w:tcBorders>
                    <w:bottom w:val="single" w:sz="4" w:space="0" w:color="auto"/>
                  </w:tcBorders>
                  <w:shd w:val="clear" w:color="auto" w:fill="FFFFFF" w:themeFill="background1"/>
                  <w:vAlign w:val="center"/>
                </w:tcPr>
                <w:p w14:paraId="7602A9EB"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7A440AB" w14:textId="77777777" w:rsidTr="00B343DF">
              <w:trPr>
                <w:trHeight w:val="231"/>
                <w:jc w:val="center"/>
              </w:trPr>
              <w:tc>
                <w:tcPr>
                  <w:tcW w:w="2753" w:type="dxa"/>
                  <w:tcBorders>
                    <w:bottom w:val="nil"/>
                  </w:tcBorders>
                  <w:shd w:val="clear" w:color="auto" w:fill="FFFFFF" w:themeFill="background1"/>
                </w:tcPr>
                <w:p w14:paraId="573FA115"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312" w:type="dxa"/>
                  <w:tcBorders>
                    <w:bottom w:val="nil"/>
                  </w:tcBorders>
                  <w:shd w:val="clear" w:color="auto" w:fill="FFFFFF" w:themeFill="background1"/>
                  <w:vAlign w:val="center"/>
                </w:tcPr>
                <w:p w14:paraId="3F138AC8"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363" w:type="dxa"/>
                  <w:tcBorders>
                    <w:bottom w:val="nil"/>
                  </w:tcBorders>
                  <w:shd w:val="clear" w:color="auto" w:fill="FFFFFF" w:themeFill="background1"/>
                  <w:vAlign w:val="center"/>
                </w:tcPr>
                <w:p w14:paraId="6BBFE09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31" w:type="dxa"/>
                  <w:tcBorders>
                    <w:bottom w:val="nil"/>
                  </w:tcBorders>
                  <w:shd w:val="clear" w:color="auto" w:fill="FFFFFF" w:themeFill="background1"/>
                  <w:vAlign w:val="center"/>
                </w:tcPr>
                <w:p w14:paraId="3B16E03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7351E424" w14:textId="77777777" w:rsidR="00606BB7" w:rsidRPr="006145DB" w:rsidRDefault="00606BB7" w:rsidP="005B435E">
            <w:pPr>
              <w:pStyle w:val="Textoindependiente"/>
              <w:spacing w:line="240" w:lineRule="auto"/>
              <w:ind w:right="112"/>
              <w:jc w:val="both"/>
              <w:rPr>
                <w:rFonts w:cs="Arial"/>
                <w:bCs/>
                <w:sz w:val="20"/>
                <w:szCs w:val="20"/>
                <w:lang w:eastAsia="es-CO"/>
              </w:rPr>
            </w:pPr>
          </w:p>
        </w:tc>
      </w:tr>
      <w:tr w:rsidR="00606BB7" w:rsidRPr="006145DB" w14:paraId="652E94C0" w14:textId="77777777" w:rsidTr="00BD2E02">
        <w:trPr>
          <w:trHeight w:val="20"/>
          <w:jc w:val="center"/>
        </w:trPr>
        <w:tc>
          <w:tcPr>
            <w:tcW w:w="1696" w:type="dxa"/>
            <w:shd w:val="clear" w:color="auto" w:fill="FFFFFF" w:themeFill="background1"/>
            <w:vAlign w:val="center"/>
          </w:tcPr>
          <w:p w14:paraId="48B4CD48"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shd w:val="clear" w:color="auto" w:fill="FFFFFF" w:themeFill="background1"/>
            <w:vAlign w:val="center"/>
          </w:tcPr>
          <w:p w14:paraId="5B342337" w14:textId="77777777" w:rsidR="00606BB7" w:rsidRPr="006145DB" w:rsidRDefault="00606BB7" w:rsidP="005B435E">
            <w:pPr>
              <w:spacing w:after="0" w:line="240" w:lineRule="auto"/>
              <w:rPr>
                <w:rFonts w:cs="Arial"/>
                <w:sz w:val="16"/>
                <w:szCs w:val="16"/>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2753"/>
              <w:gridCol w:w="1321"/>
              <w:gridCol w:w="1400"/>
              <w:gridCol w:w="1783"/>
            </w:tblGrid>
            <w:tr w:rsidR="00BB5C09" w:rsidRPr="006145DB" w14:paraId="7F5FC24F" w14:textId="77777777" w:rsidTr="00BB5C09">
              <w:trPr>
                <w:trHeight w:val="380"/>
                <w:jc w:val="center"/>
              </w:trPr>
              <w:tc>
                <w:tcPr>
                  <w:tcW w:w="2753" w:type="dxa"/>
                  <w:shd w:val="clear" w:color="auto" w:fill="FFFFFF" w:themeFill="background1"/>
                  <w:vAlign w:val="center"/>
                </w:tcPr>
                <w:p w14:paraId="7A37C99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321" w:type="dxa"/>
                  <w:shd w:val="clear" w:color="auto" w:fill="FFFFFF" w:themeFill="background1"/>
                  <w:vAlign w:val="center"/>
                </w:tcPr>
                <w:p w14:paraId="493CE90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400" w:type="dxa"/>
                  <w:shd w:val="clear" w:color="auto" w:fill="FFFFFF" w:themeFill="background1"/>
                  <w:vAlign w:val="center"/>
                </w:tcPr>
                <w:p w14:paraId="40C4056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shd w:val="clear" w:color="auto" w:fill="FFFFFF" w:themeFill="background1"/>
                  <w:vAlign w:val="center"/>
                </w:tcPr>
                <w:p w14:paraId="3B10678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B5C09" w:rsidRPr="006145DB" w14:paraId="729717EF" w14:textId="77777777" w:rsidTr="00BB5C09">
              <w:trPr>
                <w:trHeight w:val="243"/>
                <w:jc w:val="center"/>
              </w:trPr>
              <w:tc>
                <w:tcPr>
                  <w:tcW w:w="2753" w:type="dxa"/>
                  <w:vMerge w:val="restart"/>
                  <w:shd w:val="clear" w:color="auto" w:fill="FFFFFF" w:themeFill="background1"/>
                  <w:vAlign w:val="center"/>
                </w:tcPr>
                <w:p w14:paraId="17AE59F8"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Fallecimiento</w:t>
                  </w:r>
                </w:p>
              </w:tc>
              <w:tc>
                <w:tcPr>
                  <w:tcW w:w="1321" w:type="dxa"/>
                  <w:shd w:val="clear" w:color="auto" w:fill="FFFFFF" w:themeFill="background1"/>
                  <w:vAlign w:val="center"/>
                </w:tcPr>
                <w:p w14:paraId="16BE4FF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400" w:type="dxa"/>
                  <w:shd w:val="clear" w:color="auto" w:fill="FFFFFF" w:themeFill="background1"/>
                  <w:vAlign w:val="center"/>
                </w:tcPr>
                <w:p w14:paraId="1E0DAA0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83" w:type="dxa"/>
                  <w:shd w:val="clear" w:color="auto" w:fill="FFFFFF" w:themeFill="background1"/>
                  <w:vAlign w:val="center"/>
                </w:tcPr>
                <w:p w14:paraId="0D4030A6"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BB5C09" w:rsidRPr="006145DB" w14:paraId="4AA1F333" w14:textId="77777777" w:rsidTr="00BB5C09">
              <w:trPr>
                <w:trHeight w:val="243"/>
                <w:jc w:val="center"/>
              </w:trPr>
              <w:tc>
                <w:tcPr>
                  <w:tcW w:w="2753" w:type="dxa"/>
                  <w:vMerge/>
                  <w:shd w:val="clear" w:color="auto" w:fill="FFFFFF" w:themeFill="background1"/>
                  <w:vAlign w:val="center"/>
                </w:tcPr>
                <w:p w14:paraId="297E1E8B" w14:textId="77777777" w:rsidR="00606BB7" w:rsidRPr="006145DB" w:rsidRDefault="00606BB7" w:rsidP="005B435E">
                  <w:pPr>
                    <w:tabs>
                      <w:tab w:val="left" w:pos="709"/>
                    </w:tabs>
                    <w:contextualSpacing/>
                    <w:jc w:val="both"/>
                    <w:rPr>
                      <w:rStyle w:val="normaltextrun"/>
                      <w:rFonts w:cs="Arial"/>
                      <w:sz w:val="16"/>
                      <w:szCs w:val="16"/>
                    </w:rPr>
                  </w:pPr>
                </w:p>
              </w:tc>
              <w:tc>
                <w:tcPr>
                  <w:tcW w:w="1321" w:type="dxa"/>
                  <w:shd w:val="clear" w:color="auto" w:fill="FFFFFF" w:themeFill="background1"/>
                  <w:vAlign w:val="center"/>
                </w:tcPr>
                <w:p w14:paraId="66667191"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Fe de supervivencia (ANI - RCD)</w:t>
                  </w:r>
                </w:p>
              </w:tc>
              <w:tc>
                <w:tcPr>
                  <w:tcW w:w="1400" w:type="dxa"/>
                  <w:shd w:val="clear" w:color="auto" w:fill="FFFFFF" w:themeFill="background1"/>
                  <w:vAlign w:val="center"/>
                </w:tcPr>
                <w:p w14:paraId="031FB4E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83" w:type="dxa"/>
                  <w:shd w:val="clear" w:color="auto" w:fill="FFFFFF" w:themeFill="background1"/>
                  <w:vAlign w:val="center"/>
                </w:tcPr>
                <w:p w14:paraId="726C952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BB5C09" w:rsidRPr="006145DB" w14:paraId="2EC219D7" w14:textId="77777777" w:rsidTr="00BB5C09">
              <w:trPr>
                <w:trHeight w:val="243"/>
                <w:jc w:val="center"/>
              </w:trPr>
              <w:tc>
                <w:tcPr>
                  <w:tcW w:w="2753" w:type="dxa"/>
                  <w:vMerge/>
                  <w:shd w:val="clear" w:color="auto" w:fill="FFFFFF" w:themeFill="background1"/>
                  <w:vAlign w:val="center"/>
                </w:tcPr>
                <w:p w14:paraId="41FBBEC6" w14:textId="77777777" w:rsidR="00606BB7" w:rsidRPr="006145DB" w:rsidRDefault="00606BB7" w:rsidP="005B435E">
                  <w:pPr>
                    <w:tabs>
                      <w:tab w:val="left" w:pos="709"/>
                    </w:tabs>
                    <w:contextualSpacing/>
                    <w:jc w:val="both"/>
                    <w:rPr>
                      <w:rStyle w:val="normaltextrun"/>
                      <w:rFonts w:cs="Arial"/>
                      <w:sz w:val="16"/>
                      <w:szCs w:val="16"/>
                    </w:rPr>
                  </w:pPr>
                </w:p>
              </w:tc>
              <w:tc>
                <w:tcPr>
                  <w:tcW w:w="1321" w:type="dxa"/>
                  <w:shd w:val="clear" w:color="auto" w:fill="FFFFFF" w:themeFill="background1"/>
                  <w:vAlign w:val="center"/>
                </w:tcPr>
                <w:p w14:paraId="71D28433"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400" w:type="dxa"/>
                  <w:shd w:val="clear" w:color="auto" w:fill="FFFFFF" w:themeFill="background1"/>
                  <w:vAlign w:val="center"/>
                </w:tcPr>
                <w:p w14:paraId="3426834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83" w:type="dxa"/>
                  <w:shd w:val="clear" w:color="auto" w:fill="FFFFFF" w:themeFill="background1"/>
                  <w:vAlign w:val="center"/>
                </w:tcPr>
                <w:p w14:paraId="4487F4AB" w14:textId="0449DBA1"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Planeación </w:t>
                  </w:r>
                  <w:r w:rsidR="000223EE" w:rsidRPr="006145DB">
                    <w:rPr>
                      <w:rStyle w:val="normaltextrun"/>
                      <w:rFonts w:cs="Arial"/>
                      <w:sz w:val="16"/>
                      <w:szCs w:val="16"/>
                    </w:rPr>
                    <w:t>–</w:t>
                  </w:r>
                  <w:r w:rsidRPr="006145DB">
                    <w:rPr>
                      <w:rStyle w:val="normaltextrun"/>
                      <w:rFonts w:cs="Arial"/>
                      <w:sz w:val="16"/>
                      <w:szCs w:val="16"/>
                    </w:rPr>
                    <w:t xml:space="preserve"> SDP</w:t>
                  </w:r>
                </w:p>
              </w:tc>
            </w:tr>
            <w:tr w:rsidR="00BB5C09" w:rsidRPr="006145DB" w14:paraId="1C788CC7" w14:textId="77777777" w:rsidTr="00BB5C09">
              <w:trPr>
                <w:trHeight w:val="243"/>
                <w:jc w:val="center"/>
              </w:trPr>
              <w:tc>
                <w:tcPr>
                  <w:tcW w:w="2753" w:type="dxa"/>
                  <w:shd w:val="clear" w:color="auto" w:fill="FFFFFF" w:themeFill="background1"/>
                  <w:vAlign w:val="center"/>
                </w:tcPr>
                <w:p w14:paraId="53C5F109" w14:textId="06BC7538" w:rsidR="00606BB7" w:rsidRPr="006145DB" w:rsidRDefault="00606BB7" w:rsidP="005B435E">
                  <w:pPr>
                    <w:pStyle w:val="paragraph"/>
                    <w:spacing w:before="0" w:beforeAutospacing="0" w:after="0" w:afterAutospacing="0"/>
                    <w:jc w:val="both"/>
                    <w:textAlignment w:val="baseline"/>
                    <w:rPr>
                      <w:rFonts w:ascii="Arial" w:hAnsi="Arial" w:cs="Arial"/>
                    </w:rPr>
                  </w:pPr>
                  <w:r w:rsidRPr="006145DB">
                    <w:rPr>
                      <w:rFonts w:ascii="Arial" w:hAnsi="Arial" w:cs="Arial"/>
                      <w:sz w:val="16"/>
                      <w:szCs w:val="16"/>
                    </w:rPr>
                    <w:t>Persona gestante que culmina la etapa de gestación.</w:t>
                  </w:r>
                </w:p>
              </w:tc>
              <w:tc>
                <w:tcPr>
                  <w:tcW w:w="1321" w:type="dxa"/>
                  <w:shd w:val="clear" w:color="auto" w:fill="FFFFFF" w:themeFill="background1"/>
                  <w:vAlign w:val="center"/>
                </w:tcPr>
                <w:p w14:paraId="6BBCC64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400" w:type="dxa"/>
                  <w:shd w:val="clear" w:color="auto" w:fill="FFFFFF" w:themeFill="background1"/>
                  <w:vAlign w:val="center"/>
                </w:tcPr>
                <w:p w14:paraId="440E793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7A4DF9E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7A968031" w14:textId="77777777" w:rsidTr="00BB5C09">
              <w:trPr>
                <w:trHeight w:val="300"/>
                <w:jc w:val="center"/>
              </w:trPr>
              <w:tc>
                <w:tcPr>
                  <w:tcW w:w="2753" w:type="dxa"/>
                  <w:shd w:val="clear" w:color="auto" w:fill="FFFFFF" w:themeFill="background1"/>
                  <w:vAlign w:val="center"/>
                </w:tcPr>
                <w:p w14:paraId="57BD65F7" w14:textId="77777777"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Niña o niño que al finalizar el año en curso supere la edad establecida en la población objetivo, con corte al 31 de marzo del año siguiente. En caso de no contar con oferta de Jardines Infantiles u oferta del sistema educativo en el territorio podrán permanecer en el servicio hasta cumplir los cuatro (4) años, once (11) meses y veintinueve (29) días. Este Criterio no aplica para las niñas y los niños con restricciones médicas que podrán permanecer en el servicio hasta los cinco (5) años, once (11) meses y veintinueve (29) días.</w:t>
                  </w:r>
                </w:p>
              </w:tc>
              <w:tc>
                <w:tcPr>
                  <w:tcW w:w="1321" w:type="dxa"/>
                  <w:shd w:val="clear" w:color="auto" w:fill="FFFFFF" w:themeFill="background1"/>
                  <w:vAlign w:val="center"/>
                </w:tcPr>
                <w:p w14:paraId="17FD8D0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400" w:type="dxa"/>
                  <w:shd w:val="clear" w:color="auto" w:fill="FFFFFF" w:themeFill="background1"/>
                  <w:vAlign w:val="center"/>
                </w:tcPr>
                <w:p w14:paraId="7516EB6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0B5297CE"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28CECECA" w14:textId="77777777" w:rsidTr="00B343DF">
              <w:trPr>
                <w:trHeight w:val="237"/>
                <w:jc w:val="center"/>
              </w:trPr>
              <w:tc>
                <w:tcPr>
                  <w:tcW w:w="2753" w:type="dxa"/>
                  <w:tcBorders>
                    <w:bottom w:val="single" w:sz="4" w:space="0" w:color="auto"/>
                  </w:tcBorders>
                  <w:shd w:val="clear" w:color="auto" w:fill="FFFFFF" w:themeFill="background1"/>
                  <w:vAlign w:val="center"/>
                </w:tcPr>
                <w:p w14:paraId="7AC0C724"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p>
              </w:tc>
              <w:tc>
                <w:tcPr>
                  <w:tcW w:w="1321" w:type="dxa"/>
                  <w:tcBorders>
                    <w:bottom w:val="single" w:sz="4" w:space="0" w:color="auto"/>
                  </w:tcBorders>
                  <w:shd w:val="clear" w:color="auto" w:fill="FFFFFF" w:themeFill="background1"/>
                  <w:vAlign w:val="center"/>
                </w:tcPr>
                <w:p w14:paraId="50A4AD48"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rPr>
                    <w:t>Verificación en campo / Solicitud Ciudadana</w:t>
                  </w:r>
                </w:p>
              </w:tc>
              <w:tc>
                <w:tcPr>
                  <w:tcW w:w="1400" w:type="dxa"/>
                  <w:tcBorders>
                    <w:bottom w:val="single" w:sz="4" w:space="0" w:color="auto"/>
                  </w:tcBorders>
                  <w:shd w:val="clear" w:color="auto" w:fill="FFFFFF" w:themeFill="background1"/>
                  <w:vAlign w:val="center"/>
                </w:tcPr>
                <w:p w14:paraId="58989113"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Theme="majorEastAsia" w:cs="Arial"/>
                      <w:sz w:val="16"/>
                      <w:szCs w:val="16"/>
                    </w:rPr>
                    <w:t>Demanda</w:t>
                  </w:r>
                </w:p>
              </w:tc>
              <w:tc>
                <w:tcPr>
                  <w:tcW w:w="1783" w:type="dxa"/>
                  <w:tcBorders>
                    <w:bottom w:val="single" w:sz="4" w:space="0" w:color="auto"/>
                  </w:tcBorders>
                  <w:shd w:val="clear" w:color="auto" w:fill="FFFFFF" w:themeFill="background1"/>
                  <w:vAlign w:val="center"/>
                </w:tcPr>
                <w:p w14:paraId="700271A6" w14:textId="77777777" w:rsidR="00606BB7" w:rsidRPr="006145DB" w:rsidRDefault="00606BB7" w:rsidP="005B435E">
                  <w:pPr>
                    <w:tabs>
                      <w:tab w:val="left" w:pos="709"/>
                    </w:tabs>
                    <w:contextualSpacing/>
                    <w:jc w:val="center"/>
                    <w:rPr>
                      <w:rFonts w:cs="Arial"/>
                      <w:sz w:val="16"/>
                      <w:szCs w:val="16"/>
                      <w:lang w:eastAsia="es-CO"/>
                    </w:rPr>
                  </w:pPr>
                  <w:r w:rsidRPr="006145DB">
                    <w:rPr>
                      <w:rFonts w:eastAsia="Arial" w:cs="Arial"/>
                      <w:sz w:val="16"/>
                      <w:szCs w:val="16"/>
                    </w:rPr>
                    <w:t>Subdirección para la Infancia -Equipo del Servicio</w:t>
                  </w:r>
                </w:p>
              </w:tc>
            </w:tr>
            <w:tr w:rsidR="00BB5C09" w:rsidRPr="006145DB" w14:paraId="1E8EFE16" w14:textId="77777777" w:rsidTr="00B343DF">
              <w:trPr>
                <w:trHeight w:val="237"/>
                <w:jc w:val="center"/>
              </w:trPr>
              <w:tc>
                <w:tcPr>
                  <w:tcW w:w="2753" w:type="dxa"/>
                  <w:tcBorders>
                    <w:bottom w:val="nil"/>
                  </w:tcBorders>
                  <w:shd w:val="clear" w:color="auto" w:fill="FFFFFF" w:themeFill="background1"/>
                  <w:vAlign w:val="center"/>
                </w:tcPr>
                <w:p w14:paraId="20DFDB00" w14:textId="77777777" w:rsidR="00606BB7" w:rsidRPr="006145DB" w:rsidRDefault="00606BB7" w:rsidP="005B435E">
                  <w:pPr>
                    <w:tabs>
                      <w:tab w:val="left" w:pos="709"/>
                    </w:tabs>
                    <w:contextualSpacing/>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321" w:type="dxa"/>
                  <w:tcBorders>
                    <w:bottom w:val="nil"/>
                  </w:tcBorders>
                  <w:shd w:val="clear" w:color="auto" w:fill="FFFFFF" w:themeFill="background1"/>
                  <w:vAlign w:val="center"/>
                </w:tcPr>
                <w:p w14:paraId="46E14AA5" w14:textId="77777777" w:rsidR="00606BB7" w:rsidRPr="006145DB" w:rsidRDefault="00606BB7" w:rsidP="005B435E">
                  <w:pPr>
                    <w:tabs>
                      <w:tab w:val="left" w:pos="709"/>
                    </w:tabs>
                    <w:contextualSpacing/>
                    <w:jc w:val="center"/>
                    <w:rPr>
                      <w:rFonts w:cs="Arial"/>
                      <w:sz w:val="16"/>
                      <w:szCs w:val="16"/>
                    </w:rPr>
                  </w:pPr>
                  <w:r w:rsidRPr="006145DB">
                    <w:rPr>
                      <w:rFonts w:cs="Arial"/>
                      <w:sz w:val="16"/>
                      <w:szCs w:val="16"/>
                    </w:rPr>
                    <w:t>Verificación en campo</w:t>
                  </w:r>
                </w:p>
              </w:tc>
              <w:tc>
                <w:tcPr>
                  <w:tcW w:w="1400" w:type="dxa"/>
                  <w:tcBorders>
                    <w:bottom w:val="nil"/>
                  </w:tcBorders>
                  <w:shd w:val="clear" w:color="auto" w:fill="FFFFFF" w:themeFill="background1"/>
                  <w:vAlign w:val="center"/>
                </w:tcPr>
                <w:p w14:paraId="4BF965E5" w14:textId="77777777" w:rsidR="00606BB7" w:rsidRPr="006145DB" w:rsidRDefault="00606BB7" w:rsidP="005B435E">
                  <w:pPr>
                    <w:tabs>
                      <w:tab w:val="left" w:pos="709"/>
                    </w:tabs>
                    <w:contextualSpacing/>
                    <w:jc w:val="center"/>
                    <w:rPr>
                      <w:rFonts w:eastAsiaTheme="majorEastAsia" w:cs="Arial"/>
                      <w:sz w:val="16"/>
                      <w:szCs w:val="16"/>
                    </w:rPr>
                  </w:pPr>
                  <w:r w:rsidRPr="006145DB">
                    <w:rPr>
                      <w:rFonts w:eastAsiaTheme="majorEastAsia" w:cs="Arial"/>
                      <w:sz w:val="16"/>
                      <w:szCs w:val="16"/>
                    </w:rPr>
                    <w:t>Demanda</w:t>
                  </w:r>
                </w:p>
              </w:tc>
              <w:tc>
                <w:tcPr>
                  <w:tcW w:w="1783" w:type="dxa"/>
                  <w:tcBorders>
                    <w:bottom w:val="nil"/>
                  </w:tcBorders>
                  <w:shd w:val="clear" w:color="auto" w:fill="FFFFFF" w:themeFill="background1"/>
                  <w:vAlign w:val="center"/>
                </w:tcPr>
                <w:p w14:paraId="39C6E6BF"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Subdirección para la Infancia -Equipo del Servicio</w:t>
                  </w:r>
                </w:p>
              </w:tc>
            </w:tr>
          </w:tbl>
          <w:p w14:paraId="6EB65D84"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20AC501" w14:textId="77777777" w:rsidTr="00C143E6">
        <w:trPr>
          <w:trHeight w:val="600"/>
          <w:jc w:val="center"/>
        </w:trPr>
        <w:tc>
          <w:tcPr>
            <w:tcW w:w="1696" w:type="dxa"/>
            <w:shd w:val="clear" w:color="auto" w:fill="FFFFFF" w:themeFill="background1"/>
            <w:vAlign w:val="center"/>
          </w:tcPr>
          <w:p w14:paraId="470D7712"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shd w:val="clear" w:color="auto" w:fill="FFFFFF" w:themeFill="background1"/>
            <w:vAlign w:val="center"/>
          </w:tcPr>
          <w:p w14:paraId="6A9DC7E6" w14:textId="77777777" w:rsidR="00606BB7" w:rsidRPr="006145DB" w:rsidRDefault="00606BB7"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p>
        </w:tc>
      </w:tr>
      <w:tr w:rsidR="00606BB7" w:rsidRPr="006145DB" w14:paraId="7CCFDD52" w14:textId="77777777" w:rsidTr="00BD2E02">
        <w:trPr>
          <w:trHeight w:val="742"/>
          <w:jc w:val="center"/>
        </w:trPr>
        <w:tc>
          <w:tcPr>
            <w:tcW w:w="1696" w:type="dxa"/>
            <w:shd w:val="clear" w:color="auto" w:fill="FFFFFF" w:themeFill="background1"/>
            <w:vAlign w:val="center"/>
          </w:tcPr>
          <w:p w14:paraId="32349A45"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Ejecución</w:t>
            </w:r>
          </w:p>
        </w:tc>
        <w:tc>
          <w:tcPr>
            <w:tcW w:w="7699" w:type="dxa"/>
            <w:shd w:val="clear" w:color="auto" w:fill="FFFFFF" w:themeFill="background1"/>
            <w:vAlign w:val="center"/>
          </w:tcPr>
          <w:p w14:paraId="270F19EA" w14:textId="77777777" w:rsidR="00606BB7" w:rsidRPr="006145DB" w:rsidRDefault="00606BB7" w:rsidP="005B435E">
            <w:pPr>
              <w:pStyle w:val="Textoindependiente"/>
              <w:spacing w:after="0" w:line="240" w:lineRule="auto"/>
              <w:jc w:val="both"/>
              <w:rPr>
                <w:rFonts w:cs="Arial"/>
                <w:i/>
                <w:iCs/>
                <w:sz w:val="20"/>
                <w:szCs w:val="20"/>
                <w:lang w:val="es-CO" w:eastAsia="es-CO"/>
              </w:rPr>
            </w:pPr>
            <w:r w:rsidRPr="006145DB">
              <w:rPr>
                <w:rFonts w:cs="Arial"/>
                <w:i/>
                <w:iCs/>
                <w:sz w:val="20"/>
                <w:szCs w:val="20"/>
                <w:lang w:val="es-CO" w:eastAsia="es-CO"/>
              </w:rPr>
              <w:t xml:space="preserve">Creciendo Juntos </w:t>
            </w:r>
            <w:r w:rsidRPr="006145DB">
              <w:rPr>
                <w:rFonts w:cs="Arial"/>
                <w:sz w:val="20"/>
                <w:szCs w:val="20"/>
                <w:lang w:val="es-CO" w:eastAsia="es-CO"/>
              </w:rPr>
              <w:t xml:space="preserve">es un servicio que se desarrolla en entornos familiares y comunitarios urbanos de Bogotá, mediante procesos educativos y pedagógicos intencionados orientados a promover el desarrollo integral de la primera infancia y el bienestar de las personas gestantes. Estos procesos fortalecen las capacidades de las familias para acompañar la gestación, el parto, el posparto y el desarrollo y aprendizaje de niñas y niños, a través de espacios de reflexión sobre prácticas de cuidado y crianza, buen trato y prevención de violencias. Así como el desarrollo de experiencias de juego, expresiones artísticas, literatura y exploración del medio. </w:t>
            </w:r>
          </w:p>
          <w:p w14:paraId="58D1114F" w14:textId="77777777" w:rsidR="00F96920" w:rsidRPr="006145DB" w:rsidRDefault="00F96920" w:rsidP="005B435E">
            <w:pPr>
              <w:tabs>
                <w:tab w:val="left" w:pos="709"/>
              </w:tabs>
              <w:spacing w:after="0" w:line="240" w:lineRule="auto"/>
              <w:jc w:val="both"/>
              <w:rPr>
                <w:rFonts w:eastAsia="Arial" w:cs="Arial"/>
                <w:sz w:val="20"/>
                <w:szCs w:val="20"/>
              </w:rPr>
            </w:pPr>
          </w:p>
          <w:p w14:paraId="0F929A27" w14:textId="386A15B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implementa acciones técnicas y operativas orientadas a garantizar una atención de calidad, conforme a las siguientes características, definidas en la Ley 1804 de 2016, por la cual se establece la Política de Estado para el Desarrollo Integral de la Primera Infancia “De Cero a Siempre”:</w:t>
            </w:r>
          </w:p>
          <w:p w14:paraId="3966F23E" w14:textId="77777777" w:rsidR="00F96920" w:rsidRPr="006145DB" w:rsidRDefault="00F96920" w:rsidP="005B435E">
            <w:pPr>
              <w:pStyle w:val="Ttulo1"/>
              <w:rPr>
                <w:sz w:val="20"/>
                <w:szCs w:val="20"/>
              </w:rPr>
            </w:pPr>
          </w:p>
          <w:p w14:paraId="063091CE"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105631D4"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55C24903"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1977DE5F"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269A93AB"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Continua: ocurre con regularidad y de este modo garantiza los tiempos que requieren las niñas y los niños en su proceso individual de desarrollo.</w:t>
            </w:r>
          </w:p>
          <w:p w14:paraId="442C46E8" w14:textId="7529BC29"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57397EAD" w14:textId="77777777" w:rsidR="00606BB7" w:rsidRPr="006145DB" w:rsidRDefault="00606BB7" w:rsidP="005B435E">
            <w:pPr>
              <w:pStyle w:val="Prrafodelista"/>
              <w:spacing w:after="0" w:line="240" w:lineRule="auto"/>
              <w:jc w:val="both"/>
              <w:rPr>
                <w:rFonts w:eastAsia="Arial" w:cs="Arial"/>
                <w:sz w:val="20"/>
                <w:szCs w:val="20"/>
              </w:rPr>
            </w:pPr>
          </w:p>
          <w:p w14:paraId="7F8778CE" w14:textId="34A87766" w:rsidR="00606BB7" w:rsidRPr="006145DB" w:rsidRDefault="00606BB7" w:rsidP="005B435E">
            <w:pPr>
              <w:pStyle w:val="Textoindependiente"/>
              <w:spacing w:after="0" w:line="240" w:lineRule="auto"/>
              <w:jc w:val="both"/>
              <w:rPr>
                <w:rFonts w:cs="Arial"/>
                <w:sz w:val="20"/>
                <w:szCs w:val="20"/>
                <w:lang w:val="es-CO" w:eastAsia="es-CO"/>
              </w:rPr>
            </w:pPr>
            <w:r w:rsidRPr="006145DB">
              <w:rPr>
                <w:rFonts w:eastAsia="Arial" w:cs="Arial"/>
                <w:sz w:val="20"/>
                <w:szCs w:val="20"/>
              </w:rPr>
              <w:t>Desde estas características, el servicio promueve que la familia asuma un rol protagónico en la promoción del desarrollo y aprendizaje de niñas y niños, así como en el bienestar de las personas gestantes. E</w:t>
            </w:r>
            <w:r w:rsidRPr="006145DB">
              <w:rPr>
                <w:rFonts w:cs="Arial"/>
                <w:sz w:val="20"/>
                <w:szCs w:val="20"/>
                <w:lang w:val="es-CO" w:eastAsia="es-CO"/>
              </w:rPr>
              <w:t>l equipo interdisciplinario implementa las siguientes formas de atención:</w:t>
            </w:r>
          </w:p>
          <w:p w14:paraId="4A8C24F4" w14:textId="77777777" w:rsidR="00F96920" w:rsidRPr="006145DB" w:rsidRDefault="00F96920" w:rsidP="005B435E">
            <w:pPr>
              <w:pStyle w:val="Textoindependiente"/>
              <w:spacing w:after="0" w:line="240" w:lineRule="auto"/>
              <w:jc w:val="both"/>
              <w:rPr>
                <w:rFonts w:cs="Arial"/>
                <w:sz w:val="20"/>
                <w:szCs w:val="20"/>
                <w:lang w:val="es-CO" w:eastAsia="es-CO"/>
              </w:rPr>
            </w:pPr>
          </w:p>
          <w:p w14:paraId="2BB6F93E" w14:textId="6448DEB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 en casa: estos acompañamientos se realizan en el entorno hogar, lo cual permite hacer una lectura del contexto, observar la disposición del espacio para las niñas y los niños, interpretar las dinámicas familiares y los roles que desempeñan los miembros que la conforman, Esta acción facilita el reconocimiento de capacidades, fortalezas y oportunidades mediante la observación, el diálogo y la reflexión constante con la familia para sugerir experiencias pedagógicas y acciones de cuidado y crianza de las niñas y los niños, así como promover el bienestar de las personas gestantes. Se complementa con acompañamientos remotos, que brindan orientaciones para el potenciamiento del desarrollo y aprendizaje, cuidado, crianza, bienestar.</w:t>
            </w:r>
          </w:p>
          <w:p w14:paraId="42FB102D" w14:textId="77777777" w:rsidR="00606BB7" w:rsidRPr="006145DB" w:rsidRDefault="00606BB7" w:rsidP="005B435E">
            <w:pPr>
              <w:pStyle w:val="Ttulo1"/>
              <w:rPr>
                <w:sz w:val="20"/>
                <w:szCs w:val="20"/>
              </w:rPr>
            </w:pPr>
          </w:p>
          <w:p w14:paraId="66CC26B2" w14:textId="242ED5EB" w:rsidR="00606BB7" w:rsidRPr="006145DB" w:rsidRDefault="00606BB7">
            <w:pPr>
              <w:pStyle w:val="Textoindependiente"/>
              <w:numPr>
                <w:ilvl w:val="0"/>
                <w:numId w:val="73"/>
              </w:numPr>
              <w:spacing w:after="0" w:line="240" w:lineRule="auto"/>
              <w:contextualSpacing/>
              <w:jc w:val="both"/>
              <w:rPr>
                <w:rFonts w:cs="Arial"/>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1F0B06C9" w14:textId="6CF99E6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Encuentros de cuidado: esta acción se realiza en espacios institucionales, comunitarios o en el entorno hogar y se constituye en un espacio de reconocimiento y fortalecimiento de prácticas de cuidado y crianza, donde se promueven aspectos de desarrollo socioemocional, prevención de violencias hacia las niñas y los niños y de bienestar integral. Estas acciones se armonizan con los propósitos del Sistema Distrital de Cuidado (SIDICU), el cual busca aportar a la transformación cultural y comunitaria respecto del género y la diversidad.</w:t>
            </w:r>
          </w:p>
          <w:p w14:paraId="0A931F1E" w14:textId="77777777" w:rsidR="00606BB7" w:rsidRPr="006145DB" w:rsidRDefault="00606BB7" w:rsidP="005B435E">
            <w:pPr>
              <w:pStyle w:val="Ttulo1"/>
              <w:rPr>
                <w:sz w:val="20"/>
                <w:szCs w:val="20"/>
              </w:rPr>
            </w:pPr>
          </w:p>
          <w:p w14:paraId="56F4C000" w14:textId="51E44467"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lastRenderedPageBreak/>
              <w:t>En el marco del servicio Creciendo Juntos, el apoyo alimentario a las personas gestantes, las niñas y los niños se brinda a través de bonos de alimentos, los cuales son entregados de manera mensual. Los apoyos alimentarios dirigidos a mujeres gestantes con embarazos de alto riesgo o en periodo de puerperio podrán ser reclamados por un adulto acudiente autorizado, conforme a los lineamientos establecidos por el servicio. Asimismo, los apoyos asignados a niñas y niños participantes del servicio serán entregados al adulto acudiente autorizado, en reconocimiento de que el beneficio está destinado exclusivamente a los participantes.</w:t>
            </w:r>
          </w:p>
          <w:p w14:paraId="06EC1FCC" w14:textId="77777777" w:rsidR="00B343DF" w:rsidRPr="006145DB" w:rsidRDefault="00B343DF" w:rsidP="005B435E">
            <w:pPr>
              <w:spacing w:after="0" w:line="240" w:lineRule="auto"/>
              <w:jc w:val="both"/>
              <w:rPr>
                <w:rFonts w:eastAsia="Arial" w:cs="Arial"/>
                <w:sz w:val="20"/>
                <w:szCs w:val="20"/>
              </w:rPr>
            </w:pPr>
          </w:p>
          <w:p w14:paraId="067698B8" w14:textId="54100DBE"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t>Para garantizar el derecho a la educación inicial en el marco de la atención integral y la trayectoria educativa, las niñas y los niños podrán permanecer en el servicio hasta cumplir los cuatro (4) años, once (11) meses y veintinueve (29) días de no contar con oferta de Jardines Infantiles u oferta del sistema educativo en el territorio, esto, en el marco de las transiciones efectivas y armónicas establecidas. Esta excepción no aplica para las niñas y los niños con restricciones médicas que podrán permanecer en el servicio Creciendo Juntos hasta los cinco (5) años, once (11) meses y veintinueve (29) días y máximo al cumplir esta edad se debe desarrollar el proceso de transiciones efectivas y armónicas al sistema educativo.</w:t>
            </w:r>
          </w:p>
          <w:p w14:paraId="47BCAC87" w14:textId="77777777" w:rsidR="00B343DF" w:rsidRPr="006145DB" w:rsidRDefault="00B343DF" w:rsidP="005B435E">
            <w:pPr>
              <w:tabs>
                <w:tab w:val="left" w:pos="709"/>
              </w:tabs>
              <w:spacing w:after="0" w:line="240" w:lineRule="auto"/>
              <w:jc w:val="both"/>
              <w:rPr>
                <w:rFonts w:eastAsia="Arial" w:cs="Arial"/>
                <w:sz w:val="20"/>
                <w:szCs w:val="20"/>
              </w:rPr>
            </w:pPr>
          </w:p>
          <w:p w14:paraId="0ECD80B8" w14:textId="116E18DE"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caso de interrupción parcial o total en la prestación del Servicio Creciendo Juntos se implementará el plan operativo de continuidad correspondiente. </w:t>
            </w:r>
          </w:p>
        </w:tc>
      </w:tr>
      <w:tr w:rsidR="00606BB7" w:rsidRPr="006145DB" w14:paraId="4F0CE1F4" w14:textId="77777777" w:rsidTr="00BD2E02">
        <w:trPr>
          <w:trHeight w:val="983"/>
          <w:jc w:val="center"/>
        </w:trPr>
        <w:tc>
          <w:tcPr>
            <w:tcW w:w="1696" w:type="dxa"/>
            <w:shd w:val="clear" w:color="auto" w:fill="FFFFFF" w:themeFill="background1"/>
            <w:vAlign w:val="center"/>
          </w:tcPr>
          <w:p w14:paraId="4D6A81C2" w14:textId="77777777" w:rsidR="00606BB7" w:rsidRPr="006145DB" w:rsidRDefault="00606BB7" w:rsidP="005B435E">
            <w:pPr>
              <w:spacing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shd w:val="clear" w:color="auto" w:fill="FFFFFF" w:themeFill="background1"/>
            <w:vAlign w:val="center"/>
          </w:tcPr>
          <w:p w14:paraId="5B493952" w14:textId="4C38639C" w:rsidR="00606BB7" w:rsidRPr="006145DB" w:rsidRDefault="00606BB7" w:rsidP="005B435E">
            <w:pPr>
              <w:tabs>
                <w:tab w:val="left" w:pos="709"/>
              </w:tabs>
              <w:spacing w:line="240" w:lineRule="auto"/>
              <w:jc w:val="both"/>
              <w:rPr>
                <w:rFonts w:eastAsia="Arial" w:cs="Arial"/>
                <w:sz w:val="20"/>
                <w:szCs w:val="20"/>
              </w:rPr>
            </w:pPr>
            <w:r w:rsidRPr="006145DB">
              <w:rPr>
                <w:rFonts w:eastAsia="Arial" w:cs="Arial"/>
                <w:sz w:val="20"/>
                <w:szCs w:val="20"/>
              </w:rPr>
              <w:t>Las categorías que aplican para el servicio son:</w:t>
            </w:r>
          </w:p>
          <w:p w14:paraId="2328E5D1"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Atención social.</w:t>
            </w:r>
          </w:p>
          <w:p w14:paraId="73055365"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p w14:paraId="2E5D4D0B"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Gestión administrativa.</w:t>
            </w:r>
          </w:p>
          <w:p w14:paraId="4C616282"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Nutrición.</w:t>
            </w:r>
          </w:p>
        </w:tc>
      </w:tr>
      <w:bookmarkEnd w:id="57"/>
    </w:tbl>
    <w:p w14:paraId="503EED01" w14:textId="77777777" w:rsidR="00075CBB" w:rsidRPr="006145DB" w:rsidRDefault="00075CBB" w:rsidP="005B435E">
      <w:pPr>
        <w:pStyle w:val="commentcontentpara"/>
        <w:spacing w:before="0" w:beforeAutospacing="0" w:after="0" w:afterAutospacing="0"/>
        <w:rPr>
          <w:rFonts w:ascii="Arial" w:hAnsi="Arial" w:cs="Arial"/>
          <w:sz w:val="22"/>
          <w:szCs w:val="22"/>
        </w:rPr>
      </w:pPr>
    </w:p>
    <w:p w14:paraId="2DBE73B1" w14:textId="52D75C77" w:rsidR="00BE5F56" w:rsidRPr="006145DB" w:rsidRDefault="005F21CA">
      <w:pPr>
        <w:pStyle w:val="Ttulo1"/>
        <w:numPr>
          <w:ilvl w:val="3"/>
          <w:numId w:val="3"/>
        </w:numPr>
        <w:ind w:left="709"/>
        <w:jc w:val="center"/>
        <w:rPr>
          <w:lang w:val="es-CO"/>
        </w:rPr>
      </w:pPr>
      <w:r w:rsidRPr="006145DB">
        <w:rPr>
          <w:lang w:val="es-CO"/>
        </w:rPr>
        <w:t xml:space="preserve"> </w:t>
      </w:r>
      <w:bookmarkStart w:id="58" w:name="_Toc210213176"/>
      <w:bookmarkStart w:id="59" w:name="_Toc213273450"/>
      <w:bookmarkStart w:id="60" w:name="_Toc213276077"/>
      <w:bookmarkStart w:id="61" w:name="_Toc216902410"/>
      <w:r w:rsidR="00075CBB" w:rsidRPr="006145DB">
        <w:rPr>
          <w:lang w:val="es-CO"/>
        </w:rPr>
        <w:t>Modalidad Crecemos en la r</w:t>
      </w:r>
      <w:r w:rsidR="000530AA" w:rsidRPr="006145DB">
        <w:rPr>
          <w:lang w:val="es-CO"/>
        </w:rPr>
        <w:t>uralidad</w:t>
      </w:r>
      <w:bookmarkEnd w:id="58"/>
      <w:bookmarkEnd w:id="59"/>
      <w:bookmarkEnd w:id="60"/>
      <w:bookmarkEnd w:id="61"/>
    </w:p>
    <w:tbl>
      <w:tblPr>
        <w:tblpPr w:leftFromText="141" w:rightFromText="141" w:vertAnchor="text" w:tblpXSpec="center" w:tblpY="1"/>
        <w:tblOverlap w:val="neve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8C1ED3" w:rsidRPr="006145DB" w14:paraId="659D7ADE" w14:textId="77777777" w:rsidTr="00F3596C">
        <w:trPr>
          <w:trHeight w:val="422"/>
        </w:trPr>
        <w:tc>
          <w:tcPr>
            <w:tcW w:w="1696" w:type="dxa"/>
            <w:vAlign w:val="center"/>
          </w:tcPr>
          <w:p w14:paraId="16702C3A" w14:textId="77777777" w:rsidR="008C1ED3" w:rsidRPr="006145DB" w:rsidRDefault="008C1ED3"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 xml:space="preserve">Nombre de la modalidad </w:t>
            </w:r>
          </w:p>
        </w:tc>
        <w:tc>
          <w:tcPr>
            <w:tcW w:w="7699" w:type="dxa"/>
            <w:vAlign w:val="center"/>
          </w:tcPr>
          <w:p w14:paraId="685D7D51" w14:textId="0D73F0DB" w:rsidR="008C1ED3" w:rsidRPr="006145DB" w:rsidRDefault="008C1ED3" w:rsidP="005B435E">
            <w:pPr>
              <w:spacing w:after="0" w:line="240" w:lineRule="auto"/>
              <w:jc w:val="both"/>
              <w:rPr>
                <w:rFonts w:eastAsia="Times New Roman" w:cs="Arial"/>
                <w:sz w:val="20"/>
                <w:szCs w:val="20"/>
              </w:rPr>
            </w:pPr>
            <w:r w:rsidRPr="006145DB">
              <w:rPr>
                <w:rFonts w:cs="Arial"/>
                <w:sz w:val="20"/>
                <w:szCs w:val="20"/>
              </w:rPr>
              <w:t>Crecemos en la ruralidad</w:t>
            </w:r>
            <w:r w:rsidR="00253161" w:rsidRPr="006145DB">
              <w:rPr>
                <w:rFonts w:cs="Arial"/>
                <w:sz w:val="20"/>
                <w:szCs w:val="20"/>
              </w:rPr>
              <w:t>.</w:t>
            </w:r>
          </w:p>
        </w:tc>
      </w:tr>
      <w:tr w:rsidR="008C1ED3" w:rsidRPr="006145DB" w14:paraId="133F713B" w14:textId="77777777" w:rsidTr="00C143E6">
        <w:trPr>
          <w:trHeight w:val="280"/>
        </w:trPr>
        <w:tc>
          <w:tcPr>
            <w:tcW w:w="1696" w:type="dxa"/>
            <w:vAlign w:val="center"/>
          </w:tcPr>
          <w:p w14:paraId="4F2B82B0" w14:textId="24B68D9C" w:rsidR="008C1ED3" w:rsidRPr="006145DB" w:rsidRDefault="008C1ED3" w:rsidP="005B435E">
            <w:pPr>
              <w:spacing w:after="0" w:line="240" w:lineRule="auto"/>
              <w:rPr>
                <w:rFonts w:eastAsia="Calibri" w:cs="Arial"/>
                <w:sz w:val="20"/>
                <w:szCs w:val="20"/>
                <w:lang w:eastAsia="es-CO"/>
              </w:rPr>
            </w:pPr>
            <w:r w:rsidRPr="006145DB">
              <w:rPr>
                <w:rFonts w:cs="Arial"/>
                <w:bCs/>
                <w:sz w:val="20"/>
                <w:szCs w:val="20"/>
                <w:lang w:eastAsia="es-CO"/>
              </w:rPr>
              <w:t>Objeto de la modalidad</w:t>
            </w:r>
          </w:p>
        </w:tc>
        <w:tc>
          <w:tcPr>
            <w:tcW w:w="7699" w:type="dxa"/>
            <w:vAlign w:val="center"/>
          </w:tcPr>
          <w:p w14:paraId="534182B0" w14:textId="77777777" w:rsidR="008C1ED3" w:rsidRPr="006145DB" w:rsidRDefault="008C1ED3"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desarrollo integral de niñas y niños en la primera infancia y el bienestar de las personas gestantes de comunidades rurales y campesinas, mediante el fortalecimiento de entornos familiares y comunitarios protectores. Este propósito se logra a través de procesos educativos y pedagógicos intencionados, con enfoque de derechos y una perspectiva de inclusión que reconoce, valora y celebra las diversidades poblacionales del territorio rural y de borde urbano-rural.</w:t>
            </w:r>
          </w:p>
        </w:tc>
      </w:tr>
      <w:tr w:rsidR="008C1ED3" w:rsidRPr="006145DB" w14:paraId="32ED6FD3" w14:textId="77777777" w:rsidTr="005844E3">
        <w:trPr>
          <w:trHeight w:val="20"/>
        </w:trPr>
        <w:tc>
          <w:tcPr>
            <w:tcW w:w="1696" w:type="dxa"/>
            <w:vAlign w:val="center"/>
          </w:tcPr>
          <w:p w14:paraId="03E7AF5E"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6A3F4ED6" w14:textId="77777777"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Esta modalidad de educación inicial, en el marco de la atención integral, reconoce y valora las prácticas culturales propias de las familias y comunidades rurales, promoviendo su participación en entornos protectores que favorecen el bienestar de las personas gestantes, así como el desarrollo y aprendizaje de niñas y niños desde el nacimiento, a través de las siguientes acciones:</w:t>
            </w:r>
          </w:p>
          <w:p w14:paraId="1F12C654" w14:textId="77777777" w:rsidR="00253161" w:rsidRPr="006145DB" w:rsidRDefault="00253161" w:rsidP="005B435E">
            <w:pPr>
              <w:pStyle w:val="Ttulo1"/>
              <w:rPr>
                <w:sz w:val="20"/>
                <w:szCs w:val="20"/>
              </w:rPr>
            </w:pPr>
          </w:p>
          <w:p w14:paraId="19C04F98"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Encuentros grupales territorializados y visitas en el hogar, orientadas a fortalecer las prácticas de cuidado y crianza y las interacciones entre niñas, niños, familias, cuidadores y comunidades.</w:t>
            </w:r>
          </w:p>
          <w:p w14:paraId="01BA4A9F"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Experiencias pedagógicas contextualizadas, que fomentan el juego, la exploración del medio, la literatura, y las expresiones artísticas y culturales.</w:t>
            </w:r>
          </w:p>
          <w:p w14:paraId="62CD656A" w14:textId="20537805"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 xml:space="preserve">Promoción de prácticas saludables, </w:t>
            </w:r>
            <w:r w:rsidR="004D07D8" w:rsidRPr="006145DB">
              <w:rPr>
                <w:rFonts w:cs="Arial"/>
                <w:sz w:val="20"/>
                <w:szCs w:val="20"/>
              </w:rPr>
              <w:t>relacionadas</w:t>
            </w:r>
            <w:r w:rsidRPr="006145DB">
              <w:rPr>
                <w:rFonts w:cs="Arial"/>
                <w:sz w:val="20"/>
                <w:szCs w:val="20"/>
              </w:rPr>
              <w:t xml:space="preserve"> con la alimentación, la nutrición y la actividad física, como parte del bienestar integral.</w:t>
            </w:r>
          </w:p>
          <w:p w14:paraId="7A4AF797" w14:textId="2C854B33" w:rsidR="00253161"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Fortalecimiento de las familias y comunidades, desde un enfoque de corresponsabilidad y garantía de derechos.</w:t>
            </w:r>
          </w:p>
          <w:p w14:paraId="4583DA6D" w14:textId="77777777" w:rsidR="009A6DA1" w:rsidRPr="006145DB" w:rsidRDefault="009A6DA1" w:rsidP="005B435E">
            <w:pPr>
              <w:tabs>
                <w:tab w:val="left" w:pos="709"/>
              </w:tabs>
              <w:spacing w:after="0" w:line="240" w:lineRule="auto"/>
              <w:jc w:val="both"/>
              <w:rPr>
                <w:rFonts w:cs="Arial"/>
                <w:sz w:val="20"/>
                <w:szCs w:val="20"/>
              </w:rPr>
            </w:pPr>
          </w:p>
          <w:p w14:paraId="4D4A3559" w14:textId="64F5D1F0"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 xml:space="preserve">De manera transversal, en la modalidad se implementan las siguientes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modalidades y estrategias de la Subdirección para la Infancia.</w:t>
            </w:r>
          </w:p>
        </w:tc>
      </w:tr>
      <w:tr w:rsidR="008C1ED3" w:rsidRPr="006145DB" w14:paraId="6301567F" w14:textId="77777777" w:rsidTr="005844E3">
        <w:trPr>
          <w:trHeight w:val="20"/>
        </w:trPr>
        <w:tc>
          <w:tcPr>
            <w:tcW w:w="1696" w:type="dxa"/>
            <w:vAlign w:val="center"/>
          </w:tcPr>
          <w:p w14:paraId="59E7B8FC"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29B07264"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71212DCF"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0E742FB" w14:textId="77777777" w:rsidR="008C1ED3" w:rsidRPr="006145DB" w:rsidRDefault="008C1ED3"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8C1ED3" w:rsidRPr="006145DB" w14:paraId="45EC38F0" w14:textId="77777777" w:rsidTr="00E954A3">
        <w:trPr>
          <w:trHeight w:val="584"/>
        </w:trPr>
        <w:tc>
          <w:tcPr>
            <w:tcW w:w="1696" w:type="dxa"/>
            <w:vAlign w:val="center"/>
          </w:tcPr>
          <w:p w14:paraId="456032A2"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16834B4B" w14:textId="77777777" w:rsidR="008C1ED3" w:rsidRPr="006145DB" w:rsidRDefault="008C1ED3" w:rsidP="005B435E">
            <w:pPr>
              <w:pStyle w:val="Textoindependiente"/>
              <w:spacing w:after="0" w:line="240" w:lineRule="auto"/>
              <w:jc w:val="both"/>
              <w:rPr>
                <w:rFonts w:cs="Arial"/>
                <w:sz w:val="20"/>
                <w:szCs w:val="20"/>
                <w:lang w:eastAsia="es-CO"/>
              </w:rPr>
            </w:pPr>
            <w:r w:rsidRPr="006145DB">
              <w:rPr>
                <w:rFonts w:eastAsia="Arial" w:cs="Arial"/>
                <w:sz w:val="20"/>
                <w:szCs w:val="20"/>
              </w:rPr>
              <w:t>Personas gestantes, niñas y niños desde el nacimiento hasta los cuatro (4) años once (11) meses y veintinueve (29) días.</w:t>
            </w:r>
          </w:p>
        </w:tc>
      </w:tr>
      <w:tr w:rsidR="008C1ED3" w:rsidRPr="006145DB" w14:paraId="33B4324B" w14:textId="77777777" w:rsidTr="005844E3">
        <w:trPr>
          <w:trHeight w:val="1592"/>
        </w:trPr>
        <w:tc>
          <w:tcPr>
            <w:tcW w:w="1696" w:type="dxa"/>
            <w:vAlign w:val="center"/>
          </w:tcPr>
          <w:p w14:paraId="12512DFA"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A4751E" w:rsidRPr="006145DB" w14:paraId="40BF544F" w14:textId="77777777" w:rsidTr="005844E3">
              <w:trPr>
                <w:trHeight w:val="372"/>
              </w:trPr>
              <w:tc>
                <w:tcPr>
                  <w:tcW w:w="3154" w:type="dxa"/>
                  <w:vAlign w:val="center"/>
                </w:tcPr>
                <w:p w14:paraId="4F5D7AAE"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Categoría de Población Objetivo</w:t>
                  </w:r>
                </w:p>
              </w:tc>
              <w:tc>
                <w:tcPr>
                  <w:tcW w:w="1417" w:type="dxa"/>
                  <w:vAlign w:val="center"/>
                </w:tcPr>
                <w:p w14:paraId="50383B27"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8422E1F"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3DF024C4"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A4751E" w:rsidRPr="006145DB" w14:paraId="6243B61C" w14:textId="77777777" w:rsidTr="00A4751E">
              <w:trPr>
                <w:trHeight w:val="221"/>
              </w:trPr>
              <w:tc>
                <w:tcPr>
                  <w:tcW w:w="3154" w:type="dxa"/>
                  <w:vAlign w:val="center"/>
                </w:tcPr>
                <w:p w14:paraId="07124421" w14:textId="77777777" w:rsidR="008C1ED3" w:rsidRPr="006145DB" w:rsidRDefault="008C1ED3"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Personas gestantes.</w:t>
                  </w:r>
                </w:p>
              </w:tc>
              <w:tc>
                <w:tcPr>
                  <w:tcW w:w="1417" w:type="dxa"/>
                  <w:vAlign w:val="center"/>
                </w:tcPr>
                <w:p w14:paraId="62CC48E7"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215B87C"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26533C79"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r w:rsidR="00A4751E" w:rsidRPr="006145DB" w14:paraId="77380EF1" w14:textId="77777777" w:rsidTr="005844E3">
              <w:trPr>
                <w:trHeight w:val="231"/>
              </w:trPr>
              <w:tc>
                <w:tcPr>
                  <w:tcW w:w="3154" w:type="dxa"/>
                </w:tcPr>
                <w:p w14:paraId="5AAE4D4D" w14:textId="77777777" w:rsidR="008C1ED3" w:rsidRPr="006145DB" w:rsidRDefault="008C1ED3"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cuatro (4) años once (11) meses y veintinueve (29) días.</w:t>
                  </w:r>
                </w:p>
              </w:tc>
              <w:tc>
                <w:tcPr>
                  <w:tcW w:w="1417" w:type="dxa"/>
                  <w:vAlign w:val="center"/>
                </w:tcPr>
                <w:p w14:paraId="6BD869D9"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686192BB"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0246F52A"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bl>
          <w:p w14:paraId="3CA226B8" w14:textId="77777777" w:rsidR="00C63992" w:rsidRPr="006145DB" w:rsidRDefault="00C63992" w:rsidP="005B435E">
            <w:pPr>
              <w:spacing w:after="0" w:line="240" w:lineRule="auto"/>
              <w:rPr>
                <w:rFonts w:cs="Arial"/>
                <w:sz w:val="20"/>
                <w:szCs w:val="20"/>
                <w:lang w:eastAsia="es-CO"/>
              </w:rPr>
            </w:pPr>
          </w:p>
        </w:tc>
      </w:tr>
      <w:tr w:rsidR="00C63992" w:rsidRPr="006145DB" w14:paraId="7B209CE4" w14:textId="77777777" w:rsidTr="005844E3">
        <w:trPr>
          <w:trHeight w:val="1592"/>
        </w:trPr>
        <w:tc>
          <w:tcPr>
            <w:tcW w:w="1696" w:type="dxa"/>
            <w:vAlign w:val="center"/>
          </w:tcPr>
          <w:p w14:paraId="0B8FD142" w14:textId="2A13346E" w:rsidR="00C63992" w:rsidRPr="006145DB" w:rsidRDefault="00C63992"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p w14:paraId="412D2109" w14:textId="77777777" w:rsidR="00C63992" w:rsidRPr="006145DB" w:rsidRDefault="00C63992" w:rsidP="005B435E">
            <w:pPr>
              <w:tabs>
                <w:tab w:val="left" w:pos="709"/>
              </w:tabs>
              <w:spacing w:after="0" w:line="240" w:lineRule="auto"/>
              <w:contextualSpacing/>
              <w:rPr>
                <w:rFonts w:cs="Arial"/>
                <w:sz w:val="16"/>
                <w:szCs w:val="16"/>
                <w:lang w:eastAsia="es-CO"/>
              </w:rPr>
            </w:pPr>
          </w:p>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17C60258" w14:textId="77777777" w:rsidTr="005844E3">
              <w:trPr>
                <w:trHeight w:val="379"/>
              </w:trPr>
              <w:tc>
                <w:tcPr>
                  <w:tcW w:w="3154" w:type="dxa"/>
                  <w:vAlign w:val="center"/>
                </w:tcPr>
                <w:p w14:paraId="7B5929D0" w14:textId="77777777" w:rsidR="00C63992" w:rsidRPr="006145DB" w:rsidRDefault="00C63992"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Priorización</w:t>
                  </w:r>
                </w:p>
              </w:tc>
              <w:tc>
                <w:tcPr>
                  <w:tcW w:w="1417" w:type="dxa"/>
                  <w:vAlign w:val="center"/>
                </w:tcPr>
                <w:p w14:paraId="26A5FEB5" w14:textId="77777777" w:rsidR="00C63992" w:rsidRPr="006145DB" w:rsidRDefault="00C63992"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9294031" w14:textId="77777777" w:rsidR="00C63992" w:rsidRPr="006145DB" w:rsidRDefault="00C63992"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4E907ADB" w14:textId="77777777" w:rsidR="00C63992" w:rsidRPr="006145DB" w:rsidRDefault="00C63992"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16FB456" w14:textId="77777777" w:rsidTr="005844E3">
              <w:trPr>
                <w:trHeight w:val="225"/>
              </w:trPr>
              <w:tc>
                <w:tcPr>
                  <w:tcW w:w="3154" w:type="dxa"/>
                  <w:vAlign w:val="center"/>
                </w:tcPr>
                <w:p w14:paraId="2254BB31"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417" w:type="dxa"/>
                  <w:vAlign w:val="center"/>
                </w:tcPr>
                <w:p w14:paraId="279E1CBF"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77C18BF9" w14:textId="77777777" w:rsidR="00C63992" w:rsidRPr="006145DB" w:rsidRDefault="00C63992" w:rsidP="00DC4227">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5723BF53"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E9340FC" w14:textId="77777777" w:rsidTr="005844E3">
              <w:trPr>
                <w:trHeight w:val="225"/>
              </w:trPr>
              <w:tc>
                <w:tcPr>
                  <w:tcW w:w="3154" w:type="dxa"/>
                  <w:vAlign w:val="center"/>
                </w:tcPr>
                <w:p w14:paraId="05661146"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417" w:type="dxa"/>
                  <w:vAlign w:val="center"/>
                </w:tcPr>
                <w:p w14:paraId="37B16F97"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2D12C06F" w14:textId="77777777" w:rsidR="00C63992" w:rsidRPr="006145DB" w:rsidRDefault="00C63992" w:rsidP="00DC4227">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436D2E3A"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5290E3EA" w14:textId="77777777" w:rsidTr="005844E3">
              <w:trPr>
                <w:trHeight w:val="225"/>
              </w:trPr>
              <w:tc>
                <w:tcPr>
                  <w:tcW w:w="3154" w:type="dxa"/>
                  <w:vAlign w:val="center"/>
                </w:tcPr>
                <w:p w14:paraId="0230DC31"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417" w:type="dxa"/>
                  <w:vAlign w:val="center"/>
                </w:tcPr>
                <w:p w14:paraId="277BF2B5"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591AD85B" w14:textId="77777777" w:rsidR="00C63992" w:rsidRPr="006145DB" w:rsidRDefault="00C63992" w:rsidP="00DC4227">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75EAFA4A"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5558C91" w14:textId="77777777" w:rsidTr="005844E3">
              <w:trPr>
                <w:trHeight w:val="235"/>
              </w:trPr>
              <w:tc>
                <w:tcPr>
                  <w:tcW w:w="3154" w:type="dxa"/>
                </w:tcPr>
                <w:p w14:paraId="1B846BBD"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 Desnutrición Aguda en menores de 5 años.</w:t>
                  </w:r>
                </w:p>
              </w:tc>
              <w:tc>
                <w:tcPr>
                  <w:tcW w:w="1417" w:type="dxa"/>
                  <w:vAlign w:val="center"/>
                </w:tcPr>
                <w:p w14:paraId="4226026F"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SISVAN</w:t>
                  </w:r>
                </w:p>
              </w:tc>
              <w:tc>
                <w:tcPr>
                  <w:tcW w:w="1134" w:type="dxa"/>
                  <w:vAlign w:val="center"/>
                </w:tcPr>
                <w:p w14:paraId="47382ED2"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5169079A"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0B89CC48" w14:textId="77777777" w:rsidTr="008E24F5">
              <w:trPr>
                <w:trHeight w:val="235"/>
              </w:trPr>
              <w:tc>
                <w:tcPr>
                  <w:tcW w:w="3154" w:type="dxa"/>
                  <w:vAlign w:val="center"/>
                </w:tcPr>
                <w:p w14:paraId="7DFE668C"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 gestante menor de dieciocho (18) años.</w:t>
                  </w:r>
                </w:p>
              </w:tc>
              <w:tc>
                <w:tcPr>
                  <w:tcW w:w="1417" w:type="dxa"/>
                  <w:vAlign w:val="center"/>
                </w:tcPr>
                <w:p w14:paraId="23B0FAD4"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7935521"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4A35C315"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73DC64F5" w14:textId="77777777" w:rsidTr="003446DD">
              <w:trPr>
                <w:trHeight w:val="235"/>
              </w:trPr>
              <w:tc>
                <w:tcPr>
                  <w:tcW w:w="3154" w:type="dxa"/>
                  <w:tcBorders>
                    <w:bottom w:val="single" w:sz="4" w:space="0" w:color="auto"/>
                  </w:tcBorders>
                  <w:vAlign w:val="center"/>
                </w:tcPr>
                <w:p w14:paraId="406E9CDB"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tcBorders>
                    <w:bottom w:val="single" w:sz="4" w:space="0" w:color="auto"/>
                  </w:tcBorders>
                  <w:vAlign w:val="center"/>
                </w:tcPr>
                <w:p w14:paraId="6E8447F6"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134" w:type="dxa"/>
                  <w:tcBorders>
                    <w:bottom w:val="single" w:sz="4" w:space="0" w:color="auto"/>
                  </w:tcBorders>
                  <w:vAlign w:val="center"/>
                </w:tcPr>
                <w:p w14:paraId="46B4447C" w14:textId="7138A6A8" w:rsidR="00C63992" w:rsidRPr="006145DB" w:rsidRDefault="00C63992" w:rsidP="00DC4227">
                  <w:pPr>
                    <w:framePr w:hSpace="141" w:wrap="around" w:vAnchor="text" w:hAnchor="text" w:xAlign="center" w:y="1"/>
                    <w:suppressOverlap/>
                    <w:jc w:val="center"/>
                    <w:rPr>
                      <w:rFonts w:cs="Arial"/>
                      <w:bCs/>
                      <w:sz w:val="16"/>
                      <w:szCs w:val="16"/>
                      <w:lang w:eastAsia="es-CO"/>
                    </w:rPr>
                  </w:pPr>
                  <w:r w:rsidRPr="006145DB">
                    <w:rPr>
                      <w:rFonts w:eastAsia="Arial" w:cs="Arial"/>
                      <w:sz w:val="16"/>
                      <w:szCs w:val="16"/>
                    </w:rPr>
                    <w:t>Trimestral</w:t>
                  </w:r>
                </w:p>
              </w:tc>
              <w:tc>
                <w:tcPr>
                  <w:tcW w:w="1701" w:type="dxa"/>
                  <w:tcBorders>
                    <w:bottom w:val="single" w:sz="4" w:space="0" w:color="auto"/>
                  </w:tcBorders>
                  <w:vAlign w:val="center"/>
                </w:tcPr>
                <w:p w14:paraId="0CB416D3"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E24F5" w:rsidRPr="006145DB" w14:paraId="61A5078B" w14:textId="77777777" w:rsidTr="003446DD">
              <w:trPr>
                <w:trHeight w:val="235"/>
              </w:trPr>
              <w:tc>
                <w:tcPr>
                  <w:tcW w:w="3154" w:type="dxa"/>
                  <w:tcBorders>
                    <w:bottom w:val="nil"/>
                  </w:tcBorders>
                </w:tcPr>
                <w:p w14:paraId="6919EFB5"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417" w:type="dxa"/>
                  <w:tcBorders>
                    <w:bottom w:val="nil"/>
                  </w:tcBorders>
                  <w:vAlign w:val="center"/>
                </w:tcPr>
                <w:p w14:paraId="230DD164"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vAlign w:val="center"/>
                </w:tcPr>
                <w:p w14:paraId="6426AC9D"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tcBorders>
                    <w:bottom w:val="nil"/>
                  </w:tcBorders>
                  <w:vAlign w:val="center"/>
                </w:tcPr>
                <w:p w14:paraId="3AB8E138"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3E6A2314" w14:textId="77777777" w:rsidTr="003446DD">
              <w:trPr>
                <w:trHeight w:val="235"/>
              </w:trPr>
              <w:tc>
                <w:tcPr>
                  <w:tcW w:w="3154" w:type="dxa"/>
                  <w:tcBorders>
                    <w:top w:val="nil"/>
                  </w:tcBorders>
                  <w:vAlign w:val="center"/>
                </w:tcPr>
                <w:p w14:paraId="131F5669" w14:textId="77777777" w:rsidR="00C63992" w:rsidRPr="006145DB" w:rsidRDefault="00C63992"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eastAsia="Arial" w:cs="Arial"/>
                      <w:sz w:val="16"/>
                      <w:szCs w:val="16"/>
                    </w:rPr>
                    <w:lastRenderedPageBreak/>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417" w:type="dxa"/>
                  <w:tcBorders>
                    <w:top w:val="nil"/>
                  </w:tcBorders>
                  <w:vAlign w:val="center"/>
                </w:tcPr>
                <w:p w14:paraId="3442B7BD" w14:textId="255E66EE"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 xml:space="preserve">Censos oficiales de comunidades étnicas: Indígena Cabildos reconocidos en la ciudad de Bogotá y Rrom </w:t>
                  </w:r>
                  <w:r w:rsidR="008E24F5" w:rsidRPr="006145DB">
                    <w:rPr>
                      <w:rFonts w:eastAsia="Arial" w:cs="Arial"/>
                      <w:sz w:val="16"/>
                      <w:szCs w:val="16"/>
                    </w:rPr>
                    <w:t>–</w:t>
                  </w:r>
                  <w:r w:rsidRPr="006145DB">
                    <w:rPr>
                      <w:rFonts w:eastAsia="Arial" w:cs="Arial"/>
                      <w:sz w:val="16"/>
                      <w:szCs w:val="16"/>
                    </w:rPr>
                    <w:t xml:space="preserve"> Gitano</w:t>
                  </w:r>
                  <w:r w:rsidR="008E24F5" w:rsidRPr="006145DB">
                    <w:rPr>
                      <w:rFonts w:eastAsia="Arial" w:cs="Arial"/>
                      <w:sz w:val="16"/>
                      <w:szCs w:val="16"/>
                    </w:rPr>
                    <w:t>.</w:t>
                  </w:r>
                </w:p>
              </w:tc>
              <w:tc>
                <w:tcPr>
                  <w:tcW w:w="1134" w:type="dxa"/>
                  <w:tcBorders>
                    <w:top w:val="nil"/>
                  </w:tcBorders>
                  <w:vAlign w:val="center"/>
                </w:tcPr>
                <w:p w14:paraId="7E8F8CF9"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2021 entrega única</w:t>
                  </w:r>
                </w:p>
              </w:tc>
              <w:tc>
                <w:tcPr>
                  <w:tcW w:w="1701" w:type="dxa"/>
                  <w:tcBorders>
                    <w:top w:val="nil"/>
                  </w:tcBorders>
                  <w:vAlign w:val="center"/>
                </w:tcPr>
                <w:p w14:paraId="642018F4" w14:textId="77777777" w:rsidR="00C63992" w:rsidRPr="006145DB" w:rsidRDefault="00C63992"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Ministerio del Interior</w:t>
                  </w:r>
                </w:p>
              </w:tc>
            </w:tr>
            <w:tr w:rsidR="008E24F5" w:rsidRPr="006145DB" w14:paraId="04BC4C22" w14:textId="77777777" w:rsidTr="005844E3">
              <w:trPr>
                <w:trHeight w:val="235"/>
              </w:trPr>
              <w:tc>
                <w:tcPr>
                  <w:tcW w:w="3154" w:type="dxa"/>
                  <w:vAlign w:val="center"/>
                </w:tcPr>
                <w:p w14:paraId="08D09953"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4596BD93"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42F381A0"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12C0AD12"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54890F56" w14:textId="77777777" w:rsidTr="005844E3">
              <w:trPr>
                <w:trHeight w:val="235"/>
              </w:trPr>
              <w:tc>
                <w:tcPr>
                  <w:tcW w:w="3154" w:type="dxa"/>
                  <w:vAlign w:val="center"/>
                </w:tcPr>
                <w:p w14:paraId="46C1577E"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417" w:type="dxa"/>
                  <w:vAlign w:val="center"/>
                </w:tcPr>
                <w:p w14:paraId="02465DE2"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vAlign w:val="center"/>
                </w:tcPr>
                <w:p w14:paraId="608C6A29"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5D1968B"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2C603D4" w14:textId="77777777" w:rsidTr="005844E3">
              <w:trPr>
                <w:trHeight w:val="235"/>
              </w:trPr>
              <w:tc>
                <w:tcPr>
                  <w:tcW w:w="3154" w:type="dxa"/>
                  <w:vAlign w:val="center"/>
                </w:tcPr>
                <w:p w14:paraId="291E42F7"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417" w:type="dxa"/>
                  <w:vAlign w:val="center"/>
                </w:tcPr>
                <w:p w14:paraId="08FBC6B7"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3E030ACF"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15C2871C"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486C8EBC" w14:textId="77777777" w:rsidTr="005844E3">
              <w:trPr>
                <w:trHeight w:val="235"/>
              </w:trPr>
              <w:tc>
                <w:tcPr>
                  <w:tcW w:w="3154" w:type="dxa"/>
                  <w:vAlign w:val="center"/>
                </w:tcPr>
                <w:p w14:paraId="618DC0DE"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162CF139"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552ED2C0"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057EEB0"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8F9DDB5" w14:textId="77777777" w:rsidTr="00FC2C53">
              <w:trPr>
                <w:trHeight w:val="235"/>
              </w:trPr>
              <w:tc>
                <w:tcPr>
                  <w:tcW w:w="3154" w:type="dxa"/>
                  <w:tcBorders>
                    <w:bottom w:val="single" w:sz="4" w:space="0" w:color="auto"/>
                  </w:tcBorders>
                </w:tcPr>
                <w:p w14:paraId="07AC9001"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 Crecemos en la ruralidad.</w:t>
                  </w:r>
                  <w:r w:rsidRPr="006145DB">
                    <w:rPr>
                      <w:rStyle w:val="eop"/>
                      <w:rFonts w:cs="Arial"/>
                      <w:sz w:val="16"/>
                      <w:szCs w:val="16"/>
                    </w:rPr>
                    <w:t> </w:t>
                  </w:r>
                </w:p>
              </w:tc>
              <w:tc>
                <w:tcPr>
                  <w:tcW w:w="1417" w:type="dxa"/>
                  <w:tcBorders>
                    <w:bottom w:val="single" w:sz="4" w:space="0" w:color="auto"/>
                  </w:tcBorders>
                  <w:vAlign w:val="center"/>
                </w:tcPr>
                <w:p w14:paraId="021D1FBA"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SIRBE</w:t>
                  </w:r>
                </w:p>
              </w:tc>
              <w:tc>
                <w:tcPr>
                  <w:tcW w:w="1134" w:type="dxa"/>
                  <w:tcBorders>
                    <w:bottom w:val="single" w:sz="4" w:space="0" w:color="auto"/>
                  </w:tcBorders>
                  <w:vAlign w:val="center"/>
                </w:tcPr>
                <w:p w14:paraId="3256E03D"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7C65D06D" w14:textId="57AB9A84" w:rsidR="00C63992" w:rsidRPr="006145DB" w:rsidRDefault="00C63992" w:rsidP="00DC4227">
                  <w:pPr>
                    <w:pStyle w:val="paragraph"/>
                    <w:framePr w:hSpace="141" w:wrap="around" w:vAnchor="text" w:hAnchor="text" w:xAlign="center" w:y="1"/>
                    <w:spacing w:before="0" w:beforeAutospacing="0" w:after="0" w:afterAutospacing="0"/>
                    <w:suppressOverlap/>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tc>
            </w:tr>
            <w:tr w:rsidR="008E24F5" w:rsidRPr="006145DB" w14:paraId="12173B91" w14:textId="77777777" w:rsidTr="00FC2C53">
              <w:trPr>
                <w:trHeight w:val="235"/>
              </w:trPr>
              <w:tc>
                <w:tcPr>
                  <w:tcW w:w="3154" w:type="dxa"/>
                  <w:tcBorders>
                    <w:bottom w:val="nil"/>
                  </w:tcBorders>
                  <w:vAlign w:val="center"/>
                </w:tcPr>
                <w:p w14:paraId="54BB4930" w14:textId="77777777" w:rsidR="00C63992" w:rsidRPr="006145DB" w:rsidRDefault="00C63992" w:rsidP="00DC4227">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417" w:type="dxa"/>
                  <w:tcBorders>
                    <w:bottom w:val="nil"/>
                  </w:tcBorders>
                  <w:vAlign w:val="center"/>
                </w:tcPr>
                <w:p w14:paraId="2FF38783" w14:textId="77777777" w:rsidR="00C63992" w:rsidRPr="006145DB" w:rsidRDefault="00C63992" w:rsidP="00DC4227">
                  <w:pPr>
                    <w:framePr w:hSpace="141" w:wrap="around" w:vAnchor="text" w:hAnchor="text" w:xAlign="center" w:y="1"/>
                    <w:tabs>
                      <w:tab w:val="left" w:pos="709"/>
                    </w:tabs>
                    <w:contextualSpacing/>
                    <w:suppressOverlap/>
                    <w:jc w:val="center"/>
                    <w:rPr>
                      <w:rStyle w:val="normaltextrun"/>
                      <w:rFonts w:cs="Arial"/>
                      <w:sz w:val="16"/>
                      <w:szCs w:val="16"/>
                    </w:rPr>
                  </w:pPr>
                  <w:r w:rsidRPr="006145DB">
                    <w:rPr>
                      <w:rStyle w:val="normaltextrun"/>
                      <w:rFonts w:cs="Arial"/>
                      <w:sz w:val="16"/>
                      <w:szCs w:val="16"/>
                    </w:rPr>
                    <w:t>SIRBE</w:t>
                  </w:r>
                </w:p>
                <w:p w14:paraId="2CA27499"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p>
              </w:tc>
              <w:tc>
                <w:tcPr>
                  <w:tcW w:w="1134" w:type="dxa"/>
                  <w:tcBorders>
                    <w:bottom w:val="nil"/>
                  </w:tcBorders>
                  <w:vAlign w:val="center"/>
                </w:tcPr>
                <w:p w14:paraId="6F5FDA69"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Demanda</w:t>
                  </w:r>
                </w:p>
              </w:tc>
              <w:tc>
                <w:tcPr>
                  <w:tcW w:w="1701" w:type="dxa"/>
                  <w:tcBorders>
                    <w:bottom w:val="nil"/>
                  </w:tcBorders>
                  <w:vAlign w:val="center"/>
                </w:tcPr>
                <w:p w14:paraId="4B4ADD43" w14:textId="77777777" w:rsidR="00C63992" w:rsidRPr="006145DB" w:rsidRDefault="00C63992" w:rsidP="00DC4227">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w:t>
                  </w:r>
                </w:p>
              </w:tc>
            </w:tr>
          </w:tbl>
          <w:p w14:paraId="275B783E" w14:textId="77777777" w:rsidR="00C63992" w:rsidRPr="006145DB" w:rsidRDefault="00C63992" w:rsidP="005B435E">
            <w:pPr>
              <w:spacing w:after="0" w:line="240" w:lineRule="auto"/>
              <w:rPr>
                <w:rFonts w:cs="Arial"/>
                <w:lang w:eastAsia="es-CO"/>
              </w:rPr>
            </w:pPr>
          </w:p>
        </w:tc>
      </w:tr>
      <w:tr w:rsidR="008C1ED3" w:rsidRPr="006145DB" w14:paraId="5EA10DDB" w14:textId="77777777" w:rsidTr="00FC2C53">
        <w:trPr>
          <w:trHeight w:val="1654"/>
        </w:trPr>
        <w:tc>
          <w:tcPr>
            <w:tcW w:w="1696" w:type="dxa"/>
            <w:vAlign w:val="center"/>
          </w:tcPr>
          <w:p w14:paraId="218654AD" w14:textId="77777777" w:rsidR="008C1ED3" w:rsidRPr="006145DB" w:rsidRDefault="008C1ED3"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41CF1410" w14:textId="77777777" w:rsidTr="005844E3">
              <w:trPr>
                <w:trHeight w:val="389"/>
              </w:trPr>
              <w:tc>
                <w:tcPr>
                  <w:tcW w:w="3154" w:type="dxa"/>
                  <w:vAlign w:val="center"/>
                </w:tcPr>
                <w:p w14:paraId="6398D98E"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Ingreso</w:t>
                  </w:r>
                </w:p>
              </w:tc>
              <w:tc>
                <w:tcPr>
                  <w:tcW w:w="1417" w:type="dxa"/>
                  <w:vAlign w:val="center"/>
                </w:tcPr>
                <w:p w14:paraId="79DF1A16"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EF8C7B5"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29126590" w14:textId="77777777" w:rsidR="008C1ED3" w:rsidRPr="006145DB" w:rsidRDefault="008C1ED3" w:rsidP="00DC4227">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D5FC1F6" w14:textId="77777777" w:rsidTr="008E24F5">
              <w:trPr>
                <w:trHeight w:val="231"/>
              </w:trPr>
              <w:tc>
                <w:tcPr>
                  <w:tcW w:w="3154" w:type="dxa"/>
                  <w:vAlign w:val="center"/>
                </w:tcPr>
                <w:p w14:paraId="40417FFB" w14:textId="77777777" w:rsidR="008C1ED3" w:rsidRPr="006145DB" w:rsidRDefault="008C1ED3"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Persona Gestante.</w:t>
                  </w:r>
                </w:p>
              </w:tc>
              <w:tc>
                <w:tcPr>
                  <w:tcW w:w="1417" w:type="dxa"/>
                  <w:vAlign w:val="center"/>
                </w:tcPr>
                <w:p w14:paraId="2BD795AE"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0895F15B"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B58EBEC"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r w:rsidR="008E24F5" w:rsidRPr="006145DB" w14:paraId="15702472" w14:textId="77777777" w:rsidTr="008E24F5">
              <w:trPr>
                <w:trHeight w:val="242"/>
              </w:trPr>
              <w:tc>
                <w:tcPr>
                  <w:tcW w:w="3154" w:type="dxa"/>
                  <w:vAlign w:val="center"/>
                </w:tcPr>
                <w:p w14:paraId="7DA0AC57" w14:textId="77777777" w:rsidR="008C1ED3" w:rsidRPr="006145DB" w:rsidRDefault="008C1ED3" w:rsidP="00DC4227">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 xml:space="preserve">Niña o niño desde el nacimiento hasta los cuatro (4) años once (11) meses veintinueve (29) días. </w:t>
                  </w:r>
                </w:p>
              </w:tc>
              <w:tc>
                <w:tcPr>
                  <w:tcW w:w="1417" w:type="dxa"/>
                  <w:vAlign w:val="center"/>
                </w:tcPr>
                <w:p w14:paraId="18008BBB"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67FD3DCD" w14:textId="77777777"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938DC80" w14:textId="15517F8E" w:rsidR="008C1ED3" w:rsidRPr="006145DB" w:rsidRDefault="008C1ED3" w:rsidP="00DC4227">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bl>
          <w:p w14:paraId="0A32EC54" w14:textId="77777777" w:rsidR="008C1ED3" w:rsidRPr="006145DB" w:rsidRDefault="008C1ED3" w:rsidP="005B435E">
            <w:pPr>
              <w:pStyle w:val="Textoindependiente"/>
              <w:spacing w:after="0" w:line="240" w:lineRule="auto"/>
              <w:ind w:right="112"/>
              <w:jc w:val="both"/>
              <w:rPr>
                <w:rFonts w:cs="Arial"/>
                <w:bCs/>
                <w:sz w:val="20"/>
                <w:szCs w:val="20"/>
                <w:lang w:eastAsia="es-CO"/>
              </w:rPr>
            </w:pPr>
          </w:p>
        </w:tc>
      </w:tr>
      <w:tr w:rsidR="008C1ED3" w:rsidRPr="006145DB" w14:paraId="72799A65" w14:textId="77777777" w:rsidTr="005844E3">
        <w:trPr>
          <w:trHeight w:val="4449"/>
        </w:trPr>
        <w:tc>
          <w:tcPr>
            <w:tcW w:w="1696" w:type="dxa"/>
            <w:vAlign w:val="center"/>
          </w:tcPr>
          <w:p w14:paraId="639D855D"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400" w:type="dxa"/>
              <w:tblLayout w:type="fixed"/>
              <w:tblLook w:val="04A0" w:firstRow="1" w:lastRow="0" w:firstColumn="1" w:lastColumn="0" w:noHBand="0" w:noVBand="1"/>
            </w:tblPr>
            <w:tblGrid>
              <w:gridCol w:w="3154"/>
              <w:gridCol w:w="1414"/>
              <w:gridCol w:w="1165"/>
              <w:gridCol w:w="1667"/>
            </w:tblGrid>
            <w:tr w:rsidR="008E24F5" w:rsidRPr="006145DB" w14:paraId="00F4DEEE" w14:textId="77777777" w:rsidTr="002459DA">
              <w:trPr>
                <w:trHeight w:val="380"/>
              </w:trPr>
              <w:tc>
                <w:tcPr>
                  <w:tcW w:w="3154" w:type="dxa"/>
                  <w:vAlign w:val="center"/>
                </w:tcPr>
                <w:p w14:paraId="2BD56599"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Criterios de Egreso</w:t>
                  </w:r>
                </w:p>
              </w:tc>
              <w:tc>
                <w:tcPr>
                  <w:tcW w:w="1414" w:type="dxa"/>
                  <w:vAlign w:val="center"/>
                </w:tcPr>
                <w:p w14:paraId="34A7585A"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Fuente de Información</w:t>
                  </w:r>
                </w:p>
              </w:tc>
              <w:tc>
                <w:tcPr>
                  <w:tcW w:w="1165" w:type="dxa"/>
                  <w:vAlign w:val="center"/>
                </w:tcPr>
                <w:p w14:paraId="12F55043"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Periodicidad</w:t>
                  </w:r>
                </w:p>
              </w:tc>
              <w:tc>
                <w:tcPr>
                  <w:tcW w:w="1667" w:type="dxa"/>
                  <w:vAlign w:val="center"/>
                </w:tcPr>
                <w:p w14:paraId="6814CC77" w14:textId="77777777" w:rsidR="005844E3" w:rsidRPr="006145DB" w:rsidRDefault="005844E3" w:rsidP="00DC4227">
                  <w:pPr>
                    <w:framePr w:hSpace="141" w:wrap="around" w:vAnchor="text" w:hAnchor="text" w:xAlign="center" w:y="1"/>
                    <w:tabs>
                      <w:tab w:val="left" w:pos="820"/>
                    </w:tabs>
                    <w:ind w:right="40"/>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7749B825" w14:textId="77777777" w:rsidTr="002459DA">
              <w:trPr>
                <w:trHeight w:val="243"/>
              </w:trPr>
              <w:tc>
                <w:tcPr>
                  <w:tcW w:w="3154" w:type="dxa"/>
                  <w:vAlign w:val="center"/>
                </w:tcPr>
                <w:p w14:paraId="4D1900F0" w14:textId="144E3552" w:rsidR="005844E3" w:rsidRPr="006145DB" w:rsidRDefault="005844E3" w:rsidP="00DC4227">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Fallecimiento</w:t>
                  </w:r>
                  <w:r w:rsidR="008E24F5" w:rsidRPr="006145DB">
                    <w:rPr>
                      <w:rStyle w:val="normaltextrun"/>
                      <w:rFonts w:cs="Arial"/>
                      <w:sz w:val="16"/>
                      <w:szCs w:val="16"/>
                    </w:rPr>
                    <w:t>.</w:t>
                  </w:r>
                </w:p>
              </w:tc>
              <w:tc>
                <w:tcPr>
                  <w:tcW w:w="1414" w:type="dxa"/>
                  <w:vAlign w:val="center"/>
                </w:tcPr>
                <w:p w14:paraId="5345E508"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Fallecidos (Inhumados)</w:t>
                  </w:r>
                </w:p>
              </w:tc>
              <w:tc>
                <w:tcPr>
                  <w:tcW w:w="1165" w:type="dxa"/>
                  <w:vAlign w:val="center"/>
                </w:tcPr>
                <w:p w14:paraId="3B705426"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Mes vencido</w:t>
                  </w:r>
                </w:p>
              </w:tc>
              <w:tc>
                <w:tcPr>
                  <w:tcW w:w="1667" w:type="dxa"/>
                  <w:vAlign w:val="center"/>
                </w:tcPr>
                <w:p w14:paraId="5F591363"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1742FE78" w14:textId="77777777" w:rsidTr="002459DA">
              <w:trPr>
                <w:trHeight w:val="243"/>
              </w:trPr>
              <w:tc>
                <w:tcPr>
                  <w:tcW w:w="3154" w:type="dxa"/>
                  <w:vAlign w:val="center"/>
                </w:tcPr>
                <w:p w14:paraId="0D0A1C0A" w14:textId="54BB9F66" w:rsidR="005844E3" w:rsidRPr="006145DB" w:rsidRDefault="005844E3" w:rsidP="00DC4227">
                  <w:pPr>
                    <w:pStyle w:val="paragraph"/>
                    <w:framePr w:hSpace="141" w:wrap="around" w:vAnchor="text" w:hAnchor="text" w:xAlign="center" w:y="1"/>
                    <w:spacing w:before="0" w:beforeAutospacing="0" w:after="0" w:afterAutospacing="0"/>
                    <w:ind w:right="40"/>
                    <w:suppressOverlap/>
                    <w:jc w:val="both"/>
                    <w:textAlignment w:val="baseline"/>
                    <w:rPr>
                      <w:rFonts w:ascii="Arial" w:hAnsi="Arial" w:cs="Arial"/>
                      <w:sz w:val="16"/>
                      <w:szCs w:val="16"/>
                    </w:rPr>
                  </w:pPr>
                  <w:r w:rsidRPr="006145DB">
                    <w:rPr>
                      <w:rFonts w:ascii="Arial" w:hAnsi="Arial" w:cs="Arial"/>
                      <w:sz w:val="16"/>
                      <w:szCs w:val="16"/>
                    </w:rPr>
                    <w:t>Persona gestante que culmina la etapa de gestación</w:t>
                  </w:r>
                  <w:r w:rsidR="008E24F5" w:rsidRPr="006145DB">
                    <w:rPr>
                      <w:rFonts w:ascii="Arial" w:hAnsi="Arial" w:cs="Arial"/>
                      <w:sz w:val="16"/>
                      <w:szCs w:val="16"/>
                    </w:rPr>
                    <w:t>.</w:t>
                  </w:r>
                </w:p>
              </w:tc>
              <w:tc>
                <w:tcPr>
                  <w:tcW w:w="1414" w:type="dxa"/>
                  <w:vAlign w:val="center"/>
                </w:tcPr>
                <w:p w14:paraId="57E267B9"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23B217F9"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024E774A" w14:textId="77777777" w:rsidR="005844E3" w:rsidRPr="006145DB" w:rsidRDefault="005844E3" w:rsidP="00DC4227">
                  <w:pPr>
                    <w:framePr w:hSpace="141" w:wrap="around" w:vAnchor="text" w:hAnchor="text" w:xAlign="center" w:y="1"/>
                    <w:tabs>
                      <w:tab w:val="left" w:pos="536"/>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10CB8535" w14:textId="77777777" w:rsidTr="002459DA">
              <w:trPr>
                <w:trHeight w:val="259"/>
              </w:trPr>
              <w:tc>
                <w:tcPr>
                  <w:tcW w:w="3154" w:type="dxa"/>
                  <w:vAlign w:val="center"/>
                </w:tcPr>
                <w:p w14:paraId="0028F800" w14:textId="77777777" w:rsidR="005844E3" w:rsidRPr="006145DB" w:rsidRDefault="005844E3" w:rsidP="00DC4227">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Niña o niño que al finalizar el año en curso supere la edad establecida para el ingreso, con corte al 31 de marzo del año siguiente. En caso de no contar con oferta de grado transición en el territorio podrán permanecer en el servicio hasta cumplir los cinco (5) años, once (11) meses veintinueve (29) días.</w:t>
                  </w:r>
                </w:p>
              </w:tc>
              <w:tc>
                <w:tcPr>
                  <w:tcW w:w="1414" w:type="dxa"/>
                  <w:vAlign w:val="center"/>
                </w:tcPr>
                <w:p w14:paraId="3EBEB72C"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3585DC0B"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6B5757AD"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6EFB5DF6" w14:textId="77777777" w:rsidTr="002459DA">
              <w:trPr>
                <w:trHeight w:val="237"/>
              </w:trPr>
              <w:tc>
                <w:tcPr>
                  <w:tcW w:w="3154" w:type="dxa"/>
                  <w:vAlign w:val="center"/>
                </w:tcPr>
                <w:p w14:paraId="6AC1F162" w14:textId="5E4B42B5" w:rsidR="005844E3" w:rsidRPr="006145DB" w:rsidRDefault="005844E3" w:rsidP="00DC4227">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r w:rsidR="008E24F5" w:rsidRPr="006145DB">
                    <w:rPr>
                      <w:rFonts w:cs="Arial"/>
                      <w:sz w:val="16"/>
                      <w:szCs w:val="16"/>
                    </w:rPr>
                    <w:t>.</w:t>
                  </w:r>
                </w:p>
              </w:tc>
              <w:tc>
                <w:tcPr>
                  <w:tcW w:w="1414" w:type="dxa"/>
                  <w:vAlign w:val="center"/>
                </w:tcPr>
                <w:p w14:paraId="2D56201C"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cs="Arial"/>
                      <w:sz w:val="16"/>
                      <w:szCs w:val="16"/>
                    </w:rPr>
                    <w:t>Verificación en campo / Solicitud Ciudadana</w:t>
                  </w:r>
                </w:p>
              </w:tc>
              <w:tc>
                <w:tcPr>
                  <w:tcW w:w="1165" w:type="dxa"/>
                  <w:vAlign w:val="center"/>
                </w:tcPr>
                <w:p w14:paraId="5C1A8E0A"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Theme="majorEastAsia" w:cs="Arial"/>
                      <w:sz w:val="16"/>
                      <w:szCs w:val="16"/>
                    </w:rPr>
                    <w:t>Demanda</w:t>
                  </w:r>
                </w:p>
              </w:tc>
              <w:tc>
                <w:tcPr>
                  <w:tcW w:w="1667" w:type="dxa"/>
                  <w:vAlign w:val="center"/>
                </w:tcPr>
                <w:p w14:paraId="01C7F47F"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Arial" w:cs="Arial"/>
                      <w:sz w:val="16"/>
                      <w:szCs w:val="16"/>
                    </w:rPr>
                    <w:t>Subdirección para la Infancia -Equipo del Servicio Social.</w:t>
                  </w:r>
                </w:p>
              </w:tc>
            </w:tr>
            <w:tr w:rsidR="008E24F5" w:rsidRPr="006145DB" w14:paraId="4F0D439A" w14:textId="77777777" w:rsidTr="002459DA">
              <w:trPr>
                <w:trHeight w:val="237"/>
              </w:trPr>
              <w:tc>
                <w:tcPr>
                  <w:tcW w:w="3154" w:type="dxa"/>
                  <w:vAlign w:val="center"/>
                </w:tcPr>
                <w:p w14:paraId="3C509E8E" w14:textId="77777777" w:rsidR="005844E3" w:rsidRPr="006145DB" w:rsidRDefault="005844E3" w:rsidP="00DC4227">
                  <w:pPr>
                    <w:framePr w:hSpace="141" w:wrap="around" w:vAnchor="text" w:hAnchor="text" w:xAlign="center" w:y="1"/>
                    <w:tabs>
                      <w:tab w:val="left" w:pos="709"/>
                    </w:tabs>
                    <w:ind w:right="40"/>
                    <w:contextualSpacing/>
                    <w:suppressOverlap/>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414" w:type="dxa"/>
                  <w:vAlign w:val="center"/>
                </w:tcPr>
                <w:p w14:paraId="7BDF85A0"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cs="Arial"/>
                      <w:sz w:val="16"/>
                      <w:szCs w:val="16"/>
                    </w:rPr>
                  </w:pPr>
                  <w:r w:rsidRPr="006145DB">
                    <w:rPr>
                      <w:rFonts w:cs="Arial"/>
                      <w:sz w:val="16"/>
                      <w:szCs w:val="16"/>
                    </w:rPr>
                    <w:t>Verificación en campo</w:t>
                  </w:r>
                </w:p>
              </w:tc>
              <w:tc>
                <w:tcPr>
                  <w:tcW w:w="1165" w:type="dxa"/>
                  <w:vAlign w:val="center"/>
                </w:tcPr>
                <w:p w14:paraId="49163560"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eastAsiaTheme="majorEastAsia" w:cs="Arial"/>
                      <w:sz w:val="16"/>
                      <w:szCs w:val="16"/>
                    </w:rPr>
                  </w:pPr>
                  <w:r w:rsidRPr="006145DB">
                    <w:rPr>
                      <w:rFonts w:eastAsiaTheme="majorEastAsia" w:cs="Arial"/>
                      <w:sz w:val="16"/>
                      <w:szCs w:val="16"/>
                    </w:rPr>
                    <w:t>Demanda</w:t>
                  </w:r>
                </w:p>
              </w:tc>
              <w:tc>
                <w:tcPr>
                  <w:tcW w:w="1667" w:type="dxa"/>
                  <w:vAlign w:val="center"/>
                </w:tcPr>
                <w:p w14:paraId="740A6D3A" w14:textId="77777777" w:rsidR="005844E3" w:rsidRPr="006145DB" w:rsidRDefault="005844E3" w:rsidP="00DC4227">
                  <w:pPr>
                    <w:framePr w:hSpace="141" w:wrap="around" w:vAnchor="text" w:hAnchor="text" w:xAlign="center" w:y="1"/>
                    <w:tabs>
                      <w:tab w:val="left" w:pos="709"/>
                    </w:tabs>
                    <w:ind w:right="40"/>
                    <w:contextualSpacing/>
                    <w:suppressOverlap/>
                    <w:jc w:val="center"/>
                    <w:rPr>
                      <w:rFonts w:eastAsia="Arial" w:cs="Arial"/>
                      <w:sz w:val="16"/>
                      <w:szCs w:val="16"/>
                    </w:rPr>
                  </w:pPr>
                  <w:r w:rsidRPr="006145DB">
                    <w:rPr>
                      <w:rFonts w:eastAsia="Arial" w:cs="Arial"/>
                      <w:sz w:val="16"/>
                      <w:szCs w:val="16"/>
                    </w:rPr>
                    <w:t>Subdirección para la Infancia -Equipo del Servicio Social</w:t>
                  </w:r>
                </w:p>
              </w:tc>
            </w:tr>
          </w:tbl>
          <w:p w14:paraId="09147FDB" w14:textId="77777777" w:rsidR="005844E3" w:rsidRPr="006145DB" w:rsidRDefault="005844E3" w:rsidP="005B435E">
            <w:pPr>
              <w:pStyle w:val="Ttulo1"/>
              <w:rPr>
                <w:lang w:eastAsia="es-CO"/>
              </w:rPr>
            </w:pPr>
          </w:p>
        </w:tc>
      </w:tr>
      <w:tr w:rsidR="008C1ED3" w:rsidRPr="006145DB" w14:paraId="30FE86E0" w14:textId="77777777" w:rsidTr="00FC2C53">
        <w:trPr>
          <w:trHeight w:val="553"/>
        </w:trPr>
        <w:tc>
          <w:tcPr>
            <w:tcW w:w="1696" w:type="dxa"/>
            <w:vAlign w:val="center"/>
          </w:tcPr>
          <w:p w14:paraId="3E250A7B"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E0FD8D7" w14:textId="77777777" w:rsidR="008C1ED3" w:rsidRPr="006145DB" w:rsidRDefault="008C1ED3"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8C1ED3" w:rsidRPr="006145DB" w14:paraId="3D4D6BA1" w14:textId="77777777" w:rsidTr="005844E3">
        <w:trPr>
          <w:trHeight w:val="983"/>
        </w:trPr>
        <w:tc>
          <w:tcPr>
            <w:tcW w:w="1696" w:type="dxa"/>
            <w:vAlign w:val="center"/>
          </w:tcPr>
          <w:p w14:paraId="2F88FFE4"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2A282504" w14:textId="65C4FE94"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i/>
                <w:iCs/>
                <w:sz w:val="20"/>
                <w:szCs w:val="20"/>
                <w:lang w:val="es-CO" w:eastAsia="es-CO"/>
              </w:rPr>
              <w:t xml:space="preserve">Crecemos en la Ruralidad </w:t>
            </w:r>
            <w:r w:rsidRPr="006145DB">
              <w:rPr>
                <w:rFonts w:cs="Arial"/>
                <w:bCs/>
                <w:sz w:val="20"/>
                <w:szCs w:val="20"/>
                <w:lang w:val="es-CO" w:eastAsia="es-CO"/>
              </w:rPr>
              <w:t>es una modalidad familiar que desarrolla procesos educativos y pedagógicos intencionados para promover el desarrollo integral de la primera infancia y el bienestar de las personas gestantes. Estos procesos fortalecen las capacidades familiares y comunitarias para acompañar el desarrollo y aprendizaje, acompañamiento para los momentos de gestación, parto y posparto, mediante espacios de reflexión sobre prácticas de cuidado y crianza, bienestar, buen trato y prevención de violencias. Así como el desarrollo de experiencias de juego, expresiones artísticas, literatura y exploración del medio.</w:t>
            </w:r>
          </w:p>
          <w:p w14:paraId="41277A3E"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26AAAE1" w14:textId="6B98F391"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Dirigida a niñas, niños y familias del contexto rural de Bogotá, su implementación parte del reconocimiento de las diversidades territoriales, sociales y culturales presentes en las zonas rurales y de borde urbano-rural. Esto permite una atención equitativa y contextualizada, que valora la identidad, los saberes locales y los lenguajes propios de la primera infancia.</w:t>
            </w:r>
          </w:p>
          <w:p w14:paraId="20E07A6A" w14:textId="344C3BA5"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eastAsia="es-CO"/>
              </w:rPr>
              <w:t>De Cero a Siempre</w:t>
            </w:r>
            <w:r w:rsidRPr="006145DB">
              <w:rPr>
                <w:rFonts w:cs="Arial"/>
                <w:bCs/>
                <w:sz w:val="20"/>
                <w:szCs w:val="20"/>
                <w:lang w:eastAsia="es-CO"/>
              </w:rPr>
              <w:t>. Estas son:</w:t>
            </w:r>
          </w:p>
          <w:p w14:paraId="397F4456" w14:textId="77777777" w:rsidR="008E24F5" w:rsidRPr="006145DB" w:rsidRDefault="008E24F5" w:rsidP="005B435E">
            <w:pPr>
              <w:pStyle w:val="Textoindependiente"/>
              <w:spacing w:after="0" w:line="240" w:lineRule="auto"/>
              <w:jc w:val="both"/>
              <w:rPr>
                <w:rFonts w:cs="Arial"/>
                <w:bCs/>
                <w:sz w:val="20"/>
                <w:szCs w:val="20"/>
                <w:lang w:eastAsia="es-CO"/>
              </w:rPr>
            </w:pPr>
          </w:p>
          <w:p w14:paraId="5EC4E7E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4301A059"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307153D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06AA5353"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4F4B4010"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lastRenderedPageBreak/>
              <w:t>Continua: ocurre con regularidad y de este modo garantiza los tiempos que requieren los niños y las niñas en su proceso individual de desarrollo.</w:t>
            </w:r>
          </w:p>
          <w:p w14:paraId="4461AFB3" w14:textId="37BEF866"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0F11BC1F"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3DDC641C" w14:textId="42FA1558"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De acuerdo con las características de esta modalidad de educación inicial, en el marco de la atención integral, el equipo interdisciplinario implementa las siguientes formas de atención:</w:t>
            </w:r>
          </w:p>
          <w:p w14:paraId="75B24FFC"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AF96E66" w14:textId="77777777" w:rsidR="008C1ED3" w:rsidRPr="006145DB" w:rsidRDefault="008C1ED3">
            <w:pPr>
              <w:numPr>
                <w:ilvl w:val="0"/>
                <w:numId w:val="73"/>
              </w:numPr>
              <w:spacing w:after="0" w:line="240" w:lineRule="auto"/>
              <w:jc w:val="both"/>
              <w:rPr>
                <w:rFonts w:eastAsia="Arial" w:cs="Arial"/>
                <w:sz w:val="20"/>
                <w:szCs w:val="20"/>
              </w:rPr>
            </w:pPr>
            <w:r w:rsidRPr="006145DB">
              <w:rPr>
                <w:rFonts w:eastAsia="Calibri" w:cs="Arial"/>
                <w:sz w:val="20"/>
                <w:szCs w:val="20"/>
                <w:lang w:val="es-ES_tradnl" w:eastAsia="es-CO"/>
              </w:rPr>
              <w:t>Caminos a tu Hogar:</w:t>
            </w:r>
            <w:r w:rsidRPr="006145DB">
              <w:rPr>
                <w:rFonts w:cs="Arial"/>
                <w:sz w:val="20"/>
                <w:szCs w:val="20"/>
                <w:lang w:eastAsia="es-CO"/>
              </w:rPr>
              <w:t xml:space="preserve"> </w:t>
            </w:r>
            <w:r w:rsidRPr="006145DB">
              <w:rPr>
                <w:rFonts w:eastAsia="Calibri" w:cs="Arial"/>
                <w:sz w:val="20"/>
                <w:szCs w:val="20"/>
                <w:lang w:eastAsia="es-CO"/>
              </w:rPr>
              <w:t xml:space="preserve">acompañamientos orientados al fortalecimiento de las prácticas familiares de cuidado y crianza y experiencias pedagógicas, así como el acompañamiento para los momentos de gestación, parto y posparto. Se implementa a través de visitas al entorno hogar, complementadas con acompañamientos remotos, que brindan orientaciones para el potenciamiento del desarrollo y aprendizaje, cuidado, crianza y bienestar. </w:t>
            </w:r>
          </w:p>
          <w:p w14:paraId="5E0D0BEE" w14:textId="77777777" w:rsidR="008C1ED3" w:rsidRPr="006145DB" w:rsidRDefault="008C1ED3">
            <w:pPr>
              <w:numPr>
                <w:ilvl w:val="0"/>
                <w:numId w:val="73"/>
              </w:numPr>
              <w:spacing w:after="0" w:line="240" w:lineRule="auto"/>
              <w:jc w:val="both"/>
              <w:rPr>
                <w:rFonts w:cs="Arial"/>
                <w:sz w:val="20"/>
                <w:szCs w:val="20"/>
                <w:lang w:eastAsia="es-CO"/>
              </w:rPr>
            </w:pPr>
            <w:r w:rsidRPr="006145DB">
              <w:rPr>
                <w:rFonts w:cs="Arial"/>
                <w:sz w:val="20"/>
                <w:szCs w:val="20"/>
                <w:lang w:eastAsia="es-CO"/>
              </w:rPr>
              <w:t>Encuentros comunitarios en Círculos Familiares: acompañamientos desarrollados en espacios comunitarios y educativos, públicos o privados, orientados a fomentar el intercambio intergeneracional y el aprendizaje colaborativo en torno al bienestar de las personas gestantes y las prácticas de cuidado y crianza. Estos encuentros también promueven el desarrollo y aprendizaje de niñas y niños, fortaleciendo las capacidades familiares y comunitarias desde sus propios contextos y prácticas culturales.</w:t>
            </w:r>
          </w:p>
          <w:p w14:paraId="66963DE5" w14:textId="20BD607D" w:rsidR="008C1ED3" w:rsidRPr="006145DB" w:rsidRDefault="008C1ED3">
            <w:pPr>
              <w:pStyle w:val="Textoindependiente"/>
              <w:numPr>
                <w:ilvl w:val="0"/>
                <w:numId w:val="74"/>
              </w:numPr>
              <w:spacing w:after="0" w:line="240" w:lineRule="auto"/>
              <w:contextualSpacing/>
              <w:jc w:val="both"/>
              <w:rPr>
                <w:rFonts w:cs="Arial"/>
                <w:bCs/>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w:t>
            </w:r>
            <w:r w:rsidRPr="006145DB">
              <w:rPr>
                <w:rFonts w:cs="Arial"/>
                <w:bCs/>
                <w:sz w:val="20"/>
                <w:szCs w:val="20"/>
                <w:lang w:val="es-CO" w:eastAsia="es-CO"/>
              </w:rPr>
              <w:t xml:space="preserv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47978871" w14:textId="77777777" w:rsidR="004C3490" w:rsidRPr="006145DB" w:rsidRDefault="004C3490" w:rsidP="005B435E">
            <w:pPr>
              <w:pStyle w:val="Textoindependiente"/>
              <w:spacing w:after="0" w:line="240" w:lineRule="auto"/>
              <w:ind w:left="720"/>
              <w:contextualSpacing/>
              <w:jc w:val="both"/>
              <w:rPr>
                <w:rFonts w:cs="Arial"/>
                <w:bCs/>
                <w:sz w:val="20"/>
                <w:szCs w:val="20"/>
                <w:lang w:eastAsia="es-CO"/>
              </w:rPr>
            </w:pPr>
          </w:p>
          <w:p w14:paraId="3A7839D2" w14:textId="24454D4A"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En el marco de la modalidad, se brinda apoyo alimentario mensual a personas gestantes, niñas y niños, mediante la entrega de bonos o paquetes de alimentos.</w:t>
            </w:r>
          </w:p>
          <w:p w14:paraId="314EF658" w14:textId="77777777"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En caso de interrupción parcial o total en la prestación del servicio, se activará el plan operativo de continuidad correspondiente, garantizando el seguimiento y la atención a los participantes.</w:t>
            </w:r>
          </w:p>
        </w:tc>
      </w:tr>
      <w:tr w:rsidR="008C1ED3" w:rsidRPr="006145DB" w14:paraId="42A795FB" w14:textId="77777777" w:rsidTr="00D323A8">
        <w:trPr>
          <w:trHeight w:val="138"/>
        </w:trPr>
        <w:tc>
          <w:tcPr>
            <w:tcW w:w="1696" w:type="dxa"/>
            <w:vAlign w:val="center"/>
          </w:tcPr>
          <w:p w14:paraId="5E26DB46"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6D9AF4FB" w14:textId="3ACB4C92" w:rsidR="008C1ED3" w:rsidRPr="006145DB" w:rsidRDefault="008C1ED3" w:rsidP="005B435E">
            <w:pPr>
              <w:tabs>
                <w:tab w:val="left" w:pos="709"/>
              </w:tabs>
              <w:spacing w:after="0" w:line="240" w:lineRule="auto"/>
              <w:jc w:val="both"/>
              <w:rPr>
                <w:rFonts w:eastAsia="Arial" w:cs="Arial"/>
                <w:sz w:val="20"/>
                <w:szCs w:val="20"/>
              </w:rPr>
            </w:pPr>
            <w:r w:rsidRPr="006145DB">
              <w:rPr>
                <w:rFonts w:eastAsia="Arial" w:cs="Arial"/>
                <w:sz w:val="20"/>
                <w:szCs w:val="20"/>
              </w:rPr>
              <w:t>Las categorías que aplican para la modalidad son:</w:t>
            </w:r>
          </w:p>
          <w:p w14:paraId="768E8B97" w14:textId="77777777" w:rsidR="00075CBB" w:rsidRPr="006145DB" w:rsidRDefault="00075CBB" w:rsidP="005B435E">
            <w:pPr>
              <w:pStyle w:val="Ttulo1"/>
              <w:rPr>
                <w:sz w:val="20"/>
              </w:rPr>
            </w:pPr>
          </w:p>
          <w:p w14:paraId="6CB53F83"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Atención social.</w:t>
            </w:r>
          </w:p>
          <w:p w14:paraId="00526806"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Talento humano.</w:t>
            </w:r>
          </w:p>
          <w:p w14:paraId="746D6327"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Gestión administrativa.</w:t>
            </w:r>
          </w:p>
          <w:p w14:paraId="2381B91F"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Nutrición.</w:t>
            </w:r>
          </w:p>
        </w:tc>
      </w:tr>
    </w:tbl>
    <w:p w14:paraId="3241FD15" w14:textId="77777777" w:rsidR="008C7CF7" w:rsidRPr="006145DB" w:rsidRDefault="008C7CF7" w:rsidP="005B435E">
      <w:pPr>
        <w:pStyle w:val="Ttulo1"/>
        <w:rPr>
          <w:lang w:val="es-CO"/>
        </w:rPr>
      </w:pPr>
    </w:p>
    <w:p w14:paraId="4F883419" w14:textId="05B917BD" w:rsidR="00CE631C" w:rsidRPr="006145DB" w:rsidRDefault="00E839EF">
      <w:pPr>
        <w:pStyle w:val="Ttulo1"/>
        <w:numPr>
          <w:ilvl w:val="2"/>
          <w:numId w:val="3"/>
        </w:numPr>
        <w:ind w:left="567" w:hanging="579"/>
        <w:jc w:val="center"/>
        <w:rPr>
          <w:lang w:val="es-CO"/>
        </w:rPr>
      </w:pPr>
      <w:r w:rsidRPr="006145DB">
        <w:rPr>
          <w:lang w:val="es-CO"/>
        </w:rPr>
        <w:t xml:space="preserve"> </w:t>
      </w:r>
      <w:bookmarkStart w:id="62" w:name="_Toc210213177"/>
      <w:bookmarkStart w:id="63" w:name="_Toc213273451"/>
      <w:bookmarkStart w:id="64" w:name="_Toc213276078"/>
      <w:bookmarkStart w:id="65" w:name="_Toc216902411"/>
      <w:r w:rsidR="007A0585" w:rsidRPr="006145DB">
        <w:rPr>
          <w:lang w:val="es-CO"/>
        </w:rPr>
        <w:t xml:space="preserve">Servicio Centro </w:t>
      </w:r>
      <w:r w:rsidR="00351196" w:rsidRPr="006145DB">
        <w:rPr>
          <w:lang w:val="es-CO"/>
        </w:rPr>
        <w:t>amar</w:t>
      </w:r>
      <w:bookmarkEnd w:id="62"/>
      <w:bookmarkEnd w:id="63"/>
      <w:bookmarkEnd w:id="64"/>
      <w:bookmarkEnd w:id="65"/>
    </w:p>
    <w:tbl>
      <w:tblPr>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2"/>
        <w:gridCol w:w="7563"/>
      </w:tblGrid>
      <w:tr w:rsidR="00177A57" w:rsidRPr="006145DB" w14:paraId="513D8484" w14:textId="77777777" w:rsidTr="00925CE7">
        <w:trPr>
          <w:trHeight w:val="412"/>
          <w:jc w:val="center"/>
        </w:trPr>
        <w:tc>
          <w:tcPr>
            <w:tcW w:w="1911" w:type="dxa"/>
            <w:vAlign w:val="center"/>
          </w:tcPr>
          <w:p w14:paraId="6B9DB16F"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Nombre del Servicio Social</w:t>
            </w:r>
          </w:p>
        </w:tc>
        <w:tc>
          <w:tcPr>
            <w:tcW w:w="7484" w:type="dxa"/>
            <w:vAlign w:val="center"/>
          </w:tcPr>
          <w:p w14:paraId="1BACDA40" w14:textId="1CF74A48"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w:t>
            </w:r>
            <w:r w:rsidR="008E24F5" w:rsidRPr="006145DB">
              <w:rPr>
                <w:rFonts w:eastAsia="Arial" w:cs="Arial"/>
                <w:sz w:val="20"/>
                <w:szCs w:val="20"/>
              </w:rPr>
              <w:t>.</w:t>
            </w:r>
          </w:p>
        </w:tc>
      </w:tr>
      <w:tr w:rsidR="00177A57" w:rsidRPr="006145DB" w14:paraId="52209052" w14:textId="77777777" w:rsidTr="00C557E8">
        <w:trPr>
          <w:trHeight w:val="458"/>
          <w:jc w:val="center"/>
        </w:trPr>
        <w:tc>
          <w:tcPr>
            <w:tcW w:w="1911" w:type="dxa"/>
            <w:vAlign w:val="center"/>
          </w:tcPr>
          <w:p w14:paraId="4011AFCB"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Objeto del Servicio Social</w:t>
            </w:r>
          </w:p>
        </w:tc>
        <w:tc>
          <w:tcPr>
            <w:tcW w:w="7484" w:type="dxa"/>
          </w:tcPr>
          <w:p w14:paraId="0191D18C"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highlight w:val="white"/>
              </w:rPr>
              <w:t xml:space="preserve">Implementar procesos de promoción, prevención de vulneraciones y gestión para el restablecimiento de derechos de niñas, niños y adolescentes en situación o en riesgo de trabajo infantil ampliado, o que permanezcan solas o solos s en </w:t>
            </w:r>
            <w:r w:rsidRPr="006145DB">
              <w:rPr>
                <w:rFonts w:eastAsia="Arial" w:cs="Arial"/>
                <w:sz w:val="18"/>
                <w:szCs w:val="18"/>
                <w:highlight w:val="white"/>
              </w:rPr>
              <w:t>su lugar de vivienda</w:t>
            </w:r>
            <w:r w:rsidRPr="006145DB">
              <w:rPr>
                <w:rFonts w:eastAsia="Arial" w:cs="Arial"/>
                <w:sz w:val="20"/>
                <w:szCs w:val="20"/>
                <w:highlight w:val="white"/>
              </w:rPr>
              <w:t xml:space="preserve">, sin cuidado de adultos responsables, y que presenten inobservancias </w:t>
            </w:r>
            <w:r w:rsidRPr="006145DB">
              <w:rPr>
                <w:rFonts w:eastAsia="Arial" w:cs="Arial"/>
                <w:sz w:val="20"/>
                <w:szCs w:val="20"/>
                <w:highlight w:val="white"/>
              </w:rPr>
              <w:lastRenderedPageBreak/>
              <w:t>en sus derechos, aportando a la atención integral y orientación a las familias y cuidadores desde el enfoque inclusivo, intercultural y diferencial.</w:t>
            </w:r>
          </w:p>
        </w:tc>
      </w:tr>
      <w:tr w:rsidR="00177A57" w:rsidRPr="006145DB" w14:paraId="0AEC57F1" w14:textId="77777777" w:rsidTr="00925CE7">
        <w:trPr>
          <w:trHeight w:val="20"/>
          <w:jc w:val="center"/>
        </w:trPr>
        <w:tc>
          <w:tcPr>
            <w:tcW w:w="1911" w:type="dxa"/>
            <w:vAlign w:val="center"/>
          </w:tcPr>
          <w:p w14:paraId="24D83EF0" w14:textId="4DBEC301"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Oferta Servicio Social</w:t>
            </w:r>
          </w:p>
        </w:tc>
        <w:tc>
          <w:tcPr>
            <w:tcW w:w="7484" w:type="dxa"/>
          </w:tcPr>
          <w:p w14:paraId="16F332B0"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solas o solos en </w:t>
            </w:r>
            <w:r w:rsidRPr="006145DB">
              <w:rPr>
                <w:rFonts w:eastAsia="Arial" w:cs="Arial"/>
                <w:sz w:val="18"/>
                <w:szCs w:val="18"/>
                <w:highlight w:val="white"/>
              </w:rPr>
              <w:t xml:space="preserve">su lugar de </w:t>
            </w:r>
            <w:r w:rsidRPr="006145DB">
              <w:rPr>
                <w:rFonts w:eastAsia="Arial" w:cs="Arial"/>
                <w:sz w:val="20"/>
                <w:szCs w:val="20"/>
                <w:highlight w:val="white"/>
              </w:rPr>
              <w:t>vivienda</w:t>
            </w:r>
            <w:r w:rsidRPr="006145DB">
              <w:rPr>
                <w:rFonts w:eastAsia="Arial" w:cs="Arial"/>
                <w:sz w:val="18"/>
                <w:szCs w:val="18"/>
                <w:highlight w:val="white"/>
              </w:rPr>
              <w:t>,</w:t>
            </w:r>
            <w:r w:rsidRPr="006145DB">
              <w:rPr>
                <w:rFonts w:eastAsia="Arial" w:cs="Arial"/>
                <w:sz w:val="20"/>
                <w:szCs w:val="20"/>
                <w:highlight w:val="white"/>
              </w:rPr>
              <w:t xml:space="preserve"> sin cuidado de adultos responsables, y que presenten inobservancias en sus derechos</w:t>
            </w:r>
            <w:r w:rsidRPr="006145DB">
              <w:rPr>
                <w:rFonts w:eastAsia="Arial" w:cs="Arial"/>
                <w:sz w:val="20"/>
                <w:szCs w:val="20"/>
              </w:rPr>
              <w:t>, mediante procesos de promoción, prevención y gestión para el restablecimiento de derechos a través de la atención presencial diurna mediante de cinco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177A57" w:rsidRPr="006145DB" w14:paraId="1491E8DD" w14:textId="77777777" w:rsidTr="00925CE7">
        <w:trPr>
          <w:trHeight w:val="20"/>
          <w:jc w:val="center"/>
        </w:trPr>
        <w:tc>
          <w:tcPr>
            <w:tcW w:w="1911" w:type="dxa"/>
            <w:vAlign w:val="center"/>
          </w:tcPr>
          <w:p w14:paraId="27F66F66"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84" w:type="dxa"/>
          </w:tcPr>
          <w:p w14:paraId="341C7465"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 xml:space="preserve">Focalización por demanda. </w:t>
            </w:r>
          </w:p>
          <w:p w14:paraId="42AA2673"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Focalización por abordaje territorial</w:t>
            </w:r>
          </w:p>
        </w:tc>
      </w:tr>
      <w:tr w:rsidR="00177A57" w:rsidRPr="006145DB" w14:paraId="2AEE01BB" w14:textId="77777777" w:rsidTr="00925CE7">
        <w:trPr>
          <w:trHeight w:val="612"/>
          <w:jc w:val="center"/>
        </w:trPr>
        <w:tc>
          <w:tcPr>
            <w:tcW w:w="1911" w:type="dxa"/>
            <w:vAlign w:val="center"/>
          </w:tcPr>
          <w:p w14:paraId="3C9F2D05"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Población Objetivo</w:t>
            </w:r>
          </w:p>
        </w:tc>
        <w:tc>
          <w:tcPr>
            <w:tcW w:w="7484" w:type="dxa"/>
          </w:tcPr>
          <w:p w14:paraId="418EDE46"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Niñas, niños y adolescentes a partir de los seis (6) años hasta diecisiete (17) años, once (11) meses y veintinueve (29) días, en situación o riesgo de trabajo infantil ampliado, </w:t>
            </w:r>
            <w:r w:rsidRPr="006145DB">
              <w:rPr>
                <w:rFonts w:eastAsia="Arial" w:cs="Arial"/>
                <w:sz w:val="20"/>
                <w:szCs w:val="20"/>
                <w:highlight w:val="white"/>
              </w:rPr>
              <w:t xml:space="preserve">o que permanezcan solas o solos en su lugar de vivienda, sin cuidado de adultos responsables, y que presenten inobservancias en sus derechos, </w:t>
            </w:r>
            <w:r w:rsidRPr="006145DB">
              <w:rPr>
                <w:rFonts w:eastAsia="Arial" w:cs="Arial"/>
                <w:sz w:val="20"/>
                <w:szCs w:val="20"/>
              </w:rPr>
              <w:t>que residan o permanezcan en Bogotá.</w:t>
            </w:r>
          </w:p>
          <w:p w14:paraId="20F20BE2"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p>
          <w:p w14:paraId="00BE988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c) Que sean remitidos por recorridos territoriales en pagadiarios. d) Presenten inobservancia en su derecho a la educación, que residan o permanezcan en Bogotá.</w:t>
            </w:r>
          </w:p>
        </w:tc>
      </w:tr>
      <w:tr w:rsidR="00177A57" w:rsidRPr="006145DB" w14:paraId="45031071" w14:textId="77777777" w:rsidTr="00BD5133">
        <w:trPr>
          <w:trHeight w:val="9105"/>
          <w:jc w:val="center"/>
        </w:trPr>
        <w:tc>
          <w:tcPr>
            <w:tcW w:w="1911" w:type="dxa"/>
            <w:vAlign w:val="center"/>
          </w:tcPr>
          <w:p w14:paraId="07C52D7E"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Fuentes de Información Población Objetivo</w:t>
            </w:r>
          </w:p>
        </w:tc>
        <w:tc>
          <w:tcPr>
            <w:tcW w:w="7484" w:type="dxa"/>
          </w:tcPr>
          <w:p w14:paraId="326EEF7D"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2" w:type="dxa"/>
              <w:tblLook w:val="0400" w:firstRow="0" w:lastRow="0" w:firstColumn="0" w:lastColumn="0" w:noHBand="0" w:noVBand="1"/>
            </w:tblPr>
            <w:tblGrid>
              <w:gridCol w:w="3145"/>
              <w:gridCol w:w="1332"/>
              <w:gridCol w:w="1097"/>
              <w:gridCol w:w="1678"/>
            </w:tblGrid>
            <w:tr w:rsidR="00177A57" w:rsidRPr="006145DB" w14:paraId="27FF6102"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4E64C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332" w:type="dxa"/>
                  <w:tcBorders>
                    <w:top w:val="single" w:sz="6" w:space="0" w:color="000000"/>
                    <w:left w:val="single" w:sz="6" w:space="0" w:color="000000"/>
                    <w:bottom w:val="single" w:sz="6" w:space="0" w:color="000000"/>
                    <w:right w:val="single" w:sz="6" w:space="0" w:color="000000"/>
                  </w:tcBorders>
                  <w:vAlign w:val="center"/>
                </w:tcPr>
                <w:p w14:paraId="721CB05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097" w:type="dxa"/>
                  <w:tcBorders>
                    <w:top w:val="single" w:sz="6" w:space="0" w:color="000000"/>
                    <w:left w:val="single" w:sz="6" w:space="0" w:color="000000"/>
                    <w:bottom w:val="single" w:sz="6" w:space="0" w:color="000000"/>
                    <w:right w:val="single" w:sz="6" w:space="0" w:color="000000"/>
                  </w:tcBorders>
                  <w:vAlign w:val="center"/>
                </w:tcPr>
                <w:p w14:paraId="51A50E2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78" w:type="dxa"/>
                  <w:tcBorders>
                    <w:top w:val="single" w:sz="6" w:space="0" w:color="000000"/>
                    <w:left w:val="single" w:sz="6" w:space="0" w:color="000000"/>
                    <w:bottom w:val="single" w:sz="6" w:space="0" w:color="000000"/>
                    <w:right w:val="single" w:sz="6" w:space="0" w:color="000000"/>
                  </w:tcBorders>
                  <w:vAlign w:val="center"/>
                </w:tcPr>
                <w:p w14:paraId="441D02C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71F28A1E" w14:textId="77777777" w:rsidTr="001B1AE5">
              <w:trPr>
                <w:trHeight w:val="300"/>
              </w:trPr>
              <w:tc>
                <w:tcPr>
                  <w:tcW w:w="3145" w:type="dxa"/>
                  <w:vMerge w:val="restart"/>
                  <w:tcBorders>
                    <w:top w:val="single" w:sz="6" w:space="0" w:color="000000"/>
                    <w:left w:val="single" w:sz="6" w:space="0" w:color="000000"/>
                    <w:right w:val="single" w:sz="6" w:space="0" w:color="000000"/>
                  </w:tcBorders>
                  <w:vAlign w:val="center"/>
                </w:tcPr>
                <w:p w14:paraId="0B395AB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w:t>
                  </w:r>
                </w:p>
              </w:tc>
              <w:tc>
                <w:tcPr>
                  <w:tcW w:w="1332" w:type="dxa"/>
                  <w:tcBorders>
                    <w:top w:val="single" w:sz="6" w:space="0" w:color="000000"/>
                    <w:left w:val="single" w:sz="6" w:space="0" w:color="000000"/>
                    <w:bottom w:val="single" w:sz="6" w:space="0" w:color="000000"/>
                    <w:right w:val="single" w:sz="6" w:space="0" w:color="000000"/>
                  </w:tcBorders>
                  <w:vAlign w:val="center"/>
                </w:tcPr>
                <w:p w14:paraId="25BAA98A" w14:textId="24EFC2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0506C74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5ABBCE9F" w14:textId="296762E4"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FF6FDD2" w14:textId="77777777" w:rsidTr="001B1AE5">
              <w:trPr>
                <w:trHeight w:val="300"/>
              </w:trPr>
              <w:tc>
                <w:tcPr>
                  <w:tcW w:w="3145" w:type="dxa"/>
                  <w:vMerge/>
                  <w:tcBorders>
                    <w:top w:val="single" w:sz="6" w:space="0" w:color="000000"/>
                    <w:left w:val="single" w:sz="6" w:space="0" w:color="000000"/>
                    <w:bottom w:val="single" w:sz="6" w:space="0" w:color="000000"/>
                    <w:right w:val="single" w:sz="6" w:space="0" w:color="000000"/>
                  </w:tcBorders>
                  <w:vAlign w:val="center"/>
                </w:tcPr>
                <w:p w14:paraId="00A9915F"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332" w:type="dxa"/>
                  <w:tcBorders>
                    <w:top w:val="single" w:sz="6" w:space="0" w:color="000000"/>
                    <w:left w:val="single" w:sz="6" w:space="0" w:color="000000"/>
                    <w:bottom w:val="single" w:sz="6" w:space="0" w:color="000000"/>
                    <w:right w:val="single" w:sz="6" w:space="0" w:color="000000"/>
                  </w:tcBorders>
                  <w:vAlign w:val="center"/>
                </w:tcPr>
                <w:p w14:paraId="043A8F5B"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SIRBE</w:t>
                  </w:r>
                </w:p>
              </w:tc>
              <w:tc>
                <w:tcPr>
                  <w:tcW w:w="1097" w:type="dxa"/>
                  <w:tcBorders>
                    <w:top w:val="single" w:sz="6" w:space="0" w:color="000000"/>
                    <w:left w:val="single" w:sz="6" w:space="0" w:color="000000"/>
                    <w:bottom w:val="single" w:sz="6" w:space="0" w:color="000000"/>
                    <w:right w:val="single" w:sz="6" w:space="0" w:color="000000"/>
                  </w:tcBorders>
                  <w:vAlign w:val="center"/>
                </w:tcPr>
                <w:p w14:paraId="559A3F1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19745BEB" w14:textId="10DF5FAC" w:rsidR="00A12AB3" w:rsidRPr="006145DB" w:rsidRDefault="006D33E8"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680E5000" w14:textId="77777777" w:rsidTr="001B1AE5">
              <w:trPr>
                <w:trHeight w:val="300"/>
              </w:trPr>
              <w:tc>
                <w:tcPr>
                  <w:tcW w:w="3145" w:type="dxa"/>
                  <w:tcBorders>
                    <w:top w:val="single" w:sz="6" w:space="0" w:color="000000"/>
                    <w:left w:val="single" w:sz="6" w:space="0" w:color="000000"/>
                    <w:bottom w:val="single" w:sz="4" w:space="0" w:color="000000" w:themeColor="text1"/>
                    <w:right w:val="single" w:sz="6" w:space="0" w:color="000000"/>
                  </w:tcBorders>
                  <w:vAlign w:val="center"/>
                </w:tcPr>
                <w:p w14:paraId="617424A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332" w:type="dxa"/>
                  <w:tcBorders>
                    <w:top w:val="single" w:sz="6" w:space="0" w:color="000000"/>
                    <w:left w:val="single" w:sz="6" w:space="0" w:color="000000"/>
                    <w:bottom w:val="single" w:sz="4" w:space="0" w:color="000000" w:themeColor="text1"/>
                    <w:right w:val="single" w:sz="6" w:space="0" w:color="000000"/>
                  </w:tcBorders>
                  <w:vAlign w:val="center"/>
                </w:tcPr>
                <w:p w14:paraId="31D93F96" w14:textId="7A8F22B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4" w:space="0" w:color="000000" w:themeColor="text1"/>
                    <w:right w:val="single" w:sz="6" w:space="0" w:color="000000"/>
                  </w:tcBorders>
                  <w:vAlign w:val="center"/>
                </w:tcPr>
                <w:p w14:paraId="76692E6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6" w:space="0" w:color="000000"/>
                    <w:left w:val="single" w:sz="6" w:space="0" w:color="000000"/>
                    <w:bottom w:val="single" w:sz="4" w:space="0" w:color="000000" w:themeColor="text1"/>
                    <w:right w:val="single" w:sz="6" w:space="0" w:color="000000"/>
                  </w:tcBorders>
                  <w:vAlign w:val="center"/>
                </w:tcPr>
                <w:p w14:paraId="2AFA86B3" w14:textId="6930999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A4731C4" w14:textId="77777777" w:rsidTr="001B1AE5">
              <w:trPr>
                <w:trHeight w:val="300"/>
              </w:trPr>
              <w:tc>
                <w:tcPr>
                  <w:tcW w:w="3145" w:type="dxa"/>
                  <w:tcBorders>
                    <w:top w:val="single" w:sz="4" w:space="0" w:color="000000" w:themeColor="text1"/>
                    <w:left w:val="single" w:sz="6" w:space="0" w:color="000000"/>
                    <w:bottom w:val="single" w:sz="6" w:space="0" w:color="000000"/>
                    <w:right w:val="single" w:sz="6" w:space="0" w:color="000000"/>
                  </w:tcBorders>
                  <w:vAlign w:val="center"/>
                </w:tcPr>
                <w:p w14:paraId="4DEFD108" w14:textId="5C9814C5"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solas o solos</w:t>
                  </w:r>
                  <w:r w:rsidR="001B1AE5" w:rsidRPr="006145DB">
                    <w:rPr>
                      <w:rFonts w:eastAsia="Arial" w:cs="Arial"/>
                      <w:sz w:val="16"/>
                      <w:szCs w:val="16"/>
                      <w:highlight w:val="white"/>
                    </w:rPr>
                    <w:t xml:space="preserve"> </w:t>
                  </w:r>
                  <w:r w:rsidR="00A12AB3" w:rsidRPr="006145DB">
                    <w:rPr>
                      <w:rFonts w:eastAsia="Arial" w:cs="Arial"/>
                      <w:sz w:val="16"/>
                      <w:szCs w:val="16"/>
                      <w:highlight w:val="white"/>
                    </w:rPr>
                    <w:t>en su lugar de vivienda, sin cuidado por adultos responsables</w:t>
                  </w:r>
                </w:p>
              </w:tc>
              <w:tc>
                <w:tcPr>
                  <w:tcW w:w="1332" w:type="dxa"/>
                  <w:tcBorders>
                    <w:top w:val="single" w:sz="4" w:space="0" w:color="000000" w:themeColor="text1"/>
                    <w:left w:val="single" w:sz="6" w:space="0" w:color="000000"/>
                    <w:bottom w:val="single" w:sz="6" w:space="0" w:color="000000"/>
                    <w:right w:val="single" w:sz="6" w:space="0" w:color="000000"/>
                  </w:tcBorders>
                  <w:vAlign w:val="center"/>
                </w:tcPr>
                <w:p w14:paraId="0433048A"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4" w:space="0" w:color="000000" w:themeColor="text1"/>
                    <w:left w:val="single" w:sz="6" w:space="0" w:color="000000"/>
                    <w:bottom w:val="single" w:sz="6" w:space="0" w:color="000000"/>
                    <w:right w:val="single" w:sz="6" w:space="0" w:color="000000"/>
                  </w:tcBorders>
                  <w:vAlign w:val="center"/>
                </w:tcPr>
                <w:p w14:paraId="3441D3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4" w:space="0" w:color="000000" w:themeColor="text1"/>
                    <w:left w:val="single" w:sz="6" w:space="0" w:color="000000"/>
                    <w:bottom w:val="single" w:sz="6" w:space="0" w:color="000000"/>
                    <w:right w:val="single" w:sz="6" w:space="0" w:color="000000"/>
                  </w:tcBorders>
                  <w:vAlign w:val="center"/>
                </w:tcPr>
                <w:p w14:paraId="65A37187" w14:textId="793422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7E6180F"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284D115C" w14:textId="74DC2CE9"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highlight w:val="white"/>
                    </w:rPr>
                    <w:t>Q</w:t>
                  </w:r>
                  <w:r w:rsidR="00A12AB3" w:rsidRPr="006145DB">
                    <w:rPr>
                      <w:rFonts w:eastAsia="Arial" w:cs="Arial"/>
                      <w:sz w:val="16"/>
                      <w:szCs w:val="16"/>
                      <w:highlight w:val="white"/>
                    </w:rPr>
                    <w:t>ue presenten inobservancias en sus derechos</w:t>
                  </w:r>
                </w:p>
              </w:tc>
              <w:tc>
                <w:tcPr>
                  <w:tcW w:w="1332" w:type="dxa"/>
                  <w:tcBorders>
                    <w:top w:val="single" w:sz="6" w:space="0" w:color="000000"/>
                    <w:left w:val="single" w:sz="6" w:space="0" w:color="000000"/>
                    <w:bottom w:val="single" w:sz="6" w:space="0" w:color="000000"/>
                    <w:right w:val="single" w:sz="6" w:space="0" w:color="000000"/>
                  </w:tcBorders>
                  <w:vAlign w:val="center"/>
                </w:tcPr>
                <w:p w14:paraId="2F9FB22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1C81E00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3C63B366" w14:textId="644E5DD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72925EC7"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135E6A5" w14:textId="3897F0FF"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rPr>
                    <w:t>Q</w:t>
                  </w:r>
                  <w:r w:rsidR="00A12AB3" w:rsidRPr="006145DB">
                    <w:rPr>
                      <w:rFonts w:eastAsia="Arial" w:cs="Arial"/>
                      <w:sz w:val="16"/>
                      <w:szCs w:val="16"/>
                    </w:rPr>
                    <w:t>ue residan o permanezcan en Bogotá.</w:t>
                  </w:r>
                </w:p>
              </w:tc>
              <w:tc>
                <w:tcPr>
                  <w:tcW w:w="1332" w:type="dxa"/>
                  <w:tcBorders>
                    <w:top w:val="single" w:sz="6" w:space="0" w:color="000000"/>
                    <w:left w:val="single" w:sz="6" w:space="0" w:color="000000"/>
                    <w:bottom w:val="single" w:sz="6" w:space="0" w:color="000000"/>
                    <w:right w:val="single" w:sz="6" w:space="0" w:color="000000"/>
                  </w:tcBorders>
                  <w:vAlign w:val="center"/>
                </w:tcPr>
                <w:p w14:paraId="7BDE10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113364D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13CE7605" w14:textId="554A782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7832343A"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20"/>
                <w:szCs w:val="20"/>
              </w:rPr>
            </w:pPr>
          </w:p>
          <w:p w14:paraId="3B66DC28" w14:textId="36C9F39D" w:rsidR="003B2737" w:rsidRPr="006145DB" w:rsidRDefault="003B2737" w:rsidP="005B435E">
            <w:pPr>
              <w:spacing w:after="0" w:line="240" w:lineRule="auto"/>
              <w:rPr>
                <w:rFonts w:cs="Arial"/>
                <w:sz w:val="20"/>
                <w:szCs w:val="20"/>
              </w:rPr>
            </w:pPr>
            <w:r w:rsidRPr="006145DB">
              <w:rPr>
                <w:rFonts w:cs="Arial"/>
                <w:sz w:val="20"/>
                <w:szCs w:val="20"/>
              </w:rPr>
              <w:t>Niñas y niños a partir de los tres (3) años</w:t>
            </w:r>
          </w:p>
          <w:p w14:paraId="7C939763" w14:textId="77777777" w:rsidR="003B2737" w:rsidRPr="006145DB" w:rsidRDefault="003B2737" w:rsidP="005B435E">
            <w:pPr>
              <w:spacing w:after="0" w:line="240" w:lineRule="auto"/>
              <w:rPr>
                <w:rFonts w:cs="Arial"/>
                <w:sz w:val="20"/>
                <w:szCs w:val="20"/>
              </w:rPr>
            </w:pPr>
          </w:p>
          <w:tbl>
            <w:tblPr>
              <w:tblW w:w="7252" w:type="dxa"/>
              <w:tblLook w:val="0400" w:firstRow="0" w:lastRow="0" w:firstColumn="0" w:lastColumn="0" w:noHBand="0" w:noVBand="1"/>
            </w:tblPr>
            <w:tblGrid>
              <w:gridCol w:w="3145"/>
              <w:gridCol w:w="1276"/>
              <w:gridCol w:w="1134"/>
              <w:gridCol w:w="1697"/>
            </w:tblGrid>
            <w:tr w:rsidR="00177A57" w:rsidRPr="006145DB" w14:paraId="71464119"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90A8E6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6504FC1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0B4740C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97" w:type="dxa"/>
                  <w:tcBorders>
                    <w:top w:val="single" w:sz="6" w:space="0" w:color="000000"/>
                    <w:left w:val="single" w:sz="6" w:space="0" w:color="000000"/>
                    <w:bottom w:val="single" w:sz="6" w:space="0" w:color="000000"/>
                    <w:right w:val="single" w:sz="6" w:space="0" w:color="000000"/>
                  </w:tcBorders>
                  <w:vAlign w:val="center"/>
                </w:tcPr>
                <w:p w14:paraId="478C6D3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4F538931" w14:textId="77777777" w:rsidTr="001B1AE5">
              <w:trPr>
                <w:trHeight w:val="300"/>
              </w:trPr>
              <w:tc>
                <w:tcPr>
                  <w:tcW w:w="3145" w:type="dxa"/>
                  <w:vMerge w:val="restart"/>
                  <w:tcBorders>
                    <w:top w:val="single" w:sz="6" w:space="0" w:color="000000"/>
                    <w:left w:val="single" w:sz="6" w:space="0" w:color="000000"/>
                    <w:right w:val="single" w:sz="6" w:space="0" w:color="000000"/>
                  </w:tcBorders>
                  <w:vAlign w:val="center"/>
                </w:tcPr>
                <w:p w14:paraId="2F3C5AC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una situación de emergencia social, humanitaria o cierre parcial del servicio al que esté vinculado.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12EF36DD" w14:textId="20E4F3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E18821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4DBC63F5" w14:textId="1657A516"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C168CA1" w14:textId="77777777" w:rsidTr="001B1AE5">
              <w:trPr>
                <w:trHeight w:val="300"/>
              </w:trPr>
              <w:tc>
                <w:tcPr>
                  <w:tcW w:w="3145" w:type="dxa"/>
                  <w:vMerge/>
                  <w:tcBorders>
                    <w:top w:val="single" w:sz="6" w:space="0" w:color="000000"/>
                    <w:left w:val="single" w:sz="6" w:space="0" w:color="000000"/>
                    <w:right w:val="single" w:sz="6" w:space="0" w:color="000000"/>
                  </w:tcBorders>
                  <w:vAlign w:val="center"/>
                </w:tcPr>
                <w:p w14:paraId="52C2F8D0"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77554677" w14:textId="0A4BB2CE"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1D7D42B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240B2EFE" w14:textId="365BA9EA"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249BB" w:rsidRPr="006145DB">
                    <w:rPr>
                      <w:rFonts w:eastAsia="Arial" w:cs="Arial"/>
                      <w:sz w:val="16"/>
                      <w:szCs w:val="16"/>
                    </w:rPr>
                    <w:t xml:space="preserve"> de Integración Social</w:t>
                  </w:r>
                </w:p>
              </w:tc>
            </w:tr>
            <w:tr w:rsidR="00177A57" w:rsidRPr="006145DB" w14:paraId="5ACE6285"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81DEBD4"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4A1A8F72" w14:textId="15172DDA" w:rsidR="00A12AB3" w:rsidRPr="006145DB" w:rsidRDefault="00A249BB"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FDF56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61E1311" w14:textId="39DC7EF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33397AA"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AA65F02" w14:textId="77777777" w:rsidR="00A12AB3" w:rsidRPr="006145DB" w:rsidRDefault="00A12AB3"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solos o solas</w:t>
                  </w:r>
                </w:p>
                <w:p w14:paraId="1B97AFA3"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highlight w:val="white"/>
                    </w:rPr>
                    <w:t>en su lugar de vivienda, sin cuidado por adultos responsables</w:t>
                  </w:r>
                </w:p>
              </w:tc>
              <w:tc>
                <w:tcPr>
                  <w:tcW w:w="1276" w:type="dxa"/>
                  <w:tcBorders>
                    <w:top w:val="single" w:sz="6" w:space="0" w:color="000000"/>
                    <w:left w:val="single" w:sz="6" w:space="0" w:color="000000"/>
                    <w:bottom w:val="single" w:sz="6" w:space="0" w:color="000000"/>
                    <w:right w:val="single" w:sz="6" w:space="0" w:color="000000"/>
                  </w:tcBorders>
                  <w:vAlign w:val="center"/>
                </w:tcPr>
                <w:p w14:paraId="2539C6E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348F3DD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7E339F7" w14:textId="76675D05"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252E2E0"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2D4E33EB" w14:textId="7B35C83F"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Que p</w:t>
                  </w:r>
                  <w:r w:rsidR="00A12AB3" w:rsidRPr="006145DB">
                    <w:rPr>
                      <w:rFonts w:eastAsia="Arial" w:cs="Arial"/>
                      <w:sz w:val="16"/>
                      <w:szCs w:val="16"/>
                    </w:rPr>
                    <w:t>resenten inobservancia en su derecho a la educación.</w:t>
                  </w:r>
                </w:p>
              </w:tc>
              <w:tc>
                <w:tcPr>
                  <w:tcW w:w="1276" w:type="dxa"/>
                  <w:tcBorders>
                    <w:top w:val="single" w:sz="6" w:space="0" w:color="000000"/>
                    <w:left w:val="single" w:sz="6" w:space="0" w:color="000000"/>
                    <w:bottom w:val="single" w:sz="6" w:space="0" w:color="000000"/>
                    <w:right w:val="single" w:sz="6" w:space="0" w:color="000000"/>
                  </w:tcBorders>
                  <w:vAlign w:val="center"/>
                </w:tcPr>
                <w:p w14:paraId="2C2A8C1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4C763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6023A3E1" w14:textId="7C9B9110"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F3854FD" w14:textId="77777777" w:rsidTr="00A70BDC">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50D69A0B"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Que sean remitidos por recorridos territoriales en paga diarios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53E07CB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61CBDA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0C1A122F" w14:textId="3CFD18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w:t>
                  </w:r>
                  <w:r w:rsidR="00A249BB" w:rsidRPr="006145DB">
                    <w:rPr>
                      <w:rFonts w:eastAsia="Arial" w:cs="Arial"/>
                      <w:sz w:val="16"/>
                      <w:szCs w:val="16"/>
                    </w:rPr>
                    <w:t xml:space="preserve"> social</w:t>
                  </w:r>
                </w:p>
              </w:tc>
            </w:tr>
            <w:tr w:rsidR="00177A57" w:rsidRPr="006145DB" w14:paraId="0FFA47A9" w14:textId="77777777" w:rsidTr="00A70BDC">
              <w:trPr>
                <w:trHeight w:val="300"/>
              </w:trPr>
              <w:tc>
                <w:tcPr>
                  <w:tcW w:w="3145" w:type="dxa"/>
                  <w:tcBorders>
                    <w:top w:val="single" w:sz="6" w:space="0" w:color="000000"/>
                    <w:left w:val="single" w:sz="6" w:space="0" w:color="000000"/>
                    <w:bottom w:val="single" w:sz="4" w:space="0" w:color="auto"/>
                    <w:right w:val="single" w:sz="6" w:space="0" w:color="000000"/>
                  </w:tcBorders>
                  <w:vAlign w:val="center"/>
                </w:tcPr>
                <w:p w14:paraId="0F21456E" w14:textId="70A2FBE4"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w:t>
                  </w:r>
                  <w:r w:rsidR="00A12AB3" w:rsidRPr="006145DB">
                    <w:rPr>
                      <w:rFonts w:eastAsia="Arial" w:cs="Arial"/>
                      <w:sz w:val="16"/>
                      <w:szCs w:val="16"/>
                    </w:rPr>
                    <w:t>ue residan o permanezcan en Bogotá.</w:t>
                  </w:r>
                </w:p>
              </w:tc>
              <w:tc>
                <w:tcPr>
                  <w:tcW w:w="1276" w:type="dxa"/>
                  <w:tcBorders>
                    <w:top w:val="single" w:sz="6" w:space="0" w:color="000000"/>
                    <w:left w:val="single" w:sz="6" w:space="0" w:color="000000"/>
                    <w:bottom w:val="single" w:sz="4" w:space="0" w:color="auto"/>
                    <w:right w:val="single" w:sz="6" w:space="0" w:color="000000"/>
                  </w:tcBorders>
                  <w:vAlign w:val="center"/>
                </w:tcPr>
                <w:p w14:paraId="0A7146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4" w:space="0" w:color="auto"/>
                    <w:right w:val="single" w:sz="6" w:space="0" w:color="000000"/>
                  </w:tcBorders>
                  <w:vAlign w:val="center"/>
                </w:tcPr>
                <w:p w14:paraId="36A7D00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4" w:space="0" w:color="auto"/>
                    <w:right w:val="single" w:sz="6" w:space="0" w:color="000000"/>
                  </w:tcBorders>
                  <w:vAlign w:val="center"/>
                </w:tcPr>
                <w:p w14:paraId="68E40E02" w14:textId="0196F0B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65E95F8A"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2D70422" w14:textId="77777777" w:rsidTr="00925CE7">
        <w:trPr>
          <w:trHeight w:val="422"/>
          <w:jc w:val="center"/>
        </w:trPr>
        <w:tc>
          <w:tcPr>
            <w:tcW w:w="1911" w:type="dxa"/>
            <w:vAlign w:val="center"/>
          </w:tcPr>
          <w:p w14:paraId="219A9AB1"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484" w:type="dxa"/>
            <w:vAlign w:val="center"/>
          </w:tcPr>
          <w:p w14:paraId="432D3165" w14:textId="77777777" w:rsidR="00A12AB3" w:rsidRPr="006145DB" w:rsidRDefault="00A12AB3" w:rsidP="005B435E">
            <w:pPr>
              <w:spacing w:after="0" w:line="240" w:lineRule="auto"/>
              <w:jc w:val="center"/>
              <w:rPr>
                <w:rFonts w:eastAsia="Arial" w:cs="Arial"/>
                <w:sz w:val="16"/>
                <w:szCs w:val="16"/>
              </w:rPr>
            </w:pPr>
          </w:p>
          <w:tbl>
            <w:tblPr>
              <w:tblW w:w="7201" w:type="dxa"/>
              <w:tblInd w:w="30" w:type="dxa"/>
              <w:tblLook w:val="0400" w:firstRow="0" w:lastRow="0" w:firstColumn="0" w:lastColumn="0" w:noHBand="0" w:noVBand="1"/>
            </w:tblPr>
            <w:tblGrid>
              <w:gridCol w:w="3020"/>
              <w:gridCol w:w="1408"/>
              <w:gridCol w:w="1126"/>
              <w:gridCol w:w="1647"/>
            </w:tblGrid>
            <w:tr w:rsidR="00177A57" w:rsidRPr="006145DB" w14:paraId="388B3A38" w14:textId="77777777" w:rsidTr="008B5626">
              <w:trPr>
                <w:trHeight w:val="65"/>
              </w:trPr>
              <w:tc>
                <w:tcPr>
                  <w:tcW w:w="3020" w:type="dxa"/>
                  <w:tcBorders>
                    <w:top w:val="single" w:sz="6" w:space="0" w:color="000000"/>
                    <w:left w:val="single" w:sz="6" w:space="0" w:color="000000"/>
                    <w:bottom w:val="single" w:sz="6" w:space="0" w:color="000000"/>
                    <w:right w:val="single" w:sz="6" w:space="0" w:color="000000"/>
                  </w:tcBorders>
                  <w:vAlign w:val="center"/>
                </w:tcPr>
                <w:p w14:paraId="37CCD94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408" w:type="dxa"/>
                  <w:tcBorders>
                    <w:top w:val="single" w:sz="6" w:space="0" w:color="000000"/>
                    <w:left w:val="single" w:sz="6" w:space="0" w:color="000000"/>
                    <w:bottom w:val="single" w:sz="6" w:space="0" w:color="000000"/>
                    <w:right w:val="single" w:sz="6" w:space="0" w:color="000000"/>
                  </w:tcBorders>
                  <w:vAlign w:val="center"/>
                </w:tcPr>
                <w:p w14:paraId="48B7DCE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26" w:type="dxa"/>
                  <w:tcBorders>
                    <w:top w:val="single" w:sz="6" w:space="0" w:color="000000"/>
                    <w:left w:val="single" w:sz="6" w:space="0" w:color="000000"/>
                    <w:bottom w:val="single" w:sz="6" w:space="0" w:color="000000"/>
                    <w:right w:val="single" w:sz="6" w:space="0" w:color="000000"/>
                  </w:tcBorders>
                  <w:vAlign w:val="center"/>
                </w:tcPr>
                <w:p w14:paraId="50A30DB2"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647" w:type="dxa"/>
                  <w:tcBorders>
                    <w:top w:val="single" w:sz="6" w:space="0" w:color="000000"/>
                    <w:left w:val="single" w:sz="6" w:space="0" w:color="000000"/>
                    <w:bottom w:val="single" w:sz="6" w:space="0" w:color="000000"/>
                    <w:right w:val="single" w:sz="6" w:space="0" w:color="000000"/>
                  </w:tcBorders>
                  <w:vAlign w:val="center"/>
                </w:tcPr>
                <w:p w14:paraId="1A5135D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5EB37EC"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0454A43"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08" w:type="dxa"/>
                  <w:tcBorders>
                    <w:top w:val="single" w:sz="6" w:space="0" w:color="000000"/>
                    <w:left w:val="single" w:sz="6" w:space="0" w:color="000000"/>
                    <w:bottom w:val="single" w:sz="6" w:space="0" w:color="000000"/>
                    <w:right w:val="single" w:sz="6" w:space="0" w:color="000000"/>
                  </w:tcBorders>
                  <w:vAlign w:val="center"/>
                </w:tcPr>
                <w:p w14:paraId="0D3ED6F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1126" w:type="dxa"/>
                  <w:tcBorders>
                    <w:top w:val="single" w:sz="6" w:space="0" w:color="000000"/>
                    <w:left w:val="single" w:sz="6" w:space="0" w:color="000000"/>
                    <w:bottom w:val="single" w:sz="6" w:space="0" w:color="000000"/>
                    <w:right w:val="single" w:sz="6" w:space="0" w:color="000000"/>
                  </w:tcBorders>
                  <w:vAlign w:val="center"/>
                </w:tcPr>
                <w:p w14:paraId="3EC9876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Trimestral</w:t>
                  </w:r>
                </w:p>
              </w:tc>
              <w:tc>
                <w:tcPr>
                  <w:tcW w:w="1647" w:type="dxa"/>
                  <w:tcBorders>
                    <w:top w:val="single" w:sz="6" w:space="0" w:color="000000"/>
                    <w:left w:val="single" w:sz="6" w:space="0" w:color="000000"/>
                    <w:bottom w:val="single" w:sz="6" w:space="0" w:color="000000"/>
                    <w:right w:val="single" w:sz="6" w:space="0" w:color="000000"/>
                  </w:tcBorders>
                  <w:vAlign w:val="center"/>
                </w:tcPr>
                <w:p w14:paraId="545CC48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177A57" w:rsidRPr="006145DB" w14:paraId="1E83BD86"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2BCD0EE9" w14:textId="5706AF5A"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w:t>
                  </w:r>
                  <w:r w:rsidRPr="006145DB">
                    <w:rPr>
                      <w:rFonts w:eastAsia="Arial" w:cs="Arial"/>
                      <w:sz w:val="16"/>
                      <w:szCs w:val="16"/>
                    </w:rPr>
                    <w:lastRenderedPageBreak/>
                    <w:t xml:space="preserve">cooperación, identificados </w:t>
                  </w:r>
                  <w:r w:rsidRPr="006145DB">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408" w:type="dxa"/>
                  <w:tcBorders>
                    <w:top w:val="single" w:sz="6" w:space="0" w:color="000000"/>
                    <w:left w:val="single" w:sz="6" w:space="0" w:color="000000"/>
                    <w:bottom w:val="single" w:sz="6" w:space="0" w:color="000000"/>
                    <w:right w:val="single" w:sz="6" w:space="0" w:color="000000"/>
                  </w:tcBorders>
                  <w:vAlign w:val="center"/>
                </w:tcPr>
                <w:p w14:paraId="74C1C0A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lastRenderedPageBreak/>
                    <w:t>Verificación en campo</w:t>
                  </w:r>
                </w:p>
              </w:tc>
              <w:tc>
                <w:tcPr>
                  <w:tcW w:w="1126" w:type="dxa"/>
                  <w:tcBorders>
                    <w:top w:val="single" w:sz="6" w:space="0" w:color="000000"/>
                    <w:left w:val="single" w:sz="6" w:space="0" w:color="000000"/>
                    <w:bottom w:val="single" w:sz="6" w:space="0" w:color="000000"/>
                    <w:right w:val="single" w:sz="6" w:space="0" w:color="000000"/>
                  </w:tcBorders>
                  <w:vAlign w:val="center"/>
                </w:tcPr>
                <w:p w14:paraId="4807E55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7" w:type="dxa"/>
                  <w:tcBorders>
                    <w:top w:val="single" w:sz="6" w:space="0" w:color="000000"/>
                    <w:left w:val="single" w:sz="6" w:space="0" w:color="000000"/>
                    <w:bottom w:val="single" w:sz="6" w:space="0" w:color="000000"/>
                    <w:right w:val="single" w:sz="6" w:space="0" w:color="000000"/>
                  </w:tcBorders>
                  <w:vAlign w:val="center"/>
                </w:tcPr>
                <w:p w14:paraId="030629F1" w14:textId="5B85568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1330EE88"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3F0A6F49"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0E5C1771" w14:textId="04B7E78B"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r w:rsidRPr="006145DB" w:rsidDel="008C7CF7">
                    <w:rPr>
                      <w:rFonts w:eastAsia="Arial" w:cs="Arial"/>
                      <w:sz w:val="16"/>
                      <w:szCs w:val="16"/>
                    </w:rPr>
                    <w:t xml:space="preserve"> </w:t>
                  </w:r>
                </w:p>
              </w:tc>
              <w:tc>
                <w:tcPr>
                  <w:tcW w:w="1126" w:type="dxa"/>
                  <w:tcBorders>
                    <w:top w:val="single" w:sz="6" w:space="0" w:color="000000"/>
                    <w:left w:val="single" w:sz="6" w:space="0" w:color="000000"/>
                    <w:bottom w:val="single" w:sz="6" w:space="0" w:color="000000"/>
                    <w:right w:val="single" w:sz="6" w:space="0" w:color="000000"/>
                  </w:tcBorders>
                  <w:vAlign w:val="center"/>
                </w:tcPr>
                <w:p w14:paraId="7DFC0E4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9BDD8B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13DC7712"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73B946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23B8E15A" w14:textId="1E3A7778"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06A9FA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1F94BC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5DE7C567"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0BD0B15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60308BEE" w14:textId="4406045F"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4175192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453CCE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6DF53302"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1F8CEF50"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7CC5A34E" w14:textId="35E278D2"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4516DFF8"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199B1805"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3FD1C2E5"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72B2C098"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4E938493" w14:textId="4C41CEA1"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0C51D0E6"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39C7C4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26CC3311"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tcPr>
                <w:p w14:paraId="6D2EAA0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408" w:type="dxa"/>
                  <w:tcBorders>
                    <w:top w:val="single" w:sz="6" w:space="0" w:color="000000"/>
                    <w:left w:val="single" w:sz="6" w:space="0" w:color="000000"/>
                    <w:bottom w:val="single" w:sz="6" w:space="0" w:color="000000"/>
                    <w:right w:val="single" w:sz="6" w:space="0" w:color="000000"/>
                  </w:tcBorders>
                  <w:vAlign w:val="center"/>
                </w:tcPr>
                <w:p w14:paraId="172E09D8" w14:textId="04E29501"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1126" w:type="dxa"/>
                  <w:tcBorders>
                    <w:top w:val="single" w:sz="6" w:space="0" w:color="000000"/>
                    <w:left w:val="single" w:sz="6" w:space="0" w:color="000000"/>
                    <w:bottom w:val="single" w:sz="6" w:space="0" w:color="000000"/>
                    <w:right w:val="single" w:sz="6" w:space="0" w:color="000000"/>
                  </w:tcBorders>
                  <w:vAlign w:val="center"/>
                </w:tcPr>
                <w:p w14:paraId="5C3C7058" w14:textId="022EFD84"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47" w:type="dxa"/>
                  <w:tcBorders>
                    <w:top w:val="single" w:sz="6" w:space="0" w:color="000000"/>
                    <w:left w:val="single" w:sz="6" w:space="0" w:color="000000"/>
                    <w:bottom w:val="single" w:sz="6" w:space="0" w:color="000000"/>
                    <w:right w:val="single" w:sz="6" w:space="0" w:color="000000"/>
                  </w:tcBorders>
                  <w:vAlign w:val="center"/>
                </w:tcPr>
                <w:p w14:paraId="6D31B3D0" w14:textId="6E578A1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D157D4" w:rsidRPr="006145DB" w14:paraId="7D41C26A" w14:textId="77777777" w:rsidTr="00BD5133">
              <w:trPr>
                <w:trHeight w:val="65"/>
              </w:trPr>
              <w:tc>
                <w:tcPr>
                  <w:tcW w:w="3020" w:type="dxa"/>
                  <w:tcBorders>
                    <w:top w:val="single" w:sz="6" w:space="0" w:color="000000"/>
                  </w:tcBorders>
                </w:tcPr>
                <w:p w14:paraId="3309307B" w14:textId="77777777" w:rsidR="00D157D4" w:rsidRPr="006145DB" w:rsidRDefault="00D157D4" w:rsidP="005B435E">
                  <w:pPr>
                    <w:spacing w:after="0" w:line="240" w:lineRule="auto"/>
                    <w:jc w:val="both"/>
                    <w:rPr>
                      <w:rFonts w:eastAsia="Arial" w:cs="Arial"/>
                      <w:sz w:val="16"/>
                      <w:szCs w:val="16"/>
                    </w:rPr>
                  </w:pPr>
                </w:p>
              </w:tc>
              <w:tc>
                <w:tcPr>
                  <w:tcW w:w="1408" w:type="dxa"/>
                  <w:tcBorders>
                    <w:top w:val="single" w:sz="6" w:space="0" w:color="000000"/>
                  </w:tcBorders>
                  <w:vAlign w:val="center"/>
                </w:tcPr>
                <w:p w14:paraId="0295A2CC" w14:textId="77777777" w:rsidR="00D157D4" w:rsidRPr="006145DB" w:rsidRDefault="00D157D4" w:rsidP="005B435E">
                  <w:pPr>
                    <w:spacing w:after="0" w:line="240" w:lineRule="auto"/>
                    <w:jc w:val="center"/>
                    <w:rPr>
                      <w:rFonts w:eastAsia="Arial" w:cs="Arial"/>
                      <w:sz w:val="16"/>
                      <w:szCs w:val="16"/>
                    </w:rPr>
                  </w:pPr>
                </w:p>
              </w:tc>
              <w:tc>
                <w:tcPr>
                  <w:tcW w:w="1126" w:type="dxa"/>
                  <w:tcBorders>
                    <w:top w:val="single" w:sz="6" w:space="0" w:color="000000"/>
                  </w:tcBorders>
                  <w:vAlign w:val="center"/>
                </w:tcPr>
                <w:p w14:paraId="419323DB" w14:textId="77777777" w:rsidR="00D157D4" w:rsidRPr="006145DB" w:rsidRDefault="00D157D4" w:rsidP="005B435E">
                  <w:pPr>
                    <w:spacing w:after="0" w:line="240" w:lineRule="auto"/>
                    <w:jc w:val="center"/>
                    <w:rPr>
                      <w:rFonts w:eastAsia="Arial" w:cs="Arial"/>
                      <w:sz w:val="16"/>
                      <w:szCs w:val="16"/>
                    </w:rPr>
                  </w:pPr>
                </w:p>
              </w:tc>
              <w:tc>
                <w:tcPr>
                  <w:tcW w:w="1647" w:type="dxa"/>
                  <w:tcBorders>
                    <w:top w:val="single" w:sz="6" w:space="0" w:color="000000"/>
                  </w:tcBorders>
                  <w:vAlign w:val="center"/>
                </w:tcPr>
                <w:p w14:paraId="44D367CB" w14:textId="77777777" w:rsidR="00D157D4" w:rsidRPr="006145DB" w:rsidRDefault="00D157D4" w:rsidP="005B435E">
                  <w:pPr>
                    <w:pBdr>
                      <w:top w:val="nil"/>
                      <w:left w:val="nil"/>
                      <w:bottom w:val="nil"/>
                      <w:right w:val="nil"/>
                      <w:between w:val="nil"/>
                    </w:pBdr>
                    <w:spacing w:after="0" w:line="240" w:lineRule="auto"/>
                    <w:jc w:val="center"/>
                    <w:rPr>
                      <w:rFonts w:eastAsia="Arial" w:cs="Arial"/>
                      <w:sz w:val="16"/>
                      <w:szCs w:val="16"/>
                    </w:rPr>
                  </w:pPr>
                </w:p>
              </w:tc>
            </w:tr>
          </w:tbl>
          <w:p w14:paraId="7AFBA432" w14:textId="77777777" w:rsidR="00A12AB3" w:rsidRPr="006145DB" w:rsidRDefault="00A12AB3" w:rsidP="005B435E">
            <w:pPr>
              <w:tabs>
                <w:tab w:val="left" w:pos="709"/>
              </w:tabs>
              <w:spacing w:after="0" w:line="240" w:lineRule="auto"/>
              <w:rPr>
                <w:rFonts w:eastAsia="Arial" w:cs="Arial"/>
                <w:sz w:val="18"/>
                <w:szCs w:val="18"/>
              </w:rPr>
            </w:pPr>
          </w:p>
        </w:tc>
      </w:tr>
      <w:tr w:rsidR="00177A57" w:rsidRPr="006145DB" w14:paraId="5B9EF834" w14:textId="77777777" w:rsidTr="009A1DA3">
        <w:trPr>
          <w:trHeight w:val="5107"/>
          <w:jc w:val="center"/>
        </w:trPr>
        <w:tc>
          <w:tcPr>
            <w:tcW w:w="1911" w:type="dxa"/>
            <w:vAlign w:val="center"/>
          </w:tcPr>
          <w:p w14:paraId="2DC66166"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Ingreso y Fuentes de Información</w:t>
            </w:r>
          </w:p>
        </w:tc>
        <w:tc>
          <w:tcPr>
            <w:tcW w:w="7484" w:type="dxa"/>
          </w:tcPr>
          <w:p w14:paraId="2E933F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p>
          <w:tbl>
            <w:tblPr>
              <w:tblW w:w="4953" w:type="pct"/>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43"/>
              <w:gridCol w:w="1277"/>
              <w:gridCol w:w="1134"/>
              <w:gridCol w:w="1708"/>
            </w:tblGrid>
            <w:tr w:rsidR="00177A57" w:rsidRPr="006145DB" w14:paraId="3582A904" w14:textId="77777777" w:rsidTr="008B5626">
              <w:trPr>
                <w:trHeight w:val="300"/>
              </w:trPr>
              <w:tc>
                <w:tcPr>
                  <w:tcW w:w="2164" w:type="pct"/>
                  <w:tcBorders>
                    <w:top w:val="single" w:sz="6" w:space="0" w:color="000000"/>
                    <w:left w:val="single" w:sz="6" w:space="0" w:color="000000"/>
                    <w:bottom w:val="single" w:sz="4" w:space="0" w:color="auto"/>
                    <w:right w:val="single" w:sz="6" w:space="0" w:color="000000"/>
                  </w:tcBorders>
                  <w:vAlign w:val="center"/>
                </w:tcPr>
                <w:p w14:paraId="62017D58" w14:textId="2096D48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Criterios de Ingreso</w:t>
                  </w:r>
                </w:p>
              </w:tc>
              <w:tc>
                <w:tcPr>
                  <w:tcW w:w="879" w:type="pct"/>
                  <w:tcBorders>
                    <w:top w:val="single" w:sz="6" w:space="0" w:color="000000"/>
                    <w:left w:val="single" w:sz="6" w:space="0" w:color="000000"/>
                    <w:bottom w:val="single" w:sz="4" w:space="0" w:color="auto"/>
                    <w:right w:val="single" w:sz="6" w:space="0" w:color="000000"/>
                  </w:tcBorders>
                  <w:vAlign w:val="center"/>
                </w:tcPr>
                <w:p w14:paraId="6E327594" w14:textId="5564648F"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Fuente de Información</w:t>
                  </w:r>
                </w:p>
              </w:tc>
              <w:tc>
                <w:tcPr>
                  <w:tcW w:w="781" w:type="pct"/>
                  <w:tcBorders>
                    <w:top w:val="single" w:sz="6" w:space="0" w:color="000000"/>
                    <w:left w:val="single" w:sz="6" w:space="0" w:color="000000"/>
                    <w:bottom w:val="single" w:sz="4" w:space="0" w:color="auto"/>
                    <w:right w:val="single" w:sz="6" w:space="0" w:color="000000"/>
                  </w:tcBorders>
                  <w:vAlign w:val="center"/>
                </w:tcPr>
                <w:p w14:paraId="20D59C17" w14:textId="0772A528" w:rsidR="00A12AB3" w:rsidRPr="006145DB" w:rsidRDefault="00A12AB3" w:rsidP="005B435E">
                  <w:pPr>
                    <w:spacing w:after="0" w:line="240" w:lineRule="auto"/>
                    <w:ind w:left="-115"/>
                    <w:jc w:val="center"/>
                    <w:rPr>
                      <w:rFonts w:eastAsia="Arial" w:cs="Arial"/>
                      <w:sz w:val="16"/>
                      <w:szCs w:val="16"/>
                    </w:rPr>
                  </w:pPr>
                  <w:r w:rsidRPr="006145DB">
                    <w:rPr>
                      <w:rFonts w:eastAsia="Arial" w:cs="Arial"/>
                      <w:sz w:val="16"/>
                      <w:szCs w:val="16"/>
                    </w:rPr>
                    <w:t>Periodicidad</w:t>
                  </w:r>
                </w:p>
              </w:tc>
              <w:tc>
                <w:tcPr>
                  <w:tcW w:w="1176" w:type="pct"/>
                  <w:tcBorders>
                    <w:top w:val="single" w:sz="6" w:space="0" w:color="000000"/>
                    <w:left w:val="single" w:sz="6" w:space="0" w:color="000000"/>
                    <w:bottom w:val="single" w:sz="4" w:space="0" w:color="auto"/>
                    <w:right w:val="single" w:sz="6" w:space="0" w:color="000000"/>
                  </w:tcBorders>
                  <w:vAlign w:val="center"/>
                </w:tcPr>
                <w:p w14:paraId="3DD1D26E" w14:textId="5436B5E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E0C6D70" w14:textId="77777777" w:rsidTr="00BD5133">
              <w:trPr>
                <w:trHeight w:val="1189"/>
              </w:trPr>
              <w:tc>
                <w:tcPr>
                  <w:tcW w:w="216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9ADD3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 en situación o riesgo de trabajo infantil ampliado, o que permanezcan solas o solos en su lugar de vivienda, sin cuidado de adultos responsables, y que presenten inobservancias en sus derechos, que residan o permanezcan en Bogotá.</w:t>
                  </w:r>
                </w:p>
              </w:tc>
              <w:tc>
                <w:tcPr>
                  <w:tcW w:w="87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263E63" w14:textId="33352E76" w:rsidR="00A12AB3" w:rsidRPr="006145DB" w:rsidRDefault="00A249BB"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340B8B"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176"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CA5AB" w14:textId="46FB214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96C1F5E" w14:textId="77777777" w:rsidTr="00BD5133">
              <w:trPr>
                <w:trHeight w:val="2022"/>
              </w:trPr>
              <w:tc>
                <w:tcPr>
                  <w:tcW w:w="216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CF0CC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Que sean remitidos por recorridos territoriales en pagadiarios. d) Presenten inobservancia en su derecho a la educación, que residan o permanezcan en Bogotá.</w:t>
                  </w:r>
                </w:p>
              </w:tc>
              <w:tc>
                <w:tcPr>
                  <w:tcW w:w="87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29CC6A" w14:textId="454C2CC4" w:rsidR="00A12AB3" w:rsidRPr="006145DB" w:rsidRDefault="00A249BB" w:rsidP="005B435E">
                  <w:pPr>
                    <w:widowControl w:val="0"/>
                    <w:spacing w:after="0" w:line="240" w:lineRule="auto"/>
                    <w:jc w:val="center"/>
                    <w:rPr>
                      <w:rFonts w:eastAsia="Arial" w:cs="Arial"/>
                      <w:sz w:val="16"/>
                      <w:szCs w:val="16"/>
                    </w:rPr>
                  </w:pPr>
                  <w:r w:rsidRPr="006145DB">
                    <w:rPr>
                      <w:rFonts w:eastAsia="Arial" w:cs="Arial"/>
                      <w:sz w:val="16"/>
                      <w:szCs w:val="16"/>
                    </w:rPr>
                    <w:t>Verificación en campo</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93D918"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176"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CA42A8" w14:textId="3783201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w:t>
                  </w:r>
                </w:p>
              </w:tc>
            </w:tr>
          </w:tbl>
          <w:p w14:paraId="63FC2832" w14:textId="77777777" w:rsidR="00A12AB3" w:rsidRPr="006145DB" w:rsidRDefault="00A12AB3" w:rsidP="005B435E">
            <w:pPr>
              <w:pBdr>
                <w:top w:val="nil"/>
                <w:left w:val="nil"/>
                <w:bottom w:val="nil"/>
                <w:right w:val="nil"/>
                <w:between w:val="nil"/>
              </w:pBdr>
              <w:spacing w:after="0" w:line="240" w:lineRule="auto"/>
              <w:jc w:val="both"/>
              <w:rPr>
                <w:rFonts w:eastAsia="Arial" w:cs="Arial"/>
                <w:sz w:val="18"/>
                <w:szCs w:val="18"/>
              </w:rPr>
            </w:pPr>
          </w:p>
        </w:tc>
      </w:tr>
      <w:tr w:rsidR="00177A57" w:rsidRPr="006145DB" w14:paraId="19A41A67" w14:textId="77777777" w:rsidTr="009A1DA3">
        <w:trPr>
          <w:trHeight w:val="458"/>
          <w:jc w:val="center"/>
        </w:trPr>
        <w:tc>
          <w:tcPr>
            <w:tcW w:w="1911" w:type="dxa"/>
            <w:vAlign w:val="center"/>
          </w:tcPr>
          <w:p w14:paraId="7CA4CE42"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484" w:type="dxa"/>
          </w:tcPr>
          <w:p w14:paraId="5989C558"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9" w:type="dxa"/>
              <w:tblLook w:val="0400" w:firstRow="0" w:lastRow="0" w:firstColumn="0" w:lastColumn="0" w:noHBand="0" w:noVBand="1"/>
            </w:tblPr>
            <w:tblGrid>
              <w:gridCol w:w="3145"/>
              <w:gridCol w:w="1276"/>
              <w:gridCol w:w="1134"/>
              <w:gridCol w:w="1704"/>
            </w:tblGrid>
            <w:tr w:rsidR="00177A57" w:rsidRPr="006145DB" w14:paraId="43600AA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1564951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276" w:type="dxa"/>
                  <w:tcBorders>
                    <w:top w:val="single" w:sz="6" w:space="0" w:color="000000"/>
                    <w:left w:val="single" w:sz="6" w:space="0" w:color="000000"/>
                    <w:bottom w:val="single" w:sz="6" w:space="0" w:color="000000"/>
                    <w:right w:val="single" w:sz="6" w:space="0" w:color="000000"/>
                  </w:tcBorders>
                  <w:vAlign w:val="center"/>
                </w:tcPr>
                <w:p w14:paraId="4EB952B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36A67CB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704" w:type="dxa"/>
                  <w:tcBorders>
                    <w:top w:val="single" w:sz="6" w:space="0" w:color="000000"/>
                    <w:left w:val="single" w:sz="6" w:space="0" w:color="000000"/>
                    <w:bottom w:val="single" w:sz="6" w:space="0" w:color="000000"/>
                    <w:right w:val="single" w:sz="6" w:space="0" w:color="000000"/>
                  </w:tcBorders>
                  <w:vAlign w:val="center"/>
                </w:tcPr>
                <w:p w14:paraId="2C0B2A3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6285BA37"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56856D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p>
              </w:tc>
              <w:tc>
                <w:tcPr>
                  <w:tcW w:w="1276" w:type="dxa"/>
                  <w:tcBorders>
                    <w:top w:val="single" w:sz="6" w:space="0" w:color="000000"/>
                    <w:left w:val="single" w:sz="6" w:space="0" w:color="000000"/>
                    <w:bottom w:val="single" w:sz="6" w:space="0" w:color="000000"/>
                    <w:right w:val="single" w:sz="6" w:space="0" w:color="000000"/>
                  </w:tcBorders>
                  <w:vAlign w:val="center"/>
                </w:tcPr>
                <w:p w14:paraId="57D04AB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CCF6B3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00D1FB2" w14:textId="529C3E8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5862EC84"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F45C5EB"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Fallecimiento.</w:t>
                  </w:r>
                </w:p>
              </w:tc>
              <w:tc>
                <w:tcPr>
                  <w:tcW w:w="1276" w:type="dxa"/>
                  <w:tcBorders>
                    <w:top w:val="single" w:sz="6" w:space="0" w:color="000000"/>
                    <w:left w:val="single" w:sz="6" w:space="0" w:color="000000"/>
                    <w:bottom w:val="single" w:sz="6" w:space="0" w:color="000000"/>
                    <w:right w:val="single" w:sz="6" w:space="0" w:color="000000"/>
                  </w:tcBorders>
                  <w:vAlign w:val="center"/>
                </w:tcPr>
                <w:p w14:paraId="72C69E7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134" w:type="dxa"/>
                  <w:tcBorders>
                    <w:top w:val="single" w:sz="6" w:space="0" w:color="000000"/>
                    <w:left w:val="single" w:sz="6" w:space="0" w:color="000000"/>
                    <w:bottom w:val="single" w:sz="6" w:space="0" w:color="000000"/>
                    <w:right w:val="single" w:sz="6" w:space="0" w:color="000000"/>
                  </w:tcBorders>
                  <w:vAlign w:val="center"/>
                </w:tcPr>
                <w:p w14:paraId="48BA09C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704" w:type="dxa"/>
                  <w:tcBorders>
                    <w:top w:val="single" w:sz="6" w:space="0" w:color="000000"/>
                    <w:left w:val="single" w:sz="6" w:space="0" w:color="000000"/>
                    <w:bottom w:val="single" w:sz="6" w:space="0" w:color="000000"/>
                    <w:right w:val="single" w:sz="6" w:space="0" w:color="000000"/>
                  </w:tcBorders>
                  <w:vAlign w:val="center"/>
                </w:tcPr>
                <w:p w14:paraId="241518B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177A57" w:rsidRPr="006145DB" w14:paraId="4F4FA94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618665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highlight w:val="white"/>
                    </w:rPr>
                    <w:t>Superar la edad establecida para</w:t>
                  </w:r>
                  <w:r w:rsidRPr="006145DB">
                    <w:rPr>
                      <w:rFonts w:eastAsia="Arial" w:cs="Arial"/>
                      <w:sz w:val="16"/>
                      <w:szCs w:val="16"/>
                    </w:rPr>
                    <w:t xml:space="preserve"> </w:t>
                  </w:r>
                  <w:r w:rsidRPr="006145DB">
                    <w:rPr>
                      <w:rFonts w:eastAsia="Arial" w:cs="Arial"/>
                      <w:sz w:val="16"/>
                      <w:szCs w:val="16"/>
                      <w:highlight w:val="white"/>
                    </w:rPr>
                    <w:t>el servicio social.</w:t>
                  </w:r>
                </w:p>
              </w:tc>
              <w:tc>
                <w:tcPr>
                  <w:tcW w:w="1276" w:type="dxa"/>
                  <w:tcBorders>
                    <w:top w:val="single" w:sz="6" w:space="0" w:color="000000"/>
                    <w:left w:val="single" w:sz="6" w:space="0" w:color="000000"/>
                    <w:bottom w:val="single" w:sz="6" w:space="0" w:color="000000"/>
                    <w:right w:val="single" w:sz="6" w:space="0" w:color="000000"/>
                  </w:tcBorders>
                  <w:vAlign w:val="center"/>
                </w:tcPr>
                <w:p w14:paraId="511AB7A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90537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6275767E" w14:textId="36B3CF0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72373FC" w14:textId="77777777" w:rsidTr="002459DA">
              <w:trPr>
                <w:trHeight w:val="554"/>
              </w:trPr>
              <w:tc>
                <w:tcPr>
                  <w:tcW w:w="3145" w:type="dxa"/>
                  <w:tcBorders>
                    <w:top w:val="single" w:sz="6" w:space="0" w:color="000000"/>
                    <w:left w:val="single" w:sz="6" w:space="0" w:color="000000"/>
                    <w:bottom w:val="single" w:sz="6" w:space="0" w:color="000000"/>
                    <w:right w:val="single" w:sz="6" w:space="0" w:color="000000"/>
                  </w:tcBorders>
                  <w:vAlign w:val="center"/>
                </w:tcPr>
                <w:p w14:paraId="145C854C" w14:textId="3B29D714" w:rsidR="00A12AB3" w:rsidRPr="006145DB" w:rsidRDefault="00A12AB3" w:rsidP="005B435E">
                  <w:pPr>
                    <w:pBdr>
                      <w:top w:val="nil"/>
                      <w:left w:val="nil"/>
                      <w:bottom w:val="nil"/>
                      <w:right w:val="nil"/>
                      <w:between w:val="nil"/>
                    </w:pBdr>
                    <w:spacing w:after="0" w:line="240" w:lineRule="auto"/>
                    <w:jc w:val="both"/>
                    <w:rPr>
                      <w:rFonts w:eastAsia="Arial" w:cs="Arial"/>
                      <w:sz w:val="16"/>
                      <w:szCs w:val="16"/>
                      <w:highlight w:val="white"/>
                    </w:rPr>
                  </w:pPr>
                  <w:r w:rsidRPr="006145DB">
                    <w:rPr>
                      <w:rFonts w:eastAsia="Arial" w:cs="Arial"/>
                      <w:sz w:val="16"/>
                      <w:szCs w:val="16"/>
                      <w:highlight w:val="white"/>
                    </w:rPr>
                    <w:t>Finalización del tiempo de atención establecido en el servicio social por superación de condiciones.</w:t>
                  </w:r>
                </w:p>
              </w:tc>
              <w:tc>
                <w:tcPr>
                  <w:tcW w:w="1276" w:type="dxa"/>
                  <w:tcBorders>
                    <w:top w:val="single" w:sz="6" w:space="0" w:color="000000"/>
                    <w:left w:val="single" w:sz="6" w:space="0" w:color="000000"/>
                    <w:bottom w:val="single" w:sz="6" w:space="0" w:color="000000"/>
                    <w:right w:val="single" w:sz="6" w:space="0" w:color="000000"/>
                  </w:tcBorders>
                  <w:vAlign w:val="center"/>
                </w:tcPr>
                <w:p w14:paraId="0A8EB6F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200F16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272B6737" w14:textId="357F2BA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2218F7DC" w14:textId="77777777" w:rsidTr="002459DA">
              <w:trPr>
                <w:trHeight w:val="103"/>
              </w:trPr>
              <w:tc>
                <w:tcPr>
                  <w:tcW w:w="3145" w:type="dxa"/>
                  <w:tcBorders>
                    <w:top w:val="single" w:sz="6" w:space="0" w:color="000000"/>
                    <w:left w:val="single" w:sz="6" w:space="0" w:color="000000"/>
                    <w:bottom w:val="single" w:sz="6" w:space="0" w:color="000000"/>
                    <w:right w:val="single" w:sz="6" w:space="0" w:color="000000"/>
                  </w:tcBorders>
                  <w:vAlign w:val="center"/>
                </w:tcPr>
                <w:p w14:paraId="52836768" w14:textId="24758106"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Inasistencia injustificada de 10 días de manera continua o discontinua en un periodo de 15 días.</w:t>
                  </w:r>
                </w:p>
              </w:tc>
              <w:tc>
                <w:tcPr>
                  <w:tcW w:w="1276" w:type="dxa"/>
                  <w:tcBorders>
                    <w:top w:val="single" w:sz="6" w:space="0" w:color="000000"/>
                    <w:left w:val="single" w:sz="6" w:space="0" w:color="000000"/>
                    <w:bottom w:val="single" w:sz="6" w:space="0" w:color="000000"/>
                    <w:right w:val="single" w:sz="6" w:space="0" w:color="000000"/>
                  </w:tcBorders>
                  <w:vAlign w:val="center"/>
                </w:tcPr>
                <w:p w14:paraId="50CE071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AF289F2"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5A2D02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FE7D881"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85A71C1" w14:textId="7EE7CE11"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Incumplimiento del</w:t>
                  </w:r>
                  <w:r w:rsidR="00190748" w:rsidRPr="006145DB">
                    <w:rPr>
                      <w:rFonts w:eastAsia="Arial" w:cs="Arial"/>
                      <w:sz w:val="16"/>
                      <w:szCs w:val="16"/>
                    </w:rPr>
                    <w:t xml:space="preserve"> acuerdo de corresponsabilidad.</w:t>
                  </w:r>
                </w:p>
              </w:tc>
              <w:tc>
                <w:tcPr>
                  <w:tcW w:w="1276" w:type="dxa"/>
                  <w:tcBorders>
                    <w:top w:val="single" w:sz="6" w:space="0" w:color="000000"/>
                    <w:left w:val="single" w:sz="6" w:space="0" w:color="000000"/>
                    <w:bottom w:val="single" w:sz="6" w:space="0" w:color="000000"/>
                    <w:right w:val="single" w:sz="6" w:space="0" w:color="000000"/>
                  </w:tcBorders>
                  <w:vAlign w:val="center"/>
                </w:tcPr>
                <w:p w14:paraId="7F22D6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696D14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02213B2D" w14:textId="14482D1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190748" w:rsidRPr="006145DB">
                    <w:rPr>
                      <w:rFonts w:eastAsia="Arial" w:cs="Arial"/>
                      <w:sz w:val="16"/>
                      <w:szCs w:val="16"/>
                    </w:rPr>
                    <w:t>ncia-equipo del servicio social</w:t>
                  </w:r>
                </w:p>
              </w:tc>
            </w:tr>
            <w:tr w:rsidR="00177A57" w:rsidRPr="006145DB" w14:paraId="71ACFD8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4FC506AE" w14:textId="34DFB4BF"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derec</w:t>
                  </w:r>
                  <w:r w:rsidR="00190748" w:rsidRPr="006145DB">
                    <w:rPr>
                      <w:rFonts w:eastAsia="Arial" w:cs="Arial"/>
                      <w:sz w:val="16"/>
                      <w:szCs w:val="16"/>
                    </w:rPr>
                    <w:t>hos en modalidad institucional.</w:t>
                  </w:r>
                </w:p>
              </w:tc>
              <w:tc>
                <w:tcPr>
                  <w:tcW w:w="1276" w:type="dxa"/>
                  <w:tcBorders>
                    <w:top w:val="single" w:sz="6" w:space="0" w:color="000000"/>
                    <w:left w:val="single" w:sz="6" w:space="0" w:color="000000"/>
                    <w:bottom w:val="single" w:sz="6" w:space="0" w:color="000000"/>
                    <w:right w:val="single" w:sz="6" w:space="0" w:color="000000"/>
                  </w:tcBorders>
                  <w:vAlign w:val="center"/>
                </w:tcPr>
                <w:p w14:paraId="549E298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52AB5A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2B937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66A561FC"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9A1DA3" w:rsidRPr="006145DB" w14:paraId="72B8BEBD" w14:textId="77777777" w:rsidTr="002D29F1">
              <w:trPr>
                <w:trHeight w:val="159"/>
              </w:trPr>
              <w:tc>
                <w:tcPr>
                  <w:tcW w:w="3145" w:type="dxa"/>
                  <w:tcBorders>
                    <w:top w:val="single" w:sz="6" w:space="0" w:color="000000"/>
                  </w:tcBorders>
                  <w:vAlign w:val="center"/>
                </w:tcPr>
                <w:p w14:paraId="30167F59" w14:textId="77777777" w:rsidR="009A1DA3" w:rsidRPr="006145DB" w:rsidRDefault="009A1DA3" w:rsidP="005B435E">
                  <w:pPr>
                    <w:spacing w:after="0" w:line="240" w:lineRule="auto"/>
                    <w:jc w:val="both"/>
                    <w:rPr>
                      <w:rFonts w:eastAsia="Arial" w:cs="Arial"/>
                      <w:sz w:val="12"/>
                      <w:szCs w:val="12"/>
                    </w:rPr>
                  </w:pPr>
                </w:p>
              </w:tc>
              <w:tc>
                <w:tcPr>
                  <w:tcW w:w="1276" w:type="dxa"/>
                  <w:tcBorders>
                    <w:top w:val="single" w:sz="6" w:space="0" w:color="000000"/>
                  </w:tcBorders>
                  <w:vAlign w:val="center"/>
                </w:tcPr>
                <w:p w14:paraId="6A204887" w14:textId="77777777" w:rsidR="009A1DA3" w:rsidRPr="006145DB" w:rsidRDefault="009A1DA3" w:rsidP="005B435E">
                  <w:pPr>
                    <w:spacing w:after="0" w:line="240" w:lineRule="auto"/>
                    <w:jc w:val="center"/>
                    <w:rPr>
                      <w:rFonts w:eastAsia="Arial" w:cs="Arial"/>
                      <w:sz w:val="16"/>
                      <w:szCs w:val="16"/>
                    </w:rPr>
                  </w:pPr>
                </w:p>
              </w:tc>
              <w:tc>
                <w:tcPr>
                  <w:tcW w:w="1134" w:type="dxa"/>
                  <w:tcBorders>
                    <w:top w:val="single" w:sz="6" w:space="0" w:color="000000"/>
                  </w:tcBorders>
                  <w:vAlign w:val="center"/>
                </w:tcPr>
                <w:p w14:paraId="738B6305" w14:textId="77777777" w:rsidR="009A1DA3" w:rsidRPr="006145DB" w:rsidRDefault="009A1DA3" w:rsidP="005B435E">
                  <w:pPr>
                    <w:spacing w:after="0" w:line="240" w:lineRule="auto"/>
                    <w:jc w:val="center"/>
                    <w:rPr>
                      <w:rFonts w:eastAsia="Arial" w:cs="Arial"/>
                      <w:sz w:val="16"/>
                      <w:szCs w:val="16"/>
                    </w:rPr>
                  </w:pPr>
                </w:p>
              </w:tc>
              <w:tc>
                <w:tcPr>
                  <w:tcW w:w="1704" w:type="dxa"/>
                  <w:tcBorders>
                    <w:top w:val="single" w:sz="6" w:space="0" w:color="000000"/>
                  </w:tcBorders>
                  <w:vAlign w:val="center"/>
                </w:tcPr>
                <w:p w14:paraId="456299F2" w14:textId="77777777" w:rsidR="009A1DA3" w:rsidRPr="006145DB" w:rsidRDefault="009A1DA3" w:rsidP="005B435E">
                  <w:pPr>
                    <w:pBdr>
                      <w:top w:val="nil"/>
                      <w:left w:val="nil"/>
                      <w:bottom w:val="nil"/>
                      <w:right w:val="nil"/>
                      <w:between w:val="nil"/>
                    </w:pBdr>
                    <w:spacing w:after="0" w:line="240" w:lineRule="auto"/>
                    <w:jc w:val="center"/>
                    <w:rPr>
                      <w:rFonts w:eastAsia="Arial" w:cs="Arial"/>
                      <w:sz w:val="16"/>
                      <w:szCs w:val="16"/>
                    </w:rPr>
                  </w:pPr>
                </w:p>
              </w:tc>
            </w:tr>
          </w:tbl>
          <w:p w14:paraId="1486FCFC"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FB4D7A4" w14:textId="77777777" w:rsidTr="00925CE7">
        <w:trPr>
          <w:trHeight w:val="422"/>
          <w:jc w:val="center"/>
        </w:trPr>
        <w:tc>
          <w:tcPr>
            <w:tcW w:w="1911" w:type="dxa"/>
            <w:vAlign w:val="center"/>
          </w:tcPr>
          <w:p w14:paraId="4795A680"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Restricciones y Fuentes de Información</w:t>
            </w:r>
          </w:p>
        </w:tc>
        <w:tc>
          <w:tcPr>
            <w:tcW w:w="7484" w:type="dxa"/>
          </w:tcPr>
          <w:p w14:paraId="53216879"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331" w:type="dxa"/>
              <w:tblLook w:val="0400" w:firstRow="0" w:lastRow="0" w:firstColumn="0" w:lastColumn="0" w:noHBand="0" w:noVBand="1"/>
            </w:tblPr>
            <w:tblGrid>
              <w:gridCol w:w="3145"/>
              <w:gridCol w:w="1276"/>
              <w:gridCol w:w="1134"/>
              <w:gridCol w:w="1776"/>
            </w:tblGrid>
            <w:tr w:rsidR="00177A57" w:rsidRPr="006145DB" w14:paraId="056E06E9"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43B1B9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276" w:type="dxa"/>
                  <w:tcBorders>
                    <w:top w:val="single" w:sz="6" w:space="0" w:color="000000"/>
                    <w:left w:val="single" w:sz="6" w:space="0" w:color="000000"/>
                    <w:bottom w:val="single" w:sz="6" w:space="0" w:color="000000"/>
                    <w:right w:val="single" w:sz="6" w:space="0" w:color="000000"/>
                  </w:tcBorders>
                  <w:vAlign w:val="center"/>
                </w:tcPr>
                <w:p w14:paraId="1438ABB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34" w:type="dxa"/>
                  <w:tcBorders>
                    <w:top w:val="single" w:sz="6" w:space="0" w:color="000000"/>
                    <w:left w:val="single" w:sz="6" w:space="0" w:color="000000"/>
                    <w:bottom w:val="single" w:sz="6" w:space="0" w:color="000000"/>
                    <w:right w:val="single" w:sz="6" w:space="0" w:color="000000"/>
                  </w:tcBorders>
                  <w:vAlign w:val="center"/>
                </w:tcPr>
                <w:p w14:paraId="5D20B45E" w14:textId="229347C1"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776" w:type="dxa"/>
                  <w:tcBorders>
                    <w:top w:val="single" w:sz="6" w:space="0" w:color="000000"/>
                    <w:left w:val="single" w:sz="6" w:space="0" w:color="000000"/>
                    <w:bottom w:val="single" w:sz="6" w:space="0" w:color="000000"/>
                    <w:right w:val="single" w:sz="6" w:space="0" w:color="000000"/>
                  </w:tcBorders>
                  <w:vAlign w:val="center"/>
                </w:tcPr>
                <w:p w14:paraId="4AB4640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177A57" w:rsidRPr="006145DB" w14:paraId="1D766D02"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90BCC1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 Abrazar.</w:t>
                  </w:r>
                </w:p>
              </w:tc>
              <w:tc>
                <w:tcPr>
                  <w:tcW w:w="1276" w:type="dxa"/>
                  <w:tcBorders>
                    <w:top w:val="single" w:sz="6" w:space="0" w:color="000000"/>
                    <w:left w:val="single" w:sz="6" w:space="0" w:color="000000"/>
                    <w:bottom w:val="single" w:sz="6" w:space="0" w:color="000000"/>
                    <w:right w:val="single" w:sz="6" w:space="0" w:color="000000"/>
                  </w:tcBorders>
                  <w:vAlign w:val="center"/>
                </w:tcPr>
                <w:p w14:paraId="04A292F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6BEBB436"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4C6D7035" w14:textId="05455517"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3DA867D0"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340B1B4"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43EE274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22657CF3"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2A774BEC" w14:textId="14D29E61"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5F576EA3"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00A3708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lastRenderedPageBreak/>
                    <w:t>Servicio Centros Proteger Renacer.</w:t>
                  </w:r>
                </w:p>
              </w:tc>
              <w:tc>
                <w:tcPr>
                  <w:tcW w:w="1276" w:type="dxa"/>
                  <w:tcBorders>
                    <w:top w:val="single" w:sz="6" w:space="0" w:color="000000"/>
                    <w:left w:val="single" w:sz="6" w:space="0" w:color="000000"/>
                    <w:bottom w:val="single" w:sz="6" w:space="0" w:color="000000"/>
                    <w:right w:val="single" w:sz="6" w:space="0" w:color="000000"/>
                  </w:tcBorders>
                  <w:vAlign w:val="center"/>
                </w:tcPr>
                <w:p w14:paraId="1921B0D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89AC87"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08AC9186" w14:textId="3B9F79A2"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09CEEE0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83C3C7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Servicios comedores comunitarios.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79E814C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577283BD"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5F34DB5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C18D0D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28F159A" w14:textId="54B83AAE"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276" w:type="dxa"/>
                  <w:tcBorders>
                    <w:top w:val="single" w:sz="6" w:space="0" w:color="000000"/>
                    <w:left w:val="single" w:sz="6" w:space="0" w:color="000000"/>
                    <w:bottom w:val="single" w:sz="6" w:space="0" w:color="000000"/>
                    <w:right w:val="single" w:sz="6" w:space="0" w:color="000000"/>
                  </w:tcBorders>
                  <w:vAlign w:val="center"/>
                </w:tcPr>
                <w:p w14:paraId="263CAD9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0DBF18B"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10CE0EC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B2D3A" w:rsidRPr="006145DB" w14:paraId="7CE6CB2D" w14:textId="77777777" w:rsidTr="008C0447">
              <w:trPr>
                <w:trHeight w:val="65"/>
              </w:trPr>
              <w:tc>
                <w:tcPr>
                  <w:tcW w:w="3145" w:type="dxa"/>
                  <w:tcBorders>
                    <w:top w:val="single" w:sz="6" w:space="0" w:color="000000"/>
                  </w:tcBorders>
                  <w:vAlign w:val="center"/>
                </w:tcPr>
                <w:p w14:paraId="1130309D" w14:textId="77777777" w:rsidR="00EB2D3A" w:rsidRPr="006145DB" w:rsidRDefault="00EB2D3A" w:rsidP="005B435E">
                  <w:pPr>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tcBorders>
                  <w:vAlign w:val="center"/>
                </w:tcPr>
                <w:p w14:paraId="00C5BF0C"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134" w:type="dxa"/>
                  <w:tcBorders>
                    <w:top w:val="single" w:sz="6" w:space="0" w:color="000000"/>
                  </w:tcBorders>
                  <w:vAlign w:val="center"/>
                </w:tcPr>
                <w:p w14:paraId="3D3ED1D4"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776" w:type="dxa"/>
                  <w:tcBorders>
                    <w:top w:val="single" w:sz="6" w:space="0" w:color="000000"/>
                  </w:tcBorders>
                  <w:vAlign w:val="center"/>
                </w:tcPr>
                <w:p w14:paraId="2E047AC6" w14:textId="77777777" w:rsidR="00EB2D3A" w:rsidRPr="006145DB" w:rsidRDefault="00EB2D3A" w:rsidP="005B435E">
                  <w:pPr>
                    <w:spacing w:after="0" w:line="240" w:lineRule="auto"/>
                    <w:jc w:val="center"/>
                    <w:rPr>
                      <w:rFonts w:eastAsia="Arial" w:cs="Arial"/>
                      <w:sz w:val="16"/>
                      <w:szCs w:val="16"/>
                    </w:rPr>
                  </w:pPr>
                </w:p>
              </w:tc>
            </w:tr>
          </w:tbl>
          <w:p w14:paraId="0FCC67C0" w14:textId="77777777" w:rsidR="00A12AB3" w:rsidRPr="006145DB" w:rsidRDefault="00A12AB3" w:rsidP="005B435E">
            <w:pPr>
              <w:tabs>
                <w:tab w:val="left" w:pos="5806"/>
              </w:tabs>
              <w:spacing w:after="0" w:line="240" w:lineRule="auto"/>
              <w:rPr>
                <w:rFonts w:eastAsia="Arial" w:cs="Arial"/>
                <w:sz w:val="20"/>
                <w:szCs w:val="20"/>
              </w:rPr>
            </w:pPr>
          </w:p>
        </w:tc>
      </w:tr>
      <w:tr w:rsidR="00177A57" w:rsidRPr="006145DB" w14:paraId="1F2B2DD2" w14:textId="77777777" w:rsidTr="00925CE7">
        <w:trPr>
          <w:trHeight w:val="983"/>
          <w:jc w:val="center"/>
        </w:trPr>
        <w:tc>
          <w:tcPr>
            <w:tcW w:w="1911" w:type="dxa"/>
            <w:vAlign w:val="center"/>
          </w:tcPr>
          <w:p w14:paraId="47C16C78"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Ejecución</w:t>
            </w:r>
          </w:p>
        </w:tc>
        <w:tc>
          <w:tcPr>
            <w:tcW w:w="7484" w:type="dxa"/>
          </w:tcPr>
          <w:p w14:paraId="626B12C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Los procesos de atención con niñas, niños, adolescentes y sus familias, se desarrollarán en la jornada diurna de lunes a sábado de 7:00 a.m. a 7:00 p.m., o según sus necesidades, y las dinámicas del territorio, en consonancia al desarrollo de acciones desde los cinco (5) componentes que conforman el servicio, a partir a través de la atención en cada momento del curso de vida:</w:t>
            </w:r>
          </w:p>
          <w:p w14:paraId="40BC5EAB" w14:textId="77777777" w:rsidR="00A12AB3" w:rsidRPr="006145DB" w:rsidRDefault="00A12AB3" w:rsidP="005B435E">
            <w:pPr>
              <w:spacing w:after="0" w:line="240" w:lineRule="auto"/>
              <w:jc w:val="both"/>
              <w:rPr>
                <w:rFonts w:eastAsia="Arial" w:cs="Arial"/>
                <w:sz w:val="20"/>
                <w:szCs w:val="20"/>
              </w:rPr>
            </w:pPr>
          </w:p>
          <w:p w14:paraId="1588A210"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Primera Infancia: </w:t>
            </w:r>
          </w:p>
          <w:p w14:paraId="35BDEE6B" w14:textId="77777777" w:rsidR="00A12AB3" w:rsidRPr="006145DB" w:rsidRDefault="00A12AB3" w:rsidP="005B435E">
            <w:pPr>
              <w:spacing w:after="0" w:line="240" w:lineRule="auto"/>
              <w:jc w:val="both"/>
              <w:rPr>
                <w:rFonts w:eastAsia="Arial" w:cs="Arial"/>
                <w:sz w:val="20"/>
                <w:szCs w:val="20"/>
              </w:rPr>
            </w:pPr>
          </w:p>
          <w:p w14:paraId="527057F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primera infancia se fundamenta en un enfoque sistémico y familiar que integra procesos clave del desarrollo en entornos seguros y protectores. </w:t>
            </w:r>
          </w:p>
          <w:p w14:paraId="07751CD2" w14:textId="77777777" w:rsidR="00583ECF" w:rsidRPr="006145DB" w:rsidRDefault="00583ECF" w:rsidP="005B435E">
            <w:pPr>
              <w:pStyle w:val="Ttulo1"/>
            </w:pPr>
          </w:p>
          <w:p w14:paraId="3AEB5115"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saludable, la lactancia materna y la prevención de enfermedades.</w:t>
            </w:r>
          </w:p>
          <w:p w14:paraId="32DF5897" w14:textId="77777777" w:rsidR="00583ECF" w:rsidRPr="006145DB" w:rsidRDefault="00583ECF" w:rsidP="005B435E">
            <w:pPr>
              <w:pStyle w:val="Ttulo1"/>
              <w:rPr>
                <w:sz w:val="20"/>
                <w:szCs w:val="20"/>
              </w:rPr>
            </w:pPr>
          </w:p>
          <w:p w14:paraId="3CB40521"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Infancia:  </w:t>
            </w:r>
          </w:p>
          <w:p w14:paraId="61358BBE" w14:textId="77777777" w:rsidR="00A12AB3" w:rsidRPr="006145DB" w:rsidRDefault="00A12AB3" w:rsidP="005B435E">
            <w:pPr>
              <w:spacing w:after="0" w:line="240" w:lineRule="auto"/>
              <w:jc w:val="both"/>
              <w:rPr>
                <w:rFonts w:eastAsia="Arial" w:cs="Arial"/>
                <w:sz w:val="20"/>
                <w:szCs w:val="20"/>
              </w:rPr>
            </w:pPr>
          </w:p>
          <w:p w14:paraId="5E3EE02C"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D2AE442" w14:textId="77777777" w:rsidR="00A12AB3" w:rsidRPr="006145DB" w:rsidRDefault="00A12AB3" w:rsidP="005B435E">
            <w:pPr>
              <w:spacing w:after="0" w:line="240" w:lineRule="auto"/>
              <w:jc w:val="both"/>
              <w:rPr>
                <w:rFonts w:eastAsia="Arial" w:cs="Arial"/>
                <w:sz w:val="20"/>
                <w:szCs w:val="20"/>
              </w:rPr>
            </w:pPr>
          </w:p>
          <w:p w14:paraId="61837D82" w14:textId="245E17CC" w:rsidR="00A12AB3" w:rsidRPr="006145DB" w:rsidRDefault="00A12AB3" w:rsidP="005B435E">
            <w:pPr>
              <w:spacing w:after="0" w:line="240" w:lineRule="auto"/>
              <w:jc w:val="both"/>
              <w:rPr>
                <w:rFonts w:cs="Arial"/>
                <w:sz w:val="20"/>
                <w:szCs w:val="20"/>
              </w:rPr>
            </w:pPr>
            <w:r w:rsidRPr="006145DB">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r w:rsidR="0053614A" w:rsidRPr="006145DB">
              <w:rPr>
                <w:rFonts w:eastAsia="Arial" w:cs="Arial"/>
                <w:sz w:val="20"/>
                <w:szCs w:val="20"/>
              </w:rPr>
              <w:t>.</w:t>
            </w:r>
          </w:p>
          <w:p w14:paraId="0C72D3A6" w14:textId="77777777" w:rsidR="00A12AB3" w:rsidRPr="006145DB" w:rsidRDefault="00A12AB3" w:rsidP="005B435E">
            <w:pPr>
              <w:spacing w:after="0" w:line="240" w:lineRule="auto"/>
              <w:jc w:val="both"/>
              <w:rPr>
                <w:rFonts w:eastAsia="Arial" w:cs="Arial"/>
                <w:sz w:val="20"/>
                <w:szCs w:val="20"/>
              </w:rPr>
            </w:pPr>
          </w:p>
          <w:p w14:paraId="2C2E3E9A"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 situaciones de vulnerabilidad.</w:t>
            </w:r>
          </w:p>
          <w:p w14:paraId="052475BD" w14:textId="77777777" w:rsidR="00A12AB3" w:rsidRPr="006145DB" w:rsidRDefault="00A12AB3" w:rsidP="005B435E">
            <w:pPr>
              <w:spacing w:after="0" w:line="240" w:lineRule="auto"/>
              <w:jc w:val="both"/>
              <w:rPr>
                <w:rFonts w:eastAsia="Arial" w:cs="Arial"/>
                <w:sz w:val="20"/>
                <w:szCs w:val="20"/>
              </w:rPr>
            </w:pPr>
          </w:p>
          <w:p w14:paraId="62C57454"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lastRenderedPageBreak/>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 expresarse de manera efectiva.</w:t>
            </w:r>
          </w:p>
          <w:p w14:paraId="4C0C9BD9" w14:textId="77777777" w:rsidR="00A12AB3" w:rsidRPr="006145DB" w:rsidRDefault="00A12AB3" w:rsidP="005B435E">
            <w:pPr>
              <w:spacing w:after="0" w:line="240" w:lineRule="auto"/>
              <w:jc w:val="both"/>
              <w:rPr>
                <w:rFonts w:eastAsia="Arial" w:cs="Arial"/>
                <w:sz w:val="20"/>
                <w:szCs w:val="20"/>
              </w:rPr>
            </w:pPr>
          </w:p>
          <w:p w14:paraId="1AC3ABCD" w14:textId="4BDE10C5"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seguimiento de bienestar y seguridad.</w:t>
            </w:r>
          </w:p>
          <w:p w14:paraId="5FA29463" w14:textId="77777777" w:rsidR="00A12AB3" w:rsidRPr="006145DB" w:rsidRDefault="00A12AB3" w:rsidP="005B435E">
            <w:pPr>
              <w:spacing w:after="0" w:line="240" w:lineRule="auto"/>
              <w:jc w:val="both"/>
              <w:rPr>
                <w:rFonts w:eastAsia="Arial" w:cs="Arial"/>
                <w:sz w:val="20"/>
                <w:szCs w:val="20"/>
              </w:rPr>
            </w:pPr>
          </w:p>
          <w:p w14:paraId="7B238DA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DFE2AE5" w14:textId="77777777" w:rsidR="00A12AB3" w:rsidRPr="006145DB" w:rsidRDefault="00A12AB3" w:rsidP="005B435E">
            <w:pPr>
              <w:spacing w:after="0" w:line="240" w:lineRule="auto"/>
              <w:jc w:val="both"/>
              <w:rPr>
                <w:rFonts w:eastAsia="Arial" w:cs="Arial"/>
                <w:sz w:val="20"/>
                <w:szCs w:val="20"/>
              </w:rPr>
            </w:pPr>
          </w:p>
          <w:p w14:paraId="3AC043F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3BC878B7" w14:textId="77777777" w:rsidR="00EB2D3A" w:rsidRPr="006145DB" w:rsidRDefault="00EB2D3A" w:rsidP="005B435E">
            <w:pPr>
              <w:pStyle w:val="Ttulo1"/>
              <w:rPr>
                <w:sz w:val="20"/>
                <w:szCs w:val="20"/>
              </w:rPr>
            </w:pPr>
          </w:p>
          <w:p w14:paraId="79A66412"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Adolescencia: </w:t>
            </w:r>
          </w:p>
          <w:p w14:paraId="7F59EDB6" w14:textId="77777777" w:rsidR="00A12AB3" w:rsidRPr="006145DB" w:rsidRDefault="00A12AB3" w:rsidP="005B435E">
            <w:pPr>
              <w:spacing w:after="0" w:line="240" w:lineRule="auto"/>
              <w:jc w:val="both"/>
              <w:rPr>
                <w:rFonts w:eastAsia="Arial" w:cs="Arial"/>
                <w:sz w:val="20"/>
                <w:szCs w:val="20"/>
              </w:rPr>
            </w:pPr>
          </w:p>
          <w:p w14:paraId="380163F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2864D685" w14:textId="77777777" w:rsidR="00A12AB3" w:rsidRPr="006145DB" w:rsidRDefault="00A12AB3" w:rsidP="005B435E">
            <w:pPr>
              <w:spacing w:after="0" w:line="240" w:lineRule="auto"/>
              <w:jc w:val="both"/>
              <w:rPr>
                <w:rFonts w:eastAsia="Arial" w:cs="Arial"/>
                <w:sz w:val="20"/>
                <w:szCs w:val="20"/>
              </w:rPr>
            </w:pPr>
          </w:p>
          <w:p w14:paraId="3F86735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D566A74" w14:textId="77777777" w:rsidR="00583ECF" w:rsidRPr="006145DB" w:rsidRDefault="00583ECF" w:rsidP="005B435E">
            <w:pPr>
              <w:pStyle w:val="Ttulo1"/>
              <w:rPr>
                <w:sz w:val="20"/>
                <w:szCs w:val="20"/>
              </w:rPr>
            </w:pPr>
          </w:p>
          <w:p w14:paraId="484D97B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2DD0563E" w14:textId="77777777" w:rsidR="005B435E" w:rsidRPr="006145DB" w:rsidRDefault="005B435E" w:rsidP="005B435E">
            <w:pPr>
              <w:pStyle w:val="Ttulo1"/>
              <w:rPr>
                <w:sz w:val="20"/>
                <w:szCs w:val="20"/>
              </w:rPr>
            </w:pPr>
          </w:p>
          <w:p w14:paraId="366EC3BD"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5257EE85" w14:textId="77777777" w:rsidR="00A12AB3" w:rsidRPr="006145DB" w:rsidRDefault="00A12AB3" w:rsidP="005B435E">
            <w:pPr>
              <w:spacing w:after="0" w:line="240" w:lineRule="auto"/>
              <w:jc w:val="both"/>
              <w:rPr>
                <w:rFonts w:eastAsia="Arial" w:cs="Arial"/>
                <w:sz w:val="20"/>
                <w:szCs w:val="20"/>
              </w:rPr>
            </w:pPr>
          </w:p>
          <w:p w14:paraId="12663B63"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lastRenderedPageBreak/>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700FAFC" w14:textId="77777777" w:rsidR="00A12AB3" w:rsidRPr="006145DB" w:rsidRDefault="00A12AB3" w:rsidP="005B435E">
            <w:pPr>
              <w:spacing w:after="0" w:line="240" w:lineRule="auto"/>
              <w:jc w:val="both"/>
              <w:rPr>
                <w:rFonts w:eastAsia="Arial" w:cs="Arial"/>
                <w:sz w:val="20"/>
                <w:szCs w:val="20"/>
              </w:rPr>
            </w:pPr>
          </w:p>
          <w:p w14:paraId="7BA99452" w14:textId="6486257C"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realizarán acompañamientos enfocados en la promoción de derechos sexuales y reproductivos, el respeto por la objeción de conciencia, y la prevención de problemáticas asociadas, como el consumo de sustancias psicoactivas (SPA), riesgos de vinculación a redes de </w:t>
            </w:r>
            <w:r w:rsidR="00A460FD" w:rsidRPr="006145DB">
              <w:rPr>
                <w:rFonts w:eastAsia="Arial" w:cs="Arial"/>
                <w:sz w:val="20"/>
                <w:szCs w:val="20"/>
              </w:rPr>
              <w:t>micro tráfico</w:t>
            </w:r>
            <w:r w:rsidRPr="006145DB">
              <w:rPr>
                <w:rFonts w:eastAsia="Arial" w:cs="Arial"/>
                <w:sz w:val="20"/>
                <w:szCs w:val="20"/>
              </w:rPr>
              <w:t>,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AC1AE1" w14:textId="77777777" w:rsidR="00A12AB3" w:rsidRPr="006145DB" w:rsidRDefault="00A12AB3" w:rsidP="005B435E">
            <w:pPr>
              <w:spacing w:after="0" w:line="240" w:lineRule="auto"/>
              <w:jc w:val="both"/>
              <w:rPr>
                <w:rFonts w:eastAsia="Arial" w:cs="Arial"/>
                <w:sz w:val="20"/>
                <w:szCs w:val="20"/>
              </w:rPr>
            </w:pPr>
          </w:p>
          <w:p w14:paraId="595E3E7A" w14:textId="2A3C81BD" w:rsidR="00A12AB3" w:rsidRPr="006145DB" w:rsidRDefault="00A12AB3" w:rsidP="005B435E">
            <w:pPr>
              <w:spacing w:after="0" w:line="240" w:lineRule="auto"/>
              <w:jc w:val="both"/>
              <w:rPr>
                <w:rFonts w:eastAsia="Arial" w:cs="Arial"/>
                <w:sz w:val="20"/>
                <w:szCs w:val="20"/>
              </w:rPr>
            </w:pPr>
            <w:bookmarkStart w:id="66" w:name="_heading=h.vo01tb5x0vll" w:colFirst="0" w:colLast="0"/>
            <w:bookmarkEnd w:id="66"/>
            <w:r w:rsidRPr="006145DB">
              <w:rPr>
                <w:rFonts w:eastAsia="Arial" w:cs="Arial"/>
                <w:sz w:val="20"/>
                <w:szCs w:val="20"/>
              </w:rPr>
              <w:t xml:space="preserve">Beneficio tangible: </w:t>
            </w:r>
            <w:bookmarkStart w:id="67" w:name="_heading=h.3r7pnc1468jf" w:colFirst="0" w:colLast="0"/>
            <w:bookmarkStart w:id="68" w:name="_heading=h.1kuieljkkzjl" w:colFirst="0" w:colLast="0"/>
            <w:bookmarkEnd w:id="67"/>
            <w:bookmarkEnd w:id="68"/>
            <w:r w:rsidR="005B435E" w:rsidRPr="006145DB">
              <w:rPr>
                <w:rFonts w:eastAsia="Arial" w:cs="Arial"/>
                <w:sz w:val="20"/>
                <w:szCs w:val="20"/>
              </w:rPr>
              <w:t>c</w:t>
            </w:r>
            <w:r w:rsidRPr="006145DB">
              <w:rPr>
                <w:rFonts w:eastAsia="Arial" w:cs="Arial"/>
                <w:sz w:val="20"/>
                <w:szCs w:val="20"/>
              </w:rPr>
              <w:t xml:space="preserve">omplemento alimentario listo para el consumo del servicio. </w:t>
            </w:r>
          </w:p>
          <w:p w14:paraId="0F8FB08E" w14:textId="77777777" w:rsidR="00A12AB3" w:rsidRPr="006145DB" w:rsidRDefault="00A12AB3" w:rsidP="005B435E">
            <w:pPr>
              <w:spacing w:after="0" w:line="240" w:lineRule="auto"/>
              <w:jc w:val="both"/>
              <w:rPr>
                <w:rFonts w:eastAsia="Arial" w:cs="Arial"/>
                <w:sz w:val="20"/>
                <w:szCs w:val="20"/>
              </w:rPr>
            </w:pPr>
            <w:bookmarkStart w:id="69" w:name="_heading=h.eusykt95ak99" w:colFirst="0" w:colLast="0"/>
            <w:bookmarkEnd w:id="69"/>
          </w:p>
          <w:p w14:paraId="1674F01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177A57" w:rsidRPr="006145DB" w14:paraId="7641ADF2" w14:textId="77777777" w:rsidTr="00925CE7">
        <w:trPr>
          <w:trHeight w:val="983"/>
          <w:jc w:val="center"/>
        </w:trPr>
        <w:tc>
          <w:tcPr>
            <w:tcW w:w="1911" w:type="dxa"/>
            <w:vAlign w:val="center"/>
          </w:tcPr>
          <w:p w14:paraId="5689A31C"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Estándares Transversales de Calidad</w:t>
            </w:r>
          </w:p>
        </w:tc>
        <w:tc>
          <w:tcPr>
            <w:tcW w:w="7484" w:type="dxa"/>
          </w:tcPr>
          <w:p w14:paraId="7943507F" w14:textId="46EB9496" w:rsidR="00A12AB3" w:rsidRPr="006145DB" w:rsidRDefault="003B273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Para el servicio aplican las siguientes </w:t>
            </w:r>
            <w:r w:rsidR="00A12AB3" w:rsidRPr="006145DB">
              <w:rPr>
                <w:rFonts w:eastAsia="Arial" w:cs="Arial"/>
                <w:sz w:val="20"/>
                <w:szCs w:val="20"/>
              </w:rPr>
              <w:t>categorías:</w:t>
            </w:r>
          </w:p>
          <w:p w14:paraId="6E4A0141" w14:textId="77777777" w:rsidR="005B435E" w:rsidRPr="006145DB" w:rsidRDefault="005B435E" w:rsidP="005B435E">
            <w:pPr>
              <w:pStyle w:val="Ttulo1"/>
              <w:rPr>
                <w:sz w:val="20"/>
              </w:rPr>
            </w:pPr>
          </w:p>
          <w:p w14:paraId="2674047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Gestión administrativa </w:t>
            </w:r>
          </w:p>
          <w:p w14:paraId="4BDCD5B3"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Ambientes adecuados y seguros.</w:t>
            </w:r>
          </w:p>
          <w:p w14:paraId="71FF06E5"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Atención social.</w:t>
            </w:r>
          </w:p>
          <w:p w14:paraId="5FB87B59"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Nutrición y salubridad.</w:t>
            </w:r>
          </w:p>
          <w:p w14:paraId="4360DE6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Talento humano </w:t>
            </w:r>
          </w:p>
        </w:tc>
      </w:tr>
    </w:tbl>
    <w:p w14:paraId="519DE0E4" w14:textId="77777777" w:rsidR="008C0447" w:rsidRPr="006145DB" w:rsidRDefault="008C0447" w:rsidP="005B435E">
      <w:pPr>
        <w:pStyle w:val="Ttulo1"/>
        <w:rPr>
          <w:lang w:val="es-CO"/>
        </w:rPr>
      </w:pPr>
    </w:p>
    <w:p w14:paraId="2FFF60CA" w14:textId="7CBC429A" w:rsidR="007D2F0F" w:rsidRPr="006145DB" w:rsidRDefault="0053614A">
      <w:pPr>
        <w:pStyle w:val="Ttulo1"/>
        <w:numPr>
          <w:ilvl w:val="3"/>
          <w:numId w:val="3"/>
        </w:numPr>
        <w:ind w:left="709"/>
        <w:jc w:val="center"/>
        <w:rPr>
          <w:lang w:val="es-CO"/>
        </w:rPr>
      </w:pPr>
      <w:r w:rsidRPr="006145DB">
        <w:rPr>
          <w:lang w:val="es-CO"/>
        </w:rPr>
        <w:t xml:space="preserve"> </w:t>
      </w:r>
      <w:bookmarkStart w:id="70" w:name="_Toc210213178"/>
      <w:bookmarkStart w:id="71" w:name="_Toc213273452"/>
      <w:bookmarkStart w:id="72" w:name="_Toc213276079"/>
      <w:bookmarkStart w:id="73" w:name="_Toc216902412"/>
      <w:r w:rsidR="001558A9" w:rsidRPr="006145DB">
        <w:rPr>
          <w:lang w:val="es-CO"/>
        </w:rPr>
        <w:t xml:space="preserve">Centro </w:t>
      </w:r>
      <w:r w:rsidR="00351196" w:rsidRPr="006145DB">
        <w:rPr>
          <w:lang w:val="es-CO"/>
        </w:rPr>
        <w:t>a</w:t>
      </w:r>
      <w:r w:rsidR="004B76C4" w:rsidRPr="006145DB">
        <w:rPr>
          <w:lang w:val="es-CO"/>
        </w:rPr>
        <w:t xml:space="preserve">mar </w:t>
      </w:r>
      <w:r w:rsidR="00016754" w:rsidRPr="006145DB">
        <w:rPr>
          <w:lang w:val="es-CO"/>
        </w:rPr>
        <w:t xml:space="preserve">modalidad </w:t>
      </w:r>
      <w:r w:rsidR="001558A9" w:rsidRPr="006145DB">
        <w:rPr>
          <w:lang w:val="es-CO"/>
        </w:rPr>
        <w:t>complementaria</w:t>
      </w:r>
      <w:bookmarkEnd w:id="70"/>
      <w:bookmarkEnd w:id="71"/>
      <w:bookmarkEnd w:id="72"/>
      <w:bookmarkEnd w:id="73"/>
    </w:p>
    <w:tbl>
      <w:tblPr>
        <w:tblW w:w="94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86"/>
        <w:gridCol w:w="8005"/>
      </w:tblGrid>
      <w:tr w:rsidR="008C743F" w:rsidRPr="006145DB" w14:paraId="041855BA" w14:textId="77777777" w:rsidTr="005B435E">
        <w:trPr>
          <w:trHeight w:val="300"/>
          <w:jc w:val="center"/>
        </w:trPr>
        <w:tc>
          <w:tcPr>
            <w:tcW w:w="1555" w:type="dxa"/>
            <w:vAlign w:val="center"/>
          </w:tcPr>
          <w:p w14:paraId="1466CC04"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Nombre de la Modalidad</w:t>
            </w:r>
          </w:p>
        </w:tc>
        <w:tc>
          <w:tcPr>
            <w:tcW w:w="7936" w:type="dxa"/>
            <w:vAlign w:val="center"/>
          </w:tcPr>
          <w:p w14:paraId="46AD5EBD" w14:textId="093831E2" w:rsidR="00863CFC" w:rsidRPr="006145DB" w:rsidRDefault="001558A9"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 modalidad complementaria</w:t>
            </w:r>
            <w:r w:rsidR="00471E83" w:rsidRPr="006145DB">
              <w:rPr>
                <w:rFonts w:eastAsia="Arial" w:cs="Arial"/>
                <w:sz w:val="20"/>
                <w:szCs w:val="20"/>
              </w:rPr>
              <w:t>.</w:t>
            </w:r>
          </w:p>
        </w:tc>
      </w:tr>
      <w:tr w:rsidR="008C743F" w:rsidRPr="006145DB" w14:paraId="786C50D1" w14:textId="77777777" w:rsidTr="005B435E">
        <w:trPr>
          <w:trHeight w:val="300"/>
          <w:jc w:val="center"/>
        </w:trPr>
        <w:tc>
          <w:tcPr>
            <w:tcW w:w="1555" w:type="dxa"/>
            <w:vAlign w:val="center"/>
          </w:tcPr>
          <w:p w14:paraId="349D649D"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Objeto del Servicio Social</w:t>
            </w:r>
          </w:p>
        </w:tc>
        <w:tc>
          <w:tcPr>
            <w:tcW w:w="7936" w:type="dxa"/>
          </w:tcPr>
          <w:p w14:paraId="15299CAD"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highlight w:val="white"/>
              </w:rPr>
              <w:t>Implementar procesos de promoción, prevención de vulneraciones y gestión para el restablecimiento de derechos de niñas, niños y adolescentes en situación o en riesgo de trabajo infantil ampliado, o que permanezcan solos o solas en su lugar de vivienda, sin cuidado de adultos responsables, y que presenten inobservancias en sus derechos, aportando a la atención integral y orientación a las familias y cuidadores desde el enfoque inclusivo, intercultural y diferencial.</w:t>
            </w:r>
          </w:p>
        </w:tc>
      </w:tr>
      <w:tr w:rsidR="008C743F" w:rsidRPr="006145DB" w14:paraId="69963140" w14:textId="77777777" w:rsidTr="005B435E">
        <w:trPr>
          <w:trHeight w:val="300"/>
          <w:jc w:val="center"/>
        </w:trPr>
        <w:tc>
          <w:tcPr>
            <w:tcW w:w="1555" w:type="dxa"/>
            <w:vAlign w:val="center"/>
          </w:tcPr>
          <w:p w14:paraId="40A392A2" w14:textId="0EF4E0BD" w:rsidR="00863CFC" w:rsidRPr="006145DB" w:rsidRDefault="00863CFC" w:rsidP="005B435E">
            <w:pPr>
              <w:spacing w:after="0" w:line="240" w:lineRule="auto"/>
              <w:rPr>
                <w:rFonts w:eastAsia="Arial" w:cs="Arial"/>
                <w:sz w:val="20"/>
                <w:szCs w:val="20"/>
              </w:rPr>
            </w:pPr>
            <w:r w:rsidRPr="006145DB">
              <w:rPr>
                <w:rFonts w:eastAsia="Arial" w:cs="Arial"/>
                <w:sz w:val="20"/>
                <w:szCs w:val="20"/>
              </w:rPr>
              <w:t>Oferta de la Modalidad</w:t>
            </w:r>
          </w:p>
        </w:tc>
        <w:tc>
          <w:tcPr>
            <w:tcW w:w="7936" w:type="dxa"/>
          </w:tcPr>
          <w:p w14:paraId="5E3D1D34"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solos o solas en su lugar de vivienda, sin cuidado de adultos responsables, y que presenten inobservancias en sus derechos; </w:t>
            </w:r>
            <w:r w:rsidRPr="006145DB">
              <w:rPr>
                <w:rFonts w:eastAsia="Arial" w:cs="Arial"/>
                <w:sz w:val="20"/>
                <w:szCs w:val="20"/>
              </w:rPr>
              <w:t>mediante procesos de promoción, prevención y gestión para el restablecimiento de derechos ofreciendo una atención presencial flexible; es decir, disponible todo el día y la noche de 6 a 12 horas, hasta los siete (7) días de la semana, incluyendo festivos, adaptada a sus necesidades y a la dinámica del territorio, a través de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8C743F" w:rsidRPr="006145DB" w14:paraId="14BD6BB6" w14:textId="77777777" w:rsidTr="005B435E">
        <w:trPr>
          <w:trHeight w:val="300"/>
          <w:jc w:val="center"/>
        </w:trPr>
        <w:tc>
          <w:tcPr>
            <w:tcW w:w="1555" w:type="dxa"/>
            <w:vAlign w:val="center"/>
          </w:tcPr>
          <w:p w14:paraId="41EC4A87"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936" w:type="dxa"/>
            <w:vAlign w:val="center"/>
          </w:tcPr>
          <w:p w14:paraId="20F3F49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Focalización por demanda</w:t>
            </w:r>
          </w:p>
          <w:p w14:paraId="49F9F1C8" w14:textId="77777777" w:rsidR="00863CFC" w:rsidRPr="006145DB" w:rsidRDefault="00863CFC" w:rsidP="005B435E">
            <w:pPr>
              <w:pBdr>
                <w:top w:val="nil"/>
                <w:left w:val="nil"/>
                <w:bottom w:val="nil"/>
                <w:right w:val="nil"/>
                <w:between w:val="nil"/>
              </w:pBdr>
              <w:shd w:val="clear" w:color="auto" w:fill="FFFFFF"/>
              <w:spacing w:after="0" w:line="240" w:lineRule="auto"/>
              <w:rPr>
                <w:rFonts w:eastAsia="Arial" w:cs="Arial"/>
                <w:sz w:val="20"/>
                <w:szCs w:val="20"/>
              </w:rPr>
            </w:pPr>
            <w:r w:rsidRPr="006145DB">
              <w:rPr>
                <w:rFonts w:eastAsia="Arial" w:cs="Arial"/>
                <w:sz w:val="20"/>
                <w:szCs w:val="20"/>
              </w:rPr>
              <w:t xml:space="preserve">Focalización por abordaje territorial </w:t>
            </w:r>
          </w:p>
        </w:tc>
      </w:tr>
      <w:tr w:rsidR="008C743F" w:rsidRPr="006145DB" w14:paraId="73BF6221" w14:textId="77777777" w:rsidTr="005B435E">
        <w:trPr>
          <w:trHeight w:val="300"/>
          <w:jc w:val="center"/>
        </w:trPr>
        <w:tc>
          <w:tcPr>
            <w:tcW w:w="1555" w:type="dxa"/>
            <w:vAlign w:val="center"/>
          </w:tcPr>
          <w:p w14:paraId="41D9E7BB"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Población Objetivo</w:t>
            </w:r>
          </w:p>
        </w:tc>
        <w:tc>
          <w:tcPr>
            <w:tcW w:w="7936" w:type="dxa"/>
          </w:tcPr>
          <w:p w14:paraId="5F9BB6C4" w14:textId="77777777" w:rsidR="00863CFC" w:rsidRPr="006145DB" w:rsidRDefault="00863CFC" w:rsidP="005B435E">
            <w:pPr>
              <w:spacing w:after="0" w:line="240" w:lineRule="auto"/>
              <w:jc w:val="both"/>
              <w:rPr>
                <w:rFonts w:eastAsia="Arial" w:cs="Arial"/>
                <w:sz w:val="20"/>
                <w:szCs w:val="20"/>
                <w:highlight w:val="white"/>
              </w:rPr>
            </w:pPr>
            <w:r w:rsidRPr="006145DB">
              <w:rPr>
                <w:rFonts w:eastAsia="Arial" w:cs="Arial"/>
                <w:sz w:val="20"/>
                <w:szCs w:val="20"/>
              </w:rPr>
              <w:t xml:space="preserve">Niñas, niños y adolescentes a partir de los tres (3) meses hasta diecisiete (17) años, once (11) meses y veintinueve (29) días que se encuentren en situación o en riesgo de trabajo infantil ampliado, o que permanezcan solas o solos en su lugar de vivienda, sin </w:t>
            </w:r>
            <w:r w:rsidRPr="006145DB">
              <w:rPr>
                <w:rFonts w:eastAsia="Arial" w:cs="Arial"/>
                <w:sz w:val="20"/>
                <w:szCs w:val="20"/>
              </w:rPr>
              <w:lastRenderedPageBreak/>
              <w:t>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r>
      <w:tr w:rsidR="008C743F" w:rsidRPr="006145DB" w14:paraId="0F0DF628" w14:textId="77777777" w:rsidTr="005B435E">
        <w:trPr>
          <w:trHeight w:val="6147"/>
          <w:jc w:val="center"/>
        </w:trPr>
        <w:tc>
          <w:tcPr>
            <w:tcW w:w="1555" w:type="dxa"/>
            <w:vAlign w:val="center"/>
          </w:tcPr>
          <w:p w14:paraId="10247F88" w14:textId="77777777" w:rsidR="00863CFC" w:rsidRPr="006145DB" w:rsidRDefault="514506C0" w:rsidP="005B435E">
            <w:pPr>
              <w:spacing w:after="0" w:line="240" w:lineRule="auto"/>
              <w:rPr>
                <w:rFonts w:eastAsia="Arial" w:cs="Arial"/>
                <w:sz w:val="20"/>
                <w:szCs w:val="20"/>
              </w:rPr>
            </w:pPr>
            <w:r w:rsidRPr="006145DB">
              <w:rPr>
                <w:rFonts w:eastAsia="Arial" w:cs="Arial"/>
                <w:sz w:val="20"/>
                <w:szCs w:val="20"/>
              </w:rPr>
              <w:lastRenderedPageBreak/>
              <w:t>Fuentes de Información Población Objetivo</w:t>
            </w:r>
          </w:p>
        </w:tc>
        <w:tc>
          <w:tcPr>
            <w:tcW w:w="7936" w:type="dxa"/>
          </w:tcPr>
          <w:p w14:paraId="633D3B7A"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8"/>
                <w:szCs w:val="18"/>
              </w:rPr>
            </w:pPr>
          </w:p>
          <w:tbl>
            <w:tblPr>
              <w:tblStyle w:val="Tablaconcuadrcula"/>
              <w:tblW w:w="7720" w:type="dxa"/>
              <w:tblLook w:val="04A0" w:firstRow="1" w:lastRow="0" w:firstColumn="1" w:lastColumn="0" w:noHBand="0" w:noVBand="1"/>
            </w:tblPr>
            <w:tblGrid>
              <w:gridCol w:w="3673"/>
              <w:gridCol w:w="1271"/>
              <w:gridCol w:w="1011"/>
              <w:gridCol w:w="1765"/>
            </w:tblGrid>
            <w:tr w:rsidR="008C743F" w:rsidRPr="006145DB" w14:paraId="0D41BF2F" w14:textId="77777777" w:rsidTr="002732F4">
              <w:trPr>
                <w:trHeight w:val="300"/>
              </w:trPr>
              <w:tc>
                <w:tcPr>
                  <w:tcW w:w="2379" w:type="pct"/>
                  <w:vAlign w:val="center"/>
                </w:tcPr>
                <w:p w14:paraId="6F7D1390" w14:textId="77777777" w:rsidR="00FD2696" w:rsidRPr="006145DB" w:rsidRDefault="0161E82C" w:rsidP="005B435E">
                  <w:pPr>
                    <w:jc w:val="center"/>
                    <w:rPr>
                      <w:rFonts w:eastAsia="Arial" w:cs="Arial"/>
                      <w:sz w:val="16"/>
                      <w:szCs w:val="16"/>
                    </w:rPr>
                  </w:pPr>
                  <w:r w:rsidRPr="006145DB">
                    <w:rPr>
                      <w:rFonts w:eastAsia="Arial" w:cs="Arial"/>
                      <w:sz w:val="16"/>
                      <w:szCs w:val="16"/>
                    </w:rPr>
                    <w:t>Categoría de Población Objetivo</w:t>
                  </w:r>
                </w:p>
              </w:tc>
              <w:tc>
                <w:tcPr>
                  <w:tcW w:w="823" w:type="pct"/>
                  <w:vAlign w:val="center"/>
                </w:tcPr>
                <w:p w14:paraId="2C645DFF" w14:textId="77777777" w:rsidR="00FD2696" w:rsidRPr="006145DB" w:rsidRDefault="0161E82C" w:rsidP="005B435E">
                  <w:pPr>
                    <w:jc w:val="center"/>
                    <w:rPr>
                      <w:rFonts w:eastAsia="Arial" w:cs="Arial"/>
                      <w:sz w:val="16"/>
                      <w:szCs w:val="16"/>
                    </w:rPr>
                  </w:pPr>
                  <w:r w:rsidRPr="006145DB">
                    <w:rPr>
                      <w:rFonts w:eastAsia="Arial" w:cs="Arial"/>
                      <w:sz w:val="16"/>
                      <w:szCs w:val="16"/>
                    </w:rPr>
                    <w:t>Fuente de Información</w:t>
                  </w:r>
                </w:p>
              </w:tc>
              <w:tc>
                <w:tcPr>
                  <w:tcW w:w="655" w:type="pct"/>
                  <w:vAlign w:val="center"/>
                </w:tcPr>
                <w:p w14:paraId="2176BBA8"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Periodicidad</w:t>
                  </w:r>
                </w:p>
              </w:tc>
              <w:tc>
                <w:tcPr>
                  <w:tcW w:w="1143" w:type="pct"/>
                  <w:vAlign w:val="center"/>
                </w:tcPr>
                <w:p w14:paraId="6309E276" w14:textId="77777777" w:rsidR="00FD2696" w:rsidRPr="006145DB" w:rsidRDefault="0161E82C" w:rsidP="005B435E">
                  <w:pPr>
                    <w:jc w:val="center"/>
                    <w:rPr>
                      <w:rFonts w:eastAsia="Arial" w:cs="Arial"/>
                      <w:sz w:val="16"/>
                      <w:szCs w:val="16"/>
                    </w:rPr>
                  </w:pPr>
                  <w:r w:rsidRPr="006145DB">
                    <w:rPr>
                      <w:rFonts w:eastAsia="Arial" w:cs="Arial"/>
                      <w:sz w:val="16"/>
                      <w:szCs w:val="16"/>
                    </w:rPr>
                    <w:t>Administrador</w:t>
                  </w:r>
                </w:p>
              </w:tc>
            </w:tr>
            <w:tr w:rsidR="008C743F" w:rsidRPr="006145DB" w14:paraId="744D1008" w14:textId="77777777" w:rsidTr="002732F4">
              <w:trPr>
                <w:trHeight w:val="300"/>
              </w:trPr>
              <w:tc>
                <w:tcPr>
                  <w:tcW w:w="2379" w:type="pct"/>
                  <w:vMerge w:val="restart"/>
                  <w:vAlign w:val="center"/>
                </w:tcPr>
                <w:p w14:paraId="2E501A49" w14:textId="5942269B" w:rsidR="00FD2696" w:rsidRPr="006145DB" w:rsidRDefault="6958A328" w:rsidP="005B435E">
                  <w:pPr>
                    <w:jc w:val="both"/>
                    <w:rPr>
                      <w:rFonts w:eastAsia="Arial" w:cs="Arial"/>
                      <w:sz w:val="16"/>
                      <w:szCs w:val="16"/>
                    </w:rPr>
                  </w:pPr>
                  <w:r w:rsidRPr="006145DB">
                    <w:rPr>
                      <w:rFonts w:eastAsia="Arial" w:cs="Arial"/>
                      <w:sz w:val="16"/>
                      <w:szCs w:val="16"/>
                      <w:lang w:val="es-CO"/>
                    </w:rPr>
                    <w:t>Niñas, niños y adolescentes a partir de los tres (3) meses hasta diecisiete (17) años, once (11) meses y veintinueve (29) días</w:t>
                  </w:r>
                  <w:r w:rsidR="008C743F" w:rsidRPr="006145DB">
                    <w:rPr>
                      <w:rFonts w:eastAsia="Arial" w:cs="Arial"/>
                      <w:sz w:val="16"/>
                      <w:szCs w:val="16"/>
                      <w:lang w:val="es-CO"/>
                    </w:rPr>
                    <w:t>.</w:t>
                  </w:r>
                </w:p>
              </w:tc>
              <w:tc>
                <w:tcPr>
                  <w:tcW w:w="823" w:type="pct"/>
                  <w:vAlign w:val="center"/>
                </w:tcPr>
                <w:p w14:paraId="5B40A7AF" w14:textId="587C2F78"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5A6DD304"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245369D"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0FEA6DD" w14:textId="77777777" w:rsidTr="002732F4">
              <w:trPr>
                <w:trHeight w:val="300"/>
              </w:trPr>
              <w:tc>
                <w:tcPr>
                  <w:tcW w:w="2379" w:type="pct"/>
                  <w:vMerge/>
                  <w:vAlign w:val="center"/>
                </w:tcPr>
                <w:p w14:paraId="4B6CEB6E" w14:textId="77777777" w:rsidR="00FD2696" w:rsidRPr="006145DB" w:rsidRDefault="00FD2696" w:rsidP="005B435E">
                  <w:pPr>
                    <w:widowControl w:val="0"/>
                    <w:pBdr>
                      <w:top w:val="nil"/>
                      <w:left w:val="nil"/>
                      <w:bottom w:val="nil"/>
                      <w:right w:val="nil"/>
                      <w:between w:val="nil"/>
                    </w:pBdr>
                    <w:jc w:val="both"/>
                    <w:rPr>
                      <w:rFonts w:eastAsia="Arial" w:cs="Arial"/>
                      <w:sz w:val="16"/>
                      <w:szCs w:val="16"/>
                    </w:rPr>
                  </w:pPr>
                </w:p>
              </w:tc>
              <w:tc>
                <w:tcPr>
                  <w:tcW w:w="823" w:type="pct"/>
                  <w:vAlign w:val="center"/>
                </w:tcPr>
                <w:p w14:paraId="48B3D447" w14:textId="4B990032" w:rsidR="00FD2696" w:rsidRPr="006145DB" w:rsidRDefault="0161E82C" w:rsidP="005B435E">
                  <w:pPr>
                    <w:jc w:val="center"/>
                    <w:rPr>
                      <w:rFonts w:eastAsia="Arial" w:cs="Arial"/>
                      <w:sz w:val="16"/>
                      <w:szCs w:val="16"/>
                    </w:rPr>
                  </w:pPr>
                  <w:r w:rsidRPr="006145DB">
                    <w:rPr>
                      <w:rFonts w:eastAsia="Arial" w:cs="Arial"/>
                      <w:sz w:val="16"/>
                      <w:szCs w:val="16"/>
                    </w:rPr>
                    <w:t>SIRBE</w:t>
                  </w:r>
                </w:p>
              </w:tc>
              <w:tc>
                <w:tcPr>
                  <w:tcW w:w="655" w:type="pct"/>
                  <w:vAlign w:val="center"/>
                </w:tcPr>
                <w:p w14:paraId="35E394F7"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76D69428" w14:textId="35610A7E" w:rsidR="00FD2696" w:rsidRPr="006145DB" w:rsidRDefault="006D33E8" w:rsidP="005B435E">
                  <w:pPr>
                    <w:jc w:val="center"/>
                    <w:rPr>
                      <w:rFonts w:eastAsia="Arial" w:cs="Arial"/>
                      <w:sz w:val="16"/>
                      <w:szCs w:val="16"/>
                    </w:rPr>
                  </w:pPr>
                  <w:r w:rsidRPr="006145DB">
                    <w:rPr>
                      <w:rFonts w:eastAsia="Arial" w:cs="Arial"/>
                      <w:sz w:val="16"/>
                      <w:szCs w:val="16"/>
                    </w:rPr>
                    <w:t>Secretaría Distrital</w:t>
                  </w:r>
                  <w:r w:rsidR="0161E82C" w:rsidRPr="006145DB">
                    <w:rPr>
                      <w:rFonts w:eastAsia="Arial" w:cs="Arial"/>
                      <w:sz w:val="16"/>
                      <w:szCs w:val="16"/>
                    </w:rPr>
                    <w:t xml:space="preserve"> de Integración Social</w:t>
                  </w:r>
                </w:p>
              </w:tc>
            </w:tr>
            <w:tr w:rsidR="008C743F" w:rsidRPr="006145DB" w14:paraId="4CD7D60E" w14:textId="77777777" w:rsidTr="002732F4">
              <w:trPr>
                <w:trHeight w:val="300"/>
              </w:trPr>
              <w:tc>
                <w:tcPr>
                  <w:tcW w:w="2379" w:type="pct"/>
                  <w:vAlign w:val="center"/>
                </w:tcPr>
                <w:p w14:paraId="64542827" w14:textId="77777777" w:rsidR="00FD2696" w:rsidRPr="006145DB" w:rsidRDefault="0161E82C" w:rsidP="005B435E">
                  <w:pPr>
                    <w:jc w:val="both"/>
                    <w:rPr>
                      <w:rFonts w:eastAsia="Arial" w:cs="Arial"/>
                      <w:sz w:val="16"/>
                      <w:szCs w:val="16"/>
                    </w:rPr>
                  </w:pPr>
                  <w:r w:rsidRPr="006145DB">
                    <w:rPr>
                      <w:rFonts w:eastAsia="Arial" w:cs="Arial"/>
                      <w:sz w:val="16"/>
                      <w:szCs w:val="16"/>
                    </w:rPr>
                    <w:t>En situación o en riesgo de trabajo infantil ampliado.</w:t>
                  </w:r>
                </w:p>
              </w:tc>
              <w:tc>
                <w:tcPr>
                  <w:tcW w:w="823" w:type="pct"/>
                  <w:vAlign w:val="center"/>
                </w:tcPr>
                <w:p w14:paraId="779FC7BB" w14:textId="1FD2137B"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7BE491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6A07EB39"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2CEB0F5" w14:textId="77777777" w:rsidTr="002732F4">
              <w:trPr>
                <w:trHeight w:val="300"/>
              </w:trPr>
              <w:tc>
                <w:tcPr>
                  <w:tcW w:w="2379" w:type="pct"/>
                  <w:vAlign w:val="center"/>
                </w:tcPr>
                <w:p w14:paraId="7DFF9CC9" w14:textId="74D5C985" w:rsidR="00FD2696" w:rsidRPr="006145DB" w:rsidRDefault="0161E82C" w:rsidP="005B435E">
                  <w:pPr>
                    <w:jc w:val="both"/>
                    <w:rPr>
                      <w:rFonts w:eastAsia="Arial" w:cs="Arial"/>
                      <w:sz w:val="16"/>
                      <w:szCs w:val="16"/>
                    </w:rPr>
                  </w:pPr>
                  <w:r w:rsidRPr="006145DB">
                    <w:rPr>
                      <w:rFonts w:eastAsia="Arial" w:cs="Arial"/>
                      <w:sz w:val="16"/>
                      <w:szCs w:val="16"/>
                      <w:highlight w:val="white"/>
                    </w:rPr>
                    <w:t>Que permanezcan solas o solos</w:t>
                  </w:r>
                  <w:r w:rsidR="0D9118DC" w:rsidRPr="006145DB">
                    <w:rPr>
                      <w:rFonts w:eastAsia="Arial" w:cs="Arial"/>
                      <w:sz w:val="16"/>
                      <w:szCs w:val="16"/>
                      <w:highlight w:val="white"/>
                    </w:rPr>
                    <w:t xml:space="preserve"> </w:t>
                  </w:r>
                  <w:r w:rsidRPr="006145DB">
                    <w:rPr>
                      <w:rFonts w:eastAsia="Arial" w:cs="Arial"/>
                      <w:sz w:val="16"/>
                      <w:szCs w:val="16"/>
                      <w:highlight w:val="white"/>
                    </w:rPr>
                    <w:t>en su lugar de vivienda, sin cuidado por adultos responsables</w:t>
                  </w:r>
                </w:p>
              </w:tc>
              <w:tc>
                <w:tcPr>
                  <w:tcW w:w="823" w:type="pct"/>
                  <w:vAlign w:val="center"/>
                </w:tcPr>
                <w:p w14:paraId="522ECF6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8D81436"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48C3B6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239CF3" w14:textId="77777777" w:rsidTr="002732F4">
              <w:trPr>
                <w:trHeight w:val="300"/>
              </w:trPr>
              <w:tc>
                <w:tcPr>
                  <w:tcW w:w="2379" w:type="pct"/>
                  <w:vAlign w:val="center"/>
                </w:tcPr>
                <w:p w14:paraId="5E679419" w14:textId="77777777" w:rsidR="00FD2696" w:rsidRPr="006145DB" w:rsidRDefault="0161E82C" w:rsidP="005B435E">
                  <w:pPr>
                    <w:jc w:val="both"/>
                    <w:rPr>
                      <w:rFonts w:eastAsia="Arial" w:cs="Arial"/>
                      <w:sz w:val="16"/>
                      <w:szCs w:val="16"/>
                    </w:rPr>
                  </w:pPr>
                  <w:r w:rsidRPr="006145DB">
                    <w:rPr>
                      <w:rFonts w:eastAsia="Arial" w:cs="Arial"/>
                      <w:sz w:val="16"/>
                      <w:szCs w:val="16"/>
                    </w:rPr>
                    <w:t>Presenten inobservancia en su derecho a la educación.</w:t>
                  </w:r>
                </w:p>
              </w:tc>
              <w:tc>
                <w:tcPr>
                  <w:tcW w:w="823" w:type="pct"/>
                  <w:vAlign w:val="center"/>
                </w:tcPr>
                <w:p w14:paraId="46A96EE7"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D107C5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C8003EE"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07E4463" w14:textId="77777777" w:rsidTr="002732F4">
              <w:trPr>
                <w:trHeight w:val="300"/>
              </w:trPr>
              <w:tc>
                <w:tcPr>
                  <w:tcW w:w="2379" w:type="pct"/>
                  <w:vAlign w:val="center"/>
                </w:tcPr>
                <w:p w14:paraId="6F0B5E2F" w14:textId="60383F24" w:rsidR="56F86E94" w:rsidRPr="006145DB" w:rsidRDefault="56F86E94" w:rsidP="005B435E">
                  <w:pPr>
                    <w:jc w:val="both"/>
                    <w:rPr>
                      <w:rFonts w:eastAsia="Arial" w:cs="Arial"/>
                      <w:sz w:val="16"/>
                      <w:szCs w:val="16"/>
                    </w:rPr>
                  </w:pPr>
                  <w:r w:rsidRPr="006145DB">
                    <w:rPr>
                      <w:rFonts w:eastAsia="Arial" w:cs="Arial"/>
                      <w:sz w:val="16"/>
                      <w:szCs w:val="16"/>
                      <w:lang w:val="es-CO"/>
                    </w:rPr>
                    <w:t>En situación de emergencia social, humanitaria.</w:t>
                  </w:r>
                </w:p>
              </w:tc>
              <w:tc>
                <w:tcPr>
                  <w:tcW w:w="823" w:type="pct"/>
                  <w:vAlign w:val="center"/>
                </w:tcPr>
                <w:p w14:paraId="546718FE"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6C4E896"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0E969C43"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D26829B" w14:textId="77777777" w:rsidTr="002732F4">
              <w:trPr>
                <w:trHeight w:val="300"/>
              </w:trPr>
              <w:tc>
                <w:tcPr>
                  <w:tcW w:w="2379" w:type="pct"/>
                  <w:vAlign w:val="center"/>
                </w:tcPr>
                <w:p w14:paraId="6D514C7D" w14:textId="13A5D71F" w:rsidR="0AD126DB" w:rsidRPr="006145DB" w:rsidRDefault="0AD126DB" w:rsidP="005B435E">
                  <w:pPr>
                    <w:jc w:val="both"/>
                    <w:rPr>
                      <w:rFonts w:eastAsia="Arial" w:cs="Arial"/>
                      <w:sz w:val="16"/>
                      <w:szCs w:val="16"/>
                    </w:rPr>
                  </w:pPr>
                  <w:r w:rsidRPr="006145DB">
                    <w:rPr>
                      <w:rFonts w:eastAsia="Arial" w:cs="Arial"/>
                      <w:sz w:val="16"/>
                      <w:szCs w:val="16"/>
                      <w:lang w:val="es-CO"/>
                    </w:rPr>
                    <w:t>C</w:t>
                  </w:r>
                  <w:r w:rsidR="0BB1DFA2" w:rsidRPr="006145DB">
                    <w:rPr>
                      <w:rFonts w:eastAsia="Arial" w:cs="Arial"/>
                      <w:sz w:val="16"/>
                      <w:szCs w:val="16"/>
                      <w:lang w:val="es-CO"/>
                    </w:rPr>
                    <w:t>ierre parcial del servicio al que esté vinculado.</w:t>
                  </w:r>
                </w:p>
              </w:tc>
              <w:tc>
                <w:tcPr>
                  <w:tcW w:w="823" w:type="pct"/>
                  <w:vAlign w:val="center"/>
                </w:tcPr>
                <w:p w14:paraId="76025A0C" w14:textId="6DBF0B8C" w:rsidR="388EFC5F" w:rsidRPr="006145DB" w:rsidRDefault="01C8DFE2" w:rsidP="005B435E">
                  <w:pPr>
                    <w:jc w:val="center"/>
                    <w:rPr>
                      <w:rFonts w:eastAsia="Arial" w:cs="Arial"/>
                      <w:sz w:val="16"/>
                      <w:szCs w:val="16"/>
                    </w:rPr>
                  </w:pPr>
                  <w:r w:rsidRPr="006145DB">
                    <w:rPr>
                      <w:rFonts w:eastAsia="Arial" w:cs="Arial"/>
                      <w:sz w:val="16"/>
                      <w:szCs w:val="16"/>
                    </w:rPr>
                    <w:t>SIRB</w:t>
                  </w:r>
                  <w:r w:rsidR="008C743F" w:rsidRPr="006145DB">
                    <w:rPr>
                      <w:rFonts w:eastAsia="Arial" w:cs="Arial"/>
                      <w:sz w:val="16"/>
                      <w:szCs w:val="16"/>
                    </w:rPr>
                    <w:t>E</w:t>
                  </w:r>
                </w:p>
              </w:tc>
              <w:tc>
                <w:tcPr>
                  <w:tcW w:w="655" w:type="pct"/>
                  <w:vAlign w:val="center"/>
                </w:tcPr>
                <w:p w14:paraId="07AC8D67"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7517381"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7F074E" w14:textId="77777777" w:rsidTr="002732F4">
              <w:trPr>
                <w:trHeight w:val="300"/>
              </w:trPr>
              <w:tc>
                <w:tcPr>
                  <w:tcW w:w="2379" w:type="pct"/>
                  <w:vAlign w:val="center"/>
                </w:tcPr>
                <w:p w14:paraId="5F48E7CC" w14:textId="77777777" w:rsidR="00FD2696" w:rsidRPr="006145DB" w:rsidRDefault="0161E82C" w:rsidP="005B435E">
                  <w:pPr>
                    <w:jc w:val="both"/>
                    <w:rPr>
                      <w:rFonts w:eastAsia="Arial" w:cs="Arial"/>
                      <w:sz w:val="16"/>
                      <w:szCs w:val="16"/>
                    </w:rPr>
                  </w:pPr>
                  <w:r w:rsidRPr="006145DB">
                    <w:rPr>
                      <w:rFonts w:eastAsia="Arial" w:cs="Arial"/>
                      <w:sz w:val="16"/>
                      <w:szCs w:val="16"/>
                    </w:rPr>
                    <w:t>Que sean remitidos por recorridos territoriales en paga diarios</w:t>
                  </w:r>
                </w:p>
              </w:tc>
              <w:tc>
                <w:tcPr>
                  <w:tcW w:w="823" w:type="pct"/>
                  <w:vAlign w:val="center"/>
                </w:tcPr>
                <w:p w14:paraId="0AF16EEE"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B395090"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10D495AF"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C5DC2D8" w14:textId="77777777" w:rsidTr="002732F4">
              <w:trPr>
                <w:trHeight w:val="300"/>
              </w:trPr>
              <w:tc>
                <w:tcPr>
                  <w:tcW w:w="2379" w:type="pct"/>
                  <w:tcBorders>
                    <w:bottom w:val="single" w:sz="4" w:space="0" w:color="auto"/>
                  </w:tcBorders>
                  <w:vAlign w:val="center"/>
                </w:tcPr>
                <w:p w14:paraId="72DF498B" w14:textId="26A283AC" w:rsidR="06D398C3" w:rsidRPr="006145DB" w:rsidRDefault="06D398C3" w:rsidP="005B435E">
                  <w:pPr>
                    <w:jc w:val="both"/>
                    <w:rPr>
                      <w:rFonts w:eastAsia="Arial" w:cs="Arial"/>
                      <w:sz w:val="16"/>
                      <w:szCs w:val="16"/>
                    </w:rPr>
                  </w:pPr>
                  <w:r w:rsidRPr="006145DB">
                    <w:rPr>
                      <w:rFonts w:eastAsia="Arial" w:cs="Arial"/>
                      <w:sz w:val="16"/>
                      <w:szCs w:val="16"/>
                      <w:lang w:val="es-CO"/>
                    </w:rPr>
                    <w:t>Presenten inobservancia en su derecho a la educación</w:t>
                  </w:r>
                </w:p>
              </w:tc>
              <w:tc>
                <w:tcPr>
                  <w:tcW w:w="823" w:type="pct"/>
                  <w:tcBorders>
                    <w:bottom w:val="single" w:sz="4" w:space="0" w:color="auto"/>
                  </w:tcBorders>
                  <w:vAlign w:val="center"/>
                </w:tcPr>
                <w:p w14:paraId="7081DD2D"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2677E7C3"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5C817428"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535BD34" w14:textId="77777777" w:rsidTr="002732F4">
              <w:trPr>
                <w:trHeight w:val="300"/>
              </w:trPr>
              <w:tc>
                <w:tcPr>
                  <w:tcW w:w="2379" w:type="pct"/>
                  <w:tcBorders>
                    <w:bottom w:val="single" w:sz="4" w:space="0" w:color="auto"/>
                  </w:tcBorders>
                  <w:vAlign w:val="center"/>
                </w:tcPr>
                <w:p w14:paraId="12482609" w14:textId="1B225E4B" w:rsidR="00FD2696" w:rsidRPr="006145DB" w:rsidRDefault="1B013BEA" w:rsidP="005B435E">
                  <w:pPr>
                    <w:jc w:val="both"/>
                    <w:rPr>
                      <w:rFonts w:eastAsia="Arial" w:cs="Arial"/>
                      <w:sz w:val="16"/>
                      <w:szCs w:val="16"/>
                      <w:highlight w:val="white"/>
                    </w:rPr>
                  </w:pPr>
                  <w:r w:rsidRPr="006145DB">
                    <w:rPr>
                      <w:rFonts w:eastAsia="Arial" w:cs="Arial"/>
                      <w:sz w:val="16"/>
                      <w:szCs w:val="16"/>
                    </w:rPr>
                    <w:t>Q</w:t>
                  </w:r>
                  <w:r w:rsidR="0161E82C" w:rsidRPr="006145DB">
                    <w:rPr>
                      <w:rFonts w:eastAsia="Arial" w:cs="Arial"/>
                      <w:sz w:val="16"/>
                      <w:szCs w:val="16"/>
                    </w:rPr>
                    <w:t>ue residan o permanezcan en Bogotá.</w:t>
                  </w:r>
                </w:p>
              </w:tc>
              <w:tc>
                <w:tcPr>
                  <w:tcW w:w="823" w:type="pct"/>
                  <w:tcBorders>
                    <w:bottom w:val="single" w:sz="4" w:space="0" w:color="auto"/>
                  </w:tcBorders>
                  <w:vAlign w:val="center"/>
                </w:tcPr>
                <w:p w14:paraId="74E7F3E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0185779C"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784A4B4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bl>
          <w:p w14:paraId="4CD12890"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325A7701" w14:textId="77777777" w:rsidTr="005B435E">
        <w:trPr>
          <w:trHeight w:val="300"/>
          <w:jc w:val="center"/>
        </w:trPr>
        <w:tc>
          <w:tcPr>
            <w:tcW w:w="1555" w:type="dxa"/>
            <w:vAlign w:val="center"/>
          </w:tcPr>
          <w:p w14:paraId="25A907D7"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936" w:type="dxa"/>
          </w:tcPr>
          <w:p w14:paraId="609E9C7E" w14:textId="77777777" w:rsidR="00863CFC" w:rsidRPr="006145DB" w:rsidRDefault="00863CFC" w:rsidP="005B435E">
            <w:pPr>
              <w:spacing w:after="0" w:line="240" w:lineRule="auto"/>
              <w:rPr>
                <w:rFonts w:eastAsia="Arial" w:cs="Arial"/>
                <w:sz w:val="18"/>
                <w:szCs w:val="18"/>
              </w:rPr>
            </w:pPr>
          </w:p>
          <w:tbl>
            <w:tblPr>
              <w:tblW w:w="7773" w:type="dxa"/>
              <w:tblLook w:val="0400" w:firstRow="0" w:lastRow="0" w:firstColumn="0" w:lastColumn="0" w:noHBand="0" w:noVBand="1"/>
            </w:tblPr>
            <w:tblGrid>
              <w:gridCol w:w="3363"/>
              <w:gridCol w:w="1699"/>
              <w:gridCol w:w="1026"/>
              <w:gridCol w:w="1685"/>
            </w:tblGrid>
            <w:tr w:rsidR="008C743F" w:rsidRPr="006145DB" w14:paraId="378B679B"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6825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3F58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8F7B1C"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Periodicidad</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2C20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2BB41DD7"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127AF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03ADB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C45FB"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Trimestral</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859BBC"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8C743F" w:rsidRPr="006145DB" w14:paraId="42F8D6AD" w14:textId="77777777" w:rsidTr="005B435E">
              <w:trPr>
                <w:trHeight w:val="300"/>
              </w:trPr>
              <w:tc>
                <w:tcPr>
                  <w:tcW w:w="3388" w:type="dxa"/>
                  <w:tcBorders>
                    <w:top w:val="single" w:sz="6" w:space="0" w:color="000000" w:themeColor="text1"/>
                    <w:left w:val="single" w:sz="6" w:space="0" w:color="000000" w:themeColor="text1"/>
                    <w:right w:val="single" w:sz="6" w:space="0" w:color="000000" w:themeColor="text1"/>
                  </w:tcBorders>
                  <w:vAlign w:val="center"/>
                </w:tcPr>
                <w:p w14:paraId="37E990D4" w14:textId="59F4DBD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cooperación, identificados </w:t>
                  </w:r>
                  <w:r w:rsidRPr="006145DB">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703"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1665F9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992"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11007A4"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Demanda</w:t>
                  </w:r>
                </w:p>
              </w:tc>
              <w:tc>
                <w:tcPr>
                  <w:tcW w:w="169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BD19974" w14:textId="02DFE4D5"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B239E44" w14:textId="77777777" w:rsidTr="005B435E">
              <w:trPr>
                <w:trHeight w:val="300"/>
              </w:trPr>
              <w:tc>
                <w:tcPr>
                  <w:tcW w:w="3388" w:type="dxa"/>
                  <w:tcBorders>
                    <w:left w:val="single" w:sz="6" w:space="0" w:color="000000" w:themeColor="text1"/>
                    <w:bottom w:val="single" w:sz="6" w:space="0" w:color="000000" w:themeColor="text1"/>
                    <w:right w:val="single" w:sz="6" w:space="0" w:color="000000" w:themeColor="text1"/>
                  </w:tcBorders>
                  <w:vAlign w:val="center"/>
                </w:tcPr>
                <w:p w14:paraId="5F507506" w14:textId="2A2B6F1F"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w:t>
                  </w:r>
                  <w:r w:rsidRPr="006145DB">
                    <w:rPr>
                      <w:rFonts w:eastAsia="Arial" w:cs="Arial"/>
                      <w:sz w:val="16"/>
                      <w:szCs w:val="16"/>
                    </w:rPr>
                    <w:lastRenderedPageBreak/>
                    <w:t>comunidades étnicas a la entidad distrital competente</w:t>
                  </w:r>
                  <w:r w:rsidR="000E246C" w:rsidRPr="006145DB">
                    <w:rPr>
                      <w:rFonts w:eastAsia="Arial" w:cs="Arial"/>
                      <w:sz w:val="16"/>
                      <w:szCs w:val="16"/>
                    </w:rPr>
                    <w:t>.</w:t>
                  </w:r>
                </w:p>
              </w:tc>
              <w:tc>
                <w:tcPr>
                  <w:tcW w:w="1703"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2CA660A4" w14:textId="1C1CEFEA"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lastRenderedPageBreak/>
                    <w:t xml:space="preserve">Listados enviados por las instancias de representación y participación de comunidades </w:t>
                  </w:r>
                  <w:r w:rsidRPr="006145DB">
                    <w:rPr>
                      <w:rFonts w:eastAsia="Arial" w:cs="Arial"/>
                      <w:sz w:val="16"/>
                      <w:szCs w:val="16"/>
                    </w:rPr>
                    <w:lastRenderedPageBreak/>
                    <w:t>Negras, Afrocolombianas en Bogotá</w:t>
                  </w:r>
                  <w:r w:rsidRPr="006145DB" w:rsidDel="008C7CF7">
                    <w:rPr>
                      <w:rFonts w:eastAsia="Arial" w:cs="Arial"/>
                      <w:sz w:val="16"/>
                      <w:szCs w:val="16"/>
                    </w:rPr>
                    <w:t xml:space="preserve"> </w:t>
                  </w:r>
                </w:p>
              </w:tc>
              <w:tc>
                <w:tcPr>
                  <w:tcW w:w="992"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5D637E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lastRenderedPageBreak/>
                    <w:t>No Disponible</w:t>
                  </w:r>
                </w:p>
              </w:tc>
              <w:tc>
                <w:tcPr>
                  <w:tcW w:w="1690"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62BD8A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2A0EEB5D"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B6C80"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FE1D27" w14:textId="1D2C9BD5"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B132E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FB26DE"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7ED0C521"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682B06"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474FA8" w14:textId="5362FA38"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7CEF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D0D3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70B5A6B"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276E2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B904F7" w14:textId="28E33CC9"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003FC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9CDE5D"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7E9FD59A"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8A366" w14:textId="0A9C5311"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E246C" w:rsidRPr="006145DB">
                    <w:rPr>
                      <w:rFonts w:eastAsia="Arial" w:cs="Arial"/>
                      <w:sz w:val="16"/>
                      <w:szCs w:val="16"/>
                    </w:rPr>
                    <w:t>.</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14272" w14:textId="4CAA70E7"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1EC05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C5BAE6"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15328D3"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28329"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1E2F22" w14:textId="2232A8E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02F66C" w14:textId="77777777" w:rsidR="00863CFC" w:rsidRPr="006145DB" w:rsidRDefault="00863CFC" w:rsidP="005B435E">
                  <w:pPr>
                    <w:spacing w:after="0" w:line="240" w:lineRule="auto"/>
                    <w:ind w:left="33"/>
                    <w:jc w:val="center"/>
                    <w:rPr>
                      <w:rFonts w:eastAsia="Arial" w:cs="Arial"/>
                      <w:sz w:val="16"/>
                      <w:szCs w:val="16"/>
                    </w:rPr>
                  </w:pPr>
                  <w:r w:rsidRPr="006145DB">
                    <w:rPr>
                      <w:rFonts w:eastAsia="Arial" w:cs="Arial"/>
                      <w:sz w:val="16"/>
                      <w:szCs w:val="16"/>
                    </w:rPr>
                    <w:t>Demanda</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FDFA2" w14:textId="77DC72A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21551301" w14:textId="77777777" w:rsidTr="005B435E">
              <w:trPr>
                <w:trHeight w:val="121"/>
              </w:trPr>
              <w:tc>
                <w:tcPr>
                  <w:tcW w:w="3388" w:type="dxa"/>
                  <w:tcBorders>
                    <w:top w:val="single" w:sz="6" w:space="0" w:color="000000" w:themeColor="text1"/>
                  </w:tcBorders>
                  <w:vAlign w:val="center"/>
                </w:tcPr>
                <w:p w14:paraId="24FE4F11" w14:textId="77777777" w:rsidR="00B21198" w:rsidRPr="006145DB" w:rsidRDefault="00B21198" w:rsidP="005B435E">
                  <w:pPr>
                    <w:spacing w:after="0" w:line="240" w:lineRule="auto"/>
                    <w:jc w:val="both"/>
                    <w:rPr>
                      <w:rFonts w:eastAsia="Arial" w:cs="Arial"/>
                      <w:sz w:val="16"/>
                      <w:szCs w:val="16"/>
                    </w:rPr>
                  </w:pPr>
                </w:p>
              </w:tc>
              <w:tc>
                <w:tcPr>
                  <w:tcW w:w="1703" w:type="dxa"/>
                  <w:tcBorders>
                    <w:top w:val="single" w:sz="6" w:space="0" w:color="000000" w:themeColor="text1"/>
                  </w:tcBorders>
                  <w:vAlign w:val="center"/>
                </w:tcPr>
                <w:p w14:paraId="4B2BFF3D" w14:textId="77777777" w:rsidR="00B21198" w:rsidRPr="006145DB" w:rsidRDefault="00B21198" w:rsidP="005B435E">
                  <w:pPr>
                    <w:spacing w:after="0" w:line="240" w:lineRule="auto"/>
                    <w:jc w:val="center"/>
                    <w:rPr>
                      <w:rFonts w:eastAsia="Arial" w:cs="Arial"/>
                      <w:sz w:val="16"/>
                      <w:szCs w:val="16"/>
                    </w:rPr>
                  </w:pPr>
                </w:p>
              </w:tc>
              <w:tc>
                <w:tcPr>
                  <w:tcW w:w="992" w:type="dxa"/>
                  <w:tcBorders>
                    <w:top w:val="single" w:sz="6" w:space="0" w:color="000000" w:themeColor="text1"/>
                  </w:tcBorders>
                  <w:vAlign w:val="center"/>
                </w:tcPr>
                <w:p w14:paraId="71EBAC9C" w14:textId="77777777" w:rsidR="00B21198" w:rsidRPr="006145DB" w:rsidRDefault="00B21198" w:rsidP="005B435E">
                  <w:pPr>
                    <w:spacing w:after="0" w:line="240" w:lineRule="auto"/>
                    <w:ind w:left="33"/>
                    <w:jc w:val="center"/>
                    <w:rPr>
                      <w:rFonts w:eastAsia="Arial" w:cs="Arial"/>
                      <w:sz w:val="16"/>
                      <w:szCs w:val="16"/>
                    </w:rPr>
                  </w:pPr>
                </w:p>
              </w:tc>
              <w:tc>
                <w:tcPr>
                  <w:tcW w:w="1690" w:type="dxa"/>
                  <w:tcBorders>
                    <w:top w:val="single" w:sz="6" w:space="0" w:color="000000" w:themeColor="text1"/>
                  </w:tcBorders>
                  <w:vAlign w:val="center"/>
                </w:tcPr>
                <w:p w14:paraId="7949DAA0"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195A256D"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083AA346" w14:textId="77777777" w:rsidTr="005B435E">
        <w:trPr>
          <w:trHeight w:val="70"/>
          <w:jc w:val="center"/>
        </w:trPr>
        <w:tc>
          <w:tcPr>
            <w:tcW w:w="1555" w:type="dxa"/>
            <w:vAlign w:val="center"/>
          </w:tcPr>
          <w:p w14:paraId="539421E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Ingreso y Fuentes de Información</w:t>
            </w:r>
          </w:p>
        </w:tc>
        <w:tc>
          <w:tcPr>
            <w:tcW w:w="7936" w:type="dxa"/>
          </w:tcPr>
          <w:p w14:paraId="74E47746"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330"/>
              <w:gridCol w:w="1663"/>
              <w:gridCol w:w="1097"/>
              <w:gridCol w:w="1683"/>
            </w:tblGrid>
            <w:tr w:rsidR="008C743F" w:rsidRPr="006145DB" w14:paraId="67981635" w14:textId="77777777" w:rsidTr="005B435E">
              <w:trPr>
                <w:trHeight w:val="30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C09DA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 </w:t>
                  </w:r>
                </w:p>
              </w:tc>
              <w:tc>
                <w:tcPr>
                  <w:tcW w:w="16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6D1F2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511561" w14:textId="7DEBFD00"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DE787"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078B3184" w14:textId="77777777" w:rsidTr="005B435E">
              <w:trPr>
                <w:trHeight w:val="300"/>
              </w:trPr>
              <w:tc>
                <w:tcPr>
                  <w:tcW w:w="3330" w:type="dxa"/>
                  <w:tcBorders>
                    <w:top w:val="single" w:sz="6" w:space="0" w:color="000000" w:themeColor="text1"/>
                    <w:left w:val="single" w:sz="6" w:space="0" w:color="000000" w:themeColor="text1"/>
                    <w:right w:val="single" w:sz="6" w:space="0" w:color="000000" w:themeColor="text1"/>
                  </w:tcBorders>
                  <w:vAlign w:val="center"/>
                </w:tcPr>
                <w:p w14:paraId="15AB92BD" w14:textId="09A3DE8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c>
                <w:tcPr>
                  <w:tcW w:w="1663" w:type="dxa"/>
                  <w:tcBorders>
                    <w:top w:val="single" w:sz="6" w:space="0" w:color="000000" w:themeColor="text1"/>
                    <w:left w:val="single" w:sz="6" w:space="0" w:color="000000" w:themeColor="text1"/>
                    <w:right w:val="single" w:sz="6" w:space="0" w:color="000000" w:themeColor="text1"/>
                  </w:tcBorders>
                  <w:vAlign w:val="center"/>
                </w:tcPr>
                <w:p w14:paraId="7229277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themeColor="text1"/>
                    <w:left w:val="single" w:sz="6" w:space="0" w:color="000000" w:themeColor="text1"/>
                    <w:right w:val="single" w:sz="6" w:space="0" w:color="000000" w:themeColor="text1"/>
                  </w:tcBorders>
                  <w:vAlign w:val="center"/>
                </w:tcPr>
                <w:p w14:paraId="2FDAD82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683" w:type="dxa"/>
                  <w:tcBorders>
                    <w:top w:val="single" w:sz="6" w:space="0" w:color="000000" w:themeColor="text1"/>
                    <w:left w:val="single" w:sz="6" w:space="0" w:color="000000" w:themeColor="text1"/>
                    <w:right w:val="single" w:sz="6" w:space="0" w:color="000000" w:themeColor="text1"/>
                  </w:tcBorders>
                  <w:vAlign w:val="center"/>
                </w:tcPr>
                <w:p w14:paraId="32E49DEC" w14:textId="4923407A"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01F75313" w14:textId="77777777" w:rsidR="00863CFC" w:rsidRPr="006145DB" w:rsidRDefault="00863CFC" w:rsidP="005B435E">
            <w:pPr>
              <w:pBdr>
                <w:top w:val="nil"/>
                <w:left w:val="nil"/>
                <w:bottom w:val="nil"/>
                <w:right w:val="nil"/>
                <w:between w:val="nil"/>
              </w:pBdr>
              <w:spacing w:after="0" w:line="240" w:lineRule="auto"/>
              <w:jc w:val="both"/>
              <w:rPr>
                <w:rFonts w:eastAsia="Arial" w:cs="Arial"/>
                <w:sz w:val="2"/>
                <w:szCs w:val="2"/>
              </w:rPr>
            </w:pPr>
          </w:p>
        </w:tc>
      </w:tr>
      <w:tr w:rsidR="008C743F" w:rsidRPr="006145DB" w14:paraId="04382F3A" w14:textId="77777777" w:rsidTr="005B435E">
        <w:trPr>
          <w:trHeight w:val="300"/>
          <w:jc w:val="center"/>
        </w:trPr>
        <w:tc>
          <w:tcPr>
            <w:tcW w:w="1555" w:type="dxa"/>
            <w:vAlign w:val="center"/>
          </w:tcPr>
          <w:p w14:paraId="4C965DB8"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936" w:type="dxa"/>
          </w:tcPr>
          <w:p w14:paraId="3F962989"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28" w:type="dxa"/>
              <w:tblLook w:val="0400" w:firstRow="0" w:lastRow="0" w:firstColumn="0" w:lastColumn="0" w:noHBand="0" w:noVBand="1"/>
            </w:tblPr>
            <w:tblGrid>
              <w:gridCol w:w="3242"/>
              <w:gridCol w:w="1705"/>
              <w:gridCol w:w="1159"/>
              <w:gridCol w:w="1622"/>
            </w:tblGrid>
            <w:tr w:rsidR="008C743F" w:rsidRPr="006145DB" w14:paraId="48D125F0"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C4452E"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9F02C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3B4D83"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1968A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12BDE269" w14:textId="77777777" w:rsidTr="00023F78">
              <w:trPr>
                <w:trHeight w:val="300"/>
              </w:trPr>
              <w:tc>
                <w:tcPr>
                  <w:tcW w:w="3318" w:type="dxa"/>
                  <w:tcBorders>
                    <w:top w:val="single" w:sz="6" w:space="0" w:color="000000" w:themeColor="text1"/>
                    <w:left w:val="single" w:sz="6" w:space="0" w:color="000000" w:themeColor="text1"/>
                    <w:right w:val="single" w:sz="6" w:space="0" w:color="000000" w:themeColor="text1"/>
                  </w:tcBorders>
                  <w:vAlign w:val="center"/>
                </w:tcPr>
                <w:p w14:paraId="1AA93C7C" w14:textId="40D7DC6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r w:rsidR="00E954A3" w:rsidRPr="006145DB">
                    <w:rPr>
                      <w:rFonts w:eastAsia="Arial" w:cs="Arial"/>
                      <w:sz w:val="16"/>
                      <w:szCs w:val="16"/>
                    </w:rPr>
                    <w:t>.</w:t>
                  </w:r>
                </w:p>
              </w:tc>
              <w:tc>
                <w:tcPr>
                  <w:tcW w:w="1732" w:type="dxa"/>
                  <w:tcBorders>
                    <w:top w:val="single" w:sz="6" w:space="0" w:color="000000" w:themeColor="text1"/>
                    <w:left w:val="single" w:sz="6" w:space="0" w:color="000000" w:themeColor="text1"/>
                    <w:right w:val="single" w:sz="6" w:space="0" w:color="000000" w:themeColor="text1"/>
                  </w:tcBorders>
                  <w:vAlign w:val="center"/>
                </w:tcPr>
                <w:p w14:paraId="698221C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right w:val="single" w:sz="6" w:space="0" w:color="000000" w:themeColor="text1"/>
                  </w:tcBorders>
                  <w:vAlign w:val="center"/>
                </w:tcPr>
                <w:p w14:paraId="4056F37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right w:val="single" w:sz="6" w:space="0" w:color="000000" w:themeColor="text1"/>
                  </w:tcBorders>
                  <w:vAlign w:val="center"/>
                </w:tcPr>
                <w:p w14:paraId="7FF5C61A" w14:textId="4538FDD9"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60C4A41" w14:textId="77777777" w:rsidTr="00023F78">
              <w:trPr>
                <w:trHeight w:val="300"/>
              </w:trPr>
              <w:tc>
                <w:tcPr>
                  <w:tcW w:w="3318" w:type="dxa"/>
                  <w:tcBorders>
                    <w:left w:val="single" w:sz="6" w:space="0" w:color="000000" w:themeColor="text1"/>
                    <w:bottom w:val="single" w:sz="6" w:space="0" w:color="000000" w:themeColor="text1"/>
                    <w:right w:val="single" w:sz="6" w:space="0" w:color="000000" w:themeColor="text1"/>
                  </w:tcBorders>
                  <w:vAlign w:val="center"/>
                </w:tcPr>
                <w:p w14:paraId="19A39F81" w14:textId="730DDE7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lastRenderedPageBreak/>
                    <w:t>Fallecimiento</w:t>
                  </w:r>
                  <w:r w:rsidR="00E954A3" w:rsidRPr="006145DB">
                    <w:rPr>
                      <w:rFonts w:eastAsia="Arial" w:cs="Arial"/>
                      <w:sz w:val="16"/>
                      <w:szCs w:val="16"/>
                    </w:rPr>
                    <w:t>.</w:t>
                  </w:r>
                </w:p>
              </w:tc>
              <w:tc>
                <w:tcPr>
                  <w:tcW w:w="1732" w:type="dxa"/>
                  <w:tcBorders>
                    <w:left w:val="single" w:sz="6" w:space="0" w:color="000000" w:themeColor="text1"/>
                    <w:bottom w:val="single" w:sz="6" w:space="0" w:color="000000" w:themeColor="text1"/>
                    <w:right w:val="single" w:sz="6" w:space="0" w:color="000000" w:themeColor="text1"/>
                  </w:tcBorders>
                  <w:vAlign w:val="center"/>
                </w:tcPr>
                <w:p w14:paraId="352AC4A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037" w:type="dxa"/>
                  <w:tcBorders>
                    <w:left w:val="single" w:sz="6" w:space="0" w:color="000000" w:themeColor="text1"/>
                    <w:bottom w:val="single" w:sz="6" w:space="0" w:color="000000" w:themeColor="text1"/>
                    <w:right w:val="single" w:sz="6" w:space="0" w:color="000000" w:themeColor="text1"/>
                  </w:tcBorders>
                  <w:vAlign w:val="center"/>
                </w:tcPr>
                <w:p w14:paraId="44C7C5C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641" w:type="dxa"/>
                  <w:tcBorders>
                    <w:left w:val="single" w:sz="6" w:space="0" w:color="000000" w:themeColor="text1"/>
                    <w:bottom w:val="single" w:sz="6" w:space="0" w:color="000000" w:themeColor="text1"/>
                    <w:right w:val="single" w:sz="6" w:space="0" w:color="000000" w:themeColor="text1"/>
                  </w:tcBorders>
                  <w:vAlign w:val="center"/>
                </w:tcPr>
                <w:p w14:paraId="3EFB9EE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8C743F" w:rsidRPr="006145DB" w14:paraId="160814B8"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8971E3" w14:textId="7777777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highlight w:val="white"/>
                    </w:rPr>
                    <w:t>Superar la edad establecida para el servicio social.</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33C5F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3F9662"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522FFF" w14:textId="3001741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EDBC0BB"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0F8A78" w14:textId="77777777"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Finalización del proceso de atención por superación de condiciones.</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3FFD34"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E1850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2CE862" w14:textId="170226D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318D4201"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7DAA90" w14:textId="4CFD472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Inasistencia injustificada de 10 días de manera continua o discontinua en un periodo de 15 días</w:t>
                  </w:r>
                  <w:r w:rsidR="00E954A3" w:rsidRPr="006145DB">
                    <w:rPr>
                      <w:rFonts w:eastAsia="Arial" w:cs="Arial"/>
                      <w:sz w:val="16"/>
                      <w:szCs w:val="16"/>
                    </w:rPr>
                    <w:t>.</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052DF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C1BD96" w14:textId="428B29F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Dos (2) seguimientos telefónicos semanal y visita domiciliaria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65A590" w14:textId="21FD4543"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03D5EC87"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5B07B" w14:textId="6B19FFDB"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Incumplimiento del acuerdo de corresponsabilidad.</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C05A8" w14:textId="5F795B6F" w:rsidR="00863CFC" w:rsidRPr="006145DB" w:rsidRDefault="0037532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B1C6B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3AF501" w14:textId="0B482E0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243D4DCA"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0B8E1" w14:textId="0B0260C5"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w:t>
                  </w:r>
                  <w:r w:rsidR="0037532C" w:rsidRPr="006145DB">
                    <w:rPr>
                      <w:rFonts w:eastAsia="Arial" w:cs="Arial"/>
                      <w:sz w:val="16"/>
                      <w:szCs w:val="16"/>
                    </w:rPr>
                    <w:t>chos en modalidad institucional.</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169A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9F044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520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4A5B1B9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B21198" w:rsidRPr="006145DB" w14:paraId="602F6252" w14:textId="77777777" w:rsidTr="00023F78">
              <w:trPr>
                <w:trHeight w:val="65"/>
              </w:trPr>
              <w:tc>
                <w:tcPr>
                  <w:tcW w:w="3318" w:type="dxa"/>
                  <w:tcBorders>
                    <w:top w:val="single" w:sz="6" w:space="0" w:color="000000" w:themeColor="text1"/>
                  </w:tcBorders>
                  <w:vAlign w:val="center"/>
                </w:tcPr>
                <w:p w14:paraId="2A783B44" w14:textId="77777777" w:rsidR="00B21198" w:rsidRPr="006145DB" w:rsidRDefault="00B21198" w:rsidP="005B435E">
                  <w:pPr>
                    <w:spacing w:after="0" w:line="240" w:lineRule="auto"/>
                    <w:jc w:val="both"/>
                    <w:rPr>
                      <w:rFonts w:eastAsia="Arial" w:cs="Arial"/>
                      <w:sz w:val="16"/>
                      <w:szCs w:val="16"/>
                    </w:rPr>
                  </w:pPr>
                </w:p>
              </w:tc>
              <w:tc>
                <w:tcPr>
                  <w:tcW w:w="1732" w:type="dxa"/>
                  <w:tcBorders>
                    <w:top w:val="single" w:sz="6" w:space="0" w:color="000000" w:themeColor="text1"/>
                  </w:tcBorders>
                  <w:vAlign w:val="center"/>
                </w:tcPr>
                <w:p w14:paraId="6186676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037" w:type="dxa"/>
                  <w:tcBorders>
                    <w:top w:val="single" w:sz="6" w:space="0" w:color="000000" w:themeColor="text1"/>
                  </w:tcBorders>
                  <w:vAlign w:val="center"/>
                </w:tcPr>
                <w:p w14:paraId="7C39FA76"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641" w:type="dxa"/>
                  <w:tcBorders>
                    <w:top w:val="single" w:sz="6" w:space="0" w:color="000000" w:themeColor="text1"/>
                  </w:tcBorders>
                  <w:vAlign w:val="center"/>
                </w:tcPr>
                <w:p w14:paraId="574A807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5EDDF621" w14:textId="77777777" w:rsidR="00863CFC" w:rsidRPr="006145DB" w:rsidRDefault="00863CFC" w:rsidP="005B435E">
            <w:pPr>
              <w:tabs>
                <w:tab w:val="left" w:pos="709"/>
              </w:tabs>
              <w:spacing w:after="0" w:line="240" w:lineRule="auto"/>
              <w:jc w:val="both"/>
              <w:rPr>
                <w:rFonts w:eastAsia="Arial" w:cs="Arial"/>
                <w:sz w:val="20"/>
                <w:szCs w:val="20"/>
              </w:rPr>
            </w:pPr>
          </w:p>
        </w:tc>
      </w:tr>
      <w:tr w:rsidR="008C743F" w:rsidRPr="006145DB" w14:paraId="566A8C16" w14:textId="77777777" w:rsidTr="00023F78">
        <w:trPr>
          <w:trHeight w:val="1857"/>
          <w:jc w:val="center"/>
        </w:trPr>
        <w:tc>
          <w:tcPr>
            <w:tcW w:w="1555" w:type="dxa"/>
            <w:vAlign w:val="center"/>
          </w:tcPr>
          <w:p w14:paraId="7A78725F"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lastRenderedPageBreak/>
              <w:t>Restricciones y Fuentes de Información</w:t>
            </w:r>
          </w:p>
        </w:tc>
        <w:tc>
          <w:tcPr>
            <w:tcW w:w="7936" w:type="dxa"/>
          </w:tcPr>
          <w:p w14:paraId="79C8B074"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379"/>
              <w:gridCol w:w="1253"/>
              <w:gridCol w:w="1277"/>
              <w:gridCol w:w="1864"/>
            </w:tblGrid>
            <w:tr w:rsidR="008C743F" w:rsidRPr="006145DB" w14:paraId="0BC9D1D6"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63B6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C2334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3679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 </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D82329"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4564F4B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83AE9F"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CEE63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SIRBE</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2F81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46CF6" w14:textId="2B068F7D" w:rsidR="00863CFC" w:rsidRPr="006145DB" w:rsidRDefault="006D33E8" w:rsidP="005B435E">
                  <w:pP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296F433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C8757" w14:textId="4487550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Proteger Renacer</w:t>
                  </w:r>
                  <w:r w:rsidR="00E954A3" w:rsidRPr="006145DB">
                    <w:rPr>
                      <w:rFonts w:eastAsia="Arial" w:cs="Arial"/>
                      <w:sz w:val="16"/>
                      <w:szCs w:val="16"/>
                    </w:rPr>
                    <w:t>.</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B0E8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CA7B1"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A0358" w14:textId="767DCFE2" w:rsidR="00863CFC"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00614EB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71DB83" w14:textId="7F122E1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EFE38"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6B64B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03870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571DB2A7" w14:textId="77777777" w:rsidTr="00327E4F">
              <w:trPr>
                <w:trHeight w:val="65"/>
              </w:trPr>
              <w:tc>
                <w:tcPr>
                  <w:tcW w:w="3379" w:type="dxa"/>
                  <w:tcBorders>
                    <w:top w:val="single" w:sz="6" w:space="0" w:color="000000" w:themeColor="text1"/>
                  </w:tcBorders>
                  <w:vAlign w:val="center"/>
                </w:tcPr>
                <w:p w14:paraId="39270075" w14:textId="77777777" w:rsidR="00B21198" w:rsidRPr="006145DB" w:rsidRDefault="00B21198" w:rsidP="005B435E">
                  <w:pPr>
                    <w:spacing w:after="0" w:line="240" w:lineRule="auto"/>
                    <w:jc w:val="center"/>
                    <w:rPr>
                      <w:rFonts w:eastAsia="Arial" w:cs="Arial"/>
                      <w:sz w:val="16"/>
                      <w:szCs w:val="16"/>
                    </w:rPr>
                  </w:pPr>
                </w:p>
              </w:tc>
              <w:tc>
                <w:tcPr>
                  <w:tcW w:w="1253" w:type="dxa"/>
                  <w:tcBorders>
                    <w:top w:val="single" w:sz="6" w:space="0" w:color="000000" w:themeColor="text1"/>
                  </w:tcBorders>
                  <w:vAlign w:val="center"/>
                </w:tcPr>
                <w:p w14:paraId="2849609F" w14:textId="77777777" w:rsidR="00B21198" w:rsidRPr="006145DB" w:rsidRDefault="00B21198" w:rsidP="005B435E">
                  <w:pPr>
                    <w:spacing w:after="0" w:line="240" w:lineRule="auto"/>
                    <w:jc w:val="center"/>
                    <w:rPr>
                      <w:rFonts w:eastAsia="Arial" w:cs="Arial"/>
                      <w:sz w:val="16"/>
                      <w:szCs w:val="16"/>
                    </w:rPr>
                  </w:pPr>
                </w:p>
              </w:tc>
              <w:tc>
                <w:tcPr>
                  <w:tcW w:w="1277" w:type="dxa"/>
                  <w:tcBorders>
                    <w:top w:val="single" w:sz="6" w:space="0" w:color="000000" w:themeColor="text1"/>
                  </w:tcBorders>
                  <w:vAlign w:val="center"/>
                </w:tcPr>
                <w:p w14:paraId="220C7E9E" w14:textId="77777777" w:rsidR="00B21198" w:rsidRPr="006145DB" w:rsidRDefault="00B21198" w:rsidP="005B435E">
                  <w:pPr>
                    <w:spacing w:after="0" w:line="240" w:lineRule="auto"/>
                    <w:jc w:val="center"/>
                    <w:rPr>
                      <w:rFonts w:eastAsia="Arial" w:cs="Arial"/>
                      <w:sz w:val="16"/>
                      <w:szCs w:val="16"/>
                    </w:rPr>
                  </w:pPr>
                </w:p>
              </w:tc>
              <w:tc>
                <w:tcPr>
                  <w:tcW w:w="1864" w:type="dxa"/>
                  <w:tcBorders>
                    <w:top w:val="single" w:sz="6" w:space="0" w:color="000000" w:themeColor="text1"/>
                  </w:tcBorders>
                  <w:vAlign w:val="center"/>
                </w:tcPr>
                <w:p w14:paraId="5462387B" w14:textId="77777777" w:rsidR="00B21198" w:rsidRPr="006145DB" w:rsidRDefault="00B21198" w:rsidP="005B435E">
                  <w:pPr>
                    <w:spacing w:after="0" w:line="240" w:lineRule="auto"/>
                    <w:jc w:val="center"/>
                    <w:rPr>
                      <w:rFonts w:eastAsia="Arial" w:cs="Arial"/>
                      <w:sz w:val="16"/>
                      <w:szCs w:val="16"/>
                    </w:rPr>
                  </w:pPr>
                </w:p>
              </w:tc>
            </w:tr>
          </w:tbl>
          <w:p w14:paraId="2ECBAAF7" w14:textId="77777777" w:rsidR="00863CFC" w:rsidRPr="006145DB" w:rsidRDefault="00863CFC" w:rsidP="005B435E">
            <w:pPr>
              <w:tabs>
                <w:tab w:val="left" w:pos="5806"/>
              </w:tabs>
              <w:spacing w:after="0" w:line="240" w:lineRule="auto"/>
              <w:rPr>
                <w:rFonts w:eastAsia="Arial" w:cs="Arial"/>
                <w:sz w:val="20"/>
                <w:szCs w:val="20"/>
              </w:rPr>
            </w:pPr>
          </w:p>
        </w:tc>
      </w:tr>
      <w:tr w:rsidR="008C743F" w:rsidRPr="006145DB" w14:paraId="6AED2B93" w14:textId="77777777" w:rsidTr="005B435E">
        <w:trPr>
          <w:trHeight w:val="300"/>
          <w:jc w:val="center"/>
        </w:trPr>
        <w:tc>
          <w:tcPr>
            <w:tcW w:w="1555" w:type="dxa"/>
            <w:vAlign w:val="center"/>
          </w:tcPr>
          <w:p w14:paraId="508D1756"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Ejecución</w:t>
            </w:r>
          </w:p>
        </w:tc>
        <w:tc>
          <w:tcPr>
            <w:tcW w:w="7936" w:type="dxa"/>
          </w:tcPr>
          <w:p w14:paraId="4FC514EF" w14:textId="36B16FE0"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La modalidad complementaria ofrece atención presencial flexible todo el día y la noche de 6 a 12 horas, hasta los siete (7) días de la semana, incluyendo festivos, de acuerdo </w:t>
            </w:r>
            <w:r w:rsidR="007B7952" w:rsidRPr="006145DB">
              <w:rPr>
                <w:rFonts w:eastAsia="Arial" w:cs="Arial"/>
                <w:sz w:val="20"/>
                <w:szCs w:val="20"/>
              </w:rPr>
              <w:t>con</w:t>
            </w:r>
            <w:r w:rsidRPr="006145DB">
              <w:rPr>
                <w:rFonts w:eastAsia="Arial" w:cs="Arial"/>
                <w:sz w:val="20"/>
                <w:szCs w:val="20"/>
              </w:rPr>
              <w:t xml:space="preserve"> las necesidades de niñas, niños y adolescentes, y la dinámica del territorio, en consonancia al desarrollo de acciones desde los cinco (5) componentes que conforman el servicio, a través de la atención en cada momento del curso de vida:</w:t>
            </w:r>
          </w:p>
          <w:p w14:paraId="4B7434D8" w14:textId="77777777" w:rsidR="006D6A47" w:rsidRPr="006145DB" w:rsidRDefault="006D6A47" w:rsidP="005B435E">
            <w:pPr>
              <w:pStyle w:val="Ttulo1"/>
              <w:rPr>
                <w:sz w:val="20"/>
                <w:szCs w:val="20"/>
              </w:rPr>
            </w:pPr>
          </w:p>
          <w:p w14:paraId="3FB8E96E" w14:textId="7AD3A1C0" w:rsidR="006D6A47" w:rsidRPr="006145DB" w:rsidRDefault="00863CFC">
            <w:pPr>
              <w:numPr>
                <w:ilvl w:val="0"/>
                <w:numId w:val="28"/>
              </w:numPr>
              <w:spacing w:after="0" w:line="240" w:lineRule="auto"/>
              <w:jc w:val="both"/>
              <w:rPr>
                <w:rFonts w:eastAsia="Arial" w:cs="Arial"/>
                <w:sz w:val="20"/>
                <w:szCs w:val="20"/>
              </w:rPr>
            </w:pPr>
            <w:r w:rsidRPr="006145DB">
              <w:rPr>
                <w:rFonts w:eastAsia="Arial" w:cs="Arial"/>
                <w:sz w:val="20"/>
                <w:szCs w:val="20"/>
              </w:rPr>
              <w:t xml:space="preserve">Primera Infancia: </w:t>
            </w:r>
            <w:r w:rsidR="000B3566" w:rsidRPr="006145DB">
              <w:rPr>
                <w:rFonts w:eastAsia="Arial" w:cs="Arial"/>
                <w:sz w:val="20"/>
                <w:szCs w:val="20"/>
              </w:rPr>
              <w:t>l</w:t>
            </w:r>
            <w:r w:rsidRPr="006145DB">
              <w:rPr>
                <w:rFonts w:eastAsia="Arial" w:cs="Arial"/>
                <w:sz w:val="20"/>
                <w:szCs w:val="20"/>
              </w:rPr>
              <w:t xml:space="preserve">a atención a la primera infancia se fundamenta en un enfoque sistémico y familiar que integra procesos clave del desarrollo en entornos seguros y protectores. </w:t>
            </w:r>
          </w:p>
          <w:p w14:paraId="373EB690" w14:textId="77777777" w:rsidR="00583ECF" w:rsidRPr="006145DB" w:rsidRDefault="00583ECF" w:rsidP="005B435E">
            <w:pPr>
              <w:pStyle w:val="Ttulo1"/>
              <w:rPr>
                <w:sz w:val="20"/>
                <w:szCs w:val="20"/>
              </w:rPr>
            </w:pPr>
          </w:p>
          <w:p w14:paraId="4701B260" w14:textId="33DFEA04"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y sueño saludable, la lactancia materna y la prevención de enfermedades.</w:t>
            </w:r>
          </w:p>
          <w:p w14:paraId="6B2C52C5" w14:textId="77777777" w:rsidR="005B435E" w:rsidRPr="006145DB" w:rsidRDefault="005B435E" w:rsidP="005B435E">
            <w:pPr>
              <w:pStyle w:val="Ttulo1"/>
              <w:rPr>
                <w:sz w:val="20"/>
              </w:rPr>
            </w:pPr>
          </w:p>
          <w:p w14:paraId="477DB472" w14:textId="177F9447" w:rsidR="006D6A47" w:rsidRPr="006145DB" w:rsidRDefault="006D6A47">
            <w:pPr>
              <w:numPr>
                <w:ilvl w:val="0"/>
                <w:numId w:val="28"/>
              </w:numPr>
              <w:spacing w:after="0" w:line="240" w:lineRule="auto"/>
              <w:jc w:val="both"/>
              <w:rPr>
                <w:rFonts w:eastAsia="Arial" w:cs="Arial"/>
                <w:sz w:val="20"/>
                <w:szCs w:val="20"/>
              </w:rPr>
            </w:pPr>
            <w:r w:rsidRPr="006145DB">
              <w:rPr>
                <w:rFonts w:eastAsia="Arial" w:cs="Arial"/>
                <w:sz w:val="20"/>
                <w:szCs w:val="20"/>
              </w:rPr>
              <w:t xml:space="preserve">Infancia: </w:t>
            </w:r>
            <w:r w:rsidR="000B3566" w:rsidRPr="006145DB">
              <w:rPr>
                <w:rFonts w:eastAsia="Arial" w:cs="Arial"/>
                <w:sz w:val="20"/>
                <w:szCs w:val="20"/>
              </w:rPr>
              <w:t>l</w:t>
            </w:r>
            <w:r w:rsidR="00863CFC" w:rsidRPr="006145DB">
              <w:rPr>
                <w:rFonts w:eastAsia="Arial" w:cs="Arial"/>
                <w:sz w:val="20"/>
                <w:szCs w:val="20"/>
              </w:rPr>
              <w:t xml:space="preserve">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w:t>
            </w:r>
            <w:r w:rsidR="00863CFC" w:rsidRPr="006145DB">
              <w:rPr>
                <w:rFonts w:eastAsia="Arial" w:cs="Arial"/>
                <w:sz w:val="20"/>
                <w:szCs w:val="20"/>
              </w:rPr>
              <w:lastRenderedPageBreak/>
              <w:t xml:space="preserve">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4A19849" w14:textId="77777777" w:rsidR="006D6A47" w:rsidRPr="006145DB" w:rsidRDefault="006D6A47" w:rsidP="005B435E">
            <w:pPr>
              <w:spacing w:after="0" w:line="240" w:lineRule="auto"/>
              <w:ind w:left="360"/>
              <w:jc w:val="both"/>
              <w:rPr>
                <w:rFonts w:eastAsia="Arial" w:cs="Arial"/>
                <w:sz w:val="20"/>
                <w:szCs w:val="20"/>
              </w:rPr>
            </w:pPr>
          </w:p>
          <w:p w14:paraId="6D7552E9"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p>
          <w:p w14:paraId="5127668D" w14:textId="77777777" w:rsidR="006D6A47" w:rsidRPr="006145DB" w:rsidRDefault="006D6A47" w:rsidP="005B435E">
            <w:pPr>
              <w:spacing w:after="0" w:line="240" w:lineRule="auto"/>
              <w:ind w:left="360"/>
              <w:jc w:val="both"/>
              <w:rPr>
                <w:rFonts w:eastAsia="Arial" w:cs="Arial"/>
                <w:sz w:val="20"/>
                <w:szCs w:val="20"/>
              </w:rPr>
            </w:pPr>
          </w:p>
          <w:p w14:paraId="291389AE"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w:t>
            </w:r>
            <w:r w:rsidR="006D6A47" w:rsidRPr="006145DB">
              <w:rPr>
                <w:rFonts w:eastAsia="Arial" w:cs="Arial"/>
                <w:sz w:val="20"/>
                <w:szCs w:val="20"/>
              </w:rPr>
              <w:t xml:space="preserve"> situaciones de vulnerabilidad.</w:t>
            </w:r>
          </w:p>
          <w:p w14:paraId="1F1979B9" w14:textId="77777777" w:rsidR="006D6A47" w:rsidRPr="006145DB" w:rsidRDefault="006D6A47" w:rsidP="005B435E">
            <w:pPr>
              <w:spacing w:after="0" w:line="240" w:lineRule="auto"/>
              <w:ind w:left="360"/>
              <w:jc w:val="both"/>
              <w:rPr>
                <w:rFonts w:eastAsia="Arial" w:cs="Arial"/>
                <w:sz w:val="20"/>
                <w:szCs w:val="20"/>
              </w:rPr>
            </w:pPr>
          </w:p>
          <w:p w14:paraId="53593F03"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w:t>
            </w:r>
            <w:r w:rsidR="006D6A47" w:rsidRPr="006145DB">
              <w:rPr>
                <w:rFonts w:eastAsia="Arial" w:cs="Arial"/>
                <w:sz w:val="20"/>
                <w:szCs w:val="20"/>
              </w:rPr>
              <w:t xml:space="preserve"> expresarse de manera efectiva.</w:t>
            </w:r>
          </w:p>
          <w:p w14:paraId="3DC010AF" w14:textId="77777777" w:rsidR="006D6A47" w:rsidRPr="006145DB" w:rsidRDefault="006D6A47" w:rsidP="005B435E">
            <w:pPr>
              <w:spacing w:after="0" w:line="240" w:lineRule="auto"/>
              <w:ind w:left="360"/>
              <w:jc w:val="both"/>
              <w:rPr>
                <w:rFonts w:eastAsia="Arial" w:cs="Arial"/>
                <w:sz w:val="20"/>
                <w:szCs w:val="20"/>
              </w:rPr>
            </w:pPr>
          </w:p>
          <w:p w14:paraId="2B3D1993" w14:textId="4C6B668C"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w:t>
            </w:r>
            <w:r w:rsidR="006D6A47" w:rsidRPr="006145DB">
              <w:rPr>
                <w:rFonts w:eastAsia="Arial" w:cs="Arial"/>
                <w:sz w:val="20"/>
                <w:szCs w:val="20"/>
              </w:rPr>
              <w:t>iento de bienestar y seguridad.</w:t>
            </w:r>
          </w:p>
          <w:p w14:paraId="5A13F481" w14:textId="77777777" w:rsidR="006D6A47" w:rsidRPr="006145DB" w:rsidRDefault="006D6A47" w:rsidP="005B435E">
            <w:pPr>
              <w:spacing w:after="0" w:line="240" w:lineRule="auto"/>
              <w:ind w:left="360"/>
              <w:jc w:val="both"/>
              <w:rPr>
                <w:rFonts w:eastAsia="Arial" w:cs="Arial"/>
                <w:sz w:val="20"/>
                <w:szCs w:val="20"/>
              </w:rPr>
            </w:pPr>
          </w:p>
          <w:p w14:paraId="1BEF3C88" w14:textId="620AF989"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F36DFBE" w14:textId="77777777" w:rsidR="007B7952" w:rsidRPr="006145DB" w:rsidRDefault="007B7952" w:rsidP="005B435E">
            <w:pPr>
              <w:pStyle w:val="Ttulo1"/>
              <w:rPr>
                <w:sz w:val="20"/>
                <w:szCs w:val="20"/>
              </w:rPr>
            </w:pPr>
          </w:p>
          <w:p w14:paraId="31782DD6" w14:textId="58698DD1"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7D717ADB" w14:textId="77777777" w:rsidR="007B7952" w:rsidRPr="006145DB" w:rsidRDefault="007B7952" w:rsidP="005B435E">
            <w:pPr>
              <w:pStyle w:val="Ttulo1"/>
              <w:rPr>
                <w:sz w:val="20"/>
                <w:szCs w:val="20"/>
              </w:rPr>
            </w:pPr>
          </w:p>
          <w:p w14:paraId="4555E30E" w14:textId="0DF67670" w:rsidR="00863CFC" w:rsidRPr="006145DB" w:rsidRDefault="00863CFC">
            <w:pPr>
              <w:numPr>
                <w:ilvl w:val="0"/>
                <w:numId w:val="28"/>
              </w:numPr>
              <w:spacing w:after="0" w:line="240" w:lineRule="auto"/>
              <w:ind w:left="413"/>
              <w:jc w:val="both"/>
              <w:rPr>
                <w:rFonts w:eastAsia="Arial" w:cs="Arial"/>
                <w:sz w:val="20"/>
                <w:szCs w:val="20"/>
              </w:rPr>
            </w:pPr>
            <w:r w:rsidRPr="006145DB">
              <w:rPr>
                <w:rFonts w:eastAsia="Arial" w:cs="Arial"/>
                <w:sz w:val="20"/>
                <w:szCs w:val="20"/>
              </w:rPr>
              <w:t xml:space="preserve">Adolescencia: </w:t>
            </w:r>
          </w:p>
          <w:p w14:paraId="0AF473BE"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3E78952E" w14:textId="77777777" w:rsidR="008C7CF7" w:rsidRPr="006145DB" w:rsidRDefault="008C7CF7" w:rsidP="005B435E">
            <w:pPr>
              <w:pStyle w:val="Ttulo1"/>
              <w:ind w:left="360"/>
              <w:rPr>
                <w:sz w:val="20"/>
                <w:szCs w:val="20"/>
              </w:rPr>
            </w:pPr>
          </w:p>
          <w:p w14:paraId="78CAE0A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lastRenderedPageBreak/>
              <w:t>Acompañamientos individuales y grupales desde un enfoque psicosocial y de desempeño ocupacional, enfocados en la prevención de riesgos, fortalecimiento de la salud mental y orientación vocacional.</w:t>
            </w:r>
          </w:p>
          <w:p w14:paraId="3979CEF8" w14:textId="77777777" w:rsidR="008C7CF7" w:rsidRPr="006145DB" w:rsidRDefault="008C7CF7" w:rsidP="005B435E">
            <w:pPr>
              <w:pStyle w:val="Ttulo1"/>
              <w:ind w:left="360"/>
              <w:rPr>
                <w:sz w:val="20"/>
                <w:szCs w:val="20"/>
              </w:rPr>
            </w:pPr>
          </w:p>
          <w:p w14:paraId="37D92E08" w14:textId="48E924E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1011A85E" w14:textId="77777777" w:rsidR="008C7CF7" w:rsidRPr="006145DB" w:rsidRDefault="008C7CF7" w:rsidP="005B435E">
            <w:pPr>
              <w:pStyle w:val="Ttulo1"/>
              <w:ind w:left="360"/>
              <w:rPr>
                <w:sz w:val="20"/>
                <w:szCs w:val="20"/>
              </w:rPr>
            </w:pPr>
          </w:p>
          <w:p w14:paraId="047ECDFB" w14:textId="333A0870"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7C8A672B" w14:textId="77777777" w:rsidR="008C7CF7" w:rsidRPr="006145DB" w:rsidRDefault="008C7CF7" w:rsidP="005B435E">
            <w:pPr>
              <w:pStyle w:val="Ttulo1"/>
              <w:ind w:left="360"/>
              <w:rPr>
                <w:sz w:val="20"/>
                <w:szCs w:val="20"/>
              </w:rPr>
            </w:pPr>
          </w:p>
          <w:p w14:paraId="0C29AA96" w14:textId="54628BF3"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BEE84A8" w14:textId="77777777" w:rsidR="00583ECF" w:rsidRPr="006145DB" w:rsidRDefault="00583ECF" w:rsidP="005B435E">
            <w:pPr>
              <w:pStyle w:val="Ttulo1"/>
              <w:ind w:left="360"/>
              <w:rPr>
                <w:sz w:val="20"/>
                <w:szCs w:val="20"/>
              </w:rPr>
            </w:pPr>
          </w:p>
          <w:p w14:paraId="5746F317" w14:textId="263648A6"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realizarán acompañamientos enfocados en la promoción de derechos sexuales y reproductivos, el respeto por la objeción de conciencia, y la prevención de problemáticas asociadas, como el consumo de sustancias psicoactivas (SPA), riesgos de vinculación a redes de microtráfico,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3448B8" w14:textId="77777777" w:rsidR="00571C38" w:rsidRPr="006145DB" w:rsidRDefault="00571C38" w:rsidP="005B435E">
            <w:pPr>
              <w:pStyle w:val="Ttulo1"/>
              <w:ind w:left="360"/>
              <w:rPr>
                <w:sz w:val="20"/>
                <w:szCs w:val="20"/>
              </w:rPr>
            </w:pPr>
          </w:p>
          <w:p w14:paraId="1063B6D7" w14:textId="0ADF54B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Beneficio tangible: </w:t>
            </w:r>
            <w:r w:rsidR="00CD1133" w:rsidRPr="006145DB">
              <w:rPr>
                <w:rFonts w:eastAsia="Arial" w:cs="Arial"/>
                <w:sz w:val="20"/>
                <w:szCs w:val="20"/>
              </w:rPr>
              <w:t>c</w:t>
            </w:r>
            <w:r w:rsidRPr="006145DB">
              <w:rPr>
                <w:rFonts w:eastAsia="Arial" w:cs="Arial"/>
                <w:sz w:val="20"/>
                <w:szCs w:val="20"/>
              </w:rPr>
              <w:t xml:space="preserve">omplemento alimentario listo para el consumo del servicio. </w:t>
            </w:r>
          </w:p>
          <w:p w14:paraId="086412C7" w14:textId="77777777" w:rsidR="00583ECF" w:rsidRPr="006145DB" w:rsidRDefault="00583ECF" w:rsidP="005B435E">
            <w:pPr>
              <w:pStyle w:val="Ttulo1"/>
              <w:rPr>
                <w:sz w:val="20"/>
                <w:szCs w:val="20"/>
              </w:rPr>
            </w:pPr>
          </w:p>
          <w:p w14:paraId="5C6A092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8C743F" w:rsidRPr="006145DB" w14:paraId="2DAA6FBC" w14:textId="77777777" w:rsidTr="005B435E">
        <w:trPr>
          <w:trHeight w:val="300"/>
          <w:jc w:val="center"/>
        </w:trPr>
        <w:tc>
          <w:tcPr>
            <w:tcW w:w="1555" w:type="dxa"/>
            <w:vAlign w:val="center"/>
          </w:tcPr>
          <w:p w14:paraId="27AD9885"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lastRenderedPageBreak/>
              <w:t>Estándares Transversales de Calidad</w:t>
            </w:r>
          </w:p>
        </w:tc>
        <w:tc>
          <w:tcPr>
            <w:tcW w:w="7936" w:type="dxa"/>
          </w:tcPr>
          <w:p w14:paraId="49C0F25E" w14:textId="12C996F3" w:rsidR="00863CFC" w:rsidRPr="006145DB" w:rsidRDefault="00863CFC"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Las categorías que aplican para l</w:t>
            </w:r>
            <w:r w:rsidR="00CD1133" w:rsidRPr="006145DB">
              <w:rPr>
                <w:rFonts w:eastAsia="Arial" w:cs="Arial"/>
                <w:sz w:val="20"/>
                <w:szCs w:val="20"/>
              </w:rPr>
              <w:t>a</w:t>
            </w:r>
            <w:r w:rsidRPr="006145DB">
              <w:rPr>
                <w:rFonts w:eastAsia="Arial" w:cs="Arial"/>
                <w:sz w:val="20"/>
                <w:szCs w:val="20"/>
              </w:rPr>
              <w:t xml:space="preserve"> </w:t>
            </w:r>
            <w:r w:rsidR="00B01275" w:rsidRPr="006145DB">
              <w:rPr>
                <w:rFonts w:eastAsia="Arial" w:cs="Arial"/>
                <w:sz w:val="20"/>
                <w:szCs w:val="20"/>
              </w:rPr>
              <w:t>modalidad</w:t>
            </w:r>
            <w:r w:rsidRPr="006145DB">
              <w:rPr>
                <w:rFonts w:eastAsia="Arial" w:cs="Arial"/>
                <w:sz w:val="20"/>
                <w:szCs w:val="20"/>
              </w:rPr>
              <w:t xml:space="preserve"> son:</w:t>
            </w:r>
          </w:p>
          <w:p w14:paraId="781727B2" w14:textId="77777777" w:rsidR="005B435E" w:rsidRPr="006145DB" w:rsidRDefault="005B435E" w:rsidP="005B435E">
            <w:pPr>
              <w:pStyle w:val="Ttulo1"/>
              <w:rPr>
                <w:sz w:val="20"/>
              </w:rPr>
            </w:pPr>
          </w:p>
          <w:p w14:paraId="0A1EE80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Gestión administrativa </w:t>
            </w:r>
          </w:p>
          <w:p w14:paraId="5EB7186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Ambientes adecuados y seguros.</w:t>
            </w:r>
          </w:p>
          <w:p w14:paraId="312FD713"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Atención social.</w:t>
            </w:r>
          </w:p>
          <w:p w14:paraId="135ABB7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Nutrición y salubridad.</w:t>
            </w:r>
          </w:p>
          <w:p w14:paraId="1AD6634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Talento humano</w:t>
            </w:r>
          </w:p>
        </w:tc>
      </w:tr>
    </w:tbl>
    <w:p w14:paraId="242475AC" w14:textId="49FB0E98" w:rsidR="00CD1133" w:rsidRPr="006145DB" w:rsidRDefault="00CD1133" w:rsidP="005B435E">
      <w:pPr>
        <w:pStyle w:val="Ttulo1"/>
        <w:rPr>
          <w:rFonts w:eastAsia="Times New Roman"/>
          <w:lang w:eastAsia="es-ES_tradnl"/>
        </w:rPr>
      </w:pPr>
    </w:p>
    <w:p w14:paraId="3F6BCA51" w14:textId="77777777" w:rsidR="00CD1133" w:rsidRPr="006145DB" w:rsidRDefault="00CD1133" w:rsidP="005B435E">
      <w:pPr>
        <w:pStyle w:val="Ttulo1"/>
        <w:rPr>
          <w:lang w:eastAsia="es-ES_tradnl"/>
        </w:rPr>
      </w:pPr>
      <w:r w:rsidRPr="006145DB">
        <w:rPr>
          <w:lang w:eastAsia="es-ES_tradnl"/>
        </w:rPr>
        <w:br w:type="page"/>
      </w:r>
    </w:p>
    <w:p w14:paraId="24F6C352" w14:textId="18F5C285" w:rsidR="00CE631C" w:rsidRPr="006145DB" w:rsidRDefault="003D62DC">
      <w:pPr>
        <w:pStyle w:val="Ttulo1"/>
        <w:numPr>
          <w:ilvl w:val="2"/>
          <w:numId w:val="68"/>
        </w:numPr>
        <w:ind w:left="1134"/>
        <w:jc w:val="center"/>
        <w:rPr>
          <w:lang w:val="es-CO"/>
        </w:rPr>
      </w:pPr>
      <w:bookmarkStart w:id="74" w:name="_Toc210213179"/>
      <w:bookmarkStart w:id="75" w:name="_Toc213273453"/>
      <w:bookmarkStart w:id="76" w:name="_Toc213276080"/>
      <w:bookmarkStart w:id="77" w:name="_Toc216902413"/>
      <w:r w:rsidRPr="006145DB">
        <w:rPr>
          <w:lang w:val="es-CO"/>
        </w:rPr>
        <w:lastRenderedPageBreak/>
        <w:t xml:space="preserve">Servicio </w:t>
      </w:r>
      <w:r w:rsidR="00E124E5" w:rsidRPr="006145DB">
        <w:rPr>
          <w:lang w:val="es-CO"/>
        </w:rPr>
        <w:t xml:space="preserve">Ciudad </w:t>
      </w:r>
      <w:r w:rsidR="00351196" w:rsidRPr="006145DB">
        <w:rPr>
          <w:lang w:val="es-CO"/>
        </w:rPr>
        <w:t>niñez</w:t>
      </w:r>
      <w:bookmarkEnd w:id="74"/>
      <w:bookmarkEnd w:id="75"/>
      <w:bookmarkEnd w:id="76"/>
      <w:bookmarkEnd w:id="77"/>
    </w:p>
    <w:tbl>
      <w:tblPr>
        <w:tblW w:w="5000" w:type="pct"/>
        <w:jc w:val="center"/>
        <w:tblLook w:val="0400" w:firstRow="0" w:lastRow="0" w:firstColumn="0" w:lastColumn="0" w:noHBand="0" w:noVBand="1"/>
      </w:tblPr>
      <w:tblGrid>
        <w:gridCol w:w="1983"/>
        <w:gridCol w:w="7406"/>
      </w:tblGrid>
      <w:tr w:rsidR="0096209F" w:rsidRPr="006145DB" w14:paraId="5C1C3E86" w14:textId="77777777" w:rsidTr="00331406">
        <w:trPr>
          <w:trHeight w:val="343"/>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0AEC8BE" w14:textId="534FF940" w:rsidR="0096209F" w:rsidRPr="006145DB" w:rsidRDefault="0096209F" w:rsidP="005B435E">
            <w:pPr>
              <w:spacing w:after="0" w:line="240" w:lineRule="auto"/>
              <w:rPr>
                <w:rFonts w:eastAsia="Arial" w:cs="Arial"/>
                <w:sz w:val="20"/>
                <w:szCs w:val="20"/>
              </w:rPr>
            </w:pPr>
            <w:r w:rsidRPr="006145DB">
              <w:rPr>
                <w:rFonts w:eastAsia="Arial" w:cs="Arial"/>
                <w:sz w:val="20"/>
                <w:szCs w:val="20"/>
              </w:rPr>
              <w:t>Nombre del servicio</w:t>
            </w:r>
          </w:p>
        </w:tc>
        <w:tc>
          <w:tcPr>
            <w:tcW w:w="3944" w:type="pct"/>
            <w:tcBorders>
              <w:top w:val="single" w:sz="6" w:space="0" w:color="000000"/>
              <w:left w:val="single" w:sz="6" w:space="0" w:color="000000"/>
              <w:bottom w:val="single" w:sz="6" w:space="0" w:color="000000"/>
              <w:right w:val="single" w:sz="6" w:space="0" w:color="000000"/>
            </w:tcBorders>
            <w:vAlign w:val="center"/>
          </w:tcPr>
          <w:p w14:paraId="7C5821F9" w14:textId="1A11446B" w:rsidR="0096209F" w:rsidRPr="006145DB" w:rsidRDefault="0096209F" w:rsidP="005B435E">
            <w:pPr>
              <w:spacing w:after="0" w:line="240" w:lineRule="auto"/>
              <w:jc w:val="both"/>
              <w:rPr>
                <w:rFonts w:eastAsia="Arial" w:cs="Arial"/>
                <w:sz w:val="20"/>
                <w:szCs w:val="20"/>
              </w:rPr>
            </w:pPr>
            <w:r w:rsidRPr="006145DB">
              <w:rPr>
                <w:rFonts w:eastAsia="Arial" w:cs="Arial"/>
                <w:sz w:val="20"/>
                <w:szCs w:val="20"/>
              </w:rPr>
              <w:t>Ciudad Niñez</w:t>
            </w:r>
            <w:r w:rsidR="00331406" w:rsidRPr="006145DB">
              <w:rPr>
                <w:rFonts w:eastAsia="Arial" w:cs="Arial"/>
                <w:sz w:val="20"/>
                <w:szCs w:val="20"/>
              </w:rPr>
              <w:t>.</w:t>
            </w:r>
          </w:p>
        </w:tc>
      </w:tr>
      <w:tr w:rsidR="003D62DC" w:rsidRPr="006145DB" w14:paraId="34716BA3" w14:textId="77777777" w:rsidTr="002C1CA1">
        <w:trPr>
          <w:trHeight w:val="58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C1879C" w14:textId="6104C845"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Objeto del Servicio </w:t>
            </w:r>
          </w:p>
        </w:tc>
        <w:tc>
          <w:tcPr>
            <w:tcW w:w="3944" w:type="pct"/>
            <w:tcBorders>
              <w:top w:val="single" w:sz="6" w:space="0" w:color="000000"/>
              <w:left w:val="single" w:sz="6" w:space="0" w:color="000000"/>
              <w:bottom w:val="single" w:sz="6" w:space="0" w:color="000000"/>
              <w:right w:val="single" w:sz="6" w:space="0" w:color="000000"/>
            </w:tcBorders>
            <w:hideMark/>
          </w:tcPr>
          <w:p w14:paraId="797C6667" w14:textId="3D6CA28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Desarrollar acciones territoriales que respondan a la prevención de situaciones de riesgo y vulneración a los derechos de personas gestantes, niñas, niños y adolescentes, mediante articulación con actores públicos, privados y comunitarios, con el propósito de promover una cultura ciudadana para la generación de entornos protectores, por medio de recorridos territoriales planeados, reportes ciudadanos y de entidades distritales o nacionales, para la caracterización y gestión de atenciones priorizadas en salud, educación, identidad y cultura, entre otras, así como activaciones de ruta para el restablecimiento de derechos</w:t>
            </w:r>
            <w:r w:rsidR="00440BE9" w:rsidRPr="006145DB">
              <w:rPr>
                <w:rFonts w:eastAsia="Arial" w:cs="Arial"/>
                <w:sz w:val="20"/>
                <w:szCs w:val="20"/>
              </w:rPr>
              <w:t>.</w:t>
            </w:r>
          </w:p>
        </w:tc>
      </w:tr>
      <w:tr w:rsidR="003D62DC" w:rsidRPr="006145DB" w14:paraId="070EF6D0"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E3B2D8B" w14:textId="0AF21D87"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Oferta </w:t>
            </w:r>
            <w:r w:rsidR="00E124E5" w:rsidRPr="006145DB">
              <w:rPr>
                <w:rFonts w:eastAsia="Arial" w:cs="Arial"/>
                <w:sz w:val="20"/>
                <w:szCs w:val="20"/>
              </w:rPr>
              <w:t>del servicio</w:t>
            </w:r>
            <w:r w:rsidR="00781199" w:rsidRPr="006145DB">
              <w:rPr>
                <w:rFonts w:eastAsia="Arial" w:cs="Arial"/>
                <w:sz w:val="20"/>
                <w:szCs w:val="20"/>
              </w:rPr>
              <w:t xml:space="preserve"> </w:t>
            </w:r>
          </w:p>
        </w:tc>
        <w:tc>
          <w:tcPr>
            <w:tcW w:w="3944" w:type="pct"/>
            <w:tcBorders>
              <w:top w:val="single" w:sz="6" w:space="0" w:color="000000"/>
              <w:left w:val="single" w:sz="6" w:space="0" w:color="000000"/>
              <w:bottom w:val="single" w:sz="6" w:space="0" w:color="000000"/>
              <w:right w:val="single" w:sz="6" w:space="0" w:color="000000"/>
            </w:tcBorders>
          </w:tcPr>
          <w:p w14:paraId="624DDC64" w14:textId="77777777" w:rsidR="00E124E5" w:rsidRPr="006145DB" w:rsidRDefault="00E124E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Incluye la identificación, caracterización y remisión de casos de presunta vulneración, amenaza o inobservancia de derechos, así como el seguimiento nominal a las situaciones observadas, asegurando una respuesta oportuna y efectiva. Los recorridos territoriales se apoyan en acciones pedagógicas y psicosociales itinerantes, reportes ciudadanos y la colaboración con instituciones distritales y nacionales, permitiendo la georreferenciación de las problemáticas y facilitando la gestión de las atenciones mediante la identificación de barreras para la garantía y ejercicio de los derechos en materia de salud, educación, identidad protección, desarrollo de la libre personalidad, recreación, participación, derechos sexuales y reproductivos entre otros y la activación de rutas que fortalezca el desarrollo integral de las personas gestantes, niñas, niños y adolescentes. </w:t>
            </w:r>
          </w:p>
          <w:p w14:paraId="7E44BBCC" w14:textId="77777777" w:rsidR="00583ECF" w:rsidRPr="006145DB" w:rsidRDefault="00583ECF" w:rsidP="005B435E">
            <w:pPr>
              <w:pStyle w:val="Ttulo1"/>
              <w:rPr>
                <w:sz w:val="20"/>
              </w:rPr>
            </w:pPr>
          </w:p>
          <w:p w14:paraId="526EFDE4" w14:textId="600CDA1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Además, se promueve la transformación de imaginarios y actitudes comunitarias para la prevención y promoción de derechos a través de la movilización social, de acuerdo con las problemáticas identificadas acordes al curso de vida de la población atendida, reconociendo la capacidad de agencia de las personas gestantes, niñas, niños y adolescentes con enfoque diferencial, inclusivo e intercultural.</w:t>
            </w:r>
          </w:p>
        </w:tc>
      </w:tr>
      <w:tr w:rsidR="003D62DC" w:rsidRPr="006145DB" w14:paraId="1D74B0AE"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41F3B0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4A05B2C2" w14:textId="2745E884" w:rsidR="00E124E5"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E124E5" w:rsidRPr="006145DB">
              <w:rPr>
                <w:rFonts w:ascii="Arial" w:hAnsi="Arial" w:cs="Arial"/>
                <w:sz w:val="20"/>
                <w:szCs w:val="20"/>
              </w:rPr>
              <w:t>d</w:t>
            </w:r>
            <w:r w:rsidRPr="006145DB">
              <w:rPr>
                <w:rFonts w:ascii="Arial" w:hAnsi="Arial" w:cs="Arial"/>
                <w:sz w:val="20"/>
                <w:szCs w:val="20"/>
              </w:rPr>
              <w:t>emanda</w:t>
            </w:r>
          </w:p>
          <w:p w14:paraId="1D27DDCD" w14:textId="5E87AE29" w:rsidR="00591424"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591424" w:rsidRPr="006145DB">
              <w:rPr>
                <w:rFonts w:ascii="Arial" w:hAnsi="Arial" w:cs="Arial"/>
                <w:sz w:val="20"/>
                <w:szCs w:val="20"/>
              </w:rPr>
              <w:t>abordaje territorial</w:t>
            </w:r>
            <w:r w:rsidR="00440BE9" w:rsidRPr="006145DB">
              <w:rPr>
                <w:rFonts w:ascii="Arial" w:hAnsi="Arial" w:cs="Arial"/>
                <w:sz w:val="20"/>
                <w:szCs w:val="20"/>
              </w:rPr>
              <w:t>.</w:t>
            </w:r>
          </w:p>
        </w:tc>
      </w:tr>
      <w:tr w:rsidR="003D62DC" w:rsidRPr="006145DB" w14:paraId="631DC0C9" w14:textId="77777777" w:rsidTr="002C1CA1">
        <w:trPr>
          <w:trHeight w:val="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0AAC75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52AD72E6" w14:textId="2B755A30" w:rsidR="00591424" w:rsidRPr="006145DB" w:rsidRDefault="00E124E5"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 xml:space="preserve">Personas gestantes, niñas, niños y adolescentes entre cero (0) y diecisiete (17) años y once (11) meses y veintinueve (29) días, en situación o posible riesgo de trabajo infantil, reclutamiento, uso y utilización, explotación sexual y comercial, violencias y otras situaciones de inobservancia, amenazas y presuntas vulneraciones de sus derechos que permanezcan en la ciudad de Bogotá.  </w:t>
            </w:r>
          </w:p>
        </w:tc>
      </w:tr>
      <w:tr w:rsidR="003D62DC" w:rsidRPr="006145DB" w14:paraId="2D03BD39" w14:textId="77777777" w:rsidTr="00331406">
        <w:trPr>
          <w:trHeight w:val="312"/>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40A331CA" w14:textId="037EF7AC" w:rsidR="00E124E5"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Fuentes de Información de la Población Objetivo</w:t>
            </w:r>
          </w:p>
        </w:tc>
        <w:tc>
          <w:tcPr>
            <w:tcW w:w="3944" w:type="pct"/>
            <w:tcBorders>
              <w:top w:val="single" w:sz="6" w:space="0" w:color="000000"/>
              <w:left w:val="single" w:sz="6" w:space="0" w:color="000000"/>
              <w:bottom w:val="single" w:sz="6" w:space="0" w:color="000000"/>
              <w:right w:val="single" w:sz="6" w:space="0" w:color="000000"/>
            </w:tcBorders>
            <w:vAlign w:val="center"/>
          </w:tcPr>
          <w:tbl>
            <w:tblPr>
              <w:tblW w:w="7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6"/>
              <w:gridCol w:w="1260"/>
              <w:gridCol w:w="1150"/>
              <w:gridCol w:w="1734"/>
            </w:tblGrid>
            <w:tr w:rsidR="003D62DC" w:rsidRPr="006145DB" w14:paraId="44A556F0" w14:textId="77777777" w:rsidTr="00331406">
              <w:trPr>
                <w:trHeight w:val="300"/>
                <w:jc w:val="center"/>
              </w:trPr>
              <w:tc>
                <w:tcPr>
                  <w:tcW w:w="2996" w:type="dxa"/>
                  <w:tcBorders>
                    <w:top w:val="nil"/>
                    <w:left w:val="single" w:sz="6" w:space="0" w:color="000000" w:themeColor="text1"/>
                    <w:bottom w:val="single" w:sz="6" w:space="0" w:color="000000" w:themeColor="text1"/>
                    <w:right w:val="single" w:sz="6" w:space="0" w:color="000000" w:themeColor="text1"/>
                  </w:tcBorders>
                  <w:vAlign w:val="center"/>
                  <w:hideMark/>
                </w:tcPr>
                <w:p w14:paraId="1F588FE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Categoría de Población Objetivo</w:t>
                  </w:r>
                </w:p>
              </w:tc>
              <w:tc>
                <w:tcPr>
                  <w:tcW w:w="1260" w:type="dxa"/>
                  <w:tcBorders>
                    <w:top w:val="nil"/>
                    <w:left w:val="single" w:sz="6" w:space="0" w:color="000000" w:themeColor="text1"/>
                    <w:bottom w:val="single" w:sz="6" w:space="0" w:color="000000" w:themeColor="text1"/>
                    <w:right w:val="single" w:sz="6" w:space="0" w:color="000000" w:themeColor="text1"/>
                  </w:tcBorders>
                  <w:vAlign w:val="center"/>
                  <w:hideMark/>
                </w:tcPr>
                <w:p w14:paraId="23958476"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w:t>
                  </w:r>
                </w:p>
              </w:tc>
              <w:tc>
                <w:tcPr>
                  <w:tcW w:w="1150" w:type="dxa"/>
                  <w:tcBorders>
                    <w:top w:val="nil"/>
                    <w:left w:val="single" w:sz="6" w:space="0" w:color="000000" w:themeColor="text1"/>
                    <w:bottom w:val="single" w:sz="6" w:space="0" w:color="000000" w:themeColor="text1"/>
                    <w:right w:val="single" w:sz="6" w:space="0" w:color="000000" w:themeColor="text1"/>
                  </w:tcBorders>
                  <w:vAlign w:val="center"/>
                  <w:hideMark/>
                </w:tcPr>
                <w:p w14:paraId="3A0759CA"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Periodicidad</w:t>
                  </w:r>
                </w:p>
              </w:tc>
              <w:tc>
                <w:tcPr>
                  <w:tcW w:w="1734" w:type="dxa"/>
                  <w:tcBorders>
                    <w:top w:val="nil"/>
                    <w:left w:val="single" w:sz="6" w:space="0" w:color="000000" w:themeColor="text1"/>
                    <w:bottom w:val="single" w:sz="6" w:space="0" w:color="000000" w:themeColor="text1"/>
                    <w:right w:val="single" w:sz="6" w:space="0" w:color="000000" w:themeColor="text1"/>
                  </w:tcBorders>
                  <w:vAlign w:val="center"/>
                  <w:hideMark/>
                </w:tcPr>
                <w:p w14:paraId="470C79B1"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Administrador</w:t>
                  </w:r>
                </w:p>
              </w:tc>
            </w:tr>
            <w:tr w:rsidR="003D62DC" w:rsidRPr="006145DB" w14:paraId="58153B36" w14:textId="77777777" w:rsidTr="00331406">
              <w:trPr>
                <w:trHeight w:val="575"/>
                <w:jc w:val="center"/>
              </w:trPr>
              <w:tc>
                <w:tcPr>
                  <w:tcW w:w="2996" w:type="dxa"/>
                  <w:vMerge w:val="restart"/>
                  <w:tcBorders>
                    <w:top w:val="single" w:sz="6" w:space="0" w:color="000000" w:themeColor="text1"/>
                    <w:left w:val="single" w:sz="6" w:space="0" w:color="000000" w:themeColor="text1"/>
                    <w:right w:val="single" w:sz="6" w:space="0" w:color="000000" w:themeColor="text1"/>
                  </w:tcBorders>
                  <w:vAlign w:val="center"/>
                  <w:hideMark/>
                </w:tcPr>
                <w:p w14:paraId="160514A6" w14:textId="77777777" w:rsidR="00E124E5" w:rsidRPr="006145DB" w:rsidRDefault="00E124E5" w:rsidP="005B435E">
                  <w:pPr>
                    <w:spacing w:after="0" w:line="240" w:lineRule="auto"/>
                    <w:ind w:left="138" w:right="105"/>
                    <w:jc w:val="both"/>
                    <w:textAlignment w:val="baseline"/>
                    <w:rPr>
                      <w:rFonts w:cs="Arial"/>
                      <w:sz w:val="16"/>
                      <w:szCs w:val="16"/>
                      <w:lang w:eastAsia="es-CO"/>
                    </w:rPr>
                  </w:pPr>
                  <w:r w:rsidRPr="006145DB">
                    <w:rPr>
                      <w:rFonts w:cs="Arial"/>
                      <w:sz w:val="16"/>
                      <w:szCs w:val="16"/>
                      <w:lang w:eastAsia="es-CO"/>
                    </w:rPr>
                    <w:t>Personas gestantes, niñas, niños y adolescentes entre cero (0) y diecisiete (17) años y once (11) meses y veintinueve (29) días.</w:t>
                  </w:r>
                </w:p>
              </w:tc>
              <w:tc>
                <w:tcPr>
                  <w:tcW w:w="1260" w:type="dxa"/>
                  <w:tcBorders>
                    <w:top w:val="single" w:sz="6" w:space="0" w:color="000000" w:themeColor="text1"/>
                    <w:left w:val="single" w:sz="6" w:space="0" w:color="000000" w:themeColor="text1"/>
                    <w:right w:val="single" w:sz="6" w:space="0" w:color="000000" w:themeColor="text1"/>
                  </w:tcBorders>
                  <w:vAlign w:val="center"/>
                  <w:hideMark/>
                </w:tcPr>
                <w:p w14:paraId="03BF8A2C" w14:textId="32DB47E8"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50" w:type="dxa"/>
                  <w:tcBorders>
                    <w:top w:val="single" w:sz="6" w:space="0" w:color="000000" w:themeColor="text1"/>
                    <w:left w:val="single" w:sz="6" w:space="0" w:color="000000" w:themeColor="text1"/>
                    <w:right w:val="single" w:sz="6" w:space="0" w:color="000000" w:themeColor="text1"/>
                  </w:tcBorders>
                  <w:vAlign w:val="center"/>
                  <w:hideMark/>
                </w:tcPr>
                <w:p w14:paraId="21007D17" w14:textId="77F5A1F2"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right w:val="single" w:sz="6" w:space="0" w:color="000000" w:themeColor="text1"/>
                  </w:tcBorders>
                  <w:vAlign w:val="center"/>
                  <w:hideMark/>
                </w:tcPr>
                <w:p w14:paraId="603E7B83" w14:textId="4AC261EA"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Secretaria Distrital de Integración Social.</w:t>
                  </w:r>
                </w:p>
              </w:tc>
            </w:tr>
            <w:tr w:rsidR="003D62DC" w:rsidRPr="006145DB" w14:paraId="125B8FE3" w14:textId="77777777" w:rsidTr="00331406">
              <w:trPr>
                <w:trHeight w:val="300"/>
                <w:jc w:val="center"/>
              </w:trPr>
              <w:tc>
                <w:tcPr>
                  <w:tcW w:w="2996" w:type="dxa"/>
                  <w:vMerge/>
                  <w:tcBorders>
                    <w:left w:val="single" w:sz="6" w:space="0" w:color="000000" w:themeColor="text1"/>
                    <w:bottom w:val="single" w:sz="6" w:space="0" w:color="000000" w:themeColor="text1"/>
                    <w:right w:val="single" w:sz="6" w:space="0" w:color="000000" w:themeColor="text1"/>
                  </w:tcBorders>
                  <w:vAlign w:val="center"/>
                </w:tcPr>
                <w:p w14:paraId="418D72AA"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4BABF"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2D2D2C"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2AA729"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10646652" w14:textId="77777777" w:rsidTr="00331406">
              <w:trPr>
                <w:trHeight w:val="1261"/>
                <w:jc w:val="center"/>
              </w:trPr>
              <w:tc>
                <w:tcPr>
                  <w:tcW w:w="2996" w:type="dxa"/>
                  <w:vMerge w:val="restart"/>
                  <w:tcBorders>
                    <w:top w:val="single" w:sz="6" w:space="0" w:color="000000" w:themeColor="text1"/>
                    <w:left w:val="single" w:sz="6" w:space="0" w:color="000000" w:themeColor="text1"/>
                    <w:right w:val="single" w:sz="6" w:space="0" w:color="000000" w:themeColor="text1"/>
                  </w:tcBorders>
                  <w:vAlign w:val="center"/>
                </w:tcPr>
                <w:p w14:paraId="1E7BE935" w14:textId="4483432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AE565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3246E1"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D5FD55"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Secretaria Distrital de Integración Social.</w:t>
                  </w:r>
                </w:p>
              </w:tc>
            </w:tr>
            <w:tr w:rsidR="003D62DC" w:rsidRPr="006145DB" w14:paraId="5C638CD8" w14:textId="77777777" w:rsidTr="00331406">
              <w:trPr>
                <w:trHeight w:val="300"/>
                <w:jc w:val="center"/>
              </w:trPr>
              <w:tc>
                <w:tcPr>
                  <w:tcW w:w="2996" w:type="dxa"/>
                  <w:vMerge/>
                  <w:tcBorders>
                    <w:left w:val="single" w:sz="6" w:space="0" w:color="000000" w:themeColor="text1"/>
                    <w:bottom w:val="nil"/>
                    <w:right w:val="single" w:sz="6" w:space="0" w:color="000000" w:themeColor="text1"/>
                  </w:tcBorders>
                  <w:vAlign w:val="center"/>
                </w:tcPr>
                <w:p w14:paraId="76B6135B"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2117368"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285459B"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DCC299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91BDCF1" w14:textId="77777777" w:rsidTr="00331406">
              <w:trPr>
                <w:trHeight w:val="300"/>
                <w:jc w:val="center"/>
              </w:trPr>
              <w:tc>
                <w:tcPr>
                  <w:tcW w:w="2996" w:type="dxa"/>
                  <w:vMerge w:val="restart"/>
                  <w:tcBorders>
                    <w:top w:val="nil"/>
                    <w:left w:val="single" w:sz="6" w:space="0" w:color="000000" w:themeColor="text1"/>
                    <w:right w:val="single" w:sz="6" w:space="0" w:color="000000" w:themeColor="text1"/>
                  </w:tcBorders>
                  <w:vAlign w:val="center"/>
                  <w:hideMark/>
                </w:tcPr>
                <w:p w14:paraId="3118214F" w14:textId="311C113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p>
              </w:tc>
              <w:tc>
                <w:tcPr>
                  <w:tcW w:w="1260"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140A8C8A" w14:textId="27A3F6C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50"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640F1E30" w14:textId="564FCE2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080B6B31" w14:textId="15D09E89"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Secretaria Distrital de Integración Social.</w:t>
                  </w:r>
                </w:p>
              </w:tc>
            </w:tr>
            <w:tr w:rsidR="003D62DC" w:rsidRPr="006145DB" w14:paraId="16ADE148" w14:textId="77777777" w:rsidTr="00331406">
              <w:trPr>
                <w:trHeight w:val="300"/>
                <w:jc w:val="center"/>
              </w:trPr>
              <w:tc>
                <w:tcPr>
                  <w:tcW w:w="2996" w:type="dxa"/>
                  <w:vMerge/>
                  <w:tcBorders>
                    <w:left w:val="single" w:sz="6" w:space="0" w:color="000000" w:themeColor="text1"/>
                    <w:bottom w:val="nil"/>
                    <w:right w:val="single" w:sz="6" w:space="0" w:color="000000" w:themeColor="text1"/>
                  </w:tcBorders>
                </w:tcPr>
                <w:p w14:paraId="7CF7CE7B" w14:textId="77777777" w:rsidR="00E124E5" w:rsidRPr="006145DB" w:rsidRDefault="00E124E5" w:rsidP="005B435E">
                  <w:pPr>
                    <w:pStyle w:val="Normal0"/>
                    <w:spacing w:after="0" w:line="240" w:lineRule="auto"/>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nil"/>
                    <w:right w:val="single" w:sz="6" w:space="0" w:color="000000" w:themeColor="text1"/>
                  </w:tcBorders>
                  <w:vAlign w:val="center"/>
                </w:tcPr>
                <w:p w14:paraId="49B94915"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nil"/>
                    <w:right w:val="single" w:sz="6" w:space="0" w:color="000000" w:themeColor="text1"/>
                  </w:tcBorders>
                  <w:vAlign w:val="center"/>
                </w:tcPr>
                <w:p w14:paraId="643582F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nil"/>
                    <w:right w:val="single" w:sz="6" w:space="0" w:color="000000" w:themeColor="text1"/>
                  </w:tcBorders>
                  <w:vAlign w:val="center"/>
                </w:tcPr>
                <w:p w14:paraId="73EE43D9"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tbl>
          <w:p w14:paraId="4FB9FBF5" w14:textId="77777777" w:rsidR="00E124E5" w:rsidRPr="006145DB" w:rsidRDefault="00E124E5" w:rsidP="005B435E">
            <w:pPr>
              <w:pStyle w:val="commentcontentpara"/>
              <w:spacing w:before="0" w:beforeAutospacing="0" w:after="0" w:afterAutospacing="0"/>
              <w:jc w:val="both"/>
              <w:rPr>
                <w:rFonts w:ascii="Arial" w:hAnsi="Arial" w:cs="Arial"/>
                <w:sz w:val="20"/>
                <w:szCs w:val="20"/>
              </w:rPr>
            </w:pPr>
          </w:p>
        </w:tc>
      </w:tr>
      <w:tr w:rsidR="003D62DC" w:rsidRPr="006145DB" w14:paraId="1DDE5B2D" w14:textId="77777777" w:rsidTr="002C1CA1">
        <w:trPr>
          <w:trHeight w:val="60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779DA0E" w14:textId="4334E53A"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lastRenderedPageBreak/>
              <w:t>Criterios de Priorización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8AF084D" w14:textId="4E177357" w:rsidR="00591424" w:rsidRPr="006145DB" w:rsidRDefault="00AA5C2D"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aplica</w:t>
            </w:r>
          </w:p>
        </w:tc>
      </w:tr>
      <w:tr w:rsidR="003D62DC" w:rsidRPr="006145DB" w14:paraId="774B7060" w14:textId="77777777" w:rsidTr="00331406">
        <w:trPr>
          <w:trHeight w:val="3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5C81B8" w14:textId="3E13D437"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Criterios de Ingreso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W w:w="7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8"/>
              <w:gridCol w:w="1418"/>
              <w:gridCol w:w="1134"/>
              <w:gridCol w:w="1450"/>
            </w:tblGrid>
            <w:tr w:rsidR="003D62DC" w:rsidRPr="006145DB" w14:paraId="60CD1831" w14:textId="77777777" w:rsidTr="00331406">
              <w:trPr>
                <w:trHeight w:val="300"/>
              </w:trPr>
              <w:tc>
                <w:tcPr>
                  <w:tcW w:w="3138" w:type="dxa"/>
                  <w:tcBorders>
                    <w:top w:val="nil"/>
                    <w:left w:val="single" w:sz="6" w:space="0" w:color="000000" w:themeColor="text1"/>
                    <w:bottom w:val="single" w:sz="6" w:space="0" w:color="000000" w:themeColor="text1"/>
                    <w:right w:val="single" w:sz="6" w:space="0" w:color="000000" w:themeColor="text1"/>
                  </w:tcBorders>
                  <w:vAlign w:val="center"/>
                  <w:hideMark/>
                </w:tcPr>
                <w:p w14:paraId="4953A274" w14:textId="77777777" w:rsidR="00AA5C2D" w:rsidRPr="006145DB" w:rsidRDefault="00AA5C2D" w:rsidP="005B435E">
                  <w:pPr>
                    <w:spacing w:after="0" w:line="240" w:lineRule="auto"/>
                    <w:jc w:val="center"/>
                    <w:textAlignment w:val="baseline"/>
                    <w:rPr>
                      <w:rFonts w:cs="Arial"/>
                      <w:bCs/>
                      <w:sz w:val="16"/>
                      <w:szCs w:val="16"/>
                      <w:lang w:eastAsia="es-CO"/>
                    </w:rPr>
                  </w:pPr>
                  <w:bookmarkStart w:id="78" w:name="_Hlk180242494"/>
                  <w:r w:rsidRPr="006145DB">
                    <w:rPr>
                      <w:rFonts w:cs="Arial"/>
                      <w:bCs/>
                      <w:sz w:val="16"/>
                      <w:szCs w:val="16"/>
                      <w:lang w:eastAsia="es-CO"/>
                    </w:rPr>
                    <w:t>Criterios de Ingreso</w:t>
                  </w:r>
                </w:p>
              </w:tc>
              <w:tc>
                <w:tcPr>
                  <w:tcW w:w="1418" w:type="dxa"/>
                  <w:tcBorders>
                    <w:top w:val="nil"/>
                    <w:left w:val="single" w:sz="6" w:space="0" w:color="000000" w:themeColor="text1"/>
                    <w:bottom w:val="single" w:sz="6" w:space="0" w:color="000000" w:themeColor="text1"/>
                    <w:right w:val="single" w:sz="6" w:space="0" w:color="000000" w:themeColor="text1"/>
                  </w:tcBorders>
                  <w:vAlign w:val="center"/>
                  <w:hideMark/>
                </w:tcPr>
                <w:p w14:paraId="288C1874"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hideMark/>
                </w:tcPr>
                <w:p w14:paraId="2192EB97"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Periodicidad</w:t>
                  </w:r>
                </w:p>
              </w:tc>
              <w:tc>
                <w:tcPr>
                  <w:tcW w:w="1450" w:type="dxa"/>
                  <w:tcBorders>
                    <w:top w:val="nil"/>
                    <w:left w:val="single" w:sz="6" w:space="0" w:color="000000" w:themeColor="text1"/>
                    <w:bottom w:val="single" w:sz="6" w:space="0" w:color="000000" w:themeColor="text1"/>
                    <w:right w:val="single" w:sz="6" w:space="0" w:color="000000" w:themeColor="text1"/>
                  </w:tcBorders>
                  <w:vAlign w:val="center"/>
                  <w:hideMark/>
                </w:tcPr>
                <w:p w14:paraId="1C64C458"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Administrador</w:t>
                  </w:r>
                </w:p>
              </w:tc>
            </w:tr>
            <w:tr w:rsidR="003D62DC" w:rsidRPr="006145DB" w14:paraId="182A742C" w14:textId="77777777" w:rsidTr="00331406">
              <w:trPr>
                <w:trHeight w:val="704"/>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47F9424A" w14:textId="5DFF4400" w:rsidR="00AA5C2D" w:rsidRPr="006145DB" w:rsidRDefault="00AA5C2D" w:rsidP="005B435E">
                  <w:pPr>
                    <w:spacing w:after="0" w:line="240" w:lineRule="auto"/>
                    <w:ind w:left="12" w:right="48"/>
                    <w:jc w:val="both"/>
                    <w:textAlignment w:val="baseline"/>
                    <w:rPr>
                      <w:rFonts w:cs="Arial"/>
                    </w:rPr>
                  </w:pPr>
                  <w:r w:rsidRPr="006145DB">
                    <w:rPr>
                      <w:rFonts w:cs="Arial"/>
                      <w:sz w:val="16"/>
                      <w:szCs w:val="16"/>
                      <w:lang w:eastAsia="es-CO"/>
                    </w:rPr>
                    <w:t>Personas gestantes, niñas, niños y adolescentes entre cero (0) y diecisiete (17) años y once (11) meses y veintinueve (29) días.</w:t>
                  </w:r>
                </w:p>
              </w:tc>
              <w:tc>
                <w:tcPr>
                  <w:tcW w:w="1418" w:type="dxa"/>
                  <w:tcBorders>
                    <w:top w:val="single" w:sz="6" w:space="0" w:color="000000" w:themeColor="text1"/>
                    <w:left w:val="single" w:sz="6" w:space="0" w:color="000000" w:themeColor="text1"/>
                    <w:right w:val="single" w:sz="6" w:space="0" w:color="000000" w:themeColor="text1"/>
                  </w:tcBorders>
                  <w:vAlign w:val="center"/>
                  <w:hideMark/>
                </w:tcPr>
                <w:p w14:paraId="45BBBA75" w14:textId="5FAE89B1"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right w:val="single" w:sz="6" w:space="0" w:color="000000" w:themeColor="text1"/>
                  </w:tcBorders>
                  <w:vAlign w:val="center"/>
                  <w:hideMark/>
                </w:tcPr>
                <w:p w14:paraId="17F073ED" w14:textId="4ECE1119"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right w:val="single" w:sz="6" w:space="0" w:color="000000" w:themeColor="text1"/>
                  </w:tcBorders>
                  <w:vAlign w:val="center"/>
                  <w:hideMark/>
                </w:tcPr>
                <w:p w14:paraId="4311AD19" w14:textId="4C962CE2"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Secretaria Distrital de Integración Social.</w:t>
                  </w:r>
                </w:p>
              </w:tc>
            </w:tr>
            <w:tr w:rsidR="003D62DC" w:rsidRPr="006145DB" w14:paraId="3EB493AF"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2FB77887"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7A3E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773B4B"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A8171"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005656C4" w14:textId="77777777" w:rsidTr="00331406">
              <w:trPr>
                <w:trHeight w:val="963"/>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tcPr>
                <w:p w14:paraId="30926CED"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699D7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CA77C7"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620B3F"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Secretaria Distrital de Integración Social.</w:t>
                  </w:r>
                </w:p>
              </w:tc>
            </w:tr>
            <w:tr w:rsidR="003D62DC" w:rsidRPr="006145DB" w14:paraId="3E55D1D1"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0B4B5FBE"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A4BA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A28D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A42EA"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32E2F1C" w14:textId="77777777" w:rsidTr="00331406">
              <w:trPr>
                <w:trHeight w:val="300"/>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7D5F0B59" w14:textId="56136AEA"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r w:rsidRPr="006145DB">
                    <w:rPr>
                      <w:rFonts w:ascii="Arial" w:eastAsia="Arial" w:hAnsi="Arial" w:cs="Arial"/>
                      <w:sz w:val="16"/>
                      <w:szCs w:val="16"/>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C7A86A" w14:textId="1CA829A6"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3E358D" w14:textId="177AF2C0"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1995A68" w14:textId="12F7757A"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 xml:space="preserve">Secretaria </w:t>
                  </w:r>
                  <w:r w:rsidR="00331406" w:rsidRPr="006145DB">
                    <w:rPr>
                      <w:rFonts w:cs="Arial"/>
                      <w:sz w:val="16"/>
                      <w:szCs w:val="16"/>
                      <w:lang w:eastAsia="es-CO"/>
                    </w:rPr>
                    <w:t>Distrital de Integración Social</w:t>
                  </w:r>
                </w:p>
              </w:tc>
            </w:tr>
            <w:tr w:rsidR="003D62DC" w:rsidRPr="006145DB" w14:paraId="40BAE45D" w14:textId="77777777" w:rsidTr="00331406">
              <w:trPr>
                <w:trHeight w:val="300"/>
              </w:trPr>
              <w:tc>
                <w:tcPr>
                  <w:tcW w:w="3138" w:type="dxa"/>
                  <w:vMerge/>
                  <w:tcBorders>
                    <w:left w:val="single" w:sz="6" w:space="0" w:color="000000" w:themeColor="text1"/>
                    <w:bottom w:val="single" w:sz="4" w:space="0" w:color="auto"/>
                    <w:right w:val="single" w:sz="6" w:space="0" w:color="000000" w:themeColor="text1"/>
                  </w:tcBorders>
                  <w:vAlign w:val="center"/>
                </w:tcPr>
                <w:p w14:paraId="0DD20B29" w14:textId="77777777" w:rsidR="00AA5C2D" w:rsidRPr="006145DB" w:rsidRDefault="00AA5C2D" w:rsidP="005B435E">
                  <w:pPr>
                    <w:pStyle w:val="Normal0"/>
                    <w:spacing w:after="0" w:line="240" w:lineRule="auto"/>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E02CA08"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5C0D8034"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0CFC28EE"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bookmarkEnd w:id="78"/>
          </w:tbl>
          <w:p w14:paraId="55E96EC5" w14:textId="5823B6D9" w:rsidR="00591424" w:rsidRPr="006145DB" w:rsidRDefault="00591424" w:rsidP="005B435E">
            <w:pPr>
              <w:pStyle w:val="commentcontentpara"/>
              <w:spacing w:before="0" w:beforeAutospacing="0" w:after="0" w:afterAutospacing="0"/>
              <w:jc w:val="both"/>
              <w:rPr>
                <w:rFonts w:ascii="Arial" w:hAnsi="Arial" w:cs="Arial"/>
                <w:sz w:val="20"/>
                <w:szCs w:val="20"/>
              </w:rPr>
            </w:pPr>
          </w:p>
        </w:tc>
      </w:tr>
      <w:tr w:rsidR="003D62DC" w:rsidRPr="006145DB" w14:paraId="707263EB" w14:textId="77777777" w:rsidTr="00904888">
        <w:trPr>
          <w:trHeight w:val="1097"/>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2319E6" w14:textId="6C17583D" w:rsidR="00591424" w:rsidRPr="006145DB" w:rsidRDefault="00AA5C2D" w:rsidP="005B435E">
            <w:pPr>
              <w:spacing w:after="0" w:line="240" w:lineRule="auto"/>
              <w:rPr>
                <w:rFonts w:eastAsia="Arial" w:cs="Arial"/>
                <w:sz w:val="20"/>
                <w:szCs w:val="20"/>
              </w:rPr>
            </w:pPr>
            <w:r w:rsidRPr="006145DB">
              <w:rPr>
                <w:rFonts w:cs="Arial"/>
                <w:bCs/>
                <w:sz w:val="20"/>
                <w:szCs w:val="20"/>
                <w:lang w:eastAsia="es-CO"/>
              </w:rPr>
              <w:t>Criterios de Egreso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Style w:val="Tablaconcuadrcula"/>
              <w:tblW w:w="0" w:type="auto"/>
              <w:tblInd w:w="5" w:type="dxa"/>
              <w:tblLook w:val="04A0" w:firstRow="1" w:lastRow="0" w:firstColumn="1" w:lastColumn="0" w:noHBand="0" w:noVBand="1"/>
            </w:tblPr>
            <w:tblGrid>
              <w:gridCol w:w="2862"/>
              <w:gridCol w:w="1697"/>
              <w:gridCol w:w="1138"/>
              <w:gridCol w:w="1415"/>
            </w:tblGrid>
            <w:tr w:rsidR="0050211E" w:rsidRPr="006145DB" w14:paraId="23431D44" w14:textId="77777777" w:rsidTr="00331406">
              <w:trPr>
                <w:trHeight w:val="80"/>
              </w:trPr>
              <w:tc>
                <w:tcPr>
                  <w:tcW w:w="2862" w:type="dxa"/>
                  <w:tcBorders>
                    <w:top w:val="nil"/>
                    <w:left w:val="nil"/>
                    <w:bottom w:val="single" w:sz="4" w:space="0" w:color="auto"/>
                    <w:right w:val="nil"/>
                  </w:tcBorders>
                  <w:vAlign w:val="center"/>
                </w:tcPr>
                <w:p w14:paraId="66A552DB" w14:textId="77777777" w:rsidR="0050211E" w:rsidRPr="006145DB" w:rsidRDefault="0050211E" w:rsidP="005B435E">
                  <w:pPr>
                    <w:jc w:val="center"/>
                    <w:rPr>
                      <w:rFonts w:cs="Arial"/>
                      <w:sz w:val="16"/>
                      <w:szCs w:val="16"/>
                    </w:rPr>
                  </w:pPr>
                </w:p>
              </w:tc>
              <w:tc>
                <w:tcPr>
                  <w:tcW w:w="1697" w:type="dxa"/>
                  <w:tcBorders>
                    <w:top w:val="nil"/>
                    <w:left w:val="nil"/>
                    <w:bottom w:val="single" w:sz="4" w:space="0" w:color="auto"/>
                    <w:right w:val="nil"/>
                  </w:tcBorders>
                  <w:vAlign w:val="center"/>
                </w:tcPr>
                <w:p w14:paraId="6F6883C8" w14:textId="77777777" w:rsidR="0050211E" w:rsidRPr="006145DB" w:rsidRDefault="0050211E" w:rsidP="005B435E">
                  <w:pPr>
                    <w:jc w:val="center"/>
                    <w:rPr>
                      <w:rFonts w:cs="Arial"/>
                      <w:sz w:val="16"/>
                      <w:szCs w:val="16"/>
                    </w:rPr>
                  </w:pPr>
                </w:p>
              </w:tc>
              <w:tc>
                <w:tcPr>
                  <w:tcW w:w="1138" w:type="dxa"/>
                  <w:tcBorders>
                    <w:top w:val="nil"/>
                    <w:left w:val="nil"/>
                    <w:bottom w:val="single" w:sz="4" w:space="0" w:color="auto"/>
                    <w:right w:val="nil"/>
                  </w:tcBorders>
                  <w:vAlign w:val="center"/>
                </w:tcPr>
                <w:p w14:paraId="179482E6" w14:textId="77777777" w:rsidR="0050211E" w:rsidRPr="006145DB" w:rsidRDefault="0050211E" w:rsidP="005B435E">
                  <w:pPr>
                    <w:ind w:left="-114"/>
                    <w:jc w:val="center"/>
                    <w:rPr>
                      <w:rFonts w:cs="Arial"/>
                      <w:sz w:val="16"/>
                      <w:szCs w:val="16"/>
                    </w:rPr>
                  </w:pPr>
                </w:p>
              </w:tc>
              <w:tc>
                <w:tcPr>
                  <w:tcW w:w="1415" w:type="dxa"/>
                  <w:tcBorders>
                    <w:top w:val="nil"/>
                    <w:left w:val="nil"/>
                    <w:bottom w:val="single" w:sz="4" w:space="0" w:color="auto"/>
                    <w:right w:val="nil"/>
                  </w:tcBorders>
                  <w:vAlign w:val="center"/>
                </w:tcPr>
                <w:p w14:paraId="376E731E" w14:textId="77777777" w:rsidR="0050211E" w:rsidRPr="006145DB" w:rsidRDefault="0050211E" w:rsidP="005B435E">
                  <w:pPr>
                    <w:jc w:val="center"/>
                    <w:rPr>
                      <w:rFonts w:cs="Arial"/>
                      <w:sz w:val="16"/>
                      <w:szCs w:val="16"/>
                    </w:rPr>
                  </w:pPr>
                </w:p>
              </w:tc>
            </w:tr>
            <w:tr w:rsidR="002459DA" w:rsidRPr="006145DB" w14:paraId="4B2EC1B9" w14:textId="77777777" w:rsidTr="00331406">
              <w:tc>
                <w:tcPr>
                  <w:tcW w:w="2862" w:type="dxa"/>
                  <w:tcBorders>
                    <w:top w:val="single" w:sz="4" w:space="0" w:color="auto"/>
                    <w:bottom w:val="single" w:sz="4" w:space="0" w:color="auto"/>
                  </w:tcBorders>
                  <w:vAlign w:val="center"/>
                </w:tcPr>
                <w:p w14:paraId="0CE3338A" w14:textId="77777777" w:rsidR="002459DA" w:rsidRPr="006145DB" w:rsidRDefault="002459DA" w:rsidP="005B435E">
                  <w:pPr>
                    <w:jc w:val="center"/>
                    <w:rPr>
                      <w:rFonts w:cs="Arial"/>
                      <w:sz w:val="16"/>
                      <w:szCs w:val="16"/>
                    </w:rPr>
                  </w:pPr>
                  <w:r w:rsidRPr="006145DB">
                    <w:rPr>
                      <w:rFonts w:cs="Arial"/>
                      <w:sz w:val="16"/>
                      <w:szCs w:val="16"/>
                    </w:rPr>
                    <w:t>Criterio de egreso</w:t>
                  </w:r>
                </w:p>
              </w:tc>
              <w:tc>
                <w:tcPr>
                  <w:tcW w:w="1697" w:type="dxa"/>
                  <w:tcBorders>
                    <w:top w:val="single" w:sz="4" w:space="0" w:color="auto"/>
                    <w:bottom w:val="single" w:sz="4" w:space="0" w:color="auto"/>
                  </w:tcBorders>
                  <w:vAlign w:val="center"/>
                </w:tcPr>
                <w:p w14:paraId="033CF008" w14:textId="77777777" w:rsidR="002459DA" w:rsidRPr="006145DB" w:rsidRDefault="002459DA" w:rsidP="005B435E">
                  <w:pPr>
                    <w:jc w:val="center"/>
                    <w:rPr>
                      <w:rFonts w:cs="Arial"/>
                      <w:sz w:val="16"/>
                      <w:szCs w:val="16"/>
                    </w:rPr>
                  </w:pPr>
                  <w:r w:rsidRPr="006145DB">
                    <w:rPr>
                      <w:rFonts w:cs="Arial"/>
                      <w:sz w:val="16"/>
                      <w:szCs w:val="16"/>
                    </w:rPr>
                    <w:t>Fuente de información</w:t>
                  </w:r>
                </w:p>
              </w:tc>
              <w:tc>
                <w:tcPr>
                  <w:tcW w:w="1138" w:type="dxa"/>
                  <w:tcBorders>
                    <w:top w:val="single" w:sz="4" w:space="0" w:color="auto"/>
                    <w:bottom w:val="single" w:sz="4" w:space="0" w:color="auto"/>
                  </w:tcBorders>
                  <w:vAlign w:val="center"/>
                </w:tcPr>
                <w:p w14:paraId="53D10D8A" w14:textId="77777777" w:rsidR="002459DA" w:rsidRPr="006145DB" w:rsidRDefault="002459DA" w:rsidP="005B435E">
                  <w:pPr>
                    <w:ind w:left="-114"/>
                    <w:jc w:val="center"/>
                    <w:rPr>
                      <w:rFonts w:cs="Arial"/>
                      <w:sz w:val="16"/>
                      <w:szCs w:val="16"/>
                    </w:rPr>
                  </w:pPr>
                  <w:r w:rsidRPr="006145DB">
                    <w:rPr>
                      <w:rFonts w:cs="Arial"/>
                      <w:sz w:val="16"/>
                      <w:szCs w:val="16"/>
                    </w:rPr>
                    <w:t>Periodicidad</w:t>
                  </w:r>
                </w:p>
              </w:tc>
              <w:tc>
                <w:tcPr>
                  <w:tcW w:w="1415" w:type="dxa"/>
                  <w:tcBorders>
                    <w:top w:val="single" w:sz="4" w:space="0" w:color="auto"/>
                    <w:bottom w:val="single" w:sz="4" w:space="0" w:color="auto"/>
                  </w:tcBorders>
                  <w:vAlign w:val="center"/>
                </w:tcPr>
                <w:p w14:paraId="16014E8A" w14:textId="77777777" w:rsidR="002459DA" w:rsidRPr="006145DB" w:rsidRDefault="002459DA" w:rsidP="005B435E">
                  <w:pPr>
                    <w:jc w:val="center"/>
                    <w:rPr>
                      <w:rFonts w:cs="Arial"/>
                      <w:sz w:val="16"/>
                      <w:szCs w:val="16"/>
                    </w:rPr>
                  </w:pPr>
                  <w:r w:rsidRPr="006145DB">
                    <w:rPr>
                      <w:rFonts w:cs="Arial"/>
                      <w:sz w:val="16"/>
                      <w:szCs w:val="16"/>
                    </w:rPr>
                    <w:t>Administrador</w:t>
                  </w:r>
                </w:p>
              </w:tc>
            </w:tr>
            <w:tr w:rsidR="002459DA" w:rsidRPr="006145DB" w14:paraId="5C67C8CB" w14:textId="77777777" w:rsidTr="00331406">
              <w:tc>
                <w:tcPr>
                  <w:tcW w:w="2862" w:type="dxa"/>
                  <w:tcBorders>
                    <w:bottom w:val="single" w:sz="4" w:space="0" w:color="auto"/>
                  </w:tcBorders>
                  <w:vAlign w:val="center"/>
                </w:tcPr>
                <w:p w14:paraId="5BCABBE2" w14:textId="77777777" w:rsidR="002459DA" w:rsidRPr="006145DB" w:rsidRDefault="002459DA" w:rsidP="005B435E">
                  <w:pPr>
                    <w:rPr>
                      <w:rFonts w:cs="Arial"/>
                      <w:sz w:val="16"/>
                      <w:szCs w:val="16"/>
                    </w:rPr>
                  </w:pPr>
                  <w:r w:rsidRPr="006145DB">
                    <w:rPr>
                      <w:rFonts w:cs="Arial"/>
                      <w:sz w:val="16"/>
                      <w:szCs w:val="16"/>
                    </w:rPr>
                    <w:t>Finalización del tiempo de atención establecido en el servicio</w:t>
                  </w:r>
                </w:p>
              </w:tc>
              <w:tc>
                <w:tcPr>
                  <w:tcW w:w="1697" w:type="dxa"/>
                  <w:tcBorders>
                    <w:bottom w:val="single" w:sz="4" w:space="0" w:color="auto"/>
                  </w:tcBorders>
                  <w:vAlign w:val="center"/>
                </w:tcPr>
                <w:p w14:paraId="0B96B99A" w14:textId="77777777" w:rsidR="002459DA" w:rsidRPr="006145DB" w:rsidRDefault="002459DA" w:rsidP="005B435E">
                  <w:pPr>
                    <w:jc w:val="center"/>
                    <w:rPr>
                      <w:rFonts w:cs="Arial"/>
                      <w:sz w:val="16"/>
                      <w:szCs w:val="16"/>
                    </w:rPr>
                  </w:pPr>
                  <w:r w:rsidRPr="006145DB">
                    <w:rPr>
                      <w:rFonts w:cs="Arial"/>
                      <w:sz w:val="16"/>
                      <w:szCs w:val="16"/>
                    </w:rPr>
                    <w:t>Verificación en campo</w:t>
                  </w:r>
                </w:p>
              </w:tc>
              <w:tc>
                <w:tcPr>
                  <w:tcW w:w="1138" w:type="dxa"/>
                  <w:tcBorders>
                    <w:bottom w:val="single" w:sz="4" w:space="0" w:color="auto"/>
                  </w:tcBorders>
                  <w:vAlign w:val="center"/>
                </w:tcPr>
                <w:p w14:paraId="305AFD06" w14:textId="77777777" w:rsidR="002459DA" w:rsidRPr="006145DB" w:rsidRDefault="002459DA" w:rsidP="005B435E">
                  <w:pPr>
                    <w:jc w:val="center"/>
                    <w:rPr>
                      <w:rFonts w:cs="Arial"/>
                      <w:sz w:val="16"/>
                      <w:szCs w:val="16"/>
                    </w:rPr>
                  </w:pPr>
                  <w:r w:rsidRPr="006145DB">
                    <w:rPr>
                      <w:rFonts w:cs="Arial"/>
                      <w:sz w:val="16"/>
                      <w:szCs w:val="16"/>
                    </w:rPr>
                    <w:t>Demanda</w:t>
                  </w:r>
                </w:p>
              </w:tc>
              <w:tc>
                <w:tcPr>
                  <w:tcW w:w="1415" w:type="dxa"/>
                  <w:tcBorders>
                    <w:bottom w:val="single" w:sz="4" w:space="0" w:color="auto"/>
                  </w:tcBorders>
                  <w:vAlign w:val="center"/>
                </w:tcPr>
                <w:p w14:paraId="2DA98BE0" w14:textId="77777777" w:rsidR="002459DA" w:rsidRPr="006145DB" w:rsidRDefault="002459DA" w:rsidP="005B435E">
                  <w:pPr>
                    <w:jc w:val="center"/>
                    <w:rPr>
                      <w:rFonts w:cs="Arial"/>
                      <w:sz w:val="16"/>
                      <w:szCs w:val="16"/>
                    </w:rPr>
                  </w:pPr>
                  <w:r w:rsidRPr="006145DB">
                    <w:rPr>
                      <w:rFonts w:cs="Arial"/>
                      <w:sz w:val="16"/>
                      <w:szCs w:val="16"/>
                      <w:lang w:eastAsia="es-CO"/>
                    </w:rPr>
                    <w:t>Subdirección para la infancia</w:t>
                  </w:r>
                </w:p>
              </w:tc>
            </w:tr>
          </w:tbl>
          <w:p w14:paraId="0145DE6B" w14:textId="6FCF8F92" w:rsidR="00591424" w:rsidRPr="006145DB" w:rsidRDefault="00591424" w:rsidP="005B435E">
            <w:pPr>
              <w:spacing w:after="0" w:line="240" w:lineRule="auto"/>
              <w:jc w:val="both"/>
              <w:rPr>
                <w:rStyle w:val="normaltextrun"/>
                <w:rFonts w:cs="Arial"/>
                <w:sz w:val="20"/>
                <w:szCs w:val="20"/>
              </w:rPr>
            </w:pPr>
          </w:p>
        </w:tc>
      </w:tr>
      <w:tr w:rsidR="003D62DC" w:rsidRPr="006145DB" w14:paraId="46D6D3C1" w14:textId="77777777" w:rsidTr="00E954A3">
        <w:trPr>
          <w:trHeight w:val="72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F701F49" w14:textId="47A7C323" w:rsidR="00591424" w:rsidRPr="006145DB" w:rsidRDefault="009201F5" w:rsidP="005B435E">
            <w:pPr>
              <w:spacing w:after="0" w:line="240" w:lineRule="auto"/>
              <w:rPr>
                <w:rFonts w:eastAsia="Arial" w:cs="Arial"/>
                <w:sz w:val="20"/>
                <w:szCs w:val="20"/>
              </w:rPr>
            </w:pPr>
            <w:r w:rsidRPr="006145DB">
              <w:rPr>
                <w:rFonts w:cs="Arial"/>
                <w:bCs/>
                <w:sz w:val="20"/>
                <w:szCs w:val="20"/>
                <w:lang w:eastAsia="es-CO"/>
              </w:rPr>
              <w:t>Restricciones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12BF1009" w14:textId="5DAC9936" w:rsidR="009201F5" w:rsidRPr="006145DB" w:rsidRDefault="009201F5" w:rsidP="005B435E">
            <w:pPr>
              <w:spacing w:after="0" w:line="240" w:lineRule="auto"/>
              <w:rPr>
                <w:rFonts w:cs="Arial"/>
              </w:rPr>
            </w:pPr>
            <w:r w:rsidRPr="006145DB">
              <w:rPr>
                <w:rFonts w:cs="Arial"/>
                <w:sz w:val="20"/>
                <w:szCs w:val="20"/>
              </w:rPr>
              <w:t>No aplica</w:t>
            </w:r>
            <w:r w:rsidR="0006508B" w:rsidRPr="006145DB">
              <w:rPr>
                <w:rFonts w:cs="Arial"/>
                <w:sz w:val="20"/>
                <w:szCs w:val="20"/>
              </w:rPr>
              <w:t>.</w:t>
            </w:r>
          </w:p>
        </w:tc>
      </w:tr>
      <w:tr w:rsidR="003D62DC" w:rsidRPr="006145DB" w14:paraId="4B259A0A"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A866C94" w14:textId="0087DD5A"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tcBorders>
              <w:top w:val="single" w:sz="6" w:space="0" w:color="000000"/>
              <w:left w:val="single" w:sz="6" w:space="0" w:color="000000"/>
              <w:bottom w:val="single" w:sz="6" w:space="0" w:color="000000"/>
              <w:right w:val="single" w:sz="6" w:space="0" w:color="000000"/>
            </w:tcBorders>
          </w:tcPr>
          <w:p w14:paraId="4F62C469"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El servicio se implementa a través de acciones territoriales itinerantes, diseñadas de manera pedagógica para ofrecer respuestas oportunas frente a situaciones de riesgo, tales como trabajo infantil, reclutamiento, explotación sexual y comercial, violencia, y otras formas de inobservancia, amenaza o vulneración de los derechos de personas gestantes, niñas, niños y adolescentes. </w:t>
            </w:r>
          </w:p>
          <w:p w14:paraId="677E9128" w14:textId="77777777" w:rsidR="009201F5" w:rsidRPr="006145DB" w:rsidRDefault="009201F5" w:rsidP="005B435E">
            <w:pPr>
              <w:pStyle w:val="Ttulo1"/>
              <w:rPr>
                <w:sz w:val="20"/>
                <w:szCs w:val="20"/>
              </w:rPr>
            </w:pPr>
          </w:p>
          <w:p w14:paraId="1B15C843"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Se estructuran dos (2) componentes claves para su ejecución:</w:t>
            </w:r>
          </w:p>
          <w:p w14:paraId="211F8BC9" w14:textId="77777777" w:rsidR="009201F5" w:rsidRPr="006145DB" w:rsidRDefault="009201F5" w:rsidP="005B435E">
            <w:pPr>
              <w:pStyle w:val="Ttulo1"/>
              <w:rPr>
                <w:sz w:val="20"/>
                <w:szCs w:val="20"/>
              </w:rPr>
            </w:pPr>
          </w:p>
          <w:p w14:paraId="2DB07D3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Componente 1. Identificación, caracterización, remisión y activación de rutas. </w:t>
            </w:r>
          </w:p>
          <w:p w14:paraId="5A450CDF" w14:textId="77777777" w:rsidR="009201F5" w:rsidRPr="006145DB" w:rsidRDefault="009201F5" w:rsidP="005B435E">
            <w:pPr>
              <w:pStyle w:val="Ttulo1"/>
              <w:rPr>
                <w:sz w:val="20"/>
                <w:szCs w:val="20"/>
              </w:rPr>
            </w:pPr>
          </w:p>
          <w:p w14:paraId="66BFAC3F"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Se desarrollan acciones territoriales de búsqueda activa para la georreferenciación por medio de la caracterización y observación registrada en la aplicación de la situación de la niñez la cual genera un mapa de calor, el cual referencia puntos de alto, medio y bajo impacto de situaciones de riesgo de explotación sexual y comercial, reclutamiento, uso y utilización, trabajo infantil ampliado, violencias y otras vulneraciones en niñas, niños y adolescentes. Para las personas gestantes se realizará orientación, referenciación, acompañamiento y vinculación a la oferta intra e interinstitucional para la garantía de las atenciones priorizadas en el marco del desarrollo gestacional, con condiciones dignas y oportunas para la generación de entornos protectores de niñas y niños. </w:t>
            </w:r>
          </w:p>
          <w:p w14:paraId="0275AB61" w14:textId="77777777" w:rsidR="009201F5" w:rsidRPr="006145DB" w:rsidRDefault="009201F5" w:rsidP="005B435E">
            <w:pPr>
              <w:pStyle w:val="Ttulo1"/>
              <w:rPr>
                <w:sz w:val="20"/>
                <w:szCs w:val="20"/>
              </w:rPr>
            </w:pPr>
          </w:p>
          <w:p w14:paraId="623FD8DB"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lastRenderedPageBreak/>
              <w:t xml:space="preserve">A partir de estas acciones, se aplican instrumentos de caracterización que permitan el seguimiento nominal, brindando respuestas oportunas a las atenciones priorizadas en el derecho salud, educación, identidad, protección, desarrollo de la libre personalidad, recreación, participación, derechos sexuales y reproductivos, entre otros.  </w:t>
            </w:r>
          </w:p>
          <w:p w14:paraId="0EE1C1AB" w14:textId="77777777" w:rsidR="009201F5" w:rsidRPr="006145DB" w:rsidRDefault="009201F5" w:rsidP="005B435E">
            <w:pPr>
              <w:pStyle w:val="Ttulo1"/>
              <w:rPr>
                <w:sz w:val="20"/>
                <w:szCs w:val="20"/>
              </w:rPr>
            </w:pPr>
          </w:p>
          <w:p w14:paraId="466F3FF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Desde el servicio se promueve el derecho a una vida libre de violencias de personas gestantes, niñas, niños y adolescentes, generando procesos de movilización que sensibilicen a las comunidades sobre fenómenos relacionados con las violencias, riesgos o vulneraciones para la transformación de prácticas e imaginarios que permitan el reconocimiento de las rutas para prevenir las violencias en los territorios.</w:t>
            </w:r>
          </w:p>
          <w:p w14:paraId="265D65EC" w14:textId="77777777" w:rsidR="009201F5" w:rsidRPr="006145DB" w:rsidRDefault="009201F5" w:rsidP="005B435E">
            <w:pPr>
              <w:pStyle w:val="Ttulo1"/>
              <w:rPr>
                <w:sz w:val="20"/>
                <w:szCs w:val="20"/>
              </w:rPr>
            </w:pPr>
          </w:p>
          <w:p w14:paraId="34F50074" w14:textId="67A5F9D8"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Así como remisión a los servicios sociales ofertados en el distrito para la prevención de vulneraciones y la activación de rutas con autoridades judiciales o administrativas para el pleno restablecimiento de sus derechos. El abordaje territorial a su vez se apoya en recorridos con atenciones pedagógicas y psicosociales itinerantes, reportes ciudadanos y la colaboración con instituciones distritales y nacionales para la identificación y atención a la situación.</w:t>
            </w:r>
          </w:p>
          <w:p w14:paraId="65C435C9" w14:textId="77777777" w:rsidR="009201F5" w:rsidRPr="006145DB" w:rsidRDefault="009201F5" w:rsidP="005B435E">
            <w:pPr>
              <w:pStyle w:val="Ttulo1"/>
              <w:rPr>
                <w:sz w:val="20"/>
                <w:szCs w:val="20"/>
              </w:rPr>
            </w:pPr>
          </w:p>
          <w:p w14:paraId="04CE1904" w14:textId="77777777" w:rsidR="00591424" w:rsidRPr="006145DB" w:rsidRDefault="009201F5" w:rsidP="005B435E">
            <w:pPr>
              <w:spacing w:after="0" w:line="240" w:lineRule="auto"/>
              <w:jc w:val="both"/>
              <w:rPr>
                <w:rFonts w:eastAsia="Arial" w:cs="Arial"/>
                <w:sz w:val="20"/>
                <w:szCs w:val="20"/>
              </w:rPr>
            </w:pPr>
            <w:r w:rsidRPr="006145DB">
              <w:rPr>
                <w:rFonts w:eastAsia="Arial" w:cs="Arial"/>
                <w:sz w:val="20"/>
                <w:szCs w:val="20"/>
              </w:rPr>
              <w:t>Componente 2. Movilización para la generación de entornos protectores.</w:t>
            </w:r>
          </w:p>
          <w:p w14:paraId="7EA1ECF9" w14:textId="77777777" w:rsidR="009201F5" w:rsidRPr="006145DB" w:rsidRDefault="009201F5" w:rsidP="005B435E">
            <w:pPr>
              <w:pStyle w:val="Ttulo1"/>
              <w:rPr>
                <w:sz w:val="20"/>
                <w:szCs w:val="20"/>
              </w:rPr>
            </w:pPr>
          </w:p>
          <w:p w14:paraId="4B493FD0"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Se generan espacios de diálogo y movilización social para transformar los imaginarios sobre la corresponsabilidad de los diferentes actores respecto a los derechos de la Primera Infancia, Infancia y Adolescencia a nivel familiar y comunitario. </w:t>
            </w:r>
          </w:p>
          <w:p w14:paraId="2DE58C41" w14:textId="77777777" w:rsidR="00583ECF" w:rsidRPr="006145DB" w:rsidRDefault="00583ECF" w:rsidP="005B435E">
            <w:pPr>
              <w:pStyle w:val="Ttulo1"/>
              <w:rPr>
                <w:sz w:val="20"/>
                <w:szCs w:val="20"/>
              </w:rPr>
            </w:pPr>
          </w:p>
          <w:p w14:paraId="5421FAFC"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Por medio de estrategias comunicativas y pedagógicas, como campañas en medios locales y digitales, eventos de concienciación por medio del expresión artística y la cultura, se busca generar en las comunidades cambios actitudinales que hagan de los entornos donde transcurre la vida  de las niñas, niños y adolescentes, espacios seguros que fortalezcan habilidades para la vida, permitan su  desarrollo integral, propicien el goce efectivo de todos sus derechos y su capacidad de agencia para satisfacer sus expectativas. Este componente prioriza la identificación temprana de situaciones de riesgo, en donde la articulación intra e intersectorial es fundamental para la generación de atenciones priorizadas oportunas que garanticen el desarrollo de la etapa de gestación en condiciones dignas posibilitando el desarrollo integral en el marco de los objetivos de la Política Pública de Primera Infancia, Infancia y Adolescencia (2023-2033). </w:t>
            </w:r>
          </w:p>
          <w:p w14:paraId="5A4258ED" w14:textId="77777777" w:rsidR="00583ECF" w:rsidRPr="006145DB" w:rsidRDefault="00583ECF" w:rsidP="005B435E">
            <w:pPr>
              <w:spacing w:after="0" w:line="240" w:lineRule="auto"/>
              <w:jc w:val="both"/>
              <w:rPr>
                <w:rFonts w:cs="Arial"/>
                <w:sz w:val="20"/>
                <w:szCs w:val="20"/>
              </w:rPr>
            </w:pPr>
          </w:p>
          <w:p w14:paraId="6109AC58" w14:textId="36A66905" w:rsidR="009201F5" w:rsidRPr="006145DB" w:rsidRDefault="009201F5" w:rsidP="005B435E">
            <w:pPr>
              <w:spacing w:after="0" w:line="240" w:lineRule="auto"/>
              <w:jc w:val="both"/>
              <w:rPr>
                <w:rFonts w:cs="Arial"/>
              </w:rPr>
            </w:pPr>
            <w:r w:rsidRPr="006145DB">
              <w:rPr>
                <w:rFonts w:cs="Arial"/>
                <w:sz w:val="20"/>
                <w:szCs w:val="20"/>
              </w:rPr>
              <w:t>El equipo multidisciplinario del servicio incluye personal administrativo (gestión y análisis del dato), psicosocial, pedagógico, artístico, jurídico y dinamizadores culturales, quienes son responsables de llevar a cabo las acciones planteadas en los componentes.</w:t>
            </w:r>
          </w:p>
        </w:tc>
      </w:tr>
      <w:tr w:rsidR="003D62DC" w:rsidRPr="006145DB" w14:paraId="4D344225"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53761EC1" w14:textId="46A706B8" w:rsidR="009201F5" w:rsidRPr="006145DB" w:rsidRDefault="009201F5" w:rsidP="005B435E">
            <w:pPr>
              <w:spacing w:after="0" w:line="240" w:lineRule="auto"/>
              <w:rPr>
                <w:rFonts w:eastAsia="Arial" w:cs="Arial"/>
                <w:sz w:val="20"/>
                <w:szCs w:val="20"/>
              </w:rPr>
            </w:pPr>
            <w:r w:rsidRPr="006145DB">
              <w:rPr>
                <w:rFonts w:cs="Arial"/>
                <w:bCs/>
                <w:sz w:val="20"/>
                <w:szCs w:val="20"/>
                <w:lang w:eastAsia="es-CO"/>
              </w:rPr>
              <w:lastRenderedPageBreak/>
              <w:t>Condiciones transversales de calidad</w:t>
            </w:r>
          </w:p>
        </w:tc>
        <w:tc>
          <w:tcPr>
            <w:tcW w:w="3944" w:type="pct"/>
            <w:tcBorders>
              <w:top w:val="single" w:sz="6" w:space="0" w:color="000000"/>
              <w:left w:val="single" w:sz="6" w:space="0" w:color="000000"/>
              <w:bottom w:val="single" w:sz="6" w:space="0" w:color="000000"/>
              <w:right w:val="single" w:sz="6" w:space="0" w:color="000000"/>
            </w:tcBorders>
          </w:tcPr>
          <w:p w14:paraId="5BBD8D57"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Para el servicio social aplican las siguientes categorías:</w:t>
            </w:r>
          </w:p>
          <w:p w14:paraId="25A49B18" w14:textId="77777777" w:rsidR="005B435E" w:rsidRPr="006145DB" w:rsidRDefault="005B435E" w:rsidP="005B435E">
            <w:pPr>
              <w:pStyle w:val="Ttulo1"/>
              <w:rPr>
                <w:sz w:val="20"/>
                <w:szCs w:val="20"/>
              </w:rPr>
            </w:pPr>
          </w:p>
          <w:p w14:paraId="794BFA41" w14:textId="5970AAA1"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Talento Humano.  </w:t>
            </w:r>
          </w:p>
          <w:p w14:paraId="72CC7763" w14:textId="6BFAB936"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Atención Social.  </w:t>
            </w:r>
          </w:p>
          <w:p w14:paraId="7586BE02" w14:textId="010FE697"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Gestión Administrativa.</w:t>
            </w:r>
          </w:p>
        </w:tc>
      </w:tr>
    </w:tbl>
    <w:p w14:paraId="5A81FCC4" w14:textId="765D2813" w:rsidR="005E4C92" w:rsidRPr="006145DB" w:rsidRDefault="005E4C92" w:rsidP="005B435E">
      <w:pPr>
        <w:pStyle w:val="commentcontentpara"/>
        <w:spacing w:before="0" w:beforeAutospacing="0" w:after="0" w:afterAutospacing="0"/>
        <w:rPr>
          <w:rFonts w:ascii="Arial" w:hAnsi="Arial" w:cs="Arial"/>
          <w:sz w:val="22"/>
          <w:szCs w:val="22"/>
        </w:rPr>
      </w:pPr>
    </w:p>
    <w:p w14:paraId="6ED74A40" w14:textId="77777777" w:rsidR="005E4C92" w:rsidRPr="006145DB" w:rsidRDefault="005E4C92" w:rsidP="005E4C92">
      <w:pPr>
        <w:pStyle w:val="Ttulo1"/>
        <w:rPr>
          <w:rFonts w:eastAsia="Times New Roman"/>
          <w:lang w:eastAsia="es-ES_tradnl"/>
        </w:rPr>
      </w:pPr>
      <w:r w:rsidRPr="006145DB">
        <w:br w:type="page"/>
      </w:r>
    </w:p>
    <w:p w14:paraId="29BD31E4" w14:textId="10B07775" w:rsidR="00382556" w:rsidRPr="006145DB" w:rsidRDefault="00E52733">
      <w:pPr>
        <w:pStyle w:val="Ttulo1"/>
        <w:numPr>
          <w:ilvl w:val="2"/>
          <w:numId w:val="68"/>
        </w:numPr>
        <w:ind w:left="142"/>
        <w:jc w:val="center"/>
        <w:rPr>
          <w:lang w:val="es-CO"/>
        </w:rPr>
      </w:pPr>
      <w:bookmarkStart w:id="79" w:name="_Toc210213180"/>
      <w:bookmarkStart w:id="80" w:name="_Toc213273454"/>
      <w:bookmarkStart w:id="81" w:name="_Toc213276081"/>
      <w:bookmarkStart w:id="82" w:name="_Toc216902414"/>
      <w:r w:rsidRPr="006145DB">
        <w:rPr>
          <w:lang w:val="es-CO"/>
        </w:rPr>
        <w:lastRenderedPageBreak/>
        <w:t>Servicio el Arte d</w:t>
      </w:r>
      <w:r w:rsidR="003B1E9B" w:rsidRPr="006145DB">
        <w:rPr>
          <w:lang w:val="es-CO"/>
        </w:rPr>
        <w:t xml:space="preserve">e </w:t>
      </w:r>
      <w:r w:rsidR="00331406" w:rsidRPr="006145DB">
        <w:rPr>
          <w:lang w:val="es-CO"/>
        </w:rPr>
        <w:t>cuidar-te</w:t>
      </w:r>
      <w:bookmarkEnd w:id="79"/>
      <w:bookmarkEnd w:id="80"/>
      <w:bookmarkEnd w:id="81"/>
      <w:bookmarkEnd w:id="82"/>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371"/>
      </w:tblGrid>
      <w:tr w:rsidR="00FD2696" w:rsidRPr="006145DB" w14:paraId="31B13DD4" w14:textId="77777777" w:rsidTr="001F6233">
        <w:trPr>
          <w:trHeight w:val="348"/>
          <w:jc w:val="center"/>
        </w:trPr>
        <w:tc>
          <w:tcPr>
            <w:tcW w:w="2122" w:type="dxa"/>
            <w:vAlign w:val="center"/>
          </w:tcPr>
          <w:p w14:paraId="6CD58692"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371" w:type="dxa"/>
            <w:vAlign w:val="center"/>
          </w:tcPr>
          <w:p w14:paraId="56987444" w14:textId="2B24E2DB" w:rsidR="00FD2696" w:rsidRPr="006145DB" w:rsidRDefault="00FD2696" w:rsidP="005B435E">
            <w:pPr>
              <w:pStyle w:val="Prrafodelista"/>
              <w:spacing w:after="0" w:line="240" w:lineRule="auto"/>
              <w:ind w:left="1"/>
              <w:rPr>
                <w:rFonts w:cs="Arial"/>
                <w:bCs/>
                <w:sz w:val="20"/>
                <w:szCs w:val="20"/>
                <w:lang w:eastAsia="es-CO"/>
              </w:rPr>
            </w:pPr>
            <w:r w:rsidRPr="006145DB">
              <w:rPr>
                <w:rFonts w:cs="Arial"/>
                <w:bCs/>
                <w:sz w:val="20"/>
                <w:szCs w:val="20"/>
                <w:lang w:eastAsia="es-CO"/>
              </w:rPr>
              <w:t>El Arte de Cuidar-te</w:t>
            </w:r>
            <w:r w:rsidR="00947D29" w:rsidRPr="006145DB">
              <w:rPr>
                <w:rFonts w:cs="Arial"/>
                <w:bCs/>
                <w:sz w:val="20"/>
                <w:szCs w:val="20"/>
                <w:lang w:eastAsia="es-CO"/>
              </w:rPr>
              <w:t>.</w:t>
            </w:r>
          </w:p>
        </w:tc>
      </w:tr>
      <w:tr w:rsidR="00FD2696" w:rsidRPr="006145DB" w14:paraId="3C60A5C1" w14:textId="77777777" w:rsidTr="001F6233">
        <w:trPr>
          <w:trHeight w:val="585"/>
          <w:jc w:val="center"/>
        </w:trPr>
        <w:tc>
          <w:tcPr>
            <w:tcW w:w="2122" w:type="dxa"/>
            <w:vAlign w:val="center"/>
          </w:tcPr>
          <w:p w14:paraId="779DC1C8"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371" w:type="dxa"/>
          </w:tcPr>
          <w:p w14:paraId="7A2018B4" w14:textId="77777777" w:rsidR="00FD2696" w:rsidRPr="006145DB" w:rsidRDefault="00FD2696" w:rsidP="005B435E">
            <w:pPr>
              <w:spacing w:after="0" w:line="240" w:lineRule="auto"/>
              <w:contextualSpacing/>
              <w:jc w:val="both"/>
              <w:rPr>
                <w:rFonts w:cs="Arial"/>
                <w:bCs/>
                <w:sz w:val="20"/>
                <w:szCs w:val="20"/>
                <w:lang w:eastAsia="es-CO"/>
              </w:rPr>
            </w:pPr>
            <w:r w:rsidRPr="006145DB">
              <w:rPr>
                <w:rFonts w:cs="Arial"/>
                <w:bCs/>
                <w:sz w:val="20"/>
                <w:szCs w:val="20"/>
                <w:lang w:eastAsia="es-CO"/>
              </w:rPr>
              <w:t>Brindar escenarios protectores para la niñez, con enfoque diferencial, en los que se propicien experiencias artísticas, lúdicas y literarias en horarios flexibles, permitiendo que sus cuidadoras y cuidadores participen simultáneamente en la oferta de servicios de las Manzanas del Cuidado o mediante las Unidades Móviles de Servicios de Cuidado.</w:t>
            </w:r>
          </w:p>
        </w:tc>
      </w:tr>
      <w:tr w:rsidR="00FD2696" w:rsidRPr="006145DB" w14:paraId="7DC0D7B1" w14:textId="77777777" w:rsidTr="001F6233">
        <w:trPr>
          <w:trHeight w:val="20"/>
          <w:jc w:val="center"/>
        </w:trPr>
        <w:tc>
          <w:tcPr>
            <w:tcW w:w="2122" w:type="dxa"/>
            <w:vAlign w:val="center"/>
          </w:tcPr>
          <w:p w14:paraId="09D2BA5E" w14:textId="475E075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371" w:type="dxa"/>
          </w:tcPr>
          <w:p w14:paraId="74445D6B" w14:textId="77777777" w:rsidR="00FD2696" w:rsidRPr="006145DB" w:rsidRDefault="00FD2696"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Acompañamiento pedagógico por medio del diseño y ejecución de experiencias desde la expresión artística, el juego y la literatura que promueven la garantía de derechos y espacios de participación para la niñez aportando a su vez al reconocimiento, reducción y redistribución de los tiempos de cuidado no remunerado de las personas cuidadoras que participan en las ofertas de las Manzanas del Cuidado o de las Unidades Móviles de Servicios de Cuidado.</w:t>
            </w:r>
          </w:p>
        </w:tc>
      </w:tr>
      <w:tr w:rsidR="00FD2696" w:rsidRPr="006145DB" w14:paraId="4CA460D5" w14:textId="77777777" w:rsidTr="001F6233">
        <w:trPr>
          <w:trHeight w:val="20"/>
          <w:jc w:val="center"/>
        </w:trPr>
        <w:tc>
          <w:tcPr>
            <w:tcW w:w="2122" w:type="dxa"/>
            <w:vAlign w:val="center"/>
          </w:tcPr>
          <w:p w14:paraId="6A1F8B06"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371" w:type="dxa"/>
          </w:tcPr>
          <w:p w14:paraId="57254A68" w14:textId="77777777" w:rsidR="00FD2696" w:rsidRPr="006145DB" w:rsidRDefault="00FD269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tc>
      </w:tr>
      <w:tr w:rsidR="00FD2696" w:rsidRPr="006145DB" w14:paraId="0CB7A4DF" w14:textId="77777777" w:rsidTr="001F6233">
        <w:trPr>
          <w:trHeight w:val="612"/>
          <w:jc w:val="center"/>
        </w:trPr>
        <w:tc>
          <w:tcPr>
            <w:tcW w:w="2122" w:type="dxa"/>
            <w:vAlign w:val="center"/>
          </w:tcPr>
          <w:p w14:paraId="5923982E"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371" w:type="dxa"/>
          </w:tcPr>
          <w:p w14:paraId="4591FD85"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Niñas y niños entre un (1) año a once (11) años, once (11) meses, veintinueve (29) días, con cuidadoras o cuidadores que asisten a las ofertas de servicios que ofrece las Manzanas de Cuidado o Unidades Móviles de servicios de cuidado.</w:t>
            </w:r>
          </w:p>
        </w:tc>
      </w:tr>
      <w:tr w:rsidR="00FD2696" w:rsidRPr="006145DB" w14:paraId="24BADC51" w14:textId="77777777" w:rsidTr="001F6233">
        <w:trPr>
          <w:trHeight w:val="728"/>
          <w:jc w:val="center"/>
        </w:trPr>
        <w:tc>
          <w:tcPr>
            <w:tcW w:w="2122" w:type="dxa"/>
            <w:vAlign w:val="center"/>
          </w:tcPr>
          <w:p w14:paraId="7C3CB269"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371" w:type="dxa"/>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1C548A" w:rsidRPr="006145DB" w14:paraId="2B31ED16" w14:textId="77777777" w:rsidTr="002C51A6">
              <w:trPr>
                <w:trHeight w:val="178"/>
              </w:trPr>
              <w:tc>
                <w:tcPr>
                  <w:tcW w:w="3435" w:type="dxa"/>
                  <w:tcBorders>
                    <w:top w:val="nil"/>
                    <w:left w:val="nil"/>
                    <w:bottom w:val="single" w:sz="4" w:space="0" w:color="auto"/>
                    <w:right w:val="nil"/>
                  </w:tcBorders>
                  <w:vAlign w:val="center"/>
                </w:tcPr>
                <w:p w14:paraId="3C9CF59B" w14:textId="77777777" w:rsidR="001C548A" w:rsidRPr="006145DB"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870C3B" w14:textId="77777777" w:rsidR="001C548A" w:rsidRPr="006145DB"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3ED13DF" w14:textId="77777777" w:rsidR="001C548A" w:rsidRPr="006145DB" w:rsidRDefault="001C548A"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091FFCCD" w14:textId="77777777" w:rsidR="001C548A" w:rsidRPr="006145DB" w:rsidRDefault="001C548A" w:rsidP="005B435E">
                  <w:pPr>
                    <w:tabs>
                      <w:tab w:val="left" w:pos="709"/>
                    </w:tabs>
                    <w:contextualSpacing/>
                    <w:jc w:val="center"/>
                    <w:rPr>
                      <w:rFonts w:cs="Arial"/>
                      <w:sz w:val="16"/>
                      <w:szCs w:val="16"/>
                      <w:lang w:eastAsia="es-CO"/>
                    </w:rPr>
                  </w:pPr>
                </w:p>
              </w:tc>
            </w:tr>
            <w:tr w:rsidR="00F70D8E" w:rsidRPr="006145DB" w14:paraId="3D7D0C06" w14:textId="77777777" w:rsidTr="002C51A6">
              <w:trPr>
                <w:trHeight w:val="372"/>
              </w:trPr>
              <w:tc>
                <w:tcPr>
                  <w:tcW w:w="3435" w:type="dxa"/>
                  <w:tcBorders>
                    <w:top w:val="nil"/>
                    <w:bottom w:val="single" w:sz="4" w:space="0" w:color="auto"/>
                  </w:tcBorders>
                  <w:vAlign w:val="center"/>
                </w:tcPr>
                <w:p w14:paraId="3F95573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tcBorders>
                    <w:top w:val="nil"/>
                    <w:bottom w:val="single" w:sz="4" w:space="0" w:color="auto"/>
                  </w:tcBorders>
                  <w:vAlign w:val="center"/>
                </w:tcPr>
                <w:p w14:paraId="5F3F903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248BEFB6" w14:textId="77777777" w:rsidR="00FD2696" w:rsidRPr="006145DB" w:rsidRDefault="00FD2696" w:rsidP="005B435E">
                  <w:pPr>
                    <w:tabs>
                      <w:tab w:val="left" w:pos="709"/>
                    </w:tabs>
                    <w:ind w:left="-110"/>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bottom w:val="single" w:sz="4" w:space="0" w:color="auto"/>
                  </w:tcBorders>
                  <w:vAlign w:val="center"/>
                </w:tcPr>
                <w:p w14:paraId="2777E44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9775FDA" w14:textId="77777777" w:rsidTr="002C51A6">
              <w:trPr>
                <w:trHeight w:val="221"/>
              </w:trPr>
              <w:tc>
                <w:tcPr>
                  <w:tcW w:w="3435" w:type="dxa"/>
                  <w:tcBorders>
                    <w:bottom w:val="single" w:sz="4" w:space="0" w:color="auto"/>
                  </w:tcBorders>
                </w:tcPr>
                <w:p w14:paraId="01431DA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que asisten a las ofertas de servicios que ofrece las Manzanas de Cuidado o Unidades Móviles de servicios de cuidado.</w:t>
                  </w:r>
                </w:p>
              </w:tc>
              <w:tc>
                <w:tcPr>
                  <w:tcW w:w="1134" w:type="dxa"/>
                  <w:tcBorders>
                    <w:bottom w:val="single" w:sz="4" w:space="0" w:color="auto"/>
                  </w:tcBorders>
                  <w:vAlign w:val="center"/>
                </w:tcPr>
                <w:p w14:paraId="06D5FAA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vAlign w:val="center"/>
                </w:tcPr>
                <w:p w14:paraId="59FD5765" w14:textId="77777777" w:rsidR="00FD2696" w:rsidRPr="006145DB" w:rsidRDefault="00FD2696" w:rsidP="005B435E">
                  <w:pPr>
                    <w:tabs>
                      <w:tab w:val="left" w:pos="709"/>
                    </w:tabs>
                    <w:ind w:left="-110"/>
                    <w:contextualSpacing/>
                    <w:jc w:val="center"/>
                    <w:rPr>
                      <w:rFonts w:cs="Arial"/>
                      <w:bCs/>
                      <w:sz w:val="16"/>
                      <w:szCs w:val="16"/>
                      <w:lang w:eastAsia="es-CO"/>
                    </w:rPr>
                  </w:pPr>
                  <w:r w:rsidRPr="006145DB">
                    <w:rPr>
                      <w:rFonts w:cs="Arial"/>
                      <w:bCs/>
                      <w:sz w:val="16"/>
                      <w:szCs w:val="16"/>
                      <w:lang w:eastAsia="es-CO"/>
                    </w:rPr>
                    <w:t>Demanda</w:t>
                  </w:r>
                </w:p>
              </w:tc>
              <w:tc>
                <w:tcPr>
                  <w:tcW w:w="1418" w:type="dxa"/>
                  <w:tcBorders>
                    <w:bottom w:val="single" w:sz="4" w:space="0" w:color="auto"/>
                  </w:tcBorders>
                  <w:vAlign w:val="center"/>
                </w:tcPr>
                <w:p w14:paraId="370FF002" w14:textId="0E9DACF1"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01192E78" w14:textId="77777777" w:rsidTr="0050211E">
              <w:trPr>
                <w:trHeight w:val="70"/>
              </w:trPr>
              <w:tc>
                <w:tcPr>
                  <w:tcW w:w="3435" w:type="dxa"/>
                  <w:tcBorders>
                    <w:left w:val="nil"/>
                    <w:bottom w:val="nil"/>
                    <w:right w:val="nil"/>
                  </w:tcBorders>
                </w:tcPr>
                <w:p w14:paraId="31C2EB8D"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DD34888"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D9247BF" w14:textId="77777777" w:rsidR="007756FD" w:rsidRPr="006145DB"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7FD74905" w14:textId="77777777" w:rsidR="007756FD" w:rsidRPr="006145DB" w:rsidRDefault="007756FD" w:rsidP="005B435E">
                  <w:pPr>
                    <w:tabs>
                      <w:tab w:val="left" w:pos="709"/>
                    </w:tabs>
                    <w:contextualSpacing/>
                    <w:jc w:val="center"/>
                    <w:rPr>
                      <w:rFonts w:cs="Arial"/>
                      <w:bCs/>
                      <w:sz w:val="16"/>
                      <w:szCs w:val="16"/>
                      <w:lang w:eastAsia="es-CO"/>
                    </w:rPr>
                  </w:pPr>
                </w:p>
              </w:tc>
            </w:tr>
          </w:tbl>
          <w:p w14:paraId="73A53A4F" w14:textId="77777777" w:rsidR="00FD2696" w:rsidRPr="006145DB" w:rsidRDefault="00FD2696" w:rsidP="005B435E">
            <w:pPr>
              <w:tabs>
                <w:tab w:val="left" w:pos="709"/>
              </w:tabs>
              <w:spacing w:after="0" w:line="240" w:lineRule="auto"/>
              <w:contextualSpacing/>
              <w:jc w:val="center"/>
              <w:rPr>
                <w:rFonts w:cs="Arial"/>
                <w:bCs/>
                <w:sz w:val="20"/>
                <w:szCs w:val="20"/>
                <w:lang w:eastAsia="es-CO"/>
              </w:rPr>
            </w:pPr>
          </w:p>
        </w:tc>
      </w:tr>
      <w:tr w:rsidR="00FD2696" w:rsidRPr="006145DB" w14:paraId="57DE17FC" w14:textId="77777777" w:rsidTr="001F6233">
        <w:trPr>
          <w:trHeight w:val="422"/>
          <w:jc w:val="center"/>
        </w:trPr>
        <w:tc>
          <w:tcPr>
            <w:tcW w:w="2122" w:type="dxa"/>
            <w:vAlign w:val="center"/>
          </w:tcPr>
          <w:p w14:paraId="2FA2CD65"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371" w:type="dxa"/>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D58F5" w:rsidRPr="006145DB" w14:paraId="3D9F685B" w14:textId="77777777" w:rsidTr="002C51A6">
              <w:trPr>
                <w:trHeight w:val="186"/>
              </w:trPr>
              <w:tc>
                <w:tcPr>
                  <w:tcW w:w="3435" w:type="dxa"/>
                  <w:tcBorders>
                    <w:top w:val="nil"/>
                    <w:left w:val="nil"/>
                    <w:bottom w:val="single" w:sz="4" w:space="0" w:color="auto"/>
                    <w:right w:val="nil"/>
                  </w:tcBorders>
                  <w:vAlign w:val="center"/>
                </w:tcPr>
                <w:p w14:paraId="581C312B"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C971F47"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C97CCC5" w14:textId="77777777" w:rsidR="00AD58F5" w:rsidRPr="006145DB" w:rsidRDefault="00AD58F5"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46978393" w14:textId="77777777" w:rsidR="00AD58F5" w:rsidRPr="006145DB" w:rsidRDefault="00AD58F5" w:rsidP="005B435E">
                  <w:pPr>
                    <w:tabs>
                      <w:tab w:val="left" w:pos="709"/>
                    </w:tabs>
                    <w:contextualSpacing/>
                    <w:jc w:val="center"/>
                    <w:rPr>
                      <w:rFonts w:cs="Arial"/>
                      <w:sz w:val="16"/>
                      <w:szCs w:val="16"/>
                      <w:lang w:eastAsia="es-CO"/>
                    </w:rPr>
                  </w:pPr>
                </w:p>
              </w:tc>
            </w:tr>
            <w:tr w:rsidR="00F70D8E" w:rsidRPr="006145DB" w14:paraId="361A9FC3" w14:textId="77777777" w:rsidTr="002C51A6">
              <w:trPr>
                <w:trHeight w:val="379"/>
              </w:trPr>
              <w:tc>
                <w:tcPr>
                  <w:tcW w:w="3435" w:type="dxa"/>
                  <w:tcBorders>
                    <w:top w:val="nil"/>
                    <w:bottom w:val="single" w:sz="4" w:space="0" w:color="auto"/>
                  </w:tcBorders>
                  <w:vAlign w:val="center"/>
                </w:tcPr>
                <w:p w14:paraId="13AE577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134" w:type="dxa"/>
                  <w:tcBorders>
                    <w:top w:val="nil"/>
                    <w:bottom w:val="single" w:sz="4" w:space="0" w:color="auto"/>
                  </w:tcBorders>
                  <w:vAlign w:val="center"/>
                </w:tcPr>
                <w:p w14:paraId="225F07F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2C05E80"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single" w:sz="4" w:space="0" w:color="auto"/>
                    <w:bottom w:val="single" w:sz="4" w:space="0" w:color="auto"/>
                    <w:right w:val="single" w:sz="4" w:space="0" w:color="auto"/>
                  </w:tcBorders>
                  <w:vAlign w:val="center"/>
                </w:tcPr>
                <w:p w14:paraId="18F625F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FA60D51" w14:textId="77777777" w:rsidTr="002C51A6">
              <w:trPr>
                <w:trHeight w:val="225"/>
              </w:trPr>
              <w:tc>
                <w:tcPr>
                  <w:tcW w:w="3435" w:type="dxa"/>
                  <w:tcBorders>
                    <w:bottom w:val="single" w:sz="4" w:space="0" w:color="auto"/>
                  </w:tcBorders>
                </w:tcPr>
                <w:p w14:paraId="366FD66E"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No requiere, en tanto que la atención se realiza en orden de llegada y se brinda de acuerdo con los días que asista la cuidadora o cuidador a las acciones de la manzana o unidades móviles de servicios de cuidad.</w:t>
                  </w:r>
                </w:p>
              </w:tc>
              <w:tc>
                <w:tcPr>
                  <w:tcW w:w="1134" w:type="dxa"/>
                  <w:tcBorders>
                    <w:bottom w:val="single" w:sz="4" w:space="0" w:color="auto"/>
                  </w:tcBorders>
                  <w:vAlign w:val="center"/>
                </w:tcPr>
                <w:p w14:paraId="7B82049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134" w:type="dxa"/>
                  <w:tcBorders>
                    <w:bottom w:val="single" w:sz="4" w:space="0" w:color="auto"/>
                  </w:tcBorders>
                  <w:vAlign w:val="center"/>
                </w:tcPr>
                <w:p w14:paraId="45F6EB6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418" w:type="dxa"/>
                  <w:tcBorders>
                    <w:bottom w:val="single" w:sz="4" w:space="0" w:color="auto"/>
                    <w:right w:val="single" w:sz="4" w:space="0" w:color="auto"/>
                  </w:tcBorders>
                  <w:vAlign w:val="center"/>
                </w:tcPr>
                <w:p w14:paraId="2CB17A1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AD58F5" w:rsidRPr="006145DB" w14:paraId="6985862A" w14:textId="77777777" w:rsidTr="002C51A6">
              <w:trPr>
                <w:trHeight w:val="225"/>
              </w:trPr>
              <w:tc>
                <w:tcPr>
                  <w:tcW w:w="3435" w:type="dxa"/>
                  <w:tcBorders>
                    <w:left w:val="nil"/>
                    <w:bottom w:val="nil"/>
                    <w:right w:val="nil"/>
                  </w:tcBorders>
                </w:tcPr>
                <w:p w14:paraId="09C0663E" w14:textId="77777777" w:rsidR="00AD58F5" w:rsidRPr="006145DB" w:rsidRDefault="00AD58F5"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351F058E" w14:textId="77777777" w:rsidR="00AD58F5" w:rsidRPr="006145DB" w:rsidRDefault="00AD58F5"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0224F8CC" w14:textId="77777777" w:rsidR="00AD58F5" w:rsidRPr="006145DB" w:rsidRDefault="00AD58F5"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5F696646" w14:textId="77777777" w:rsidR="00AD58F5" w:rsidRPr="006145DB" w:rsidRDefault="00AD58F5" w:rsidP="005B435E">
                  <w:pPr>
                    <w:tabs>
                      <w:tab w:val="left" w:pos="709"/>
                    </w:tabs>
                    <w:contextualSpacing/>
                    <w:jc w:val="center"/>
                    <w:rPr>
                      <w:rFonts w:cs="Arial"/>
                      <w:bCs/>
                      <w:sz w:val="16"/>
                      <w:szCs w:val="16"/>
                      <w:lang w:eastAsia="es-CO"/>
                    </w:rPr>
                  </w:pPr>
                </w:p>
              </w:tc>
            </w:tr>
          </w:tbl>
          <w:p w14:paraId="1059960D" w14:textId="77777777" w:rsidR="00FD2696" w:rsidRPr="006145DB" w:rsidRDefault="00FD2696" w:rsidP="005B435E">
            <w:pPr>
              <w:tabs>
                <w:tab w:val="left" w:pos="709"/>
              </w:tabs>
              <w:spacing w:after="0" w:line="240" w:lineRule="auto"/>
              <w:contextualSpacing/>
              <w:jc w:val="center"/>
              <w:rPr>
                <w:rFonts w:cs="Arial"/>
                <w:bCs/>
                <w:sz w:val="18"/>
                <w:szCs w:val="18"/>
                <w:lang w:eastAsia="es-CO"/>
              </w:rPr>
            </w:pPr>
          </w:p>
        </w:tc>
      </w:tr>
      <w:tr w:rsidR="00FD2696" w:rsidRPr="006145DB" w14:paraId="439F8F9B" w14:textId="77777777" w:rsidTr="001F6233">
        <w:trPr>
          <w:trHeight w:val="873"/>
          <w:jc w:val="center"/>
        </w:trPr>
        <w:tc>
          <w:tcPr>
            <w:tcW w:w="2122" w:type="dxa"/>
            <w:vAlign w:val="center"/>
          </w:tcPr>
          <w:p w14:paraId="7E4AFF47"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371" w:type="dxa"/>
            <w:tcBorders>
              <w:bottom w:val="single" w:sz="4" w:space="0" w:color="auto"/>
            </w:tcBorders>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5E50AB" w:rsidRPr="006145DB" w14:paraId="71FE2F4D" w14:textId="77777777" w:rsidTr="002C51A6">
              <w:trPr>
                <w:trHeight w:val="208"/>
              </w:trPr>
              <w:tc>
                <w:tcPr>
                  <w:tcW w:w="3435" w:type="dxa"/>
                  <w:tcBorders>
                    <w:top w:val="nil"/>
                    <w:left w:val="nil"/>
                    <w:bottom w:val="single" w:sz="4" w:space="0" w:color="auto"/>
                    <w:right w:val="nil"/>
                  </w:tcBorders>
                  <w:vAlign w:val="center"/>
                </w:tcPr>
                <w:p w14:paraId="5541B4DE"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4C499DD"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54F9EBC" w14:textId="77777777" w:rsidR="005E50AB" w:rsidRPr="006145DB" w:rsidRDefault="005E50AB"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2A8957E8" w14:textId="77777777" w:rsidR="005E50AB" w:rsidRPr="006145DB" w:rsidRDefault="005E50AB" w:rsidP="005B435E">
                  <w:pPr>
                    <w:tabs>
                      <w:tab w:val="left" w:pos="709"/>
                    </w:tabs>
                    <w:contextualSpacing/>
                    <w:jc w:val="center"/>
                    <w:rPr>
                      <w:rFonts w:cs="Arial"/>
                      <w:sz w:val="16"/>
                      <w:szCs w:val="16"/>
                      <w:lang w:eastAsia="es-CO"/>
                    </w:rPr>
                  </w:pPr>
                </w:p>
              </w:tc>
            </w:tr>
            <w:tr w:rsidR="00F70D8E" w:rsidRPr="006145DB" w14:paraId="58CF4887" w14:textId="77777777" w:rsidTr="002C51A6">
              <w:trPr>
                <w:trHeight w:val="389"/>
              </w:trPr>
              <w:tc>
                <w:tcPr>
                  <w:tcW w:w="3435" w:type="dxa"/>
                  <w:tcBorders>
                    <w:top w:val="nil"/>
                    <w:bottom w:val="single" w:sz="4" w:space="0" w:color="auto"/>
                  </w:tcBorders>
                  <w:vAlign w:val="center"/>
                </w:tcPr>
                <w:p w14:paraId="1E3033B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bottom w:val="single" w:sz="4" w:space="0" w:color="auto"/>
                  </w:tcBorders>
                  <w:vAlign w:val="center"/>
                </w:tcPr>
                <w:p w14:paraId="3A3DB7B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6CBCFFE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bottom w:val="single" w:sz="4" w:space="0" w:color="auto"/>
                  </w:tcBorders>
                  <w:vAlign w:val="center"/>
                </w:tcPr>
                <w:p w14:paraId="29B3264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2852F83" w14:textId="77777777" w:rsidTr="002C51A6">
              <w:trPr>
                <w:trHeight w:val="231"/>
              </w:trPr>
              <w:tc>
                <w:tcPr>
                  <w:tcW w:w="3435" w:type="dxa"/>
                  <w:tcBorders>
                    <w:bottom w:val="single" w:sz="4" w:space="0" w:color="auto"/>
                  </w:tcBorders>
                </w:tcPr>
                <w:p w14:paraId="231E56B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cuyas realidades sociales y económicas requieren de espacios alternativos para su cuidado, mientras asisten o disfrutan de las oportunidades de desarrollo que ofrece el Sistema de Cuidado a través de las Manzanas del Cuidado o unidades móviles de servicios de cuidado.</w:t>
                  </w:r>
                </w:p>
              </w:tc>
              <w:tc>
                <w:tcPr>
                  <w:tcW w:w="1134" w:type="dxa"/>
                  <w:tcBorders>
                    <w:bottom w:val="single" w:sz="4" w:space="0" w:color="auto"/>
                  </w:tcBorders>
                  <w:vAlign w:val="center"/>
                </w:tcPr>
                <w:p w14:paraId="5DF22F28"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vAlign w:val="center"/>
                </w:tcPr>
                <w:p w14:paraId="2F07E899"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18" w:type="dxa"/>
                  <w:tcBorders>
                    <w:bottom w:val="single" w:sz="4" w:space="0" w:color="auto"/>
                  </w:tcBorders>
                  <w:vAlign w:val="center"/>
                </w:tcPr>
                <w:p w14:paraId="5D7311F8"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297FA97C" w14:textId="77777777" w:rsidTr="002C51A6">
              <w:trPr>
                <w:trHeight w:val="231"/>
              </w:trPr>
              <w:tc>
                <w:tcPr>
                  <w:tcW w:w="3435" w:type="dxa"/>
                  <w:tcBorders>
                    <w:left w:val="nil"/>
                    <w:bottom w:val="nil"/>
                    <w:right w:val="nil"/>
                  </w:tcBorders>
                </w:tcPr>
                <w:p w14:paraId="7EE019A5"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7644D775"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A0AA1E8" w14:textId="77777777" w:rsidR="007756FD" w:rsidRPr="006145DB"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14F22B9C" w14:textId="77777777" w:rsidR="007756FD" w:rsidRPr="006145DB" w:rsidRDefault="007756FD" w:rsidP="005B435E">
                  <w:pPr>
                    <w:tabs>
                      <w:tab w:val="left" w:pos="709"/>
                    </w:tabs>
                    <w:contextualSpacing/>
                    <w:jc w:val="center"/>
                    <w:rPr>
                      <w:rFonts w:cs="Arial"/>
                      <w:bCs/>
                      <w:sz w:val="16"/>
                      <w:szCs w:val="16"/>
                      <w:lang w:eastAsia="es-CO"/>
                    </w:rPr>
                  </w:pPr>
                </w:p>
              </w:tc>
            </w:tr>
          </w:tbl>
          <w:p w14:paraId="6A7C74F3" w14:textId="77777777" w:rsidR="00FD2696" w:rsidRPr="006145DB" w:rsidRDefault="00FD2696" w:rsidP="005B435E">
            <w:pPr>
              <w:pStyle w:val="Textoindependiente"/>
              <w:spacing w:after="0" w:line="240" w:lineRule="auto"/>
              <w:ind w:right="112"/>
              <w:jc w:val="center"/>
              <w:rPr>
                <w:rFonts w:cs="Arial"/>
                <w:bCs/>
                <w:sz w:val="18"/>
                <w:szCs w:val="18"/>
                <w:lang w:eastAsia="es-CO"/>
              </w:rPr>
            </w:pPr>
          </w:p>
        </w:tc>
      </w:tr>
      <w:tr w:rsidR="00FD2696" w:rsidRPr="006145DB" w14:paraId="0AC9761F" w14:textId="77777777" w:rsidTr="001F6233">
        <w:trPr>
          <w:trHeight w:val="20"/>
          <w:jc w:val="center"/>
        </w:trPr>
        <w:tc>
          <w:tcPr>
            <w:tcW w:w="2122" w:type="dxa"/>
            <w:vAlign w:val="center"/>
          </w:tcPr>
          <w:p w14:paraId="5B54F46A"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371" w:type="dxa"/>
            <w:tcBorders>
              <w:bottom w:val="single" w:sz="4" w:space="0" w:color="auto"/>
            </w:tcBorders>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55421" w:rsidRPr="006145DB" w14:paraId="50F15F23" w14:textId="77777777" w:rsidTr="002C51A6">
              <w:trPr>
                <w:trHeight w:val="146"/>
              </w:trPr>
              <w:tc>
                <w:tcPr>
                  <w:tcW w:w="3435" w:type="dxa"/>
                  <w:tcBorders>
                    <w:top w:val="nil"/>
                    <w:left w:val="nil"/>
                    <w:right w:val="nil"/>
                  </w:tcBorders>
                  <w:vAlign w:val="center"/>
                </w:tcPr>
                <w:p w14:paraId="5A0D237E"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5178F9C"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3ED30A9" w14:textId="77777777" w:rsidR="00A55421" w:rsidRPr="006145DB" w:rsidRDefault="00A55421" w:rsidP="005B435E">
                  <w:pPr>
                    <w:tabs>
                      <w:tab w:val="left" w:pos="709"/>
                    </w:tabs>
                    <w:contextualSpacing/>
                    <w:jc w:val="center"/>
                    <w:rPr>
                      <w:rFonts w:cs="Arial"/>
                      <w:sz w:val="16"/>
                      <w:szCs w:val="16"/>
                      <w:lang w:eastAsia="es-CO"/>
                    </w:rPr>
                  </w:pPr>
                </w:p>
              </w:tc>
              <w:tc>
                <w:tcPr>
                  <w:tcW w:w="1418" w:type="dxa"/>
                  <w:tcBorders>
                    <w:top w:val="nil"/>
                    <w:left w:val="nil"/>
                    <w:right w:val="nil"/>
                  </w:tcBorders>
                  <w:vAlign w:val="center"/>
                </w:tcPr>
                <w:p w14:paraId="2D7086D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A4A2494" w14:textId="77777777" w:rsidTr="002C51A6">
              <w:trPr>
                <w:trHeight w:val="380"/>
              </w:trPr>
              <w:tc>
                <w:tcPr>
                  <w:tcW w:w="3435" w:type="dxa"/>
                  <w:tcBorders>
                    <w:top w:val="nil"/>
                  </w:tcBorders>
                  <w:vAlign w:val="center"/>
                </w:tcPr>
                <w:p w14:paraId="65316EC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vAlign w:val="center"/>
                </w:tcPr>
                <w:p w14:paraId="3474CF0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037BCA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tcBorders>
                  <w:vAlign w:val="center"/>
                </w:tcPr>
                <w:p w14:paraId="754D1C7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DE89A62" w14:textId="77777777" w:rsidTr="002C51A6">
              <w:trPr>
                <w:trHeight w:val="243"/>
              </w:trPr>
              <w:tc>
                <w:tcPr>
                  <w:tcW w:w="3435" w:type="dxa"/>
                  <w:tcBorders>
                    <w:bottom w:val="single" w:sz="4" w:space="0" w:color="auto"/>
                  </w:tcBorders>
                  <w:vAlign w:val="center"/>
                </w:tcPr>
                <w:p w14:paraId="796A02BA"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 xml:space="preserve">No se establecen criterios de egreso, dado que la atención brindada a las niñas y niños se recibe solo los días en que sus cuidadoras o cuidadores participan en las actividades de las Manzanas del Cuidado o las Unidades </w:t>
                  </w:r>
                  <w:r w:rsidRPr="006145DB">
                    <w:rPr>
                      <w:rFonts w:cs="Arial"/>
                      <w:bCs/>
                      <w:sz w:val="16"/>
                      <w:szCs w:val="16"/>
                      <w:lang w:eastAsia="es-CO"/>
                    </w:rPr>
                    <w:lastRenderedPageBreak/>
                    <w:t>Móviles de Servicios de Cuidado sin que se tenga que cumplir con un mínimo de presencialidad para asegurar su permanencia en el servicio.</w:t>
                  </w:r>
                </w:p>
              </w:tc>
              <w:tc>
                <w:tcPr>
                  <w:tcW w:w="1134" w:type="dxa"/>
                  <w:tcBorders>
                    <w:bottom w:val="single" w:sz="4" w:space="0" w:color="auto"/>
                  </w:tcBorders>
                  <w:vAlign w:val="center"/>
                </w:tcPr>
                <w:p w14:paraId="72F785E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lastRenderedPageBreak/>
                    <w:t>No aplica</w:t>
                  </w:r>
                </w:p>
              </w:tc>
              <w:tc>
                <w:tcPr>
                  <w:tcW w:w="1134" w:type="dxa"/>
                  <w:tcBorders>
                    <w:bottom w:val="single" w:sz="4" w:space="0" w:color="auto"/>
                  </w:tcBorders>
                  <w:vAlign w:val="center"/>
                </w:tcPr>
                <w:p w14:paraId="1CD9550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418" w:type="dxa"/>
                  <w:tcBorders>
                    <w:bottom w:val="single" w:sz="4" w:space="0" w:color="auto"/>
                  </w:tcBorders>
                  <w:vAlign w:val="center"/>
                </w:tcPr>
                <w:p w14:paraId="589F9A20"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7756FD" w:rsidRPr="006145DB" w14:paraId="531BEC08" w14:textId="77777777" w:rsidTr="0050211E">
              <w:trPr>
                <w:trHeight w:val="70"/>
              </w:trPr>
              <w:tc>
                <w:tcPr>
                  <w:tcW w:w="3435" w:type="dxa"/>
                  <w:tcBorders>
                    <w:left w:val="nil"/>
                    <w:bottom w:val="nil"/>
                    <w:right w:val="nil"/>
                  </w:tcBorders>
                  <w:vAlign w:val="center"/>
                </w:tcPr>
                <w:p w14:paraId="02EE741F"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0E988BB"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6A2F1BA4" w14:textId="77777777" w:rsidR="007756FD" w:rsidRPr="006145DB"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2C444BC7" w14:textId="77777777" w:rsidR="007756FD" w:rsidRPr="006145DB" w:rsidRDefault="007756FD" w:rsidP="005B435E">
                  <w:pPr>
                    <w:tabs>
                      <w:tab w:val="left" w:pos="709"/>
                    </w:tabs>
                    <w:contextualSpacing/>
                    <w:jc w:val="center"/>
                    <w:rPr>
                      <w:rFonts w:cs="Arial"/>
                      <w:bCs/>
                      <w:sz w:val="16"/>
                      <w:szCs w:val="16"/>
                      <w:lang w:eastAsia="es-CO"/>
                    </w:rPr>
                  </w:pPr>
                </w:p>
              </w:tc>
            </w:tr>
          </w:tbl>
          <w:p w14:paraId="5F779CDB" w14:textId="77777777" w:rsidR="00FD2696" w:rsidRPr="006145DB" w:rsidRDefault="00FD2696" w:rsidP="005B435E">
            <w:pPr>
              <w:tabs>
                <w:tab w:val="left" w:pos="709"/>
              </w:tabs>
              <w:spacing w:after="0" w:line="240" w:lineRule="auto"/>
              <w:contextualSpacing/>
              <w:jc w:val="both"/>
              <w:rPr>
                <w:rFonts w:cs="Arial"/>
                <w:bCs/>
                <w:sz w:val="18"/>
                <w:szCs w:val="18"/>
                <w:lang w:eastAsia="es-CO"/>
              </w:rPr>
            </w:pPr>
          </w:p>
        </w:tc>
      </w:tr>
      <w:tr w:rsidR="00FD2696" w:rsidRPr="006145DB" w14:paraId="1DC923BD" w14:textId="77777777" w:rsidTr="00904888">
        <w:trPr>
          <w:trHeight w:val="1539"/>
          <w:jc w:val="center"/>
        </w:trPr>
        <w:tc>
          <w:tcPr>
            <w:tcW w:w="2122" w:type="dxa"/>
            <w:vAlign w:val="center"/>
          </w:tcPr>
          <w:p w14:paraId="6DC540B3"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Restricciones y fuentes de información</w:t>
            </w:r>
          </w:p>
        </w:tc>
        <w:tc>
          <w:tcPr>
            <w:tcW w:w="7371" w:type="dxa"/>
            <w:tcBorders>
              <w:top w:val="single" w:sz="4" w:space="0" w:color="auto"/>
            </w:tcBorders>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55421" w:rsidRPr="006145DB" w14:paraId="085D2CD7" w14:textId="77777777" w:rsidTr="0050211E">
              <w:trPr>
                <w:trHeight w:val="80"/>
              </w:trPr>
              <w:tc>
                <w:tcPr>
                  <w:tcW w:w="3435" w:type="dxa"/>
                  <w:tcBorders>
                    <w:top w:val="nil"/>
                    <w:left w:val="nil"/>
                    <w:bottom w:val="single" w:sz="4" w:space="0" w:color="auto"/>
                    <w:right w:val="nil"/>
                  </w:tcBorders>
                  <w:vAlign w:val="center"/>
                </w:tcPr>
                <w:p w14:paraId="4D5653E8"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03DDB923"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141CA0" w14:textId="77777777" w:rsidR="00A55421" w:rsidRPr="006145DB" w:rsidRDefault="00A55421"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5A9B06B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30B407B" w14:textId="77777777" w:rsidTr="005B435E">
              <w:trPr>
                <w:trHeight w:val="372"/>
              </w:trPr>
              <w:tc>
                <w:tcPr>
                  <w:tcW w:w="3435" w:type="dxa"/>
                  <w:tcBorders>
                    <w:top w:val="nil"/>
                    <w:bottom w:val="single" w:sz="4" w:space="0" w:color="auto"/>
                  </w:tcBorders>
                  <w:vAlign w:val="center"/>
                </w:tcPr>
                <w:p w14:paraId="4350112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bottom w:val="single" w:sz="4" w:space="0" w:color="auto"/>
                  </w:tcBorders>
                  <w:vAlign w:val="center"/>
                </w:tcPr>
                <w:p w14:paraId="71AE13C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E3A802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bottom w:val="single" w:sz="4" w:space="0" w:color="auto"/>
                  </w:tcBorders>
                  <w:vAlign w:val="center"/>
                </w:tcPr>
                <w:p w14:paraId="6552581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05A41A7" w14:textId="77777777" w:rsidTr="005B435E">
              <w:trPr>
                <w:trHeight w:val="221"/>
              </w:trPr>
              <w:tc>
                <w:tcPr>
                  <w:tcW w:w="3435" w:type="dxa"/>
                  <w:tcBorders>
                    <w:bottom w:val="single" w:sz="4" w:space="0" w:color="auto"/>
                  </w:tcBorders>
                  <w:vAlign w:val="center"/>
                </w:tcPr>
                <w:p w14:paraId="01B57066"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 o niño que presente una restricción médica certificada para interactuar con pares, poniendo en riesgo su salud o la de otras niñas y niños.</w:t>
                  </w:r>
                </w:p>
              </w:tc>
              <w:tc>
                <w:tcPr>
                  <w:tcW w:w="1134" w:type="dxa"/>
                  <w:tcBorders>
                    <w:bottom w:val="single" w:sz="4" w:space="0" w:color="auto"/>
                  </w:tcBorders>
                  <w:vAlign w:val="center"/>
                </w:tcPr>
                <w:p w14:paraId="28A5B7FF"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Certificado médico</w:t>
                  </w:r>
                </w:p>
              </w:tc>
              <w:tc>
                <w:tcPr>
                  <w:tcW w:w="1134" w:type="dxa"/>
                  <w:tcBorders>
                    <w:bottom w:val="single" w:sz="4" w:space="0" w:color="auto"/>
                  </w:tcBorders>
                  <w:vAlign w:val="center"/>
                </w:tcPr>
                <w:p w14:paraId="78907B4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18" w:type="dxa"/>
                  <w:tcBorders>
                    <w:bottom w:val="single" w:sz="4" w:space="0" w:color="auto"/>
                  </w:tcBorders>
                  <w:vAlign w:val="center"/>
                </w:tcPr>
                <w:p w14:paraId="59D6CBEE"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bl>
          <w:p w14:paraId="4195757D" w14:textId="77777777" w:rsidR="00FD2696" w:rsidRPr="006145DB" w:rsidRDefault="00FD2696" w:rsidP="005B435E">
            <w:pPr>
              <w:tabs>
                <w:tab w:val="left" w:pos="709"/>
              </w:tabs>
              <w:spacing w:after="0" w:line="240" w:lineRule="auto"/>
              <w:contextualSpacing/>
              <w:jc w:val="both"/>
              <w:rPr>
                <w:rFonts w:eastAsia="Calibri" w:cs="Arial"/>
                <w:bCs/>
                <w:sz w:val="18"/>
                <w:szCs w:val="18"/>
                <w:lang w:eastAsia="es-CO"/>
              </w:rPr>
            </w:pPr>
          </w:p>
        </w:tc>
      </w:tr>
      <w:tr w:rsidR="00FD2696" w:rsidRPr="006145DB" w14:paraId="3081871D" w14:textId="77777777" w:rsidTr="001F6233">
        <w:trPr>
          <w:trHeight w:val="728"/>
          <w:jc w:val="center"/>
        </w:trPr>
        <w:tc>
          <w:tcPr>
            <w:tcW w:w="2122" w:type="dxa"/>
            <w:vAlign w:val="center"/>
          </w:tcPr>
          <w:p w14:paraId="486CCFA5"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371" w:type="dxa"/>
          </w:tcPr>
          <w:p w14:paraId="1166B972" w14:textId="77777777" w:rsidR="00FD2696" w:rsidRPr="006145DB" w:rsidRDefault="00FD2696" w:rsidP="005B435E">
            <w:pPr>
              <w:tabs>
                <w:tab w:val="left" w:pos="709"/>
              </w:tabs>
              <w:spacing w:after="0" w:line="240" w:lineRule="auto"/>
              <w:contextualSpacing/>
              <w:jc w:val="both"/>
              <w:rPr>
                <w:rFonts w:cs="Arial"/>
                <w:sz w:val="20"/>
                <w:szCs w:val="20"/>
                <w:lang w:eastAsia="es-CO"/>
              </w:rPr>
            </w:pPr>
            <w:bookmarkStart w:id="83" w:name="_Hlk180478185"/>
            <w:r w:rsidRPr="006145DB">
              <w:rPr>
                <w:rFonts w:cs="Arial"/>
                <w:sz w:val="20"/>
                <w:szCs w:val="20"/>
                <w:lang w:eastAsia="es-CO"/>
              </w:rPr>
              <w:t xml:space="preserve">Durante la atención se desarrolla el componente pedagógico con el propósito promover procesos de desarrollo a través de experiencias artísticas, lúdicas y literarias en escenarios protectores para la niñez que favorezcan el vínculo afectivo con sus familias y la crianza amorosa para la configuración de entornos protectores familiares y comunitarios. De esta manera, se redistribuyen los tiempos de cuidado, generando posibilidades para el desarrollo personal de sus madres, padres o personas cuidadoras. </w:t>
            </w:r>
          </w:p>
          <w:p w14:paraId="2CE50F59"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6A8AA75D"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sz w:val="20"/>
                <w:szCs w:val="20"/>
                <w:lang w:eastAsia="es-CO"/>
              </w:rPr>
              <w:t xml:space="preserve">La atención se implementa de lunes a sábado, en espacios físicos ambientados para el desarrollo de experiencias artísticas, lúdicas o literarias, </w:t>
            </w:r>
            <w:r w:rsidRPr="006145DB">
              <w:rPr>
                <w:rFonts w:cs="Arial"/>
                <w:bCs/>
                <w:sz w:val="20"/>
                <w:szCs w:val="20"/>
                <w:lang w:eastAsia="es-CO"/>
              </w:rPr>
              <w:t xml:space="preserve">en las Manzanas de Cuidado o en espacios cercanos al equipamiento ancla, mientras que, en las Unidades Móviles de Servicios de Cuidado, el servicio es itinerante, utilizando un Bus del Cuidado para desplegar actividades en espacios públicos y comunitarios, acercando las experiencias de aprendizaje a las niñas y los niños en sus entornos cotidianos </w:t>
            </w:r>
            <w:r w:rsidRPr="006145DB">
              <w:rPr>
                <w:rFonts w:cs="Arial"/>
                <w:sz w:val="20"/>
                <w:szCs w:val="20"/>
                <w:lang w:eastAsia="es-CO"/>
              </w:rPr>
              <w:t xml:space="preserve">en la zona urbana o rural. </w:t>
            </w:r>
            <w:r w:rsidRPr="006145DB">
              <w:rPr>
                <w:rFonts w:cs="Arial"/>
                <w:bCs/>
                <w:sz w:val="20"/>
                <w:szCs w:val="20"/>
                <w:lang w:eastAsia="es-CO"/>
              </w:rPr>
              <w:t xml:space="preserve">Ahora bien, la operación en las unidades móviles de servicios de cuidado depende del calendario establecido por la Secretaría Distrital de la Mujer para la movilidad de los Buses del Cuidado. </w:t>
            </w:r>
          </w:p>
          <w:p w14:paraId="64439969"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1061504D" w14:textId="77777777" w:rsidR="00FD2696" w:rsidRPr="006145DB" w:rsidRDefault="00FD2696" w:rsidP="005B435E">
            <w:pPr>
              <w:tabs>
                <w:tab w:val="left" w:pos="709"/>
              </w:tabs>
              <w:spacing w:after="0" w:line="240" w:lineRule="auto"/>
              <w:contextualSpacing/>
              <w:jc w:val="both"/>
              <w:rPr>
                <w:rFonts w:cs="Arial"/>
                <w:sz w:val="20"/>
                <w:szCs w:val="20"/>
              </w:rPr>
            </w:pPr>
            <w:r w:rsidRPr="006145DB">
              <w:rPr>
                <w:rFonts w:cs="Arial"/>
                <w:sz w:val="20"/>
                <w:szCs w:val="20"/>
                <w:lang w:eastAsia="es-CO"/>
              </w:rPr>
              <w:t>La flexibilidad en los horarios permite el ingreso de las niñas y los niños en cualquier momento de la jornada de atención, con una permanencia máxima de 4 horas por franja horaria (mañana y/o tarde). Su asistencia a la semana depende de la frecuencia de participación de sus cuidadoras o cuidadores en las ofertas de los servicios que ofrecen las Manzanas de Cuidado o de la frecuencia con la que el Bus del Cuidado visite la zona urbana o rural s</w:t>
            </w:r>
            <w:r w:rsidRPr="006145DB">
              <w:rPr>
                <w:rFonts w:cs="Arial"/>
                <w:sz w:val="20"/>
                <w:szCs w:val="20"/>
              </w:rPr>
              <w:t xml:space="preserve">in que las niñas, niños o sus personas cuidadoras deban cumplir con un número de asistencia al servicio en la semana para conservar la permanencia. </w:t>
            </w:r>
          </w:p>
          <w:p w14:paraId="005256D2"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1D95648" w14:textId="77777777"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En el marco de esta atención, se implementa el enfoque diferencial y de derechos con las siguientes acciones: </w:t>
            </w:r>
          </w:p>
          <w:p w14:paraId="39CFF780"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A56CE93"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La estrategia para la Prevención de Violencias contra la Niñez para la prevención, acompañamiento y seguimiento a presuntas vulneraciones de derechos.</w:t>
            </w:r>
          </w:p>
          <w:p w14:paraId="6F3FDEE0"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Acompañamientos de la estrategia Entre Pares, como respuesta flexible y  diferencial  dirigido a la primera infancia con discapacidad,  alteraciones en el desarrollo y restricciones médicas, infancia y adolescencia con discapacidad, que permite vivir y celebrar la diversidad, así como consolidar el camino hacia el fortalecimiento de la inclusión social donde todas las personas comparten, reconocen, disfrutan, crecen y gozan de derechos en ambientes enriquecidos libres de discriminación y segregación, desde la implementación y seguimiento de ajustes pedagógicos y razonables para la  participación.</w:t>
            </w:r>
            <w:r w:rsidRPr="006145DB">
              <w:rPr>
                <w:rFonts w:cs="Arial"/>
                <w:sz w:val="20"/>
                <w:szCs w:val="20"/>
              </w:rPr>
              <w:t xml:space="preserve"> </w:t>
            </w:r>
            <w:r w:rsidRPr="006145DB">
              <w:rPr>
                <w:rFonts w:cs="Arial"/>
                <w:sz w:val="20"/>
                <w:szCs w:val="20"/>
                <w:lang w:eastAsia="es-CO"/>
              </w:rPr>
              <w:t xml:space="preserve">Se </w:t>
            </w:r>
            <w:r w:rsidRPr="006145DB">
              <w:rPr>
                <w:rFonts w:cs="Arial"/>
                <w:sz w:val="20"/>
                <w:szCs w:val="20"/>
                <w:lang w:eastAsia="es-CO"/>
              </w:rPr>
              <w:lastRenderedPageBreak/>
              <w:t>generan espacios de articulación con el Servicio, donde también se realiza un fortalecimiento técnico sobre educación inclusiva dialogado con los profesionales respecto a dudas e inquietudes que ellos tengan frente a la atención de niñas, niños y adolescentes con discapacidad.</w:t>
            </w:r>
          </w:p>
          <w:p w14:paraId="005632C9"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Estrategia Raizal Aidentity: Fortalece el reconocimiento de la cultura raizal al brindar espacios para compartir saberes y tradiciones, que busca ofrecer a niñas, niños y adolescentes una perspectiva amplia y empática de la sociedad, facilitando su autorreconocimiento, valoración personal y aprecio por las prácticas culturales.</w:t>
            </w:r>
          </w:p>
          <w:p w14:paraId="05E702CB"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de Pervivencia Cultural Sawabona: Permite celebrar la diversidad y reconocer las diferencias como una oportunidad de desarrollo, generando procesos de fortalecimiento de las experiencias de educación inicial, desde una mirada intra e intercultural enfocada a los saberes y conocimientos de las comunidades negras y afrocolombianas. </w:t>
            </w:r>
          </w:p>
          <w:p w14:paraId="0A62DAF3"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Muge Chave Ava Varele: Estrategia con enfoque diferencial dirigida a madres gestantes y primera infancia del pueblo gitano, ya que el pueblo gitano tiene sus propias tradiciones y prácticas culturales en relación con el embarazo, el parto y el cuidado infantil promover la inclusión cultural desde la primera infancia. </w:t>
            </w:r>
          </w:p>
          <w:p w14:paraId="0D765CC8"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10D2104E" w14:textId="77777777"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Beneficios</w:t>
            </w:r>
            <w:r w:rsidRPr="006145DB">
              <w:rPr>
                <w:rFonts w:cs="Arial"/>
                <w:sz w:val="20"/>
                <w:szCs w:val="20"/>
                <w:lang w:eastAsia="es-CO"/>
              </w:rPr>
              <w:t xml:space="preserve"> tangibles que se otorgan: refrigerios para las personas participantes de cada encuentro en las Manzanas del Cuidado </w:t>
            </w:r>
          </w:p>
          <w:p w14:paraId="4E3A5FFF" w14:textId="77777777" w:rsidR="00FD2696" w:rsidRPr="006145DB" w:rsidRDefault="00FD2696" w:rsidP="005B435E">
            <w:pPr>
              <w:spacing w:after="0" w:line="240" w:lineRule="auto"/>
              <w:jc w:val="both"/>
              <w:rPr>
                <w:rFonts w:cs="Arial"/>
                <w:sz w:val="20"/>
                <w:szCs w:val="20"/>
              </w:rPr>
            </w:pPr>
            <w:r w:rsidRPr="006145DB">
              <w:rPr>
                <w:rFonts w:cs="Arial"/>
                <w:sz w:val="20"/>
                <w:szCs w:val="20"/>
              </w:rPr>
              <w:t>En caso de interrupción parcial o total en la prestación del servicio social El Arte de Cuidar-te se implementa el plan operativo de continuidad correspondiente, siguiendo la uniformidad de las fichas aprobadas.</w:t>
            </w:r>
            <w:bookmarkEnd w:id="83"/>
          </w:p>
        </w:tc>
      </w:tr>
      <w:tr w:rsidR="00FD2696" w:rsidRPr="006145DB" w14:paraId="22250EC0" w14:textId="77777777" w:rsidTr="001F6233">
        <w:trPr>
          <w:trHeight w:val="445"/>
          <w:jc w:val="center"/>
        </w:trPr>
        <w:tc>
          <w:tcPr>
            <w:tcW w:w="2122" w:type="dxa"/>
            <w:vAlign w:val="center"/>
          </w:tcPr>
          <w:p w14:paraId="74293654"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Estándares transversales de calidad</w:t>
            </w:r>
          </w:p>
        </w:tc>
        <w:tc>
          <w:tcPr>
            <w:tcW w:w="7371" w:type="dxa"/>
          </w:tcPr>
          <w:p w14:paraId="6C1629B3"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Las categorías que aplican para el servicio son:</w:t>
            </w:r>
          </w:p>
          <w:p w14:paraId="5A0DE1BB" w14:textId="77777777" w:rsidR="005B435E" w:rsidRPr="006145DB" w:rsidRDefault="005B435E" w:rsidP="005B435E">
            <w:pPr>
              <w:pStyle w:val="Ttulo1"/>
              <w:rPr>
                <w:sz w:val="20"/>
                <w:lang w:eastAsia="es-CO"/>
              </w:rPr>
            </w:pPr>
          </w:p>
          <w:p w14:paraId="294ABB87"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  </w:t>
            </w:r>
          </w:p>
          <w:p w14:paraId="3308FB7E"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7AA4D54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20961F9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Nutrición y salubridad.</w:t>
            </w:r>
          </w:p>
          <w:p w14:paraId="3A45C86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tc>
      </w:tr>
    </w:tbl>
    <w:p w14:paraId="004C4041" w14:textId="77777777" w:rsidR="00F51917" w:rsidRPr="006145DB" w:rsidRDefault="00F51917" w:rsidP="005B435E">
      <w:pPr>
        <w:pStyle w:val="commentcontentpara"/>
        <w:spacing w:before="0" w:beforeAutospacing="0" w:after="0" w:afterAutospacing="0"/>
        <w:rPr>
          <w:rFonts w:ascii="Arial" w:hAnsi="Arial" w:cs="Arial"/>
          <w:sz w:val="22"/>
          <w:szCs w:val="22"/>
        </w:rPr>
      </w:pPr>
    </w:p>
    <w:p w14:paraId="696DEF70" w14:textId="5B36FA41" w:rsidR="00382556" w:rsidRPr="006145DB" w:rsidRDefault="008661D6">
      <w:pPr>
        <w:pStyle w:val="Ttulo1"/>
        <w:numPr>
          <w:ilvl w:val="2"/>
          <w:numId w:val="68"/>
        </w:numPr>
        <w:ind w:left="567" w:hanging="579"/>
        <w:jc w:val="center"/>
        <w:rPr>
          <w:lang w:val="es-CO"/>
        </w:rPr>
      </w:pPr>
      <w:bookmarkStart w:id="84" w:name="_Toc193527365"/>
      <w:bookmarkEnd w:id="84"/>
      <w:r w:rsidRPr="006145DB">
        <w:rPr>
          <w:lang w:val="es-CO"/>
        </w:rPr>
        <w:t xml:space="preserve"> </w:t>
      </w:r>
      <w:bookmarkStart w:id="85" w:name="_Toc210213181"/>
      <w:bookmarkStart w:id="86" w:name="_Toc213273455"/>
      <w:bookmarkStart w:id="87" w:name="_Toc213276082"/>
      <w:bookmarkStart w:id="88" w:name="_Toc216902415"/>
      <w:r w:rsidR="005B5745" w:rsidRPr="006145DB">
        <w:rPr>
          <w:lang w:val="es-CO"/>
        </w:rPr>
        <w:t>Servicio Atrapasueños</w:t>
      </w:r>
      <w:bookmarkEnd w:id="85"/>
      <w:bookmarkEnd w:id="86"/>
      <w:bookmarkEnd w:id="87"/>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6164FB06" w14:textId="77777777" w:rsidTr="00F51917">
        <w:trPr>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2D4A0EE" w14:textId="77777777" w:rsidR="000F67D6" w:rsidRPr="006145DB" w:rsidRDefault="000F67D6" w:rsidP="005B435E">
            <w:pPr>
              <w:spacing w:after="0" w:line="240" w:lineRule="auto"/>
              <w:rPr>
                <w:rFonts w:eastAsia="Times New Roman" w:cs="Arial"/>
                <w:bCs/>
                <w:sz w:val="20"/>
                <w:szCs w:val="20"/>
                <w:lang w:eastAsia="es-CO"/>
              </w:rPr>
            </w:pPr>
            <w:r w:rsidRPr="006145DB">
              <w:rPr>
                <w:rFonts w:cs="Arial"/>
                <w:sz w:val="20"/>
                <w:szCs w:val="20"/>
                <w:lang w:eastAsia="es-CO"/>
              </w:rPr>
              <w:t>Objeto del Servicio Social</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2E9DB5"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resignificación de vivencias y afectaciones ocurridas en el conflicto armado.</w:t>
            </w:r>
            <w:r w:rsidRPr="006145DB">
              <w:rPr>
                <w:rStyle w:val="eop"/>
                <w:rFonts w:ascii="Arial" w:hAnsi="Arial" w:cs="Arial"/>
                <w:sz w:val="20"/>
                <w:szCs w:val="20"/>
                <w:shd w:val="clear" w:color="auto" w:fill="FFFFFF"/>
              </w:rPr>
              <w:t> </w:t>
            </w:r>
          </w:p>
        </w:tc>
      </w:tr>
      <w:tr w:rsidR="00115DA4" w:rsidRPr="006145DB" w14:paraId="0ABE03C8"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9FEFFF3" w14:textId="77777777" w:rsidR="000F67D6" w:rsidRPr="006145DB" w:rsidRDefault="000F67D6" w:rsidP="005B435E">
            <w:pPr>
              <w:spacing w:after="0" w:line="240" w:lineRule="auto"/>
              <w:rPr>
                <w:rFonts w:cs="Arial"/>
                <w:bCs/>
                <w:sz w:val="20"/>
                <w:szCs w:val="20"/>
                <w:lang w:eastAsia="es-CO"/>
              </w:rPr>
            </w:pPr>
            <w:r w:rsidRPr="006145DB">
              <w:rPr>
                <w:rFonts w:cs="Arial"/>
                <w:sz w:val="20"/>
                <w:szCs w:val="20"/>
                <w:lang w:eastAsia="es-CO"/>
              </w:rPr>
              <w:t xml:space="preserve">Oferta </w:t>
            </w:r>
          </w:p>
        </w:tc>
        <w:tc>
          <w:tcPr>
            <w:tcW w:w="3944" w:type="pct"/>
            <w:tcBorders>
              <w:top w:val="single" w:sz="4" w:space="0" w:color="auto"/>
              <w:left w:val="single" w:sz="4" w:space="0" w:color="auto"/>
              <w:bottom w:val="single" w:sz="4" w:space="0" w:color="auto"/>
              <w:right w:val="single" w:sz="4" w:space="0" w:color="auto"/>
            </w:tcBorders>
            <w:hideMark/>
          </w:tcPr>
          <w:p w14:paraId="46AE0743" w14:textId="77777777" w:rsidR="000F67D6" w:rsidRPr="006145DB" w:rsidRDefault="000F67D6" w:rsidP="005B435E">
            <w:pPr>
              <w:pStyle w:val="paragraph"/>
              <w:spacing w:before="0" w:beforeAutospacing="0" w:after="0" w:afterAutospacing="0"/>
              <w:jc w:val="both"/>
              <w:textAlignment w:val="baseline"/>
              <w:rPr>
                <w:rStyle w:val="eop"/>
                <w:rFonts w:ascii="Arial" w:hAnsi="Arial" w:cs="Arial"/>
                <w:sz w:val="20"/>
                <w:szCs w:val="20"/>
                <w:lang w:eastAsia="ja-JP"/>
              </w:rPr>
            </w:pPr>
            <w:r w:rsidRPr="006145DB">
              <w:rPr>
                <w:rStyle w:val="normaltextrun"/>
                <w:rFonts w:ascii="Arial" w:hAnsi="Arial" w:cs="Arial"/>
                <w:sz w:val="20"/>
                <w:szCs w:val="20"/>
                <w:lang w:eastAsia="ja-JP"/>
              </w:rPr>
              <w:t>Grupos de encuentro y atenciones en domicilio o comunitarias implementadas por equipos territoriales en 12 localidades priorizadas del Distrito por las alertas tempranas de la Defensoría del Pueblo o con mayor concentración de la población objetivo; especialmente en Proyecto de Vivienda Gratuita –PVG- u Organizaciones Comunitarias, donde se realiza:</w:t>
            </w:r>
            <w:r w:rsidRPr="006145DB">
              <w:rPr>
                <w:rStyle w:val="eop"/>
                <w:rFonts w:ascii="Arial" w:hAnsi="Arial" w:cs="Arial"/>
                <w:sz w:val="20"/>
                <w:szCs w:val="20"/>
                <w:lang w:eastAsia="ja-JP"/>
              </w:rPr>
              <w:t> </w:t>
            </w:r>
          </w:p>
          <w:p w14:paraId="0E5AE5A6" w14:textId="77777777" w:rsidR="005E4C92" w:rsidRPr="006145DB" w:rsidRDefault="005E4C92" w:rsidP="005B435E">
            <w:pPr>
              <w:pStyle w:val="paragraph"/>
              <w:spacing w:before="0" w:beforeAutospacing="0" w:after="0" w:afterAutospacing="0"/>
              <w:jc w:val="both"/>
              <w:textAlignment w:val="baseline"/>
              <w:rPr>
                <w:rStyle w:val="eop"/>
                <w:rFonts w:ascii="Arial" w:hAnsi="Arial" w:cs="Arial"/>
                <w:sz w:val="20"/>
                <w:szCs w:val="20"/>
                <w:lang w:eastAsia="ja-JP"/>
              </w:rPr>
            </w:pPr>
          </w:p>
          <w:p w14:paraId="1D59641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09619C8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00BE962D"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lastRenderedPageBreak/>
              <w:t>Implementación de acciones que aportan a la reparación simbólica, desde la recuperación de la memoria histórica. </w:t>
            </w:r>
          </w:p>
          <w:p w14:paraId="2A93F97E"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Desarrollo de Diálogos intergeneracionales e interculturales que favorecen la convivencia y la reconciliación. </w:t>
            </w:r>
          </w:p>
          <w:p w14:paraId="09D712A5"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1AF307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Acompañamientos de la estrategia Entre Pares como respuesta flexible y diferencial para niñas, niños y adolescentes con discapacidad que permite la equiparación de oportunidades a través del fortalecimiento de las prácticas incluyentes, así como el diseño y seguimiento a la implementación de ajustes razonables para la participación.</w:t>
            </w:r>
          </w:p>
          <w:p w14:paraId="78846906" w14:textId="77777777" w:rsidR="000F67D6" w:rsidRPr="006145DB" w:rsidRDefault="000F67D6">
            <w:pPr>
              <w:numPr>
                <w:ilvl w:val="0"/>
                <w:numId w:val="1"/>
              </w:numPr>
              <w:spacing w:after="0" w:line="240" w:lineRule="auto"/>
              <w:jc w:val="both"/>
              <w:rPr>
                <w:rFonts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6EF6CE1"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36A3BD70" w14:textId="66A32D58" w:rsidR="000F67D6" w:rsidRPr="006145DB" w:rsidRDefault="000F67D6" w:rsidP="005B435E">
            <w:pPr>
              <w:pStyle w:val="commentcontentpara"/>
              <w:spacing w:before="0" w:beforeAutospacing="0" w:after="0" w:afterAutospacing="0"/>
              <w:rPr>
                <w:rFonts w:ascii="Arial" w:hAnsi="Arial" w:cs="Arial"/>
                <w:bCs/>
                <w:sz w:val="20"/>
                <w:szCs w:val="20"/>
                <w:lang w:eastAsia="es-CO"/>
              </w:rPr>
            </w:pPr>
            <w:r w:rsidRPr="006145DB">
              <w:rPr>
                <w:rFonts w:ascii="Arial" w:hAnsi="Arial" w:cs="Arial"/>
                <w:sz w:val="20"/>
                <w:szCs w:val="20"/>
                <w:lang w:eastAsia="es-CO"/>
              </w:rPr>
              <w:lastRenderedPageBreak/>
              <w:t>Tipo de Focalización</w:t>
            </w:r>
          </w:p>
        </w:tc>
        <w:tc>
          <w:tcPr>
            <w:tcW w:w="3944" w:type="pct"/>
            <w:tcBorders>
              <w:top w:val="single" w:sz="4" w:space="0" w:color="auto"/>
              <w:left w:val="single" w:sz="4" w:space="0" w:color="auto"/>
              <w:bottom w:val="single" w:sz="4" w:space="0" w:color="auto"/>
              <w:right w:val="single" w:sz="4" w:space="0" w:color="auto"/>
            </w:tcBorders>
            <w:vAlign w:val="center"/>
            <w:hideMark/>
          </w:tcPr>
          <w:p w14:paraId="42A74ADA"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Focalización por abordaje territorial.</w:t>
            </w:r>
          </w:p>
        </w:tc>
      </w:tr>
      <w:tr w:rsidR="00115DA4" w:rsidRPr="006145DB" w14:paraId="7EDDAAD3" w14:textId="77777777" w:rsidTr="00893662">
        <w:trPr>
          <w:trHeight w:val="547"/>
          <w:jc w:val="center"/>
        </w:trPr>
        <w:tc>
          <w:tcPr>
            <w:tcW w:w="1056" w:type="pct"/>
            <w:tcBorders>
              <w:top w:val="single" w:sz="4" w:space="0" w:color="auto"/>
              <w:left w:val="single" w:sz="4" w:space="0" w:color="auto"/>
              <w:bottom w:val="single" w:sz="4" w:space="0" w:color="auto"/>
              <w:right w:val="single" w:sz="4" w:space="0" w:color="auto"/>
            </w:tcBorders>
            <w:vAlign w:val="center"/>
          </w:tcPr>
          <w:p w14:paraId="4D095B69"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Población Objetivo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7B04B697"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Niñas, niños y adolescentes, víctimas y afectados por el conflicto armado interno, residentes de la ciudad de Bogotá.</w:t>
            </w:r>
            <w:r w:rsidRPr="006145DB">
              <w:rPr>
                <w:rStyle w:val="eop"/>
                <w:rFonts w:ascii="Arial" w:hAnsi="Arial" w:cs="Arial"/>
                <w:sz w:val="20"/>
                <w:szCs w:val="20"/>
                <w:shd w:val="clear" w:color="auto" w:fill="FFFFFF"/>
              </w:rPr>
              <w:t> </w:t>
            </w:r>
          </w:p>
        </w:tc>
      </w:tr>
      <w:tr w:rsidR="00115DA4" w:rsidRPr="006145DB" w14:paraId="37891C76" w14:textId="77777777" w:rsidTr="00A11939">
        <w:trPr>
          <w:trHeight w:val="1862"/>
          <w:jc w:val="center"/>
        </w:trPr>
        <w:tc>
          <w:tcPr>
            <w:tcW w:w="1056" w:type="pct"/>
            <w:tcBorders>
              <w:top w:val="single" w:sz="4" w:space="0" w:color="auto"/>
              <w:left w:val="single" w:sz="4" w:space="0" w:color="auto"/>
              <w:bottom w:val="single" w:sz="4" w:space="0" w:color="auto"/>
              <w:right w:val="single" w:sz="4" w:space="0" w:color="auto"/>
            </w:tcBorders>
            <w:vAlign w:val="center"/>
          </w:tcPr>
          <w:p w14:paraId="30EDD41E"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priorización</w:t>
            </w:r>
          </w:p>
        </w:tc>
        <w:tc>
          <w:tcPr>
            <w:tcW w:w="3944" w:type="pct"/>
            <w:tcBorders>
              <w:top w:val="single" w:sz="4" w:space="0" w:color="auto"/>
              <w:left w:val="single" w:sz="4" w:space="0" w:color="auto"/>
              <w:bottom w:val="single" w:sz="4" w:space="0" w:color="auto"/>
              <w:right w:val="single" w:sz="4" w:space="0" w:color="auto"/>
            </w:tcBorders>
            <w:hideMark/>
          </w:tcPr>
          <w:p w14:paraId="2EEF61E9" w14:textId="5872DB05"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Víctima de hechos violentos asociados con el conflicto armado, de acuerdo con las directrices establecidas en la Ley 1448/2011 y los Decretos Nacionales 4633, 4634 y 4635 de 2011. </w:t>
            </w:r>
          </w:p>
          <w:p w14:paraId="308BE769" w14:textId="33F90D91"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en riesgo de utilización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023970BA" w14:textId="13D6D6BF"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con amenaza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70A65148" w14:textId="154A6F14"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hija o hijo de excombatientes</w:t>
            </w:r>
            <w:r w:rsidR="00525AAC" w:rsidRPr="006145DB">
              <w:rPr>
                <w:rFonts w:eastAsia="Arial" w:cs="Arial"/>
                <w:sz w:val="20"/>
                <w:szCs w:val="20"/>
              </w:rPr>
              <w:t>.</w:t>
            </w:r>
          </w:p>
        </w:tc>
      </w:tr>
      <w:tr w:rsidR="00115DA4" w:rsidRPr="006145DB" w14:paraId="1262FDCB" w14:textId="77777777" w:rsidTr="00A11939">
        <w:trPr>
          <w:trHeight w:val="980"/>
          <w:jc w:val="center"/>
        </w:trPr>
        <w:tc>
          <w:tcPr>
            <w:tcW w:w="1056" w:type="pct"/>
            <w:tcBorders>
              <w:top w:val="single" w:sz="4" w:space="0" w:color="auto"/>
              <w:left w:val="single" w:sz="4" w:space="0" w:color="auto"/>
              <w:bottom w:val="single" w:sz="4" w:space="0" w:color="auto"/>
              <w:right w:val="single" w:sz="4" w:space="0" w:color="auto"/>
            </w:tcBorders>
            <w:vAlign w:val="center"/>
          </w:tcPr>
          <w:p w14:paraId="36CAC987" w14:textId="597B34BD" w:rsidR="000F67D6" w:rsidRPr="006145DB" w:rsidRDefault="001125F5" w:rsidP="005B435E">
            <w:pPr>
              <w:spacing w:after="0" w:line="240" w:lineRule="auto"/>
              <w:rPr>
                <w:rFonts w:cs="Arial"/>
                <w:sz w:val="20"/>
                <w:szCs w:val="20"/>
                <w:lang w:eastAsia="es-CO"/>
              </w:rPr>
            </w:pPr>
            <w:r w:rsidRPr="006145DB">
              <w:rPr>
                <w:rFonts w:cs="Arial"/>
                <w:sz w:val="20"/>
                <w:szCs w:val="20"/>
                <w:lang w:eastAsia="es-CO"/>
              </w:rPr>
              <w:t>C</w:t>
            </w:r>
            <w:r w:rsidR="000F67D6" w:rsidRPr="006145DB">
              <w:rPr>
                <w:rFonts w:cs="Arial"/>
                <w:sz w:val="20"/>
                <w:szCs w:val="20"/>
                <w:lang w:eastAsia="es-CO"/>
              </w:rPr>
              <w:t>riterios de Ingreso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1CA21DEE" w14:textId="77777777" w:rsidR="000F67D6" w:rsidRPr="006145DB" w:rsidRDefault="000F67D6" w:rsidP="005B435E">
            <w:pPr>
              <w:pStyle w:val="commentcontentpara"/>
              <w:spacing w:before="0" w:beforeAutospacing="0" w:after="0" w:afterAutospacing="0"/>
              <w:jc w:val="both"/>
              <w:rPr>
                <w:rStyle w:val="normaltextrun"/>
                <w:rFonts w:ascii="Arial" w:hAnsi="Arial" w:cs="Arial"/>
                <w:sz w:val="20"/>
                <w:szCs w:val="20"/>
                <w:lang w:eastAsia="es-MX"/>
              </w:rPr>
            </w:pPr>
            <w:r w:rsidRPr="006145DB">
              <w:rPr>
                <w:rStyle w:val="normaltextrun"/>
                <w:rFonts w:ascii="Arial" w:hAnsi="Arial" w:cs="Arial"/>
                <w:sz w:val="20"/>
                <w:szCs w:val="20"/>
              </w:rPr>
              <w:t>Niña, niño o adolescente desde el nacimiento hasta los diecisiete (17) años once (11) meses y veintinueve (29) días, víctima o afectado por el conflicto armado interno ubicado en los territorios priorizados para la implementación de los grupos de encuentro, que resida en la ciudad de Bogotá.</w:t>
            </w:r>
          </w:p>
        </w:tc>
      </w:tr>
      <w:tr w:rsidR="00115DA4" w:rsidRPr="006145DB" w14:paraId="689B6FEA" w14:textId="77777777" w:rsidTr="00C71A2E">
        <w:trPr>
          <w:trHeight w:val="235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AAF0F69"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Egreso</w:t>
            </w:r>
          </w:p>
        </w:tc>
        <w:tc>
          <w:tcPr>
            <w:tcW w:w="3944" w:type="pct"/>
            <w:tcBorders>
              <w:top w:val="single" w:sz="4" w:space="0" w:color="auto"/>
              <w:left w:val="single" w:sz="4" w:space="0" w:color="auto"/>
              <w:bottom w:val="single" w:sz="4" w:space="0" w:color="auto"/>
              <w:right w:val="single" w:sz="4" w:space="0" w:color="auto"/>
            </w:tcBorders>
            <w:hideMark/>
          </w:tcPr>
          <w:p w14:paraId="28EF37F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Finalización del proceso de atención</w:t>
            </w:r>
          </w:p>
          <w:p w14:paraId="7C42CC4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Inasistencia injustificada en cuatro (4) o más ocasiones a las actividades programadas para la atención en la prestación del servicio, dentro un periodo de tiempo de un (1) mes.</w:t>
            </w:r>
          </w:p>
          <w:p w14:paraId="29A3BFEC"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Traslado del lugar de residencia de niña, niño o adolescente a un municipio fuera de Bogotá</w:t>
            </w:r>
          </w:p>
          <w:p w14:paraId="0A068B9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Retiro voluntario manifestado libre y expresamente por escrito.</w:t>
            </w:r>
          </w:p>
          <w:p w14:paraId="3825E4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 la niña, niño o adolescente</w:t>
            </w:r>
          </w:p>
          <w:p w14:paraId="20CCB72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Adolescente que supere la edad establecida para el servicio, diecisiete (17) años, once (11) meses y veintinueve (29) días.</w:t>
            </w:r>
          </w:p>
        </w:tc>
      </w:tr>
      <w:tr w:rsidR="00115DA4" w:rsidRPr="006145DB" w14:paraId="4E3871B6" w14:textId="77777777" w:rsidTr="002C1CA1">
        <w:trPr>
          <w:trHeight w:val="704"/>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E2163E9" w14:textId="593D663C"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Restricciones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02BDCE" w14:textId="1D9D525D" w:rsidR="000F67D6" w:rsidRPr="006145DB" w:rsidRDefault="000F67D6"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115DA4" w:rsidRPr="006145DB" w14:paraId="31565D13" w14:textId="77777777" w:rsidTr="002C1CA1">
        <w:trPr>
          <w:trHeight w:val="37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666F1FD7" w14:textId="0296A569"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Ejecución </w:t>
            </w:r>
          </w:p>
        </w:tc>
        <w:tc>
          <w:tcPr>
            <w:tcW w:w="3944" w:type="pct"/>
            <w:tcBorders>
              <w:top w:val="single" w:sz="4" w:space="0" w:color="auto"/>
              <w:left w:val="single" w:sz="4" w:space="0" w:color="auto"/>
              <w:bottom w:val="single" w:sz="4" w:space="0" w:color="auto"/>
              <w:right w:val="single" w:sz="4" w:space="0" w:color="auto"/>
            </w:tcBorders>
          </w:tcPr>
          <w:p w14:paraId="48F8575F"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Equipos territoriales denominados Papalotl de sueños, que implementan grupos de encuentro, atenciones en domicilio o comunitarias a partir del desarrollo de cuatro fases i. Identificación. ii particularizar. iii. Diseño e implementación de estrategias pedagógicas y psicosociales desde el arte y iv Cierre, ligado a construcción colectiva.</w:t>
            </w:r>
          </w:p>
          <w:p w14:paraId="055B5C26"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Durante los encuentros u acompañamientos realizados se aborda la historia de vida para reconstruir la confianza, trabajo conversacional para celebrar la </w:t>
            </w:r>
            <w:r w:rsidRPr="006145DB">
              <w:rPr>
                <w:rStyle w:val="normaltextrun"/>
                <w:rFonts w:ascii="Arial" w:hAnsi="Arial" w:cs="Arial"/>
                <w:sz w:val="20"/>
                <w:szCs w:val="20"/>
                <w:lang w:eastAsia="ja-JP"/>
              </w:rPr>
              <w:lastRenderedPageBreak/>
              <w:t>diferencia, duelo y vida, cuerpo y territorio, memoria e identidad y reparación de sueños.  </w:t>
            </w:r>
          </w:p>
          <w:p w14:paraId="19151689" w14:textId="77777777" w:rsidR="008C7CF7" w:rsidRPr="006145DB" w:rsidRDefault="008C7CF7" w:rsidP="005B435E">
            <w:pPr>
              <w:pStyle w:val="paragraph"/>
              <w:spacing w:before="0" w:beforeAutospacing="0" w:after="0" w:afterAutospacing="0"/>
              <w:jc w:val="both"/>
              <w:rPr>
                <w:rStyle w:val="normaltextrun"/>
                <w:rFonts w:ascii="Arial" w:hAnsi="Arial" w:cs="Arial"/>
                <w:sz w:val="20"/>
                <w:szCs w:val="20"/>
                <w:lang w:eastAsia="ja-JP"/>
              </w:rPr>
            </w:pPr>
          </w:p>
          <w:p w14:paraId="4C90ABF6" w14:textId="2D11A5DF"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Los grupos de encuentro se realizan de manera semanal con máximo 20 niñas, niños y adolescentes; con una duración promedio de 90 minutos. Las atenciones en domicilio son mensuales priorizado situaciones que requieren un abordaje individual o familiar. y la atención comunitaria de acuerdo con las concertaciones </w:t>
            </w:r>
          </w:p>
          <w:p w14:paraId="5E90BC03"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Beneficios tangibles que se otorgan: refrigerios para los participantes de cada encuentro. </w:t>
            </w:r>
          </w:p>
          <w:p w14:paraId="17DA6DAF" w14:textId="77777777" w:rsidR="008C7CF7" w:rsidRPr="006145DB" w:rsidRDefault="008C7CF7" w:rsidP="005B435E">
            <w:pPr>
              <w:spacing w:after="0" w:line="240" w:lineRule="auto"/>
              <w:jc w:val="both"/>
              <w:rPr>
                <w:rFonts w:eastAsia="Arial" w:cs="Arial"/>
                <w:sz w:val="20"/>
                <w:szCs w:val="20"/>
              </w:rPr>
            </w:pPr>
          </w:p>
          <w:p w14:paraId="4632BA57" w14:textId="7EC99EB4"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2E6077F7" w14:textId="77777777" w:rsidR="003C6E56" w:rsidRPr="006145DB" w:rsidRDefault="003C6E56" w:rsidP="005B435E">
            <w:pPr>
              <w:pStyle w:val="Ttulo1"/>
              <w:rPr>
                <w:sz w:val="20"/>
                <w:szCs w:val="20"/>
              </w:rPr>
            </w:pPr>
          </w:p>
          <w:p w14:paraId="2337DE42" w14:textId="266DB20A" w:rsidR="00021152" w:rsidRPr="006145DB" w:rsidRDefault="000F67D6" w:rsidP="005B435E">
            <w:pPr>
              <w:spacing w:after="0" w:line="240" w:lineRule="auto"/>
              <w:jc w:val="both"/>
              <w:rPr>
                <w:rFonts w:eastAsia="Arial" w:cs="Arial"/>
                <w:sz w:val="20"/>
                <w:szCs w:val="20"/>
              </w:rPr>
            </w:pPr>
            <w:r w:rsidRPr="006145DB">
              <w:rPr>
                <w:rFonts w:eastAsia="Arial" w:cs="Arial"/>
                <w:sz w:val="20"/>
                <w:szCs w:val="20"/>
              </w:rPr>
              <w:t>En caso de interrupción total o parcial del servicio por un evento de alto impacto o de otro tipo: se cuenta con Acompañamiento y seguimiento telefónico, acompañamiento en casa - atención en domicilio y atención Comunitaria con variabilidad de los tiempos y días de la atención.</w:t>
            </w:r>
          </w:p>
        </w:tc>
      </w:tr>
    </w:tbl>
    <w:p w14:paraId="77AE2AB2" w14:textId="77777777" w:rsidR="008661D6" w:rsidRPr="006145DB" w:rsidRDefault="008661D6" w:rsidP="005B435E">
      <w:pPr>
        <w:pStyle w:val="Ttulo1"/>
        <w:rPr>
          <w:lang w:val="es-CO"/>
        </w:rPr>
      </w:pPr>
    </w:p>
    <w:p w14:paraId="34F9CCA5" w14:textId="120083CC" w:rsidR="00382556" w:rsidRPr="006145DB" w:rsidRDefault="008661D6">
      <w:pPr>
        <w:pStyle w:val="Ttulo1"/>
        <w:numPr>
          <w:ilvl w:val="3"/>
          <w:numId w:val="68"/>
        </w:numPr>
        <w:ind w:left="709"/>
        <w:jc w:val="center"/>
        <w:rPr>
          <w:lang w:val="es-CO"/>
        </w:rPr>
      </w:pPr>
      <w:r w:rsidRPr="006145DB">
        <w:rPr>
          <w:lang w:val="es-CO"/>
        </w:rPr>
        <w:t xml:space="preserve"> </w:t>
      </w:r>
      <w:bookmarkStart w:id="89" w:name="_Toc210213182"/>
      <w:bookmarkStart w:id="90" w:name="_Toc213273456"/>
      <w:bookmarkStart w:id="91" w:name="_Toc213276083"/>
      <w:bookmarkStart w:id="92" w:name="_Toc216902416"/>
      <w:r w:rsidR="008F2A9F" w:rsidRPr="006145DB">
        <w:rPr>
          <w:lang w:val="es-CO"/>
        </w:rPr>
        <w:t xml:space="preserve">Modalidad </w:t>
      </w:r>
      <w:r w:rsidR="00A518A9" w:rsidRPr="006145DB">
        <w:rPr>
          <w:lang w:val="es-CO"/>
        </w:rPr>
        <w:t>Casa</w:t>
      </w:r>
      <w:r w:rsidR="00FE1939" w:rsidRPr="006145DB">
        <w:rPr>
          <w:lang w:val="es-CO"/>
        </w:rPr>
        <w:t>s</w:t>
      </w:r>
      <w:r w:rsidR="00A518A9" w:rsidRPr="006145DB">
        <w:rPr>
          <w:lang w:val="es-CO"/>
        </w:rPr>
        <w:t xml:space="preserve"> de </w:t>
      </w:r>
      <w:r w:rsidR="00331406" w:rsidRPr="006145DB">
        <w:rPr>
          <w:lang w:val="es-CO"/>
        </w:rPr>
        <w:t>memoria y lúdica</w:t>
      </w:r>
      <w:bookmarkEnd w:id="89"/>
      <w:bookmarkEnd w:id="90"/>
      <w:bookmarkEnd w:id="91"/>
      <w:bookmarkEnd w:id="92"/>
    </w:p>
    <w:tbl>
      <w:tblPr>
        <w:tblW w:w="5000" w:type="pct"/>
        <w:jc w:val="center"/>
        <w:tblLook w:val="0400" w:firstRow="0" w:lastRow="0" w:firstColumn="0" w:lastColumn="0" w:noHBand="0" w:noVBand="1"/>
      </w:tblPr>
      <w:tblGrid>
        <w:gridCol w:w="1983"/>
        <w:gridCol w:w="7406"/>
      </w:tblGrid>
      <w:tr w:rsidR="00115DA4" w:rsidRPr="006145DB" w14:paraId="1D0518D8" w14:textId="77777777" w:rsidTr="00F51917">
        <w:trPr>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BF1BA1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Objeto del Servicio Social</w:t>
            </w:r>
          </w:p>
        </w:tc>
        <w:tc>
          <w:tcPr>
            <w:tcW w:w="3944" w:type="pct"/>
            <w:tcBorders>
              <w:top w:val="single" w:sz="6" w:space="0" w:color="000000"/>
              <w:left w:val="single" w:sz="6" w:space="0" w:color="000000"/>
              <w:bottom w:val="single" w:sz="6" w:space="0" w:color="000000"/>
              <w:right w:val="single" w:sz="6" w:space="0" w:color="000000"/>
            </w:tcBorders>
            <w:hideMark/>
          </w:tcPr>
          <w:p w14:paraId="437C924B" w14:textId="4ACFE670"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Esta modalidad hace parte del servicio social Atrapasueños cuyo objeto es: 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 significación de vivencias y afectaciones ocurridas en el conflicto armado.</w:t>
            </w:r>
          </w:p>
        </w:tc>
      </w:tr>
      <w:tr w:rsidR="00115DA4" w:rsidRPr="006145DB" w14:paraId="0D8B3105"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796E8E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 xml:space="preserve">Oferta </w:t>
            </w:r>
          </w:p>
        </w:tc>
        <w:tc>
          <w:tcPr>
            <w:tcW w:w="3944" w:type="pct"/>
            <w:tcBorders>
              <w:top w:val="single" w:sz="6" w:space="0" w:color="000000"/>
              <w:left w:val="single" w:sz="6" w:space="0" w:color="000000"/>
              <w:bottom w:val="single" w:sz="6" w:space="0" w:color="000000"/>
              <w:right w:val="single" w:sz="6" w:space="0" w:color="000000"/>
            </w:tcBorders>
            <w:hideMark/>
          </w:tcPr>
          <w:p w14:paraId="2371452D"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Espacios físicos y una unidad itinerante que operan en articulación con la Alta Consejería para los Derechos de las Víctimas, la Paz y la Reconciliación y en convenio marco con la fiscalía general de la Nación. En donde se brinda: </w:t>
            </w:r>
          </w:p>
          <w:p w14:paraId="3E5A6898" w14:textId="77777777" w:rsidR="00583ECF" w:rsidRPr="006145DB" w:rsidRDefault="00583ECF" w:rsidP="005B435E">
            <w:pPr>
              <w:pStyle w:val="Ttulo1"/>
              <w:rPr>
                <w:sz w:val="20"/>
                <w:szCs w:val="20"/>
              </w:rPr>
            </w:pPr>
          </w:p>
          <w:p w14:paraId="4B779ABA"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4677A112"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766AFEA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que aportan a la reparación simbólica, desde la recuperación de la memoria histórica. </w:t>
            </w:r>
          </w:p>
          <w:p w14:paraId="01B8926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Desarrollo de Diálogos intergeneracionales e interculturales que favorecen la convivencia y la reconciliación. </w:t>
            </w:r>
          </w:p>
          <w:p w14:paraId="20D560BF"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34ED4560" w14:textId="77777777" w:rsidR="000F67D6" w:rsidRPr="006145DB" w:rsidRDefault="000F67D6">
            <w:pPr>
              <w:numPr>
                <w:ilvl w:val="0"/>
                <w:numId w:val="1"/>
              </w:numPr>
              <w:spacing w:after="0" w:line="240" w:lineRule="auto"/>
              <w:jc w:val="both"/>
              <w:rPr>
                <w:rFonts w:eastAsia="Calibri"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145BA84" w14:textId="77777777" w:rsidTr="002C1CA1">
        <w:trPr>
          <w:trHeight w:val="22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FE448AF"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3C5406E" w14:textId="4444E7DC"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 y abordaje territorial</w:t>
            </w:r>
            <w:r w:rsidR="00525AAC" w:rsidRPr="006145DB">
              <w:rPr>
                <w:rFonts w:ascii="Arial" w:hAnsi="Arial" w:cs="Arial"/>
                <w:sz w:val="20"/>
                <w:szCs w:val="20"/>
              </w:rPr>
              <w:t>.</w:t>
            </w:r>
          </w:p>
        </w:tc>
      </w:tr>
      <w:tr w:rsidR="00115DA4" w:rsidRPr="006145DB" w14:paraId="3D99D3F6" w14:textId="77777777" w:rsidTr="002C1CA1">
        <w:trPr>
          <w:trHeight w:val="56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B112BC7"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lastRenderedPageBreak/>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2CC9324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Niñas, niños y adolescentes víctimas y afectados por el conflicto armado interno, residentes de la ciudad de Bogotá.</w:t>
            </w:r>
          </w:p>
        </w:tc>
      </w:tr>
      <w:tr w:rsidR="00115DA4" w:rsidRPr="006145DB" w14:paraId="3A8E04F3" w14:textId="77777777" w:rsidTr="002C1CA1">
        <w:trPr>
          <w:trHeight w:val="1231"/>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16550DE"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Criterios de priorización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36DC3FF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requiere. La atención se realiza en orden de llegada para un máximo de 20 niñas, niños y adolescentes de manera simultánea, la frecuencia depende de la asistencia de sus familias a los escenarios en los cuales opera la modalidad, o a las programaciones de los recorridos territoriales de la Casa de memoria y lúdica itinerante.</w:t>
            </w:r>
          </w:p>
        </w:tc>
      </w:tr>
      <w:tr w:rsidR="00115DA4" w:rsidRPr="006145DB" w14:paraId="14628FCD" w14:textId="77777777" w:rsidTr="002C1CA1">
        <w:trPr>
          <w:trHeight w:val="68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560B68A"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tcBorders>
              <w:top w:val="single" w:sz="6" w:space="0" w:color="000000"/>
              <w:left w:val="single" w:sz="6" w:space="0" w:color="000000"/>
              <w:bottom w:val="single" w:sz="6" w:space="0" w:color="000000"/>
              <w:right w:val="single" w:sz="6" w:space="0" w:color="000000"/>
            </w:tcBorders>
            <w:hideMark/>
          </w:tcPr>
          <w:p w14:paraId="1A47CB4A" w14:textId="77777777" w:rsidR="000F67D6"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Niña, niño o adolescente desde el nacimiento hasta menores de dieciocho (18) años, víctima o afectado por el conflicto armado interno, que asiste con su familia a los Centros Locales para la Paz y la Integración Local de Víctimas del conflicto armado Interno, al Centro de Atención Penal Integral para Victimas o alguna otra entidad con la que se articule la acción. </w:t>
            </w:r>
          </w:p>
          <w:p w14:paraId="4F4E92CD" w14:textId="691994AF" w:rsidR="00021152"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 xml:space="preserve">Niña, niño o adolescente desde el nacimiento hasta menores de dieciocho (18) años, víctima o afectado por el conflicto armado interno, abordado por la Casa </w:t>
            </w:r>
            <w:r w:rsidR="00C51F73" w:rsidRPr="006145DB">
              <w:rPr>
                <w:rFonts w:eastAsia="Arial" w:cs="Arial"/>
                <w:sz w:val="20"/>
                <w:szCs w:val="20"/>
              </w:rPr>
              <w:t>de Memoria y Lúdica itinerante.</w:t>
            </w:r>
          </w:p>
        </w:tc>
      </w:tr>
      <w:tr w:rsidR="00115DA4" w:rsidRPr="006145DB" w14:paraId="3560774D"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33705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tcBorders>
              <w:top w:val="single" w:sz="6" w:space="0" w:color="000000"/>
              <w:left w:val="single" w:sz="6" w:space="0" w:color="000000"/>
              <w:bottom w:val="single" w:sz="6" w:space="0" w:color="000000"/>
              <w:right w:val="single" w:sz="6" w:space="0" w:color="000000"/>
            </w:tcBorders>
            <w:hideMark/>
          </w:tcPr>
          <w:p w14:paraId="646943F2" w14:textId="114D6C80" w:rsidR="00021152"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No requiere, la atención de la niña, niño o adolescente es intermitente, se brinda de acuerdo con la asistencia de sus familias a los escenarios en los cuales opera la modalidad, o a las programaciones de los recorridos territoriales de la Casa de memoria y lúdica itinerante; por tratarse de una atención día, no presenta criterios de egreso.</w:t>
            </w:r>
          </w:p>
        </w:tc>
      </w:tr>
      <w:tr w:rsidR="00115DA4" w:rsidRPr="006145DB" w14:paraId="737BF243" w14:textId="77777777" w:rsidTr="002C1CA1">
        <w:trPr>
          <w:trHeight w:val="76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0CD9D6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Restricciones</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7B1BC5B0" w14:textId="5424707C" w:rsidR="000F67D6"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0F67D6" w:rsidRPr="006145DB" w14:paraId="14F4EF2F" w14:textId="77777777" w:rsidTr="002C1CA1">
        <w:trPr>
          <w:trHeight w:val="51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DBED935" w14:textId="1120269F" w:rsidR="000F67D6" w:rsidRPr="006145DB" w:rsidRDefault="000F67D6" w:rsidP="005B435E">
            <w:pPr>
              <w:spacing w:after="0" w:line="240" w:lineRule="auto"/>
              <w:rPr>
                <w:rFonts w:eastAsia="Arial" w:cs="Arial"/>
                <w:sz w:val="20"/>
                <w:szCs w:val="20"/>
              </w:rPr>
            </w:pPr>
            <w:r w:rsidRPr="006145DB">
              <w:rPr>
                <w:rFonts w:eastAsia="Arial" w:cs="Arial"/>
                <w:sz w:val="20"/>
                <w:szCs w:val="20"/>
              </w:rPr>
              <w:t>Ejecución</w:t>
            </w:r>
          </w:p>
        </w:tc>
        <w:tc>
          <w:tcPr>
            <w:tcW w:w="3944" w:type="pct"/>
            <w:tcBorders>
              <w:top w:val="single" w:sz="6" w:space="0" w:color="000000"/>
              <w:left w:val="single" w:sz="6" w:space="0" w:color="000000"/>
              <w:bottom w:val="single" w:sz="6" w:space="0" w:color="000000"/>
              <w:right w:val="single" w:sz="6" w:space="0" w:color="000000"/>
            </w:tcBorders>
            <w:vAlign w:val="center"/>
          </w:tcPr>
          <w:p w14:paraId="3E24D3CF"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En las Casas de Memoria y Lúdica - CML, se implementan atenciones desde el reconocimiento de la historia de vida para reconstruir la confianza, trabajo conversacional para celebrar la diferencia, duelo y vida, cuerpo y territorio, memoria e identidad y reparación de sueños.</w:t>
            </w:r>
          </w:p>
          <w:p w14:paraId="484EB333" w14:textId="77777777" w:rsidR="00D25441" w:rsidRPr="006145DB" w:rsidRDefault="00D25441" w:rsidP="005B435E">
            <w:pPr>
              <w:pStyle w:val="Ttulo1"/>
              <w:rPr>
                <w:sz w:val="20"/>
                <w:szCs w:val="20"/>
              </w:rPr>
            </w:pPr>
          </w:p>
          <w:p w14:paraId="25DE920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 atención se desarrolla de lunes a viernes de 7:30 am a 4:00 pm en cinco (5) Centros Locales para la Paz y la Integración Local de Víctimas del Conflicto Armado Interno, un (1) Centro de Atención Penal Integral para Victimas CAPIV de la Fiscalía, una (1) Casas de Memoria y Lúdica itinerante que se traslada al territorio o a entidades con la que se articulen las acciones. </w:t>
            </w:r>
          </w:p>
          <w:p w14:paraId="79F95B3A" w14:textId="0B748200"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Las niñas, niños y adolescentes reciben la atención en cualquier momento de la jornada y la frecuencia depende de la asistencia de sus familias a los escenarios en los cuales opera la modalidad, o a las programaciones de los recorridos territoriales de la CML itinerante. </w:t>
            </w:r>
          </w:p>
          <w:p w14:paraId="6B76DEB2" w14:textId="77777777" w:rsidR="00D25441" w:rsidRPr="006145DB" w:rsidRDefault="00D25441" w:rsidP="005B435E">
            <w:pPr>
              <w:spacing w:after="0" w:line="240" w:lineRule="auto"/>
              <w:jc w:val="both"/>
              <w:rPr>
                <w:rStyle w:val="normaltextrun"/>
                <w:rFonts w:cs="Arial"/>
                <w:sz w:val="20"/>
                <w:szCs w:val="20"/>
              </w:rPr>
            </w:pPr>
          </w:p>
          <w:p w14:paraId="6E2DCA3C"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Beneficios tangibles que se otorgan: refrigerios para los participantes de cada encuentro. </w:t>
            </w:r>
          </w:p>
          <w:p w14:paraId="6DB45DE6" w14:textId="77777777" w:rsidR="000F67D6" w:rsidRPr="006145DB" w:rsidRDefault="000F67D6" w:rsidP="005B435E">
            <w:pPr>
              <w:spacing w:after="0" w:line="240" w:lineRule="auto"/>
              <w:jc w:val="both"/>
              <w:rPr>
                <w:rFonts w:eastAsia="Arial" w:cs="Arial"/>
                <w:sz w:val="20"/>
                <w:szCs w:val="20"/>
              </w:rPr>
            </w:pPr>
          </w:p>
          <w:p w14:paraId="1CF9FC75" w14:textId="77777777" w:rsidR="00F25D84"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6199A996" w14:textId="77777777" w:rsidR="005B435E" w:rsidRPr="006145DB" w:rsidRDefault="005B435E" w:rsidP="005B435E">
            <w:pPr>
              <w:spacing w:after="0" w:line="240" w:lineRule="auto"/>
              <w:jc w:val="both"/>
              <w:rPr>
                <w:rFonts w:eastAsia="Arial" w:cs="Arial"/>
                <w:sz w:val="20"/>
                <w:szCs w:val="20"/>
              </w:rPr>
            </w:pPr>
          </w:p>
          <w:p w14:paraId="1D9FC27D" w14:textId="3D56E2A8"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 xml:space="preserve">En caso de interrupción total o parcial del servicio por un evento de alto impacto o de otro tipo: se cuenta se cuenta se cuenta con atención presencial con </w:t>
            </w:r>
            <w:r w:rsidRPr="006145DB">
              <w:rPr>
                <w:rFonts w:eastAsia="Arial" w:cs="Arial"/>
                <w:sz w:val="20"/>
                <w:szCs w:val="20"/>
              </w:rPr>
              <w:lastRenderedPageBreak/>
              <w:t>variabilidad de los horarios y días de la atención, acompañamientos y seguimiento telefónico, acompañamiento en casa - atención en domicilio.</w:t>
            </w:r>
          </w:p>
        </w:tc>
      </w:tr>
    </w:tbl>
    <w:p w14:paraId="498902E5" w14:textId="77777777" w:rsidR="005E4C92" w:rsidRPr="006145DB" w:rsidRDefault="005E4C92" w:rsidP="005E4C92">
      <w:pPr>
        <w:pStyle w:val="Ttulo1"/>
        <w:rPr>
          <w:lang w:val="es-CO"/>
        </w:rPr>
      </w:pPr>
    </w:p>
    <w:p w14:paraId="449B3A9E" w14:textId="03B4C8D3" w:rsidR="00CE631C" w:rsidRPr="006145DB" w:rsidRDefault="008661D6">
      <w:pPr>
        <w:pStyle w:val="Ttulo1"/>
        <w:numPr>
          <w:ilvl w:val="2"/>
          <w:numId w:val="68"/>
        </w:numPr>
        <w:ind w:left="567" w:hanging="579"/>
        <w:jc w:val="center"/>
        <w:rPr>
          <w:lang w:val="es-CO"/>
        </w:rPr>
      </w:pPr>
      <w:r w:rsidRPr="006145DB">
        <w:rPr>
          <w:lang w:val="es-CO"/>
        </w:rPr>
        <w:t xml:space="preserve"> </w:t>
      </w:r>
      <w:bookmarkStart w:id="93" w:name="_Toc210213183"/>
      <w:bookmarkStart w:id="94" w:name="_Toc213273457"/>
      <w:bookmarkStart w:id="95" w:name="_Toc213276084"/>
      <w:bookmarkStart w:id="96" w:name="_Toc216902417"/>
      <w:r w:rsidR="00181092" w:rsidRPr="006145DB">
        <w:rPr>
          <w:lang w:val="es-CO"/>
        </w:rPr>
        <w:t xml:space="preserve">Servicio Centro </w:t>
      </w:r>
      <w:r w:rsidR="00331406" w:rsidRPr="006145DB">
        <w:rPr>
          <w:lang w:val="es-CO"/>
        </w:rPr>
        <w:t>abrazar</w:t>
      </w:r>
      <w:bookmarkEnd w:id="93"/>
      <w:bookmarkEnd w:id="94"/>
      <w:bookmarkEnd w:id="95"/>
      <w:bookmarkEnd w:id="96"/>
    </w:p>
    <w:tbl>
      <w:tblPr>
        <w:tblW w:w="93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00" w:firstRow="0" w:lastRow="0" w:firstColumn="0" w:lastColumn="0" w:noHBand="0" w:noVBand="1"/>
      </w:tblPr>
      <w:tblGrid>
        <w:gridCol w:w="1940"/>
        <w:gridCol w:w="7455"/>
      </w:tblGrid>
      <w:tr w:rsidR="00E316DE" w:rsidRPr="006145DB" w14:paraId="349D1CD6" w14:textId="77777777" w:rsidTr="005E4C92">
        <w:trPr>
          <w:trHeight w:val="388"/>
          <w:jc w:val="center"/>
        </w:trPr>
        <w:tc>
          <w:tcPr>
            <w:tcW w:w="1940" w:type="dxa"/>
            <w:vAlign w:val="center"/>
          </w:tcPr>
          <w:p w14:paraId="4D460992"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Nombre del servicio social</w:t>
            </w:r>
          </w:p>
        </w:tc>
        <w:tc>
          <w:tcPr>
            <w:tcW w:w="7455" w:type="dxa"/>
            <w:vAlign w:val="center"/>
          </w:tcPr>
          <w:p w14:paraId="12E9F65E" w14:textId="283E87CF" w:rsidR="00892065" w:rsidRPr="006145DB" w:rsidRDefault="00331406" w:rsidP="005B435E">
            <w:pPr>
              <w:pBdr>
                <w:top w:val="nil"/>
                <w:left w:val="nil"/>
                <w:bottom w:val="nil"/>
                <w:right w:val="nil"/>
                <w:between w:val="nil"/>
              </w:pBdr>
              <w:spacing w:after="0" w:line="240" w:lineRule="auto"/>
              <w:ind w:left="1"/>
              <w:rPr>
                <w:rFonts w:eastAsia="Arial" w:cs="Arial"/>
                <w:sz w:val="20"/>
                <w:szCs w:val="20"/>
              </w:rPr>
            </w:pPr>
            <w:r w:rsidRPr="006145DB">
              <w:rPr>
                <w:rFonts w:eastAsia="Arial" w:cs="Arial"/>
                <w:sz w:val="20"/>
                <w:szCs w:val="20"/>
              </w:rPr>
              <w:t>Centro a</w:t>
            </w:r>
            <w:r w:rsidR="00892065" w:rsidRPr="006145DB">
              <w:rPr>
                <w:rFonts w:eastAsia="Arial" w:cs="Arial"/>
                <w:sz w:val="20"/>
                <w:szCs w:val="20"/>
              </w:rPr>
              <w:t>brazar</w:t>
            </w:r>
            <w:r w:rsidR="002C51A6" w:rsidRPr="006145DB">
              <w:rPr>
                <w:rFonts w:eastAsia="Arial" w:cs="Arial"/>
                <w:sz w:val="20"/>
                <w:szCs w:val="20"/>
              </w:rPr>
              <w:t>.</w:t>
            </w:r>
            <w:r w:rsidR="00892065" w:rsidRPr="006145DB">
              <w:rPr>
                <w:rFonts w:eastAsia="Arial" w:cs="Arial"/>
                <w:sz w:val="20"/>
                <w:szCs w:val="20"/>
              </w:rPr>
              <w:t xml:space="preserve"> </w:t>
            </w:r>
          </w:p>
        </w:tc>
      </w:tr>
      <w:tr w:rsidR="00E316DE" w:rsidRPr="006145DB" w14:paraId="7226E486" w14:textId="77777777" w:rsidTr="00F16DD6">
        <w:trPr>
          <w:trHeight w:val="515"/>
          <w:jc w:val="center"/>
        </w:trPr>
        <w:tc>
          <w:tcPr>
            <w:tcW w:w="1940" w:type="dxa"/>
            <w:vAlign w:val="center"/>
          </w:tcPr>
          <w:p w14:paraId="0A68096C"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Objeto del Servicio Social</w:t>
            </w:r>
          </w:p>
        </w:tc>
        <w:tc>
          <w:tcPr>
            <w:tcW w:w="7455" w:type="dxa"/>
          </w:tcPr>
          <w:p w14:paraId="543E393E" w14:textId="77777777" w:rsidR="00892065" w:rsidRPr="006145DB" w:rsidRDefault="00892065" w:rsidP="005B435E">
            <w:pPr>
              <w:spacing w:after="0" w:line="240" w:lineRule="auto"/>
              <w:jc w:val="both"/>
              <w:rPr>
                <w:rFonts w:eastAsia="Arial" w:cs="Arial"/>
              </w:rPr>
            </w:pPr>
            <w:bookmarkStart w:id="97" w:name="_Hlk180500312"/>
            <w:r w:rsidRPr="006145DB">
              <w:rPr>
                <w:rFonts w:eastAsia="Arial" w:cs="Arial"/>
                <w:sz w:val="20"/>
                <w:szCs w:val="20"/>
              </w:rPr>
              <w:t>Brindar atención de manera transitoria a personas gestantes, niñas, niños y adolescentes, provenientes de flujos migratorios mixtos, en riesgo de vulneración o inobservancia de derechos, con enfoque diferencial e intercultural.</w:t>
            </w:r>
            <w:bookmarkEnd w:id="97"/>
          </w:p>
        </w:tc>
      </w:tr>
      <w:tr w:rsidR="00E316DE" w:rsidRPr="006145DB" w14:paraId="4F83F27E" w14:textId="77777777" w:rsidTr="00E316DE">
        <w:trPr>
          <w:trHeight w:val="303"/>
          <w:jc w:val="center"/>
        </w:trPr>
        <w:tc>
          <w:tcPr>
            <w:tcW w:w="1940" w:type="dxa"/>
            <w:vAlign w:val="center"/>
          </w:tcPr>
          <w:p w14:paraId="5919E330"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Oferta servicio social</w:t>
            </w:r>
          </w:p>
        </w:tc>
        <w:tc>
          <w:tcPr>
            <w:tcW w:w="7455" w:type="dxa"/>
            <w:tcBorders>
              <w:bottom w:val="single" w:sz="6" w:space="0" w:color="000000" w:themeColor="text1"/>
            </w:tcBorders>
          </w:tcPr>
          <w:p w14:paraId="512D81AD" w14:textId="77777777" w:rsidR="00892065" w:rsidRPr="006145DB" w:rsidRDefault="00892065" w:rsidP="005B435E">
            <w:pPr>
              <w:pStyle w:val="Textocomentario"/>
              <w:spacing w:after="0"/>
              <w:jc w:val="both"/>
              <w:rPr>
                <w:rFonts w:cs="Arial"/>
              </w:rPr>
            </w:pPr>
            <w:bookmarkStart w:id="98" w:name="_Hlk180500351"/>
            <w:r w:rsidRPr="006145DB">
              <w:rPr>
                <w:rFonts w:cs="Arial"/>
              </w:rPr>
              <w:t>Servicio en el marco de la atención en Primera Infancia, Infancia y Adolescencia, dirigido a personas gestantes, niñas, niños y adolescentes provenientes de flujos migratorios mixtos que se encuentran en riesgo de vulneración o inobservancia de derechos. Ofrece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p>
          <w:p w14:paraId="59D4B080" w14:textId="58529A1D" w:rsidR="00892065" w:rsidRPr="006145DB" w:rsidRDefault="00892065" w:rsidP="005B435E">
            <w:pPr>
              <w:pStyle w:val="Textocomentario"/>
              <w:spacing w:after="0"/>
              <w:jc w:val="both"/>
              <w:rPr>
                <w:rFonts w:eastAsia="Times New Roman" w:cs="Arial"/>
                <w:lang w:val="es-ES_tradnl"/>
              </w:rPr>
            </w:pPr>
            <w:r w:rsidRPr="006145DB">
              <w:rPr>
                <w:rFonts w:cs="Arial"/>
              </w:rPr>
              <w:t xml:space="preserve">Además, se llevarán a cabo abordajes territoriales en el Distrito, facilitando la canalización de personas gestantes, niñas, niños y adolescentes en situación de riesgo al Centro Abrazar u otras ofertas del </w:t>
            </w:r>
            <w:r w:rsidR="008C7CF7" w:rsidRPr="006145DB">
              <w:rPr>
                <w:rFonts w:cs="Arial"/>
              </w:rPr>
              <w:t>D</w:t>
            </w:r>
            <w:r w:rsidRPr="006145DB">
              <w:rPr>
                <w:rFonts w:cs="Arial"/>
              </w:rPr>
              <w:t>istrito, asegurando así un entorno protector y seguro de manera transitoria. Este enfoque busca no solo atender las necesidades inmediatas, sino también promover el desarrollo integral y el fortalecimiento de capacidades, favoreciendo una inclusión efectiva en la comunidad.</w:t>
            </w:r>
            <w:bookmarkEnd w:id="98"/>
          </w:p>
        </w:tc>
      </w:tr>
      <w:tr w:rsidR="00E316DE" w:rsidRPr="006145DB" w14:paraId="7D5B6FF1" w14:textId="77777777" w:rsidTr="00E316DE">
        <w:trPr>
          <w:trHeight w:val="390"/>
          <w:jc w:val="center"/>
        </w:trPr>
        <w:tc>
          <w:tcPr>
            <w:tcW w:w="1940" w:type="dxa"/>
            <w:tcBorders>
              <w:right w:val="single" w:sz="6" w:space="0" w:color="000000" w:themeColor="text1"/>
            </w:tcBorders>
            <w:vAlign w:val="center"/>
          </w:tcPr>
          <w:p w14:paraId="13FABD5E"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153F80B7" w14:textId="77777777" w:rsidR="00892065" w:rsidRPr="006145DB" w:rsidRDefault="00892065" w:rsidP="005B435E">
            <w:pPr>
              <w:tabs>
                <w:tab w:val="left" w:pos="397"/>
                <w:tab w:val="left" w:pos="709"/>
              </w:tabs>
              <w:spacing w:after="0" w:line="240" w:lineRule="auto"/>
              <w:jc w:val="both"/>
              <w:rPr>
                <w:rFonts w:eastAsia="Arial" w:cs="Arial"/>
                <w:sz w:val="20"/>
                <w:szCs w:val="20"/>
              </w:rPr>
            </w:pPr>
            <w:r w:rsidRPr="006145DB">
              <w:rPr>
                <w:rFonts w:eastAsia="Arial" w:cs="Arial"/>
                <w:sz w:val="20"/>
                <w:szCs w:val="20"/>
              </w:rPr>
              <w:t>Focalización por demanda.</w:t>
            </w:r>
          </w:p>
          <w:p w14:paraId="40399D7C" w14:textId="77777777" w:rsidR="00892065" w:rsidRPr="006145DB" w:rsidRDefault="00892065" w:rsidP="005B435E">
            <w:pPr>
              <w:spacing w:after="0" w:line="240" w:lineRule="auto"/>
              <w:jc w:val="both"/>
              <w:rPr>
                <w:rFonts w:eastAsia="Arial" w:cs="Arial"/>
                <w:sz w:val="20"/>
                <w:szCs w:val="20"/>
              </w:rPr>
            </w:pPr>
            <w:r w:rsidRPr="006145DB">
              <w:rPr>
                <w:rFonts w:eastAsia="Arial" w:cs="Arial"/>
                <w:sz w:val="20"/>
                <w:szCs w:val="20"/>
                <w:lang w:val="es-CO"/>
              </w:rPr>
              <w:t>Focalización por abordaje territorial.</w:t>
            </w:r>
          </w:p>
        </w:tc>
      </w:tr>
      <w:tr w:rsidR="00E316DE" w:rsidRPr="006145DB" w14:paraId="551FB58A" w14:textId="77777777" w:rsidTr="00892065">
        <w:trPr>
          <w:trHeight w:val="330"/>
          <w:jc w:val="center"/>
        </w:trPr>
        <w:tc>
          <w:tcPr>
            <w:tcW w:w="1940" w:type="dxa"/>
            <w:vAlign w:val="center"/>
          </w:tcPr>
          <w:p w14:paraId="37E25ED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Población Objetivo</w:t>
            </w:r>
          </w:p>
        </w:tc>
        <w:tc>
          <w:tcPr>
            <w:tcW w:w="7455" w:type="dxa"/>
            <w:tcBorders>
              <w:top w:val="single" w:sz="6" w:space="0" w:color="000000" w:themeColor="text1"/>
            </w:tcBorders>
          </w:tcPr>
          <w:p w14:paraId="025D6CB3" w14:textId="77777777" w:rsidR="00892065" w:rsidRPr="006145DB" w:rsidRDefault="0089206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Personas gestantes, niñas, niños, adolescentes de cero (0) meses a diecisiete (17) años, once (11) meses, veintinueve (29) días provenientes de flujos migratorios mixtos, en riesgo de vulneración o inobservancia de derechos con vocación de permanencia o tránsito por Bogotá. </w:t>
            </w:r>
          </w:p>
        </w:tc>
      </w:tr>
      <w:tr w:rsidR="00E316DE" w:rsidRPr="006145DB" w14:paraId="11933B61" w14:textId="77777777" w:rsidTr="00A249BB">
        <w:trPr>
          <w:trHeight w:val="728"/>
          <w:jc w:val="center"/>
        </w:trPr>
        <w:tc>
          <w:tcPr>
            <w:tcW w:w="1940" w:type="dxa"/>
            <w:vAlign w:val="center"/>
          </w:tcPr>
          <w:p w14:paraId="3C8456E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Fuentes de Información Población Objetivo</w:t>
            </w:r>
          </w:p>
        </w:tc>
        <w:tc>
          <w:tcPr>
            <w:tcW w:w="7455" w:type="dxa"/>
          </w:tcPr>
          <w:p w14:paraId="3C070914"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8"/>
                <w:szCs w:val="18"/>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69"/>
              <w:gridCol w:w="1134"/>
              <w:gridCol w:w="1134"/>
              <w:gridCol w:w="1463"/>
            </w:tblGrid>
            <w:tr w:rsidR="00E316DE" w:rsidRPr="006145DB" w14:paraId="1361BB76" w14:textId="77777777" w:rsidTr="002C51A6">
              <w:trPr>
                <w:trHeight w:val="372"/>
              </w:trPr>
              <w:tc>
                <w:tcPr>
                  <w:tcW w:w="3469" w:type="dxa"/>
                  <w:vAlign w:val="center"/>
                </w:tcPr>
                <w:p w14:paraId="74F4155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Categoría de Población Objetivo</w:t>
                  </w:r>
                </w:p>
              </w:tc>
              <w:tc>
                <w:tcPr>
                  <w:tcW w:w="1134" w:type="dxa"/>
                  <w:vAlign w:val="center"/>
                </w:tcPr>
                <w:p w14:paraId="52E3729C"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7AB0B9F0" w14:textId="77777777" w:rsidR="00892065" w:rsidRPr="006145DB" w:rsidRDefault="00892065" w:rsidP="005B435E">
                  <w:pPr>
                    <w:tabs>
                      <w:tab w:val="left" w:pos="709"/>
                    </w:tabs>
                    <w:spacing w:after="0" w:line="240" w:lineRule="auto"/>
                    <w:ind w:left="-101"/>
                    <w:jc w:val="center"/>
                    <w:rPr>
                      <w:rFonts w:eastAsia="Arial" w:cs="Arial"/>
                      <w:bCs/>
                      <w:sz w:val="16"/>
                      <w:szCs w:val="16"/>
                    </w:rPr>
                  </w:pPr>
                  <w:r w:rsidRPr="006145DB">
                    <w:rPr>
                      <w:rFonts w:eastAsia="Arial" w:cs="Arial"/>
                      <w:bCs/>
                      <w:sz w:val="16"/>
                      <w:szCs w:val="16"/>
                    </w:rPr>
                    <w:t>Periodicidad</w:t>
                  </w:r>
                </w:p>
              </w:tc>
              <w:tc>
                <w:tcPr>
                  <w:tcW w:w="1463" w:type="dxa"/>
                  <w:vAlign w:val="center"/>
                </w:tcPr>
                <w:p w14:paraId="68DA224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8447CFD" w14:textId="77777777" w:rsidTr="002C51A6">
              <w:trPr>
                <w:trHeight w:val="221"/>
              </w:trPr>
              <w:tc>
                <w:tcPr>
                  <w:tcW w:w="3469" w:type="dxa"/>
                </w:tcPr>
                <w:p w14:paraId="27616427" w14:textId="2E48502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w:t>
                  </w:r>
                </w:p>
              </w:tc>
              <w:tc>
                <w:tcPr>
                  <w:tcW w:w="1134" w:type="dxa"/>
                  <w:vAlign w:val="center"/>
                </w:tcPr>
                <w:p w14:paraId="21FD3587" w14:textId="0ECAB902"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09FB3538" w14:textId="77777777" w:rsidR="00892065" w:rsidRPr="006145DB" w:rsidRDefault="00892065" w:rsidP="005B435E">
                  <w:pPr>
                    <w:tabs>
                      <w:tab w:val="left" w:pos="709"/>
                    </w:tabs>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vAlign w:val="center"/>
                </w:tcPr>
                <w:p w14:paraId="0535492A"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5D79EBA2" w14:textId="77777777" w:rsidTr="002C51A6">
              <w:trPr>
                <w:trHeight w:val="221"/>
              </w:trPr>
              <w:tc>
                <w:tcPr>
                  <w:tcW w:w="3469" w:type="dxa"/>
                  <w:tcBorders>
                    <w:bottom w:val="single" w:sz="4" w:space="0" w:color="auto"/>
                  </w:tcBorders>
                </w:tcPr>
                <w:p w14:paraId="267BE09C" w14:textId="77777777"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en riesgo de vulneración o Inobservancia de derechos </w:t>
                  </w:r>
                </w:p>
              </w:tc>
              <w:tc>
                <w:tcPr>
                  <w:tcW w:w="1134" w:type="dxa"/>
                  <w:tcBorders>
                    <w:bottom w:val="single" w:sz="4" w:space="0" w:color="auto"/>
                  </w:tcBorders>
                  <w:vAlign w:val="center"/>
                </w:tcPr>
                <w:p w14:paraId="218E7C06" w14:textId="61E7089D"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vAlign w:val="center"/>
                </w:tcPr>
                <w:p w14:paraId="7238C81F"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07623438" w14:textId="28384AB2"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BEF1E64" w14:textId="77777777" w:rsidTr="002C51A6">
              <w:trPr>
                <w:trHeight w:val="221"/>
              </w:trPr>
              <w:tc>
                <w:tcPr>
                  <w:tcW w:w="3469" w:type="dxa"/>
                  <w:tcBorders>
                    <w:bottom w:val="single" w:sz="4" w:space="0" w:color="auto"/>
                  </w:tcBorders>
                </w:tcPr>
                <w:p w14:paraId="295194E6" w14:textId="04C607A3"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vAlign w:val="center"/>
                </w:tcPr>
                <w:p w14:paraId="13FD8AE8" w14:textId="3D548310"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Borders>
                    <w:bottom w:val="single" w:sz="4" w:space="0" w:color="auto"/>
                  </w:tcBorders>
                  <w:vAlign w:val="center"/>
                </w:tcPr>
                <w:p w14:paraId="00C6AB72"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60ABDAA0"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D13004" w:rsidRPr="006145DB" w14:paraId="22DB415F" w14:textId="77777777" w:rsidTr="002C51A6">
              <w:trPr>
                <w:trHeight w:val="221"/>
              </w:trPr>
              <w:tc>
                <w:tcPr>
                  <w:tcW w:w="3469" w:type="dxa"/>
                  <w:tcBorders>
                    <w:left w:val="nil"/>
                    <w:bottom w:val="nil"/>
                    <w:right w:val="nil"/>
                  </w:tcBorders>
                </w:tcPr>
                <w:p w14:paraId="6F5683D6" w14:textId="77777777" w:rsidR="00D13004" w:rsidRPr="006145DB" w:rsidRDefault="00D13004" w:rsidP="005B435E">
                  <w:pPr>
                    <w:spacing w:after="0" w:line="240" w:lineRule="auto"/>
                    <w:jc w:val="both"/>
                    <w:rPr>
                      <w:rFonts w:eastAsia="Arial" w:cs="Arial"/>
                      <w:sz w:val="16"/>
                      <w:szCs w:val="16"/>
                    </w:rPr>
                  </w:pPr>
                </w:p>
              </w:tc>
              <w:tc>
                <w:tcPr>
                  <w:tcW w:w="1134" w:type="dxa"/>
                  <w:tcBorders>
                    <w:left w:val="nil"/>
                    <w:bottom w:val="nil"/>
                    <w:right w:val="nil"/>
                  </w:tcBorders>
                  <w:vAlign w:val="center"/>
                </w:tcPr>
                <w:p w14:paraId="650C9CCE" w14:textId="77777777" w:rsidR="00D13004" w:rsidRPr="006145DB" w:rsidRDefault="00D13004" w:rsidP="005B435E">
                  <w:pPr>
                    <w:tabs>
                      <w:tab w:val="left" w:pos="709"/>
                    </w:tabs>
                    <w:spacing w:after="0" w:line="240" w:lineRule="auto"/>
                    <w:jc w:val="center"/>
                    <w:rPr>
                      <w:rFonts w:eastAsia="Arial" w:cs="Arial"/>
                      <w:sz w:val="16"/>
                      <w:szCs w:val="16"/>
                    </w:rPr>
                  </w:pPr>
                </w:p>
              </w:tc>
              <w:tc>
                <w:tcPr>
                  <w:tcW w:w="1134" w:type="dxa"/>
                  <w:tcBorders>
                    <w:left w:val="nil"/>
                    <w:bottom w:val="nil"/>
                    <w:right w:val="nil"/>
                  </w:tcBorders>
                  <w:vAlign w:val="center"/>
                </w:tcPr>
                <w:p w14:paraId="2FE8729D" w14:textId="77777777" w:rsidR="00D13004" w:rsidRPr="006145DB" w:rsidRDefault="00D13004" w:rsidP="005B435E">
                  <w:pPr>
                    <w:spacing w:after="0" w:line="240" w:lineRule="auto"/>
                    <w:jc w:val="center"/>
                    <w:rPr>
                      <w:rFonts w:eastAsia="Arial" w:cs="Arial"/>
                      <w:sz w:val="16"/>
                      <w:szCs w:val="16"/>
                    </w:rPr>
                  </w:pPr>
                </w:p>
              </w:tc>
              <w:tc>
                <w:tcPr>
                  <w:tcW w:w="1463" w:type="dxa"/>
                  <w:tcBorders>
                    <w:left w:val="nil"/>
                    <w:bottom w:val="nil"/>
                    <w:right w:val="nil"/>
                  </w:tcBorders>
                  <w:vAlign w:val="center"/>
                </w:tcPr>
                <w:p w14:paraId="0381BA78" w14:textId="77777777" w:rsidR="00D13004" w:rsidRPr="006145DB" w:rsidRDefault="00D13004" w:rsidP="005B435E">
                  <w:pPr>
                    <w:spacing w:after="0" w:line="240" w:lineRule="auto"/>
                    <w:jc w:val="center"/>
                    <w:rPr>
                      <w:rFonts w:eastAsia="Arial" w:cs="Arial"/>
                      <w:sz w:val="16"/>
                      <w:szCs w:val="16"/>
                    </w:rPr>
                  </w:pPr>
                </w:p>
              </w:tc>
            </w:tr>
          </w:tbl>
          <w:p w14:paraId="5F6DC7B4"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6CFA1327" w14:textId="77777777" w:rsidTr="00A70BDC">
        <w:trPr>
          <w:trHeight w:val="3435"/>
          <w:jc w:val="center"/>
        </w:trPr>
        <w:tc>
          <w:tcPr>
            <w:tcW w:w="1940" w:type="dxa"/>
            <w:vAlign w:val="center"/>
          </w:tcPr>
          <w:p w14:paraId="5859BCCC"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Priorización y Fuentes de Información</w:t>
            </w:r>
          </w:p>
        </w:tc>
        <w:tc>
          <w:tcPr>
            <w:tcW w:w="7455" w:type="dxa"/>
          </w:tcPr>
          <w:p w14:paraId="05ACBFAB"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25"/>
            </w:tblGrid>
            <w:tr w:rsidR="00E316DE" w:rsidRPr="006145DB" w14:paraId="50A7A055" w14:textId="77777777" w:rsidTr="005844E3">
              <w:trPr>
                <w:trHeight w:val="379"/>
              </w:trPr>
              <w:tc>
                <w:tcPr>
                  <w:tcW w:w="3458" w:type="dxa"/>
                  <w:vAlign w:val="center"/>
                </w:tcPr>
                <w:p w14:paraId="4F41C9A1"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Priorización</w:t>
                  </w:r>
                </w:p>
              </w:tc>
              <w:tc>
                <w:tcPr>
                  <w:tcW w:w="1134" w:type="dxa"/>
                  <w:vAlign w:val="center"/>
                </w:tcPr>
                <w:p w14:paraId="29E0FC6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73FF03B" w14:textId="77777777" w:rsidR="00892065" w:rsidRPr="006145DB" w:rsidRDefault="00892065" w:rsidP="005B435E">
                  <w:pPr>
                    <w:tabs>
                      <w:tab w:val="left" w:pos="709"/>
                    </w:tabs>
                    <w:spacing w:after="0" w:line="240" w:lineRule="auto"/>
                    <w:ind w:left="-108"/>
                    <w:jc w:val="center"/>
                    <w:rPr>
                      <w:rFonts w:eastAsia="Arial" w:cs="Arial"/>
                      <w:bCs/>
                      <w:sz w:val="16"/>
                      <w:szCs w:val="16"/>
                    </w:rPr>
                  </w:pPr>
                  <w:r w:rsidRPr="006145DB">
                    <w:rPr>
                      <w:rFonts w:eastAsia="Arial" w:cs="Arial"/>
                      <w:bCs/>
                      <w:sz w:val="16"/>
                      <w:szCs w:val="16"/>
                    </w:rPr>
                    <w:t>Periodicidad</w:t>
                  </w:r>
                </w:p>
              </w:tc>
              <w:tc>
                <w:tcPr>
                  <w:tcW w:w="1525" w:type="dxa"/>
                  <w:vAlign w:val="center"/>
                </w:tcPr>
                <w:p w14:paraId="2AEFE81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DB4BA26" w14:textId="77777777" w:rsidTr="005844E3">
              <w:trPr>
                <w:trHeight w:val="1615"/>
              </w:trPr>
              <w:tc>
                <w:tcPr>
                  <w:tcW w:w="3458" w:type="dxa"/>
                  <w:vAlign w:val="center"/>
                </w:tcPr>
                <w:p w14:paraId="49BEBEE3" w14:textId="3C1F9CB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134" w:type="dxa"/>
                  <w:vAlign w:val="center"/>
                </w:tcPr>
                <w:p w14:paraId="35ADD46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vAlign w:val="center"/>
                </w:tcPr>
                <w:p w14:paraId="68BAF16C"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Trimestral</w:t>
                  </w:r>
                </w:p>
              </w:tc>
              <w:tc>
                <w:tcPr>
                  <w:tcW w:w="1525" w:type="dxa"/>
                  <w:vAlign w:val="center"/>
                </w:tcPr>
                <w:p w14:paraId="56073623" w14:textId="6EE5CA10"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E316DE" w:rsidRPr="006145DB" w14:paraId="3BAF78AE" w14:textId="77777777" w:rsidTr="005844E3">
              <w:trPr>
                <w:trHeight w:val="70"/>
              </w:trPr>
              <w:tc>
                <w:tcPr>
                  <w:tcW w:w="3458" w:type="dxa"/>
                  <w:vAlign w:val="center"/>
                </w:tcPr>
                <w:p w14:paraId="4956310D"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Identificación y remisión por las autoridades competentes para el restablecimiento de derechos.</w:t>
                  </w:r>
                </w:p>
              </w:tc>
              <w:tc>
                <w:tcPr>
                  <w:tcW w:w="1134" w:type="dxa"/>
                  <w:vAlign w:val="center"/>
                </w:tcPr>
                <w:p w14:paraId="69C5B01E" w14:textId="7A3EE801"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57B7F243"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7ABFA56"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74E5A31C" w14:textId="77777777" w:rsidTr="005844E3">
              <w:trPr>
                <w:trHeight w:val="70"/>
              </w:trPr>
              <w:tc>
                <w:tcPr>
                  <w:tcW w:w="3458" w:type="dxa"/>
                </w:tcPr>
                <w:p w14:paraId="55B570F8"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Remitidos por equipos institucionales de abordaje territorial de la Secretaría Distrital de Integración Social</w:t>
                  </w:r>
                </w:p>
              </w:tc>
              <w:tc>
                <w:tcPr>
                  <w:tcW w:w="1134" w:type="dxa"/>
                  <w:vAlign w:val="center"/>
                </w:tcPr>
                <w:p w14:paraId="3890C262" w14:textId="55A963EC"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247E0684"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1CCB26C"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28AF6D1F"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4B130DDA" w14:textId="77777777" w:rsidTr="002C163D">
        <w:trPr>
          <w:trHeight w:val="3810"/>
          <w:jc w:val="center"/>
        </w:trPr>
        <w:tc>
          <w:tcPr>
            <w:tcW w:w="1940" w:type="dxa"/>
            <w:vAlign w:val="center"/>
          </w:tcPr>
          <w:p w14:paraId="50BDB7A7"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Ingreso y Fuentes de Información</w:t>
            </w:r>
          </w:p>
        </w:tc>
        <w:tc>
          <w:tcPr>
            <w:tcW w:w="7455" w:type="dxa"/>
          </w:tcPr>
          <w:p w14:paraId="193B5E82"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16"/>
            </w:tblGrid>
            <w:tr w:rsidR="00E316DE" w:rsidRPr="006145DB" w14:paraId="54D9AF9E" w14:textId="77777777" w:rsidTr="005844E3">
              <w:trPr>
                <w:trHeight w:val="300"/>
              </w:trPr>
              <w:tc>
                <w:tcPr>
                  <w:tcW w:w="3458" w:type="dxa"/>
                  <w:vAlign w:val="center"/>
                </w:tcPr>
                <w:p w14:paraId="15A556BA"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Ingreso</w:t>
                  </w:r>
                </w:p>
              </w:tc>
              <w:tc>
                <w:tcPr>
                  <w:tcW w:w="1134" w:type="dxa"/>
                  <w:vAlign w:val="center"/>
                </w:tcPr>
                <w:p w14:paraId="02FCEB93"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BE61D40"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16" w:type="dxa"/>
                  <w:vAlign w:val="center"/>
                </w:tcPr>
                <w:p w14:paraId="05FCF899"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43B05DAE" w14:textId="77777777" w:rsidTr="005844E3">
              <w:trPr>
                <w:trHeight w:val="301"/>
              </w:trPr>
              <w:tc>
                <w:tcPr>
                  <w:tcW w:w="3458" w:type="dxa"/>
                  <w:tcMar>
                    <w:top w:w="0" w:type="dxa"/>
                    <w:left w:w="100" w:type="dxa"/>
                    <w:bottom w:w="0" w:type="dxa"/>
                    <w:right w:w="100" w:type="dxa"/>
                  </w:tcMar>
                </w:tcPr>
                <w:p w14:paraId="3E33166B" w14:textId="17B1688B" w:rsidR="00892065" w:rsidRPr="006145DB" w:rsidRDefault="00892065" w:rsidP="005B435E">
                  <w:pPr>
                    <w:tabs>
                      <w:tab w:val="left" w:pos="709"/>
                    </w:tabs>
                    <w:spacing w:after="0" w:line="240" w:lineRule="auto"/>
                    <w:jc w:val="both"/>
                    <w:rPr>
                      <w:rFonts w:eastAsia="Arial" w:cs="Arial"/>
                      <w:sz w:val="16"/>
                      <w:szCs w:val="16"/>
                    </w:rPr>
                  </w:pPr>
                  <w:bookmarkStart w:id="99" w:name="_Hlk180500400"/>
                  <w:r w:rsidRPr="006145DB">
                    <w:rPr>
                      <w:rFonts w:eastAsia="Arial" w:cs="Arial"/>
                      <w:sz w:val="16"/>
                      <w:szCs w:val="16"/>
                    </w:rPr>
                    <w:t xml:space="preserve">Personas gestantes, niñas, niños, adolescentes de 0 meses a 17 años, 11 meses, 29 días provenientes de flujos migratorios mixtos. </w:t>
                  </w:r>
                </w:p>
              </w:tc>
              <w:tc>
                <w:tcPr>
                  <w:tcW w:w="1134" w:type="dxa"/>
                  <w:tcMar>
                    <w:top w:w="0" w:type="dxa"/>
                    <w:left w:w="100" w:type="dxa"/>
                    <w:bottom w:w="0" w:type="dxa"/>
                    <w:right w:w="100" w:type="dxa"/>
                  </w:tcMar>
                  <w:vAlign w:val="center"/>
                </w:tcPr>
                <w:p w14:paraId="48EFCE6D"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32CF1758"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6" w:type="dxa"/>
                  <w:tcMar>
                    <w:top w:w="0" w:type="dxa"/>
                    <w:left w:w="100" w:type="dxa"/>
                    <w:bottom w:w="0" w:type="dxa"/>
                    <w:right w:w="100" w:type="dxa"/>
                  </w:tcMar>
                  <w:vAlign w:val="center"/>
                </w:tcPr>
                <w:p w14:paraId="4DBF6C73"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233E8016" w14:textId="77777777" w:rsidTr="00E954A3">
              <w:trPr>
                <w:trHeight w:val="1295"/>
              </w:trPr>
              <w:tc>
                <w:tcPr>
                  <w:tcW w:w="3458" w:type="dxa"/>
                  <w:tcBorders>
                    <w:bottom w:val="single" w:sz="4" w:space="0" w:color="auto"/>
                  </w:tcBorders>
                  <w:tcMar>
                    <w:top w:w="0" w:type="dxa"/>
                    <w:left w:w="100" w:type="dxa"/>
                    <w:bottom w:w="0" w:type="dxa"/>
                    <w:right w:w="100" w:type="dxa"/>
                  </w:tcMar>
                  <w:vAlign w:val="center"/>
                </w:tcPr>
                <w:p w14:paraId="6006B73F" w14:textId="184BA94F"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w:t>
                  </w:r>
                  <w:r w:rsidR="00830D02" w:rsidRPr="006145DB">
                    <w:rPr>
                      <w:rFonts w:eastAsia="Arial" w:cs="Arial"/>
                      <w:sz w:val="16"/>
                      <w:szCs w:val="16"/>
                    </w:rPr>
                    <w:t>ujos migratorios mixtos</w:t>
                  </w:r>
                  <w:r w:rsidRPr="006145DB">
                    <w:rPr>
                      <w:rFonts w:eastAsia="Arial" w:cs="Arial"/>
                      <w:sz w:val="16"/>
                      <w:szCs w:val="16"/>
                    </w:rPr>
                    <w:t xml:space="preserve"> en riesgo de vulneración o Inobservancia de derechos</w:t>
                  </w:r>
                  <w:r w:rsidR="001241E7" w:rsidRPr="006145DB">
                    <w:rPr>
                      <w:rFonts w:eastAsia="Arial" w:cs="Arial"/>
                      <w:sz w:val="16"/>
                      <w:szCs w:val="16"/>
                    </w:rPr>
                    <w:t>.</w:t>
                  </w:r>
                </w:p>
              </w:tc>
              <w:tc>
                <w:tcPr>
                  <w:tcW w:w="1134" w:type="dxa"/>
                  <w:tcBorders>
                    <w:bottom w:val="single" w:sz="4" w:space="0" w:color="auto"/>
                  </w:tcBorders>
                  <w:tcMar>
                    <w:top w:w="0" w:type="dxa"/>
                    <w:left w:w="100" w:type="dxa"/>
                    <w:bottom w:w="0" w:type="dxa"/>
                    <w:right w:w="100" w:type="dxa"/>
                  </w:tcMar>
                  <w:vAlign w:val="center"/>
                </w:tcPr>
                <w:p w14:paraId="7CB0E052"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Borders>
                    <w:bottom w:val="single" w:sz="4" w:space="0" w:color="auto"/>
                  </w:tcBorders>
                  <w:tcMar>
                    <w:top w:w="0" w:type="dxa"/>
                    <w:left w:w="100" w:type="dxa"/>
                    <w:bottom w:w="0" w:type="dxa"/>
                    <w:right w:w="100" w:type="dxa"/>
                  </w:tcMar>
                  <w:vAlign w:val="center"/>
                </w:tcPr>
                <w:p w14:paraId="289AB455"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5204F52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F2F8A31" w14:textId="77777777" w:rsidTr="002C163D">
              <w:trPr>
                <w:trHeight w:val="1040"/>
              </w:trPr>
              <w:tc>
                <w:tcPr>
                  <w:tcW w:w="3458" w:type="dxa"/>
                  <w:tcBorders>
                    <w:bottom w:val="single" w:sz="4" w:space="0" w:color="auto"/>
                  </w:tcBorders>
                  <w:tcMar>
                    <w:top w:w="0" w:type="dxa"/>
                    <w:left w:w="100" w:type="dxa"/>
                    <w:bottom w:w="0" w:type="dxa"/>
                    <w:right w:w="100" w:type="dxa"/>
                  </w:tcMar>
                  <w:vAlign w:val="center"/>
                </w:tcPr>
                <w:p w14:paraId="2FC4A36F" w14:textId="25AB8DDE"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tcMar>
                    <w:top w:w="0" w:type="dxa"/>
                    <w:left w:w="100" w:type="dxa"/>
                    <w:bottom w:w="0" w:type="dxa"/>
                    <w:right w:w="100" w:type="dxa"/>
                  </w:tcMar>
                  <w:vAlign w:val="center"/>
                </w:tcPr>
                <w:p w14:paraId="1FC6C59D" w14:textId="0379F995"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tcMar>
                    <w:top w:w="0" w:type="dxa"/>
                    <w:left w:w="100" w:type="dxa"/>
                    <w:bottom w:w="0" w:type="dxa"/>
                    <w:right w:w="100" w:type="dxa"/>
                  </w:tcMar>
                  <w:vAlign w:val="center"/>
                </w:tcPr>
                <w:p w14:paraId="2797DA46"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079D78CA"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99"/>
          </w:tbl>
          <w:p w14:paraId="19C8E558" w14:textId="77777777" w:rsidR="00892065" w:rsidRPr="006145DB" w:rsidRDefault="00892065" w:rsidP="005B435E">
            <w:pPr>
              <w:spacing w:after="0" w:line="240" w:lineRule="auto"/>
              <w:rPr>
                <w:rFonts w:eastAsia="Arial" w:cs="Arial"/>
                <w:sz w:val="18"/>
                <w:szCs w:val="18"/>
              </w:rPr>
            </w:pPr>
          </w:p>
        </w:tc>
      </w:tr>
      <w:tr w:rsidR="008C7CF7" w:rsidRPr="006145DB" w14:paraId="610E761E" w14:textId="77777777" w:rsidTr="002C163D">
        <w:trPr>
          <w:trHeight w:val="1734"/>
          <w:jc w:val="center"/>
        </w:trPr>
        <w:tc>
          <w:tcPr>
            <w:tcW w:w="1940" w:type="dxa"/>
            <w:vAlign w:val="center"/>
          </w:tcPr>
          <w:p w14:paraId="3A84E2EF" w14:textId="6F35EF43" w:rsidR="008C7CF7" w:rsidRPr="006145DB" w:rsidRDefault="008C7CF7" w:rsidP="005B435E">
            <w:pPr>
              <w:spacing w:after="0" w:line="240" w:lineRule="auto"/>
              <w:rPr>
                <w:rFonts w:eastAsia="Arial" w:cs="Arial"/>
                <w:sz w:val="20"/>
                <w:szCs w:val="20"/>
              </w:rPr>
            </w:pPr>
            <w:r w:rsidRPr="006145DB">
              <w:rPr>
                <w:rFonts w:eastAsia="Arial" w:cs="Arial"/>
                <w:sz w:val="18"/>
                <w:szCs w:val="18"/>
              </w:rPr>
              <w:t>Criterios de Egreso y Fuentes de Información</w:t>
            </w:r>
          </w:p>
        </w:tc>
        <w:tc>
          <w:tcPr>
            <w:tcW w:w="7455" w:type="dxa"/>
          </w:tcPr>
          <w:p w14:paraId="0328D754" w14:textId="77777777" w:rsidR="008C7CF7" w:rsidRPr="006145DB" w:rsidRDefault="008C7CF7" w:rsidP="005B435E">
            <w:pPr>
              <w:widowControl w:val="0"/>
              <w:pBdr>
                <w:top w:val="nil"/>
                <w:left w:val="nil"/>
                <w:bottom w:val="nil"/>
                <w:right w:val="nil"/>
                <w:between w:val="nil"/>
              </w:pBdr>
              <w:spacing w:after="0" w:line="240" w:lineRule="auto"/>
              <w:rPr>
                <w:rFonts w:eastAsia="Arial" w:cs="Arial"/>
                <w:sz w:val="16"/>
                <w:szCs w:val="16"/>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31"/>
            </w:tblGrid>
            <w:tr w:rsidR="008C7CF7" w:rsidRPr="006145DB" w14:paraId="71A66DE2" w14:textId="77777777" w:rsidTr="005844E3">
              <w:trPr>
                <w:trHeight w:val="380"/>
              </w:trPr>
              <w:tc>
                <w:tcPr>
                  <w:tcW w:w="3458" w:type="dxa"/>
                  <w:vAlign w:val="center"/>
                </w:tcPr>
                <w:p w14:paraId="50D959E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Egreso</w:t>
                  </w:r>
                </w:p>
              </w:tc>
              <w:tc>
                <w:tcPr>
                  <w:tcW w:w="1134" w:type="dxa"/>
                  <w:vAlign w:val="center"/>
                </w:tcPr>
                <w:p w14:paraId="3D5AC91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5EE13D7D"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31" w:type="dxa"/>
                  <w:vAlign w:val="center"/>
                </w:tcPr>
                <w:p w14:paraId="0200BEDA"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8C7CF7" w:rsidRPr="006145DB" w14:paraId="1CE3CBFC" w14:textId="77777777" w:rsidTr="005844E3">
              <w:trPr>
                <w:trHeight w:val="386"/>
              </w:trPr>
              <w:tc>
                <w:tcPr>
                  <w:tcW w:w="3458" w:type="dxa"/>
                  <w:vMerge w:val="restart"/>
                  <w:tcMar>
                    <w:top w:w="0" w:type="dxa"/>
                    <w:left w:w="100" w:type="dxa"/>
                    <w:bottom w:w="0" w:type="dxa"/>
                    <w:right w:w="100" w:type="dxa"/>
                  </w:tcMar>
                  <w:vAlign w:val="center"/>
                </w:tcPr>
                <w:p w14:paraId="18D27C41" w14:textId="77777777" w:rsidR="008C7CF7" w:rsidRPr="006145DB" w:rsidRDefault="008C7CF7" w:rsidP="005B435E">
                  <w:pPr>
                    <w:tabs>
                      <w:tab w:val="left" w:pos="709"/>
                    </w:tabs>
                    <w:spacing w:after="0" w:line="240" w:lineRule="auto"/>
                    <w:jc w:val="both"/>
                    <w:rPr>
                      <w:rFonts w:eastAsia="Arial" w:cs="Arial"/>
                      <w:sz w:val="16"/>
                      <w:szCs w:val="16"/>
                    </w:rPr>
                  </w:pPr>
                  <w:bookmarkStart w:id="100" w:name="_Hlk180500459"/>
                  <w:r w:rsidRPr="006145DB">
                    <w:rPr>
                      <w:rFonts w:eastAsia="Arial" w:cs="Arial"/>
                      <w:sz w:val="16"/>
                      <w:szCs w:val="16"/>
                    </w:rPr>
                    <w:t>Ingreso a otro servicio social, estrategia, modalidad o programa del Distrito o servicio especializado en la atención a población proveniente de flujos migratorios mixtos del orden internacional o nacional público o privado.</w:t>
                  </w:r>
                </w:p>
              </w:tc>
              <w:tc>
                <w:tcPr>
                  <w:tcW w:w="1134" w:type="dxa"/>
                  <w:tcMar>
                    <w:top w:w="0" w:type="dxa"/>
                    <w:left w:w="100" w:type="dxa"/>
                    <w:bottom w:w="0" w:type="dxa"/>
                    <w:right w:w="100" w:type="dxa"/>
                  </w:tcMar>
                  <w:vAlign w:val="center"/>
                </w:tcPr>
                <w:p w14:paraId="5DF58B79"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2FF4943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4E629F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2A53113" w14:textId="77777777" w:rsidTr="005844E3">
              <w:trPr>
                <w:trHeight w:val="386"/>
              </w:trPr>
              <w:tc>
                <w:tcPr>
                  <w:tcW w:w="3458" w:type="dxa"/>
                  <w:vMerge/>
                  <w:tcMar>
                    <w:top w:w="0" w:type="dxa"/>
                    <w:left w:w="100" w:type="dxa"/>
                    <w:bottom w:w="0" w:type="dxa"/>
                    <w:right w:w="100" w:type="dxa"/>
                  </w:tcMar>
                  <w:vAlign w:val="center"/>
                </w:tcPr>
                <w:p w14:paraId="6A153652"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4AD1D55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Mar>
                    <w:top w:w="0" w:type="dxa"/>
                    <w:left w:w="100" w:type="dxa"/>
                    <w:bottom w:w="0" w:type="dxa"/>
                    <w:right w:w="100" w:type="dxa"/>
                  </w:tcMar>
                  <w:vAlign w:val="center"/>
                </w:tcPr>
                <w:p w14:paraId="6EF20D2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6EF3A8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BE7782" w14:textId="77777777" w:rsidTr="005844E3">
              <w:trPr>
                <w:trHeight w:val="386"/>
              </w:trPr>
              <w:tc>
                <w:tcPr>
                  <w:tcW w:w="3458" w:type="dxa"/>
                  <w:vMerge/>
                  <w:tcMar>
                    <w:top w:w="0" w:type="dxa"/>
                    <w:left w:w="100" w:type="dxa"/>
                    <w:bottom w:w="0" w:type="dxa"/>
                    <w:right w:w="100" w:type="dxa"/>
                  </w:tcMar>
                  <w:vAlign w:val="center"/>
                </w:tcPr>
                <w:p w14:paraId="06586C30"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093B2F7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SIMAT</w:t>
                  </w:r>
                </w:p>
              </w:tc>
              <w:tc>
                <w:tcPr>
                  <w:tcW w:w="1134" w:type="dxa"/>
                  <w:tcMar>
                    <w:top w:w="0" w:type="dxa"/>
                    <w:left w:w="100" w:type="dxa"/>
                    <w:bottom w:w="0" w:type="dxa"/>
                    <w:right w:w="100" w:type="dxa"/>
                  </w:tcMar>
                  <w:vAlign w:val="center"/>
                </w:tcPr>
                <w:p w14:paraId="3E98299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6E8065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7916EC2" w14:textId="77777777" w:rsidTr="005844E3">
              <w:trPr>
                <w:trHeight w:val="70"/>
              </w:trPr>
              <w:tc>
                <w:tcPr>
                  <w:tcW w:w="3458" w:type="dxa"/>
                  <w:tcMar>
                    <w:top w:w="0" w:type="dxa"/>
                    <w:left w:w="100" w:type="dxa"/>
                    <w:bottom w:w="0" w:type="dxa"/>
                    <w:right w:w="100" w:type="dxa"/>
                  </w:tcMar>
                  <w:vAlign w:val="center"/>
                </w:tcPr>
                <w:p w14:paraId="7BFB8978" w14:textId="63653BEE"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Fallecimiento</w:t>
                  </w:r>
                  <w:r w:rsidR="00E954A3" w:rsidRPr="006145DB">
                    <w:rPr>
                      <w:rFonts w:eastAsia="Arial" w:cs="Arial"/>
                      <w:sz w:val="16"/>
                      <w:szCs w:val="16"/>
                    </w:rPr>
                    <w:t>.</w:t>
                  </w:r>
                </w:p>
              </w:tc>
              <w:tc>
                <w:tcPr>
                  <w:tcW w:w="1134" w:type="dxa"/>
                  <w:tcMar>
                    <w:top w:w="0" w:type="dxa"/>
                    <w:left w:w="100" w:type="dxa"/>
                    <w:bottom w:w="0" w:type="dxa"/>
                    <w:right w:w="100" w:type="dxa"/>
                  </w:tcMar>
                  <w:vAlign w:val="center"/>
                </w:tcPr>
                <w:p w14:paraId="7BD5B93A" w14:textId="77777777" w:rsidR="008C7CF7" w:rsidRPr="006145DB" w:rsidRDefault="008C7CF7" w:rsidP="005B435E">
                  <w:pPr>
                    <w:tabs>
                      <w:tab w:val="left" w:pos="709"/>
                    </w:tabs>
                    <w:spacing w:after="0" w:line="240" w:lineRule="auto"/>
                    <w:jc w:val="center"/>
                    <w:rPr>
                      <w:rFonts w:eastAsia="Arial" w:cs="Arial"/>
                      <w:sz w:val="16"/>
                      <w:szCs w:val="16"/>
                      <w:u w:val="single"/>
                    </w:rPr>
                  </w:pPr>
                  <w:r w:rsidRPr="006145DB">
                    <w:rPr>
                      <w:rFonts w:eastAsia="Arial" w:cs="Arial"/>
                      <w:sz w:val="16"/>
                      <w:szCs w:val="16"/>
                    </w:rPr>
                    <w:t>Registro</w:t>
                  </w:r>
                  <w:r w:rsidRPr="006145DB">
                    <w:rPr>
                      <w:rFonts w:eastAsia="Arial" w:cs="Arial"/>
                      <w:sz w:val="16"/>
                      <w:szCs w:val="16"/>
                      <w:u w:val="single"/>
                    </w:rPr>
                    <w:t xml:space="preserve"> </w:t>
                  </w:r>
                  <w:r w:rsidRPr="006145DB">
                    <w:rPr>
                      <w:rFonts w:eastAsia="Arial" w:cs="Arial"/>
                      <w:sz w:val="16"/>
                      <w:szCs w:val="16"/>
                    </w:rPr>
                    <w:t>inhumados</w:t>
                  </w:r>
                </w:p>
              </w:tc>
              <w:tc>
                <w:tcPr>
                  <w:tcW w:w="1134" w:type="dxa"/>
                  <w:tcMar>
                    <w:top w:w="0" w:type="dxa"/>
                    <w:left w:w="100" w:type="dxa"/>
                    <w:bottom w:w="0" w:type="dxa"/>
                    <w:right w:w="100" w:type="dxa"/>
                  </w:tcMar>
                  <w:vAlign w:val="center"/>
                </w:tcPr>
                <w:p w14:paraId="512FD0F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Mensual (Mes Vencido)</w:t>
                  </w:r>
                </w:p>
              </w:tc>
              <w:tc>
                <w:tcPr>
                  <w:tcW w:w="1531" w:type="dxa"/>
                  <w:tcMar>
                    <w:top w:w="0" w:type="dxa"/>
                    <w:left w:w="100" w:type="dxa"/>
                    <w:bottom w:w="0" w:type="dxa"/>
                    <w:right w:w="100" w:type="dxa"/>
                  </w:tcMar>
                  <w:vAlign w:val="center"/>
                </w:tcPr>
                <w:p w14:paraId="327181E8"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Secretaría Distrital de Salud</w:t>
                  </w:r>
                </w:p>
              </w:tc>
            </w:tr>
            <w:tr w:rsidR="008C7CF7" w:rsidRPr="006145DB" w14:paraId="599E9524" w14:textId="77777777" w:rsidTr="005844E3">
              <w:trPr>
                <w:trHeight w:val="243"/>
              </w:trPr>
              <w:tc>
                <w:tcPr>
                  <w:tcW w:w="3458" w:type="dxa"/>
                  <w:tcMar>
                    <w:top w:w="0" w:type="dxa"/>
                    <w:left w:w="100" w:type="dxa"/>
                    <w:bottom w:w="0" w:type="dxa"/>
                    <w:right w:w="100" w:type="dxa"/>
                  </w:tcMar>
                  <w:vAlign w:val="center"/>
                </w:tcPr>
                <w:p w14:paraId="3152DB4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Inasistencia injustificada al servicio durante quince (15) días de continua o intermitente en 30 días calendario.</w:t>
                  </w:r>
                </w:p>
              </w:tc>
              <w:tc>
                <w:tcPr>
                  <w:tcW w:w="1134" w:type="dxa"/>
                  <w:tcMar>
                    <w:top w:w="0" w:type="dxa"/>
                    <w:left w:w="100" w:type="dxa"/>
                    <w:bottom w:w="0" w:type="dxa"/>
                    <w:right w:w="100" w:type="dxa"/>
                  </w:tcMar>
                  <w:vAlign w:val="center"/>
                </w:tcPr>
                <w:p w14:paraId="52B2DB41" w14:textId="77777777" w:rsidR="008C7CF7" w:rsidRPr="006145DB" w:rsidRDefault="008C7CF7" w:rsidP="005B435E">
                  <w:pPr>
                    <w:tabs>
                      <w:tab w:val="left" w:pos="709"/>
                    </w:tabs>
                    <w:spacing w:after="0" w:line="240" w:lineRule="auto"/>
                    <w:jc w:val="center"/>
                    <w:rPr>
                      <w:rFonts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329229C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2C587C2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7CD98A" w14:textId="77777777" w:rsidTr="002C163D">
              <w:trPr>
                <w:trHeight w:val="243"/>
              </w:trPr>
              <w:tc>
                <w:tcPr>
                  <w:tcW w:w="3458" w:type="dxa"/>
                  <w:tcBorders>
                    <w:bottom w:val="single" w:sz="4" w:space="0" w:color="auto"/>
                  </w:tcBorders>
                  <w:tcMar>
                    <w:top w:w="0" w:type="dxa"/>
                    <w:left w:w="100" w:type="dxa"/>
                    <w:bottom w:w="0" w:type="dxa"/>
                    <w:right w:w="100" w:type="dxa"/>
                  </w:tcMar>
                  <w:vAlign w:val="center"/>
                </w:tcPr>
                <w:p w14:paraId="33CC64C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t>Traslado o cambio de residencia fuera de Bogotá D.C</w:t>
                  </w:r>
                </w:p>
              </w:tc>
              <w:tc>
                <w:tcPr>
                  <w:tcW w:w="1134" w:type="dxa"/>
                  <w:tcBorders>
                    <w:bottom w:val="single" w:sz="4" w:space="0" w:color="auto"/>
                  </w:tcBorders>
                  <w:tcMar>
                    <w:top w:w="0" w:type="dxa"/>
                    <w:left w:w="100" w:type="dxa"/>
                    <w:bottom w:w="0" w:type="dxa"/>
                    <w:right w:w="100" w:type="dxa"/>
                  </w:tcMar>
                  <w:vAlign w:val="center"/>
                </w:tcPr>
                <w:p w14:paraId="434363A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tcMar>
                    <w:top w:w="0" w:type="dxa"/>
                    <w:left w:w="100" w:type="dxa"/>
                    <w:bottom w:w="0" w:type="dxa"/>
                    <w:right w:w="100" w:type="dxa"/>
                  </w:tcMar>
                  <w:vAlign w:val="center"/>
                </w:tcPr>
                <w:p w14:paraId="0B523E48"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single" w:sz="4" w:space="0" w:color="auto"/>
                  </w:tcBorders>
                  <w:tcMar>
                    <w:top w:w="0" w:type="dxa"/>
                    <w:left w:w="100" w:type="dxa"/>
                    <w:bottom w:w="0" w:type="dxa"/>
                    <w:right w:w="100" w:type="dxa"/>
                  </w:tcMar>
                  <w:vAlign w:val="center"/>
                </w:tcPr>
                <w:p w14:paraId="6D2C105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F049D53" w14:textId="77777777" w:rsidTr="002C163D">
              <w:trPr>
                <w:trHeight w:val="259"/>
              </w:trPr>
              <w:tc>
                <w:tcPr>
                  <w:tcW w:w="3458" w:type="dxa"/>
                  <w:tcBorders>
                    <w:bottom w:val="nil"/>
                  </w:tcBorders>
                  <w:tcMar>
                    <w:top w:w="0" w:type="dxa"/>
                    <w:left w:w="100" w:type="dxa"/>
                    <w:bottom w:w="0" w:type="dxa"/>
                    <w:right w:w="100" w:type="dxa"/>
                  </w:tcMar>
                  <w:vAlign w:val="center"/>
                </w:tcPr>
                <w:p w14:paraId="26B2527C"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Medida de protección por restablecimiento de derechos en modalidad institucional.</w:t>
                  </w:r>
                </w:p>
              </w:tc>
              <w:tc>
                <w:tcPr>
                  <w:tcW w:w="1134" w:type="dxa"/>
                  <w:tcBorders>
                    <w:bottom w:val="nil"/>
                  </w:tcBorders>
                  <w:tcMar>
                    <w:top w:w="0" w:type="dxa"/>
                    <w:left w:w="100" w:type="dxa"/>
                    <w:bottom w:w="0" w:type="dxa"/>
                    <w:right w:w="100" w:type="dxa"/>
                  </w:tcMar>
                  <w:vAlign w:val="center"/>
                </w:tcPr>
                <w:p w14:paraId="2213203D"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tcMar>
                    <w:top w:w="0" w:type="dxa"/>
                    <w:left w:w="100" w:type="dxa"/>
                    <w:bottom w:w="0" w:type="dxa"/>
                    <w:right w:w="100" w:type="dxa"/>
                  </w:tcMar>
                  <w:vAlign w:val="center"/>
                </w:tcPr>
                <w:p w14:paraId="52C878A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nil"/>
                  </w:tcBorders>
                  <w:tcMar>
                    <w:top w:w="0" w:type="dxa"/>
                    <w:left w:w="100" w:type="dxa"/>
                    <w:bottom w:w="0" w:type="dxa"/>
                    <w:right w:w="100" w:type="dxa"/>
                  </w:tcMar>
                  <w:vAlign w:val="center"/>
                </w:tcPr>
                <w:p w14:paraId="6FCAB81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BD66AD9" w14:textId="77777777" w:rsidTr="002C163D">
              <w:trPr>
                <w:trHeight w:val="58"/>
              </w:trPr>
              <w:tc>
                <w:tcPr>
                  <w:tcW w:w="3458" w:type="dxa"/>
                  <w:tcBorders>
                    <w:top w:val="nil"/>
                  </w:tcBorders>
                  <w:tcMar>
                    <w:top w:w="0" w:type="dxa"/>
                    <w:left w:w="100" w:type="dxa"/>
                    <w:bottom w:w="0" w:type="dxa"/>
                    <w:right w:w="100" w:type="dxa"/>
                  </w:tcMar>
                  <w:vAlign w:val="center"/>
                </w:tcPr>
                <w:p w14:paraId="7F144CB2"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lastRenderedPageBreak/>
                    <w:t>Retiro voluntario manifestado libre y expresamente por escrito.</w:t>
                  </w:r>
                </w:p>
              </w:tc>
              <w:tc>
                <w:tcPr>
                  <w:tcW w:w="1134" w:type="dxa"/>
                  <w:tcBorders>
                    <w:top w:val="nil"/>
                  </w:tcBorders>
                  <w:tcMar>
                    <w:top w:w="0" w:type="dxa"/>
                    <w:left w:w="100" w:type="dxa"/>
                    <w:bottom w:w="0" w:type="dxa"/>
                    <w:right w:w="100" w:type="dxa"/>
                  </w:tcMar>
                  <w:vAlign w:val="center"/>
                </w:tcPr>
                <w:p w14:paraId="48CF36C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nil"/>
                  </w:tcBorders>
                  <w:tcMar>
                    <w:top w:w="0" w:type="dxa"/>
                    <w:left w:w="100" w:type="dxa"/>
                    <w:bottom w:w="0" w:type="dxa"/>
                    <w:right w:w="100" w:type="dxa"/>
                  </w:tcMar>
                  <w:vAlign w:val="center"/>
                </w:tcPr>
                <w:p w14:paraId="50767DA3"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Borders>
                    <w:top w:val="nil"/>
                  </w:tcBorders>
                  <w:tcMar>
                    <w:top w:w="0" w:type="dxa"/>
                    <w:left w:w="100" w:type="dxa"/>
                    <w:bottom w:w="0" w:type="dxa"/>
                    <w:right w:w="100" w:type="dxa"/>
                  </w:tcMar>
                  <w:vAlign w:val="center"/>
                </w:tcPr>
                <w:p w14:paraId="6CBEB945"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05A91430" w14:textId="77777777" w:rsidTr="005844E3">
              <w:trPr>
                <w:trHeight w:val="120"/>
              </w:trPr>
              <w:tc>
                <w:tcPr>
                  <w:tcW w:w="3458" w:type="dxa"/>
                  <w:tcMar>
                    <w:top w:w="0" w:type="dxa"/>
                    <w:left w:w="100" w:type="dxa"/>
                    <w:bottom w:w="0" w:type="dxa"/>
                    <w:right w:w="100" w:type="dxa"/>
                  </w:tcMar>
                  <w:vAlign w:val="center"/>
                </w:tcPr>
                <w:p w14:paraId="1BCDFE7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Incumplimiento del acuerdo de corresponsabilidad.</w:t>
                  </w:r>
                </w:p>
              </w:tc>
              <w:tc>
                <w:tcPr>
                  <w:tcW w:w="1134" w:type="dxa"/>
                  <w:tcMar>
                    <w:top w:w="0" w:type="dxa"/>
                    <w:left w:w="100" w:type="dxa"/>
                    <w:bottom w:w="0" w:type="dxa"/>
                    <w:right w:w="100" w:type="dxa"/>
                  </w:tcMar>
                  <w:vAlign w:val="center"/>
                </w:tcPr>
                <w:p w14:paraId="48A904C2"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17287047"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0568198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B83F3AC" w14:textId="77777777" w:rsidTr="005844E3">
              <w:trPr>
                <w:trHeight w:val="538"/>
              </w:trPr>
              <w:tc>
                <w:tcPr>
                  <w:tcW w:w="3458" w:type="dxa"/>
                  <w:tcMar>
                    <w:top w:w="0" w:type="dxa"/>
                    <w:left w:w="100" w:type="dxa"/>
                    <w:bottom w:w="0" w:type="dxa"/>
                    <w:right w:w="100" w:type="dxa"/>
                  </w:tcMar>
                  <w:vAlign w:val="center"/>
                </w:tcPr>
                <w:p w14:paraId="4278205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Superar la edad establecida para el servicio social.</w:t>
                  </w:r>
                </w:p>
              </w:tc>
              <w:tc>
                <w:tcPr>
                  <w:tcW w:w="1134" w:type="dxa"/>
                  <w:tcMar>
                    <w:top w:w="0" w:type="dxa"/>
                    <w:left w:w="100" w:type="dxa"/>
                    <w:bottom w:w="0" w:type="dxa"/>
                    <w:right w:w="100" w:type="dxa"/>
                  </w:tcMar>
                  <w:vAlign w:val="center"/>
                </w:tcPr>
                <w:p w14:paraId="157EB96D" w14:textId="77777777" w:rsidR="008C7CF7" w:rsidRPr="006145DB" w:rsidRDefault="008C7CF7" w:rsidP="005B435E">
                  <w:pPr>
                    <w:spacing w:after="0" w:line="240" w:lineRule="auto"/>
                    <w:jc w:val="center"/>
                    <w:rPr>
                      <w:rFonts w:eastAsia="Arial" w:cs="Arial"/>
                      <w:sz w:val="16"/>
                      <w:szCs w:val="16"/>
                      <w:lang w:val="es-CO"/>
                    </w:rPr>
                  </w:pPr>
                  <w:r w:rsidRPr="006145DB">
                    <w:rPr>
                      <w:rFonts w:eastAsia="Arial" w:cs="Arial"/>
                      <w:sz w:val="16"/>
                      <w:szCs w:val="16"/>
                      <w:lang w:val="es-CO"/>
                    </w:rPr>
                    <w:t>SIRBE</w:t>
                  </w:r>
                </w:p>
              </w:tc>
              <w:tc>
                <w:tcPr>
                  <w:tcW w:w="1134" w:type="dxa"/>
                  <w:tcMar>
                    <w:top w:w="0" w:type="dxa"/>
                    <w:left w:w="100" w:type="dxa"/>
                    <w:bottom w:w="0" w:type="dxa"/>
                    <w:right w:w="100" w:type="dxa"/>
                  </w:tcMar>
                  <w:vAlign w:val="center"/>
                </w:tcPr>
                <w:p w14:paraId="399C4711"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3B5F210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100"/>
          </w:tbl>
          <w:p w14:paraId="1702CA10"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p>
        </w:tc>
      </w:tr>
      <w:tr w:rsidR="008C7CF7" w:rsidRPr="006145DB" w14:paraId="09DC6EF6" w14:textId="77777777" w:rsidTr="00583ECF">
        <w:trPr>
          <w:trHeight w:val="884"/>
          <w:jc w:val="center"/>
        </w:trPr>
        <w:tc>
          <w:tcPr>
            <w:tcW w:w="1940" w:type="dxa"/>
            <w:vAlign w:val="center"/>
          </w:tcPr>
          <w:p w14:paraId="165349A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lastRenderedPageBreak/>
              <w:t>Restricciones y fuentes de información</w:t>
            </w:r>
          </w:p>
        </w:tc>
        <w:tc>
          <w:tcPr>
            <w:tcW w:w="7455" w:type="dxa"/>
          </w:tcPr>
          <w:p w14:paraId="143D1842"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Por participar en los siguientes servicios, modalidades o recibir los siguientes beneficios: </w:t>
            </w:r>
          </w:p>
          <w:p w14:paraId="06D8633D" w14:textId="77777777" w:rsidR="008C7CF7" w:rsidRPr="006145DB" w:rsidRDefault="008C7CF7" w:rsidP="005B435E">
            <w:pPr>
              <w:pBdr>
                <w:top w:val="nil"/>
                <w:left w:val="nil"/>
                <w:bottom w:val="nil"/>
                <w:right w:val="nil"/>
                <w:between w:val="nil"/>
              </w:pBdr>
              <w:spacing w:after="0" w:line="240" w:lineRule="auto"/>
              <w:jc w:val="both"/>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0"/>
              <w:gridCol w:w="1134"/>
              <w:gridCol w:w="992"/>
              <w:gridCol w:w="2365"/>
            </w:tblGrid>
            <w:tr w:rsidR="008C7CF7" w:rsidRPr="006145DB" w14:paraId="2C43B2B2" w14:textId="77777777" w:rsidTr="00331406">
              <w:trPr>
                <w:trHeight w:val="372"/>
              </w:trPr>
              <w:tc>
                <w:tcPr>
                  <w:tcW w:w="2760" w:type="dxa"/>
                  <w:vAlign w:val="center"/>
                </w:tcPr>
                <w:p w14:paraId="3663C4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Restricciones</w:t>
                  </w:r>
                </w:p>
              </w:tc>
              <w:tc>
                <w:tcPr>
                  <w:tcW w:w="1134" w:type="dxa"/>
                  <w:vAlign w:val="center"/>
                </w:tcPr>
                <w:p w14:paraId="2C7CC61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Fuente de Información</w:t>
                  </w:r>
                </w:p>
              </w:tc>
              <w:tc>
                <w:tcPr>
                  <w:tcW w:w="992" w:type="dxa"/>
                  <w:vAlign w:val="center"/>
                </w:tcPr>
                <w:p w14:paraId="49C81E6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Periodicidad</w:t>
                  </w:r>
                </w:p>
              </w:tc>
              <w:tc>
                <w:tcPr>
                  <w:tcW w:w="2365" w:type="dxa"/>
                  <w:vAlign w:val="center"/>
                </w:tcPr>
                <w:p w14:paraId="1D42F1D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Administrador</w:t>
                  </w:r>
                </w:p>
              </w:tc>
            </w:tr>
            <w:tr w:rsidR="008C7CF7" w:rsidRPr="006145DB" w14:paraId="049AC70A" w14:textId="77777777" w:rsidTr="00331406">
              <w:trPr>
                <w:trHeight w:val="360"/>
              </w:trPr>
              <w:tc>
                <w:tcPr>
                  <w:tcW w:w="2760" w:type="dxa"/>
                  <w:tcMar>
                    <w:top w:w="0" w:type="dxa"/>
                    <w:left w:w="100" w:type="dxa"/>
                    <w:bottom w:w="0" w:type="dxa"/>
                    <w:right w:w="100" w:type="dxa"/>
                  </w:tcMar>
                  <w:vAlign w:val="center"/>
                </w:tcPr>
                <w:p w14:paraId="3C2B335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Servicio creciendo juntos.</w:t>
                  </w:r>
                </w:p>
              </w:tc>
              <w:tc>
                <w:tcPr>
                  <w:tcW w:w="1134" w:type="dxa"/>
                  <w:tcMar>
                    <w:top w:w="0" w:type="dxa"/>
                    <w:left w:w="100" w:type="dxa"/>
                    <w:bottom w:w="0" w:type="dxa"/>
                    <w:right w:w="100" w:type="dxa"/>
                  </w:tcMar>
                  <w:vAlign w:val="center"/>
                </w:tcPr>
                <w:p w14:paraId="605DD19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0A3F970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490DDD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5ECF5BB" w14:textId="77777777" w:rsidTr="00331406">
              <w:trPr>
                <w:trHeight w:val="70"/>
              </w:trPr>
              <w:tc>
                <w:tcPr>
                  <w:tcW w:w="2760" w:type="dxa"/>
                  <w:tcMar>
                    <w:top w:w="0" w:type="dxa"/>
                    <w:left w:w="100" w:type="dxa"/>
                    <w:bottom w:w="0" w:type="dxa"/>
                    <w:right w:w="100" w:type="dxa"/>
                  </w:tcMar>
                  <w:vAlign w:val="center"/>
                </w:tcPr>
                <w:p w14:paraId="40D286E0"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Modalidad Crecemos en la ruralidad</w:t>
                  </w:r>
                </w:p>
              </w:tc>
              <w:tc>
                <w:tcPr>
                  <w:tcW w:w="1134" w:type="dxa"/>
                  <w:tcMar>
                    <w:top w:w="0" w:type="dxa"/>
                    <w:left w:w="100" w:type="dxa"/>
                    <w:bottom w:w="0" w:type="dxa"/>
                    <w:right w:w="100" w:type="dxa"/>
                  </w:tcMar>
                  <w:vAlign w:val="center"/>
                </w:tcPr>
                <w:p w14:paraId="678D1AB6"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2B46A21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FC439D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F6EFBF8" w14:textId="77777777" w:rsidTr="00331406">
              <w:trPr>
                <w:trHeight w:val="221"/>
              </w:trPr>
              <w:tc>
                <w:tcPr>
                  <w:tcW w:w="2760" w:type="dxa"/>
                  <w:tcMar>
                    <w:top w:w="0" w:type="dxa"/>
                    <w:left w:w="100" w:type="dxa"/>
                    <w:bottom w:w="0" w:type="dxa"/>
                    <w:right w:w="100" w:type="dxa"/>
                  </w:tcMar>
                  <w:vAlign w:val="center"/>
                </w:tcPr>
                <w:p w14:paraId="5E9BD8F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Centros Crecer</w:t>
                  </w:r>
                </w:p>
              </w:tc>
              <w:tc>
                <w:tcPr>
                  <w:tcW w:w="1134" w:type="dxa"/>
                  <w:tcMar>
                    <w:top w:w="0" w:type="dxa"/>
                    <w:left w:w="100" w:type="dxa"/>
                    <w:bottom w:w="0" w:type="dxa"/>
                    <w:right w:w="100" w:type="dxa"/>
                  </w:tcMar>
                  <w:vAlign w:val="center"/>
                </w:tcPr>
                <w:p w14:paraId="1BDFEB0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784931B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2B04BA6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600345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0FC5460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Servicios comedores comunitarios.</w:t>
                  </w:r>
                </w:p>
              </w:tc>
              <w:tc>
                <w:tcPr>
                  <w:tcW w:w="1134" w:type="dxa"/>
                  <w:tcBorders>
                    <w:bottom w:val="single" w:sz="4" w:space="0" w:color="auto"/>
                  </w:tcBorders>
                  <w:tcMar>
                    <w:top w:w="0" w:type="dxa"/>
                    <w:left w:w="100" w:type="dxa"/>
                    <w:bottom w:w="0" w:type="dxa"/>
                    <w:right w:w="100" w:type="dxa"/>
                  </w:tcMar>
                  <w:vAlign w:val="center"/>
                </w:tcPr>
                <w:p w14:paraId="1E1CCB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51BE37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095FA9C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AD5943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40E3F42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 Amar jornada de atención diurna</w:t>
                  </w:r>
                </w:p>
              </w:tc>
              <w:tc>
                <w:tcPr>
                  <w:tcW w:w="1134" w:type="dxa"/>
                  <w:tcBorders>
                    <w:bottom w:val="single" w:sz="4" w:space="0" w:color="auto"/>
                  </w:tcBorders>
                  <w:tcMar>
                    <w:top w:w="0" w:type="dxa"/>
                    <w:left w:w="100" w:type="dxa"/>
                    <w:bottom w:w="0" w:type="dxa"/>
                    <w:right w:w="100" w:type="dxa"/>
                  </w:tcMar>
                  <w:vAlign w:val="center"/>
                </w:tcPr>
                <w:p w14:paraId="041A1ECA"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791BDBB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3CC8B50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708BF89" w14:textId="77777777" w:rsidTr="00331406">
              <w:trPr>
                <w:trHeight w:val="98"/>
              </w:trPr>
              <w:tc>
                <w:tcPr>
                  <w:tcW w:w="2760" w:type="dxa"/>
                  <w:tcBorders>
                    <w:left w:val="nil"/>
                    <w:bottom w:val="nil"/>
                    <w:right w:val="nil"/>
                  </w:tcBorders>
                  <w:tcMar>
                    <w:top w:w="0" w:type="dxa"/>
                    <w:left w:w="100" w:type="dxa"/>
                    <w:bottom w:w="0" w:type="dxa"/>
                    <w:right w:w="100" w:type="dxa"/>
                  </w:tcMar>
                  <w:vAlign w:val="center"/>
                </w:tcPr>
                <w:p w14:paraId="43C79751"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Borders>
                    <w:left w:val="nil"/>
                    <w:bottom w:val="nil"/>
                    <w:right w:val="nil"/>
                  </w:tcBorders>
                  <w:tcMar>
                    <w:top w:w="0" w:type="dxa"/>
                    <w:left w:w="100" w:type="dxa"/>
                    <w:bottom w:w="0" w:type="dxa"/>
                    <w:right w:w="100" w:type="dxa"/>
                  </w:tcMar>
                  <w:vAlign w:val="center"/>
                </w:tcPr>
                <w:p w14:paraId="5B04D797" w14:textId="77777777" w:rsidR="008C7CF7" w:rsidRPr="006145DB" w:rsidRDefault="008C7CF7" w:rsidP="005B435E">
                  <w:pPr>
                    <w:tabs>
                      <w:tab w:val="left" w:pos="709"/>
                    </w:tabs>
                    <w:spacing w:after="0" w:line="240" w:lineRule="auto"/>
                    <w:jc w:val="center"/>
                    <w:rPr>
                      <w:rFonts w:eastAsia="Arial" w:cs="Arial"/>
                      <w:sz w:val="16"/>
                      <w:szCs w:val="16"/>
                    </w:rPr>
                  </w:pPr>
                </w:p>
              </w:tc>
              <w:tc>
                <w:tcPr>
                  <w:tcW w:w="992" w:type="dxa"/>
                  <w:tcBorders>
                    <w:left w:val="nil"/>
                    <w:bottom w:val="nil"/>
                    <w:right w:val="nil"/>
                  </w:tcBorders>
                  <w:tcMar>
                    <w:top w:w="0" w:type="dxa"/>
                    <w:left w:w="100" w:type="dxa"/>
                    <w:bottom w:w="0" w:type="dxa"/>
                    <w:right w:w="100" w:type="dxa"/>
                  </w:tcMar>
                  <w:vAlign w:val="center"/>
                </w:tcPr>
                <w:p w14:paraId="63CFB28A" w14:textId="77777777" w:rsidR="008C7CF7" w:rsidRPr="006145DB" w:rsidRDefault="008C7CF7" w:rsidP="005B435E">
                  <w:pPr>
                    <w:tabs>
                      <w:tab w:val="left" w:pos="709"/>
                    </w:tabs>
                    <w:spacing w:after="0" w:line="240" w:lineRule="auto"/>
                    <w:jc w:val="center"/>
                    <w:rPr>
                      <w:rFonts w:eastAsia="Arial" w:cs="Arial"/>
                      <w:sz w:val="16"/>
                      <w:szCs w:val="16"/>
                    </w:rPr>
                  </w:pPr>
                </w:p>
              </w:tc>
              <w:tc>
                <w:tcPr>
                  <w:tcW w:w="2365" w:type="dxa"/>
                  <w:tcBorders>
                    <w:left w:val="nil"/>
                    <w:bottom w:val="nil"/>
                    <w:right w:val="nil"/>
                  </w:tcBorders>
                  <w:tcMar>
                    <w:top w:w="0" w:type="dxa"/>
                    <w:left w:w="100" w:type="dxa"/>
                    <w:bottom w:w="0" w:type="dxa"/>
                    <w:right w:w="100" w:type="dxa"/>
                  </w:tcMar>
                  <w:vAlign w:val="center"/>
                </w:tcPr>
                <w:p w14:paraId="32014D8C" w14:textId="77777777" w:rsidR="008C7CF7" w:rsidRPr="006145DB" w:rsidRDefault="008C7CF7" w:rsidP="005B435E">
                  <w:pPr>
                    <w:tabs>
                      <w:tab w:val="left" w:pos="709"/>
                    </w:tabs>
                    <w:spacing w:after="0" w:line="240" w:lineRule="auto"/>
                    <w:jc w:val="center"/>
                    <w:rPr>
                      <w:rFonts w:eastAsia="Arial" w:cs="Arial"/>
                      <w:sz w:val="16"/>
                      <w:szCs w:val="16"/>
                    </w:rPr>
                  </w:pPr>
                </w:p>
              </w:tc>
            </w:tr>
          </w:tbl>
          <w:p w14:paraId="6EA34D61" w14:textId="77777777" w:rsidR="008C7CF7" w:rsidRPr="006145DB" w:rsidRDefault="008C7CF7" w:rsidP="005B435E">
            <w:pPr>
              <w:tabs>
                <w:tab w:val="left" w:pos="709"/>
              </w:tabs>
              <w:spacing w:after="0" w:line="240" w:lineRule="auto"/>
              <w:jc w:val="both"/>
              <w:rPr>
                <w:rFonts w:eastAsia="Arial" w:cs="Arial"/>
                <w:sz w:val="18"/>
                <w:szCs w:val="18"/>
              </w:rPr>
            </w:pPr>
          </w:p>
        </w:tc>
      </w:tr>
      <w:tr w:rsidR="008C7CF7" w:rsidRPr="006145DB" w14:paraId="3D911DC2" w14:textId="77777777" w:rsidTr="00A249BB">
        <w:trPr>
          <w:trHeight w:val="65"/>
          <w:jc w:val="center"/>
        </w:trPr>
        <w:tc>
          <w:tcPr>
            <w:tcW w:w="1940" w:type="dxa"/>
            <w:vAlign w:val="center"/>
          </w:tcPr>
          <w:p w14:paraId="68999C6C"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Ejecución</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vAlign w:val="center"/>
          </w:tcPr>
          <w:p w14:paraId="6812B8E5" w14:textId="288909E7" w:rsidR="008C7CF7" w:rsidRPr="006145DB" w:rsidRDefault="008C7CF7" w:rsidP="005B435E">
            <w:pPr>
              <w:tabs>
                <w:tab w:val="left" w:pos="709"/>
              </w:tabs>
              <w:spacing w:after="0" w:line="240" w:lineRule="auto"/>
              <w:jc w:val="both"/>
              <w:rPr>
                <w:rFonts w:eastAsia="Arial" w:cs="Arial"/>
                <w:sz w:val="20"/>
                <w:szCs w:val="20"/>
              </w:rPr>
            </w:pPr>
            <w:r w:rsidRPr="006145DB">
              <w:rPr>
                <w:rFonts w:cs="Arial"/>
                <w:sz w:val="20"/>
                <w:szCs w:val="20"/>
              </w:rPr>
              <w:t>Servicio en el marco de la atención en Primera Infancia, Infancia y Adolescentes, dirigido a personas gestantes, niñas, niños y adolescentes provenientes de flujos migratorios mixtos que se encuentran en riesgo de vulneración o inobservancia de derechos. La atención incluye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r w:rsidRPr="006145DB">
              <w:rPr>
                <w:rFonts w:eastAsia="Arial" w:cs="Arial"/>
                <w:sz w:val="20"/>
                <w:szCs w:val="20"/>
              </w:rPr>
              <w:t xml:space="preserve"> esto se ejecuta en Unidades Operativas, en jornada continua diurna; de lunes a sábado desde las ocho (8) de la mañana hasta las cinco (5) de la tarde; domingos y festivos de nueve (9) de la mañana hasta las cuatro (4) de la tarde.  </w:t>
            </w:r>
          </w:p>
          <w:p w14:paraId="314C04FB" w14:textId="77777777" w:rsidR="008C7CF7" w:rsidRPr="006145DB" w:rsidRDefault="008C7CF7" w:rsidP="005B435E">
            <w:pPr>
              <w:pStyle w:val="Textocomentario"/>
              <w:spacing w:after="0"/>
              <w:jc w:val="both"/>
              <w:rPr>
                <w:rFonts w:cs="Arial"/>
              </w:rPr>
            </w:pPr>
            <w:r w:rsidRPr="006145DB">
              <w:rPr>
                <w:rFonts w:eastAsia="Arial" w:cs="Arial"/>
              </w:rPr>
              <w:t>El servicio tiene una duración máxima de seis (6) meses o hasta que se garanticen las condiciones para el egreso, en función de las necesidades individuales y la situación de emergencia que afecta a la población participante.</w:t>
            </w:r>
          </w:p>
          <w:p w14:paraId="2666E631" w14:textId="77777777" w:rsidR="008C7CF7" w:rsidRPr="006145DB" w:rsidRDefault="008C7CF7" w:rsidP="005B435E">
            <w:pPr>
              <w:tabs>
                <w:tab w:val="left" w:pos="709"/>
              </w:tabs>
              <w:spacing w:after="0" w:line="240" w:lineRule="auto"/>
              <w:jc w:val="both"/>
              <w:rPr>
                <w:rFonts w:cs="Arial"/>
                <w:sz w:val="20"/>
                <w:szCs w:val="20"/>
              </w:rPr>
            </w:pPr>
          </w:p>
          <w:p w14:paraId="4C67D837" w14:textId="4678E145" w:rsidR="008C7CF7" w:rsidRPr="006145DB" w:rsidRDefault="008C7CF7" w:rsidP="005B435E">
            <w:pPr>
              <w:tabs>
                <w:tab w:val="left" w:pos="709"/>
              </w:tabs>
              <w:spacing w:after="0" w:line="240" w:lineRule="auto"/>
              <w:jc w:val="both"/>
              <w:rPr>
                <w:rFonts w:cs="Arial"/>
                <w:sz w:val="20"/>
                <w:szCs w:val="20"/>
              </w:rPr>
            </w:pPr>
            <w:r w:rsidRPr="006145DB">
              <w:rPr>
                <w:rFonts w:cs="Arial"/>
                <w:sz w:val="20"/>
                <w:szCs w:val="20"/>
              </w:rPr>
              <w:t>Además, se llevan a cabo abordajes territoriales en el Distrito, facilitando la canalización de personas gestantes, niñas, niños y adolescentes en situación de riesgo al Centro Abrazar u otras ofertas del distrito, asegurando así un entorno protector y seguro de manera transitoria. Este enfoque busca no solo atender las necesidades inmediatas, sino también promover el desarrollo integral y el fortalecimiento de capacidades, favoreciendo una inclusión efectiva en la comunidad</w:t>
            </w:r>
            <w:r w:rsidRPr="006145DB">
              <w:rPr>
                <w:rFonts w:eastAsia="Arial" w:cs="Arial"/>
                <w:sz w:val="20"/>
                <w:szCs w:val="20"/>
              </w:rPr>
              <w:t xml:space="preserve"> Este equipo ejecuta acciones enfocadas en la atención transitoria de la población migrante, garantizando una respuesta integral a sus necesidades</w:t>
            </w:r>
            <w:r w:rsidRPr="006145DB">
              <w:rPr>
                <w:rStyle w:val="Refdecomentario"/>
                <w:rFonts w:cs="Arial"/>
              </w:rPr>
              <w:t xml:space="preserve">, </w:t>
            </w:r>
            <w:r w:rsidRPr="006145DB">
              <w:rPr>
                <w:rFonts w:cs="Arial"/>
                <w:sz w:val="20"/>
                <w:szCs w:val="20"/>
              </w:rPr>
              <w:t>desde los componentes descritos a continuación:</w:t>
            </w:r>
          </w:p>
          <w:p w14:paraId="4AD9BF66" w14:textId="77777777" w:rsidR="008C7CF7" w:rsidRPr="006145DB" w:rsidRDefault="008C7CF7" w:rsidP="005B435E">
            <w:pPr>
              <w:pStyle w:val="Ttulo1"/>
              <w:rPr>
                <w:sz w:val="20"/>
                <w:szCs w:val="20"/>
              </w:rPr>
            </w:pPr>
          </w:p>
          <w:p w14:paraId="46DE9750" w14:textId="77777777"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Psicosocial: Acompañamiento psicosocial para la prevención de vulneración de derechos y la promoción de la corresponsabilidad, acompañando los impactos emocionales y sociales derivados del proceso migratorio de las personas gestantes, niñas, niños y adolescentes a partir de la atención transitoria reconociendo sus historias de vida, particularidades, necesidades individuales de cada persona gestante, niña, niño o adolescente.</w:t>
            </w:r>
          </w:p>
          <w:p w14:paraId="645FB007" w14:textId="76FEDB9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Así mismo se construyen movilizaciones de redes sociales y jurídicas que permiten que desde el Componente jurídico se realice orientación jurídica para la regularización</w:t>
            </w:r>
            <w:r w:rsidRPr="006145DB">
              <w:rPr>
                <w:rFonts w:eastAsia="Arial" w:cs="Arial"/>
                <w:sz w:val="18"/>
                <w:szCs w:val="18"/>
              </w:rPr>
              <w:t xml:space="preserve"> </w:t>
            </w:r>
            <w:r w:rsidRPr="006145DB">
              <w:rPr>
                <w:rFonts w:eastAsia="Arial" w:cs="Arial"/>
                <w:sz w:val="20"/>
                <w:szCs w:val="20"/>
              </w:rPr>
              <w:t>de la situación migratoria de las personas gestantes, niñas, niños, adolescentes y sus familias, facilitando el acceso a derechos básicos como la educación y los servicios de protección. Este proceso se acompaña de un seguimiento continuo para garantizar la defensa de sus derechos.</w:t>
            </w:r>
          </w:p>
          <w:p w14:paraId="04032BA7" w14:textId="77777777" w:rsidR="008C7CF7" w:rsidRPr="006145DB" w:rsidRDefault="008C7CF7" w:rsidP="005B435E">
            <w:pPr>
              <w:tabs>
                <w:tab w:val="left" w:pos="709"/>
              </w:tabs>
              <w:spacing w:after="0" w:line="240" w:lineRule="auto"/>
              <w:jc w:val="both"/>
              <w:rPr>
                <w:rFonts w:eastAsia="Arial" w:cs="Arial"/>
                <w:sz w:val="20"/>
                <w:szCs w:val="20"/>
              </w:rPr>
            </w:pPr>
          </w:p>
          <w:p w14:paraId="45F0DFD3" w14:textId="4909475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pedagógico: se implementa desde el arte (escénico, plástico, danzario, musical) y la interculturalidad permitiendo así el dialogo, la transformación y resignificación de los efectos de la crisis humanitaria y migratoria aportando, a la reparación simbólica ante la vulneración de los derechos, además se generan procesos de educación en emergencia el cual contribuye a mitigar el impacto social de la situación en la vida de las personas gestantes, niñas, niños y adolescentes provenientes de flujos migratorios mixtos.</w:t>
            </w:r>
          </w:p>
          <w:p w14:paraId="2564DDAF" w14:textId="77777777" w:rsidR="008C7CF7" w:rsidRPr="006145DB" w:rsidRDefault="008C7CF7" w:rsidP="005B435E">
            <w:pPr>
              <w:spacing w:after="0" w:line="240" w:lineRule="auto"/>
              <w:jc w:val="both"/>
              <w:rPr>
                <w:rFonts w:eastAsia="Arial" w:cs="Arial"/>
                <w:sz w:val="20"/>
                <w:szCs w:val="20"/>
              </w:rPr>
            </w:pPr>
          </w:p>
          <w:p w14:paraId="44C76EFA" w14:textId="08AE64FC"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salubridad y nutrición:  Promueve orientación y prácticas que contribuyen al bienestar integral (alimentación saludable, hábitos de higiene y cuidado personal), realiza monitoreo del estado nutricional de las personas gestantes, niñas, niños y adolescentes provenientes de flujos migratorios mixtos y garantizar una alimentación adecuada para el desarrollo físico y mental de la población, siguiendo estándares de calidad y brindando un aporte nutricional acorde al tiempo de permanencia en el servicio.</w:t>
            </w:r>
          </w:p>
          <w:p w14:paraId="75D2615B" w14:textId="77777777" w:rsidR="008C7CF7" w:rsidRPr="006145DB" w:rsidRDefault="008C7CF7" w:rsidP="005B435E">
            <w:pPr>
              <w:spacing w:after="0" w:line="240" w:lineRule="auto"/>
              <w:jc w:val="both"/>
              <w:rPr>
                <w:rFonts w:eastAsia="Arial" w:cs="Arial"/>
                <w:sz w:val="20"/>
                <w:szCs w:val="20"/>
              </w:rPr>
            </w:pPr>
          </w:p>
          <w:p w14:paraId="31F9580B" w14:textId="299936A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territorial: Se da a partir de recorridos territoriales en la ciudad de Bogotá, para la identificación de personas gestantes, niñas, niños y adolescentes provenientes de flujos migratorios mixtos en riesgo de vulneración de derechos, referenciándolos hacia el Centro Abrazar o a otros servicios distritales, garantizándoles un entorno seguro y protector.</w:t>
            </w:r>
          </w:p>
          <w:p w14:paraId="1B7EF38E" w14:textId="77777777" w:rsidR="008C7CF7" w:rsidRPr="006145DB" w:rsidRDefault="008C7CF7" w:rsidP="005B435E">
            <w:pPr>
              <w:spacing w:after="0" w:line="240" w:lineRule="auto"/>
              <w:jc w:val="both"/>
              <w:rPr>
                <w:rFonts w:eastAsia="Arial" w:cs="Arial"/>
                <w:sz w:val="20"/>
                <w:szCs w:val="20"/>
              </w:rPr>
            </w:pPr>
          </w:p>
          <w:p w14:paraId="45B37510" w14:textId="22EDE535"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articulación y referenciación: Gestión interinstitucional, donde se articula con diversas entidades para garantizar los derechos de las personas gestantes, niñas, niños, adolescentes y sus familias provenientes de flujos migratorios mixtos en riesgo de vulneración de derechos, asegurando acceso a servicios específicos que respondan a sus necesidades.</w:t>
            </w:r>
          </w:p>
          <w:p w14:paraId="1F330C2F" w14:textId="77777777" w:rsidR="008C7CF7" w:rsidRPr="006145DB" w:rsidRDefault="008C7CF7" w:rsidP="005B435E">
            <w:pPr>
              <w:spacing w:after="0" w:line="240" w:lineRule="auto"/>
              <w:jc w:val="both"/>
              <w:rPr>
                <w:rFonts w:eastAsia="Arial" w:cs="Arial"/>
                <w:sz w:val="20"/>
                <w:szCs w:val="20"/>
              </w:rPr>
            </w:pPr>
          </w:p>
          <w:p w14:paraId="35B353F2" w14:textId="395AAD3E"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Beneficios tangibles: Complemento alimentario listo para el consumo en el servicio.</w:t>
            </w:r>
          </w:p>
          <w:p w14:paraId="278A94A1" w14:textId="77777777" w:rsidR="00583ECF" w:rsidRPr="006145DB" w:rsidRDefault="00583ECF" w:rsidP="005B435E">
            <w:pPr>
              <w:spacing w:after="0" w:line="240" w:lineRule="auto"/>
              <w:jc w:val="both"/>
              <w:rPr>
                <w:rFonts w:eastAsia="Arial" w:cs="Arial"/>
                <w:sz w:val="20"/>
                <w:szCs w:val="20"/>
              </w:rPr>
            </w:pPr>
            <w:bookmarkStart w:id="101" w:name="_Hlk184803377"/>
          </w:p>
          <w:p w14:paraId="3BA82B47" w14:textId="7777777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Abrazar implementar el plan operativo de continuidad correspondiente.</w:t>
            </w:r>
            <w:bookmarkEnd w:id="101"/>
          </w:p>
        </w:tc>
      </w:tr>
      <w:tr w:rsidR="008C7CF7" w:rsidRPr="006145DB" w14:paraId="091C3390" w14:textId="77777777" w:rsidTr="00A249BB">
        <w:trPr>
          <w:trHeight w:val="300"/>
          <w:jc w:val="center"/>
        </w:trPr>
        <w:tc>
          <w:tcPr>
            <w:tcW w:w="1940" w:type="dxa"/>
            <w:vAlign w:val="center"/>
          </w:tcPr>
          <w:p w14:paraId="032F629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Estándares transversales de calidad</w:t>
            </w:r>
          </w:p>
        </w:tc>
        <w:tc>
          <w:tcPr>
            <w:tcW w:w="7455" w:type="dxa"/>
          </w:tcPr>
          <w:p w14:paraId="4BE5D66E" w14:textId="7777777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Las categorías que aplican para el servicio son:</w:t>
            </w:r>
          </w:p>
          <w:p w14:paraId="4B600DCF" w14:textId="31E997DA"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 xml:space="preserve">Gestión administrativa </w:t>
            </w:r>
          </w:p>
          <w:p w14:paraId="3EFE927E" w14:textId="69734FEC"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Ambientes adecuados y seguros.</w:t>
            </w:r>
          </w:p>
          <w:p w14:paraId="4746D2E0" w14:textId="07CE06C0"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Atención social.</w:t>
            </w:r>
          </w:p>
          <w:p w14:paraId="0314B2D2" w14:textId="05E5AA74"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Nutrición y salubridad.</w:t>
            </w:r>
          </w:p>
          <w:p w14:paraId="4C1CD4CA" w14:textId="56C8C82E"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Talento humano</w:t>
            </w:r>
          </w:p>
        </w:tc>
      </w:tr>
    </w:tbl>
    <w:p w14:paraId="39EF5EA0" w14:textId="77777777" w:rsidR="002C163D" w:rsidRPr="006145DB" w:rsidRDefault="002C163D" w:rsidP="005B435E">
      <w:pPr>
        <w:pStyle w:val="Ttulo1"/>
        <w:ind w:left="426"/>
        <w:rPr>
          <w:lang w:val="es-CO"/>
        </w:rPr>
      </w:pPr>
      <w:bookmarkStart w:id="102" w:name="_Toc193524703"/>
      <w:bookmarkStart w:id="103" w:name="_Toc193527371"/>
      <w:bookmarkEnd w:id="102"/>
      <w:bookmarkEnd w:id="103"/>
    </w:p>
    <w:p w14:paraId="11DBB5C6" w14:textId="48E43F22" w:rsidR="005F44BC" w:rsidRPr="006145DB" w:rsidRDefault="00E32149">
      <w:pPr>
        <w:pStyle w:val="Ttulo1"/>
        <w:numPr>
          <w:ilvl w:val="1"/>
          <w:numId w:val="68"/>
        </w:numPr>
        <w:ind w:left="426" w:hanging="426"/>
        <w:rPr>
          <w:lang w:val="es-CO"/>
        </w:rPr>
      </w:pPr>
      <w:bookmarkStart w:id="104" w:name="_Toc210213184"/>
      <w:bookmarkStart w:id="105" w:name="_Toc213273458"/>
      <w:bookmarkStart w:id="106" w:name="_Toc213276085"/>
      <w:bookmarkStart w:id="107" w:name="_Toc216902418"/>
      <w:r w:rsidRPr="006145DB">
        <w:rPr>
          <w:lang w:val="es-CO"/>
        </w:rPr>
        <w:t xml:space="preserve">Servicios para la </w:t>
      </w:r>
      <w:r w:rsidR="00331406" w:rsidRPr="006145DB">
        <w:rPr>
          <w:lang w:val="es-CO"/>
        </w:rPr>
        <w:t>atención de jóvenes</w:t>
      </w:r>
      <w:bookmarkEnd w:id="104"/>
      <w:bookmarkEnd w:id="105"/>
      <w:bookmarkEnd w:id="106"/>
      <w:bookmarkEnd w:id="107"/>
    </w:p>
    <w:p w14:paraId="3B555EBD" w14:textId="77777777" w:rsidR="00331406" w:rsidRPr="006145DB" w:rsidRDefault="00331406" w:rsidP="00331406">
      <w:pPr>
        <w:spacing w:after="0"/>
        <w:rPr>
          <w:rFonts w:cs="Arial"/>
          <w:lang w:val="es-CO"/>
        </w:rPr>
      </w:pPr>
    </w:p>
    <w:p w14:paraId="07013308" w14:textId="2D9F88D1" w:rsidR="00765DAC" w:rsidRPr="006145DB" w:rsidRDefault="007D6F82" w:rsidP="005B435E">
      <w:pPr>
        <w:pStyle w:val="Ttulo1"/>
        <w:ind w:left="709" w:hanging="425"/>
        <w:jc w:val="center"/>
        <w:rPr>
          <w:lang w:val="es-CO"/>
        </w:rPr>
      </w:pPr>
      <w:bookmarkStart w:id="108" w:name="_Toc210213185"/>
      <w:bookmarkStart w:id="109" w:name="_Toc213273459"/>
      <w:bookmarkStart w:id="110" w:name="_Toc213276086"/>
      <w:bookmarkStart w:id="111" w:name="_Toc216902419"/>
      <w:r w:rsidRPr="006145DB">
        <w:rPr>
          <w:lang w:val="es-CO"/>
        </w:rPr>
        <w:t>7.2.1.</w:t>
      </w:r>
      <w:r w:rsidR="00576FDD" w:rsidRPr="006145DB">
        <w:rPr>
          <w:lang w:val="es-CO"/>
        </w:rPr>
        <w:t xml:space="preserve"> </w:t>
      </w:r>
      <w:r w:rsidR="00096D7C" w:rsidRPr="006145DB">
        <w:rPr>
          <w:lang w:val="es-CO"/>
        </w:rPr>
        <w:t xml:space="preserve">Servicio Forjar </w:t>
      </w:r>
      <w:r w:rsidR="00331406" w:rsidRPr="006145DB">
        <w:rPr>
          <w:lang w:val="es-CO"/>
        </w:rPr>
        <w:t>restaurativo</w:t>
      </w:r>
      <w:bookmarkEnd w:id="108"/>
      <w:bookmarkEnd w:id="109"/>
      <w:bookmarkEnd w:id="110"/>
      <w:bookmarkEnd w:id="1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5CCB007F" w14:textId="77777777" w:rsidTr="002C1CA1">
        <w:trPr>
          <w:trHeight w:val="268"/>
          <w:jc w:val="center"/>
        </w:trPr>
        <w:tc>
          <w:tcPr>
            <w:tcW w:w="1056" w:type="pct"/>
            <w:vAlign w:val="center"/>
          </w:tcPr>
          <w:p w14:paraId="2546C4EB" w14:textId="0133513A"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Objeto </w:t>
            </w:r>
            <w:r w:rsidR="00766A9F" w:rsidRPr="006145DB">
              <w:rPr>
                <w:rFonts w:eastAsia="Arial" w:cs="Arial"/>
                <w:sz w:val="20"/>
                <w:szCs w:val="20"/>
              </w:rPr>
              <w:t>del S</w:t>
            </w:r>
            <w:r w:rsidR="004936D4" w:rsidRPr="006145DB">
              <w:rPr>
                <w:rFonts w:eastAsia="Arial" w:cs="Arial"/>
                <w:sz w:val="20"/>
                <w:szCs w:val="20"/>
              </w:rPr>
              <w:t xml:space="preserve">ervicio </w:t>
            </w:r>
            <w:r w:rsidR="00766A9F" w:rsidRPr="006145DB">
              <w:rPr>
                <w:rFonts w:eastAsia="Arial" w:cs="Arial"/>
                <w:sz w:val="20"/>
                <w:szCs w:val="20"/>
              </w:rPr>
              <w:t>S</w:t>
            </w:r>
            <w:r w:rsidR="004936D4" w:rsidRPr="006145DB">
              <w:rPr>
                <w:rFonts w:eastAsia="Arial" w:cs="Arial"/>
                <w:sz w:val="20"/>
                <w:szCs w:val="20"/>
              </w:rPr>
              <w:t>ocial</w:t>
            </w:r>
          </w:p>
        </w:tc>
        <w:tc>
          <w:tcPr>
            <w:tcW w:w="3944" w:type="pct"/>
            <w:vAlign w:val="center"/>
          </w:tcPr>
          <w:p w14:paraId="26FD419E" w14:textId="0DCEF31E" w:rsidR="00735C81" w:rsidRPr="006145DB" w:rsidRDefault="006D7402" w:rsidP="005B435E">
            <w:pPr>
              <w:spacing w:after="0" w:line="240" w:lineRule="auto"/>
              <w:jc w:val="both"/>
              <w:rPr>
                <w:rFonts w:cs="Arial"/>
                <w:sz w:val="20"/>
                <w:szCs w:val="20"/>
              </w:rPr>
            </w:pPr>
            <w:r w:rsidRPr="006145DB">
              <w:rPr>
                <w:rFonts w:cs="Arial"/>
                <w:sz w:val="20"/>
                <w:szCs w:val="20"/>
              </w:rPr>
              <w:t>El servicio forjar busca brindar atención</w:t>
            </w:r>
            <w:r w:rsidRPr="006145DB">
              <w:rPr>
                <w:rFonts w:cs="Arial"/>
                <w:spacing w:val="1"/>
                <w:sz w:val="20"/>
                <w:szCs w:val="20"/>
              </w:rPr>
              <w:t xml:space="preserve"> </w:t>
            </w:r>
            <w:r w:rsidRPr="006145DB">
              <w:rPr>
                <w:rFonts w:cs="Arial"/>
                <w:sz w:val="20"/>
                <w:szCs w:val="20"/>
              </w:rPr>
              <w:t>especializada y diferenciada a los</w:t>
            </w:r>
            <w:r w:rsidRPr="006145DB">
              <w:rPr>
                <w:rFonts w:cs="Arial"/>
                <w:spacing w:val="1"/>
                <w:sz w:val="20"/>
                <w:szCs w:val="20"/>
              </w:rPr>
              <w:t xml:space="preserve"> </w:t>
            </w:r>
            <w:r w:rsidRPr="006145DB">
              <w:rPr>
                <w:rFonts w:cs="Arial"/>
                <w:sz w:val="20"/>
                <w:szCs w:val="20"/>
              </w:rPr>
              <w:t>adolescentes</w:t>
            </w:r>
            <w:r w:rsidRPr="006145DB">
              <w:rPr>
                <w:rFonts w:cs="Arial"/>
                <w:spacing w:val="-13"/>
                <w:sz w:val="20"/>
                <w:szCs w:val="20"/>
              </w:rPr>
              <w:t xml:space="preserve"> </w:t>
            </w:r>
            <w:r w:rsidRPr="006145DB">
              <w:rPr>
                <w:rFonts w:cs="Arial"/>
                <w:sz w:val="20"/>
                <w:szCs w:val="20"/>
              </w:rPr>
              <w:t>y</w:t>
            </w:r>
            <w:r w:rsidRPr="006145DB">
              <w:rPr>
                <w:rFonts w:cs="Arial"/>
                <w:spacing w:val="-11"/>
                <w:sz w:val="20"/>
                <w:szCs w:val="20"/>
              </w:rPr>
              <w:t xml:space="preserve"> </w:t>
            </w:r>
            <w:r w:rsidRPr="006145DB">
              <w:rPr>
                <w:rFonts w:cs="Arial"/>
                <w:sz w:val="20"/>
                <w:szCs w:val="20"/>
              </w:rPr>
              <w:t>jóvenes</w:t>
            </w:r>
            <w:r w:rsidRPr="006145DB">
              <w:rPr>
                <w:rFonts w:cs="Arial"/>
                <w:spacing w:val="-12"/>
                <w:sz w:val="20"/>
                <w:szCs w:val="20"/>
              </w:rPr>
              <w:t xml:space="preserve"> </w:t>
            </w:r>
            <w:r w:rsidRPr="006145DB">
              <w:rPr>
                <w:rFonts w:cs="Arial"/>
                <w:sz w:val="20"/>
                <w:szCs w:val="20"/>
              </w:rPr>
              <w:t>remitidos</w:t>
            </w:r>
            <w:r w:rsidRPr="006145DB">
              <w:rPr>
                <w:rFonts w:cs="Arial"/>
                <w:spacing w:val="-1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las</w:t>
            </w:r>
            <w:r w:rsidRPr="006145DB">
              <w:rPr>
                <w:rFonts w:cs="Arial"/>
                <w:spacing w:val="-12"/>
                <w:sz w:val="20"/>
                <w:szCs w:val="20"/>
              </w:rPr>
              <w:t xml:space="preserve"> </w:t>
            </w:r>
            <w:r w:rsidRPr="006145DB">
              <w:rPr>
                <w:rFonts w:cs="Arial"/>
                <w:sz w:val="20"/>
                <w:szCs w:val="20"/>
              </w:rPr>
              <w:t>Defensorías</w:t>
            </w:r>
            <w:r w:rsidRPr="006145DB">
              <w:rPr>
                <w:rFonts w:cs="Arial"/>
                <w:spacing w:val="-9"/>
                <w:sz w:val="20"/>
                <w:szCs w:val="20"/>
              </w:rPr>
              <w:t xml:space="preserve"> </w:t>
            </w:r>
            <w:r w:rsidRPr="006145DB">
              <w:rPr>
                <w:rFonts w:cs="Arial"/>
                <w:sz w:val="20"/>
                <w:szCs w:val="20"/>
              </w:rPr>
              <w:t>de</w:t>
            </w:r>
            <w:r w:rsidRPr="006145DB">
              <w:rPr>
                <w:rFonts w:cs="Arial"/>
                <w:spacing w:val="-13"/>
                <w:sz w:val="20"/>
                <w:szCs w:val="20"/>
              </w:rPr>
              <w:t xml:space="preserve"> </w:t>
            </w:r>
            <w:r w:rsidRPr="006145DB">
              <w:rPr>
                <w:rFonts w:cs="Arial"/>
                <w:sz w:val="20"/>
                <w:szCs w:val="20"/>
              </w:rPr>
              <w:t>Familia</w:t>
            </w:r>
            <w:r w:rsidRPr="006145DB">
              <w:rPr>
                <w:rFonts w:cs="Arial"/>
                <w:spacing w:val="-13"/>
                <w:sz w:val="20"/>
                <w:szCs w:val="20"/>
              </w:rPr>
              <w:t xml:space="preserve"> </w:t>
            </w:r>
            <w:r w:rsidRPr="006145DB">
              <w:rPr>
                <w:rFonts w:cs="Arial"/>
                <w:sz w:val="20"/>
                <w:szCs w:val="20"/>
              </w:rPr>
              <w:t>y</w:t>
            </w:r>
            <w:r w:rsidRPr="006145DB">
              <w:rPr>
                <w:rFonts w:cs="Arial"/>
                <w:spacing w:val="-12"/>
                <w:sz w:val="20"/>
                <w:szCs w:val="20"/>
              </w:rPr>
              <w:t xml:space="preserve"> </w:t>
            </w:r>
            <w:r w:rsidRPr="006145DB">
              <w:rPr>
                <w:rFonts w:cs="Arial"/>
                <w:sz w:val="20"/>
                <w:szCs w:val="20"/>
              </w:rPr>
              <w:t>los</w:t>
            </w:r>
            <w:r w:rsidRPr="006145DB">
              <w:rPr>
                <w:rFonts w:cs="Arial"/>
                <w:spacing w:val="-12"/>
                <w:sz w:val="20"/>
                <w:szCs w:val="20"/>
              </w:rPr>
              <w:t xml:space="preserve"> </w:t>
            </w:r>
            <w:r w:rsidRPr="006145DB">
              <w:rPr>
                <w:rFonts w:cs="Arial"/>
                <w:sz w:val="20"/>
                <w:szCs w:val="20"/>
              </w:rPr>
              <w:t>Juzgados</w:t>
            </w:r>
            <w:r w:rsidRPr="006145DB">
              <w:rPr>
                <w:rFonts w:cs="Arial"/>
                <w:spacing w:val="-53"/>
                <w:sz w:val="20"/>
                <w:szCs w:val="20"/>
              </w:rPr>
              <w:t xml:space="preserve"> </w:t>
            </w:r>
            <w:r w:rsidRPr="006145DB">
              <w:rPr>
                <w:rFonts w:cs="Arial"/>
                <w:sz w:val="20"/>
                <w:szCs w:val="20"/>
              </w:rPr>
              <w:t>penales para adolescentes adscritos al</w:t>
            </w:r>
            <w:r w:rsidRPr="006145DB">
              <w:rPr>
                <w:rFonts w:cs="Arial"/>
                <w:spacing w:val="1"/>
                <w:sz w:val="20"/>
                <w:szCs w:val="20"/>
              </w:rPr>
              <w:t xml:space="preserve"> </w:t>
            </w:r>
            <w:r w:rsidRPr="006145DB">
              <w:rPr>
                <w:rFonts w:cs="Arial"/>
                <w:sz w:val="20"/>
                <w:szCs w:val="20"/>
              </w:rPr>
              <w:t>SRPA, para dar cumplimiento a las</w:t>
            </w:r>
            <w:r w:rsidRPr="006145DB">
              <w:rPr>
                <w:rFonts w:cs="Arial"/>
                <w:spacing w:val="1"/>
                <w:sz w:val="20"/>
                <w:szCs w:val="20"/>
              </w:rPr>
              <w:t xml:space="preserve"> </w:t>
            </w:r>
            <w:r w:rsidRPr="006145DB">
              <w:rPr>
                <w:rFonts w:cs="Arial"/>
                <w:sz w:val="20"/>
                <w:szCs w:val="20"/>
              </w:rPr>
              <w:t>sanciones no privativas de la libertad</w:t>
            </w:r>
            <w:r w:rsidRPr="006145DB">
              <w:rPr>
                <w:rFonts w:cs="Arial"/>
                <w:spacing w:val="1"/>
                <w:sz w:val="20"/>
                <w:szCs w:val="20"/>
              </w:rPr>
              <w:t xml:space="preserve"> </w:t>
            </w:r>
            <w:r w:rsidRPr="006145DB">
              <w:rPr>
                <w:rFonts w:cs="Arial"/>
                <w:sz w:val="20"/>
                <w:szCs w:val="20"/>
              </w:rPr>
              <w:t>y a las medidas de restablecimiento de</w:t>
            </w:r>
            <w:r w:rsidRPr="006145DB">
              <w:rPr>
                <w:rFonts w:cs="Arial"/>
                <w:spacing w:val="1"/>
                <w:sz w:val="20"/>
                <w:szCs w:val="20"/>
              </w:rPr>
              <w:t xml:space="preserve"> </w:t>
            </w:r>
            <w:r w:rsidRPr="006145DB">
              <w:rPr>
                <w:rFonts w:cs="Arial"/>
                <w:sz w:val="20"/>
                <w:szCs w:val="20"/>
              </w:rPr>
              <w:t>derechos</w:t>
            </w:r>
            <w:r w:rsidRPr="006145DB">
              <w:rPr>
                <w:rFonts w:cs="Arial"/>
                <w:spacing w:val="1"/>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el</w:t>
            </w:r>
            <w:r w:rsidRPr="006145DB">
              <w:rPr>
                <w:rFonts w:cs="Arial"/>
                <w:spacing w:val="1"/>
                <w:sz w:val="20"/>
                <w:szCs w:val="20"/>
              </w:rPr>
              <w:t xml:space="preserve"> </w:t>
            </w:r>
            <w:r w:rsidRPr="006145DB">
              <w:rPr>
                <w:rFonts w:cs="Arial"/>
                <w:sz w:val="20"/>
                <w:szCs w:val="20"/>
              </w:rPr>
              <w:t>marco</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procesos</w:t>
            </w:r>
            <w:r w:rsidRPr="006145DB">
              <w:rPr>
                <w:rFonts w:cs="Arial"/>
                <w:spacing w:val="1"/>
                <w:sz w:val="20"/>
                <w:szCs w:val="20"/>
              </w:rPr>
              <w:t xml:space="preserve"> </w:t>
            </w:r>
            <w:r w:rsidRPr="006145DB">
              <w:rPr>
                <w:rFonts w:cs="Arial"/>
                <w:sz w:val="20"/>
                <w:szCs w:val="20"/>
              </w:rPr>
              <w:t>restaurativos,</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garanticen</w:t>
            </w:r>
            <w:r w:rsidRPr="006145DB">
              <w:rPr>
                <w:rFonts w:cs="Arial"/>
                <w:spacing w:val="1"/>
                <w:sz w:val="20"/>
                <w:szCs w:val="20"/>
              </w:rPr>
              <w:t xml:space="preserve"> </w:t>
            </w:r>
            <w:r w:rsidRPr="006145DB">
              <w:rPr>
                <w:rFonts w:cs="Arial"/>
                <w:sz w:val="20"/>
                <w:szCs w:val="20"/>
              </w:rPr>
              <w:t>su</w:t>
            </w:r>
            <w:r w:rsidRPr="006145DB">
              <w:rPr>
                <w:rFonts w:cs="Arial"/>
                <w:spacing w:val="1"/>
                <w:sz w:val="20"/>
                <w:szCs w:val="20"/>
              </w:rPr>
              <w:t xml:space="preserve"> </w:t>
            </w:r>
            <w:r w:rsidRPr="006145DB">
              <w:rPr>
                <w:rFonts w:cs="Arial"/>
                <w:sz w:val="20"/>
                <w:szCs w:val="20"/>
              </w:rPr>
              <w:t>participación activa en los contextos familiares y sociales como sujetos de</w:t>
            </w:r>
            <w:r w:rsidRPr="006145DB">
              <w:rPr>
                <w:rFonts w:cs="Arial"/>
                <w:spacing w:val="1"/>
                <w:sz w:val="20"/>
                <w:szCs w:val="20"/>
              </w:rPr>
              <w:t xml:space="preserve"> </w:t>
            </w:r>
            <w:r w:rsidRPr="006145DB">
              <w:rPr>
                <w:rFonts w:cs="Arial"/>
                <w:sz w:val="20"/>
                <w:szCs w:val="20"/>
              </w:rPr>
              <w:t>derechos, posibilitando su responsabilización, la reparación e inclusión social</w:t>
            </w:r>
            <w:r w:rsidRPr="006145DB">
              <w:rPr>
                <w:rFonts w:cs="Arial"/>
                <w:spacing w:val="1"/>
                <w:sz w:val="20"/>
                <w:szCs w:val="20"/>
              </w:rPr>
              <w:t xml:space="preserve"> </w:t>
            </w:r>
            <w:r w:rsidRPr="006145DB">
              <w:rPr>
                <w:rFonts w:cs="Arial"/>
                <w:sz w:val="20"/>
                <w:szCs w:val="20"/>
              </w:rPr>
              <w:t>contribuyendo al desarrollo de sus comunidades, mediante la aplicación del</w:t>
            </w:r>
            <w:r w:rsidRPr="006145DB">
              <w:rPr>
                <w:rFonts w:cs="Arial"/>
                <w:spacing w:val="1"/>
                <w:sz w:val="20"/>
                <w:szCs w:val="20"/>
              </w:rPr>
              <w:t xml:space="preserve"> </w:t>
            </w:r>
            <w:r w:rsidRPr="006145DB">
              <w:rPr>
                <w:rFonts w:cs="Arial"/>
                <w:sz w:val="20"/>
                <w:szCs w:val="20"/>
              </w:rPr>
              <w:t>Modelo de</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del</w:t>
            </w:r>
            <w:r w:rsidRPr="006145DB">
              <w:rPr>
                <w:rFonts w:cs="Arial"/>
                <w:spacing w:val="-2"/>
                <w:sz w:val="20"/>
                <w:szCs w:val="20"/>
              </w:rPr>
              <w:t xml:space="preserve"> </w:t>
            </w:r>
            <w:r w:rsidRPr="006145DB">
              <w:rPr>
                <w:rFonts w:cs="Arial"/>
                <w:sz w:val="20"/>
                <w:szCs w:val="20"/>
              </w:rPr>
              <w:t>servicio</w:t>
            </w:r>
            <w:r w:rsidRPr="006145DB">
              <w:rPr>
                <w:rFonts w:cs="Arial"/>
                <w:spacing w:val="-2"/>
                <w:sz w:val="20"/>
                <w:szCs w:val="20"/>
              </w:rPr>
              <w:t xml:space="preserve"> </w:t>
            </w:r>
            <w:r w:rsidRPr="006145DB">
              <w:rPr>
                <w:rFonts w:cs="Arial"/>
                <w:sz w:val="20"/>
                <w:szCs w:val="20"/>
              </w:rPr>
              <w:t>Forjar</w:t>
            </w:r>
            <w:r w:rsidRPr="006145DB">
              <w:rPr>
                <w:rFonts w:cs="Arial"/>
                <w:spacing w:val="-1"/>
                <w:sz w:val="20"/>
                <w:szCs w:val="20"/>
              </w:rPr>
              <w:t xml:space="preserve"> </w:t>
            </w:r>
            <w:r w:rsidRPr="006145DB">
              <w:rPr>
                <w:rFonts w:cs="Arial"/>
                <w:sz w:val="20"/>
                <w:szCs w:val="20"/>
              </w:rPr>
              <w:t>Restaurativo.</w:t>
            </w:r>
          </w:p>
        </w:tc>
      </w:tr>
      <w:tr w:rsidR="00115DA4" w:rsidRPr="006145DB" w14:paraId="516A00CB" w14:textId="77777777" w:rsidTr="002C1CA1">
        <w:trPr>
          <w:trHeight w:val="15"/>
          <w:jc w:val="center"/>
        </w:trPr>
        <w:tc>
          <w:tcPr>
            <w:tcW w:w="1056" w:type="pct"/>
            <w:vAlign w:val="center"/>
          </w:tcPr>
          <w:p w14:paraId="72DEE785" w14:textId="7B242A98" w:rsidR="00735C81" w:rsidRPr="006145DB" w:rsidRDefault="00735C81" w:rsidP="005B435E">
            <w:pPr>
              <w:spacing w:after="0" w:line="240" w:lineRule="auto"/>
              <w:rPr>
                <w:rFonts w:eastAsia="Arial" w:cs="Arial"/>
                <w:sz w:val="20"/>
                <w:szCs w:val="20"/>
              </w:rPr>
            </w:pPr>
            <w:r w:rsidRPr="006145DB">
              <w:rPr>
                <w:rFonts w:eastAsia="Arial" w:cs="Arial"/>
                <w:sz w:val="20"/>
                <w:szCs w:val="20"/>
              </w:rPr>
              <w:t>Oferta</w:t>
            </w:r>
            <w:r w:rsidR="00766A9F" w:rsidRPr="006145DB">
              <w:rPr>
                <w:rFonts w:eastAsia="Arial" w:cs="Arial"/>
                <w:sz w:val="20"/>
                <w:szCs w:val="20"/>
              </w:rPr>
              <w:t xml:space="preserve"> del Servicio Social</w:t>
            </w:r>
          </w:p>
        </w:tc>
        <w:tc>
          <w:tcPr>
            <w:tcW w:w="3944" w:type="pct"/>
            <w:vAlign w:val="center"/>
          </w:tcPr>
          <w:p w14:paraId="1FA67F2F" w14:textId="29AAF2D9" w:rsidR="00183BDE" w:rsidRPr="006145DB" w:rsidRDefault="006D7402" w:rsidP="005B435E">
            <w:pPr>
              <w:spacing w:after="0" w:line="240" w:lineRule="auto"/>
              <w:jc w:val="both"/>
              <w:rPr>
                <w:rFonts w:cs="Arial"/>
                <w:sz w:val="20"/>
                <w:szCs w:val="20"/>
              </w:rPr>
            </w:pPr>
            <w:r w:rsidRPr="006145DB">
              <w:rPr>
                <w:rFonts w:cs="Arial"/>
                <w:sz w:val="20"/>
                <w:szCs w:val="20"/>
              </w:rPr>
              <w:t>Cuentan con la atención y ejecución de las sanciones no privativas de la</w:t>
            </w:r>
            <w:r w:rsidRPr="006145DB">
              <w:rPr>
                <w:rFonts w:cs="Arial"/>
                <w:spacing w:val="1"/>
                <w:sz w:val="20"/>
                <w:szCs w:val="20"/>
              </w:rPr>
              <w:t xml:space="preserve"> </w:t>
            </w:r>
            <w:r w:rsidRPr="006145DB">
              <w:rPr>
                <w:rFonts w:cs="Arial"/>
                <w:sz w:val="20"/>
                <w:szCs w:val="20"/>
              </w:rPr>
              <w:t>libertad de Libertad Asistida/Vigilada y Prestación de Servicios a la</w:t>
            </w:r>
            <w:r w:rsidRPr="006145DB">
              <w:rPr>
                <w:rFonts w:cs="Arial"/>
                <w:spacing w:val="1"/>
                <w:sz w:val="20"/>
                <w:szCs w:val="20"/>
              </w:rPr>
              <w:t xml:space="preserve"> </w:t>
            </w:r>
            <w:r w:rsidRPr="006145DB">
              <w:rPr>
                <w:rFonts w:cs="Arial"/>
                <w:sz w:val="20"/>
                <w:szCs w:val="20"/>
              </w:rPr>
              <w:t>Comunidad.</w:t>
            </w:r>
            <w:r w:rsidRPr="006145DB">
              <w:rPr>
                <w:rFonts w:cs="Arial"/>
                <w:spacing w:val="-1"/>
                <w:sz w:val="20"/>
                <w:szCs w:val="20"/>
              </w:rPr>
              <w:t xml:space="preserve"> </w:t>
            </w:r>
            <w:r w:rsidRPr="006145DB">
              <w:rPr>
                <w:rFonts w:cs="Arial"/>
                <w:sz w:val="20"/>
                <w:szCs w:val="20"/>
              </w:rPr>
              <w:t>Así</w:t>
            </w:r>
            <w:r w:rsidRPr="006145DB">
              <w:rPr>
                <w:rFonts w:cs="Arial"/>
                <w:spacing w:val="-1"/>
                <w:sz w:val="20"/>
                <w:szCs w:val="20"/>
              </w:rPr>
              <w:t xml:space="preserve"> </w:t>
            </w:r>
            <w:r w:rsidRPr="006145DB">
              <w:rPr>
                <w:rFonts w:cs="Arial"/>
                <w:sz w:val="20"/>
                <w:szCs w:val="20"/>
              </w:rPr>
              <w:t>mismo,</w:t>
            </w:r>
            <w:r w:rsidRPr="006145DB">
              <w:rPr>
                <w:rFonts w:cs="Arial"/>
                <w:spacing w:val="-3"/>
                <w:sz w:val="20"/>
                <w:szCs w:val="20"/>
              </w:rPr>
              <w:t xml:space="preserve"> </w:t>
            </w:r>
            <w:r w:rsidRPr="006145DB">
              <w:rPr>
                <w:rFonts w:cs="Arial"/>
                <w:sz w:val="20"/>
                <w:szCs w:val="20"/>
              </w:rPr>
              <w:t>se</w:t>
            </w:r>
            <w:r w:rsidRPr="006145DB">
              <w:rPr>
                <w:rFonts w:cs="Arial"/>
                <w:spacing w:val="-1"/>
                <w:sz w:val="20"/>
                <w:szCs w:val="20"/>
              </w:rPr>
              <w:t xml:space="preserve"> </w:t>
            </w:r>
            <w:r w:rsidRPr="006145DB">
              <w:rPr>
                <w:rFonts w:cs="Arial"/>
                <w:sz w:val="20"/>
                <w:szCs w:val="20"/>
              </w:rPr>
              <w:t>brinda</w:t>
            </w:r>
            <w:r w:rsidRPr="006145DB">
              <w:rPr>
                <w:rFonts w:cs="Arial"/>
                <w:spacing w:val="-3"/>
                <w:sz w:val="20"/>
                <w:szCs w:val="20"/>
              </w:rPr>
              <w:t xml:space="preserve"> </w:t>
            </w:r>
            <w:r w:rsidRPr="006145DB">
              <w:rPr>
                <w:rFonts w:cs="Arial"/>
                <w:sz w:val="20"/>
                <w:szCs w:val="20"/>
              </w:rPr>
              <w:t>atención</w:t>
            </w:r>
            <w:r w:rsidRPr="006145DB">
              <w:rPr>
                <w:rFonts w:cs="Arial"/>
                <w:spacing w:val="-3"/>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modalidades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Intervención</w:t>
            </w:r>
            <w:r w:rsidRPr="006145DB">
              <w:rPr>
                <w:rFonts w:cs="Arial"/>
                <w:spacing w:val="-3"/>
                <w:sz w:val="20"/>
                <w:szCs w:val="20"/>
              </w:rPr>
              <w:t xml:space="preserve"> </w:t>
            </w:r>
            <w:r w:rsidRPr="006145DB">
              <w:rPr>
                <w:rFonts w:cs="Arial"/>
                <w:sz w:val="20"/>
                <w:szCs w:val="20"/>
              </w:rPr>
              <w:t>de</w:t>
            </w:r>
            <w:r w:rsidRPr="006145DB">
              <w:rPr>
                <w:rFonts w:cs="Arial"/>
                <w:spacing w:val="-52"/>
                <w:sz w:val="20"/>
                <w:szCs w:val="20"/>
              </w:rPr>
              <w:t xml:space="preserve"> </w:t>
            </w:r>
            <w:r w:rsidRPr="006145DB">
              <w:rPr>
                <w:rFonts w:cs="Arial"/>
                <w:sz w:val="20"/>
                <w:szCs w:val="20"/>
              </w:rPr>
              <w:t>Apoyo Restablecimiento en Administración de Justicia y la Ruta de Atención</w:t>
            </w:r>
            <w:r w:rsidRPr="006145DB">
              <w:rPr>
                <w:rFonts w:cs="Arial"/>
                <w:spacing w:val="1"/>
                <w:sz w:val="20"/>
                <w:szCs w:val="20"/>
              </w:rPr>
              <w:t xml:space="preserve"> </w:t>
            </w:r>
            <w:r w:rsidRPr="006145DB">
              <w:rPr>
                <w:rFonts w:cs="Arial"/>
                <w:sz w:val="20"/>
                <w:szCs w:val="20"/>
              </w:rPr>
              <w:t>Integral Juvenil para acción de garantía de derechos, mediante la</w:t>
            </w:r>
            <w:r w:rsidRPr="006145DB">
              <w:rPr>
                <w:rFonts w:cs="Arial"/>
                <w:spacing w:val="1"/>
                <w:sz w:val="20"/>
                <w:szCs w:val="20"/>
              </w:rPr>
              <w:t xml:space="preserve"> </w:t>
            </w:r>
            <w:r w:rsidRPr="006145DB">
              <w:rPr>
                <w:rFonts w:cs="Arial"/>
                <w:sz w:val="20"/>
                <w:szCs w:val="20"/>
              </w:rPr>
              <w:t>complementación</w:t>
            </w:r>
            <w:r w:rsidRPr="006145DB">
              <w:rPr>
                <w:rFonts w:cs="Arial"/>
                <w:spacing w:val="-1"/>
                <w:sz w:val="20"/>
                <w:szCs w:val="20"/>
              </w:rPr>
              <w:t xml:space="preserve"> </w:t>
            </w:r>
            <w:r w:rsidRPr="006145DB">
              <w:rPr>
                <w:rFonts w:cs="Arial"/>
                <w:sz w:val="20"/>
                <w:szCs w:val="20"/>
              </w:rPr>
              <w:t>del</w:t>
            </w:r>
            <w:r w:rsidRPr="006145DB">
              <w:rPr>
                <w:rFonts w:cs="Arial"/>
                <w:spacing w:val="-3"/>
                <w:sz w:val="20"/>
                <w:szCs w:val="20"/>
              </w:rPr>
              <w:t xml:space="preserve"> </w:t>
            </w:r>
            <w:r w:rsidRPr="006145DB">
              <w:rPr>
                <w:rFonts w:cs="Arial"/>
                <w:sz w:val="20"/>
                <w:szCs w:val="20"/>
              </w:rPr>
              <w:t>modelo</w:t>
            </w:r>
            <w:r w:rsidRPr="006145DB">
              <w:rPr>
                <w:rFonts w:cs="Arial"/>
                <w:spacing w:val="-2"/>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medio</w:t>
            </w:r>
            <w:r w:rsidRPr="006145DB">
              <w:rPr>
                <w:rFonts w:cs="Arial"/>
                <w:spacing w:val="-2"/>
                <w:sz w:val="20"/>
                <w:szCs w:val="20"/>
              </w:rPr>
              <w:t xml:space="preserve"> </w:t>
            </w:r>
            <w:r w:rsidRPr="006145DB">
              <w:rPr>
                <w:rFonts w:cs="Arial"/>
                <w:sz w:val="20"/>
                <w:szCs w:val="20"/>
              </w:rPr>
              <w:t>abierto</w:t>
            </w:r>
            <w:r w:rsidRPr="006145DB">
              <w:rPr>
                <w:rFonts w:cs="Arial"/>
                <w:spacing w:val="-2"/>
                <w:sz w:val="20"/>
                <w:szCs w:val="20"/>
              </w:rPr>
              <w:t xml:space="preserve"> </w:t>
            </w:r>
            <w:r w:rsidRPr="006145DB">
              <w:rPr>
                <w:rFonts w:cs="Arial"/>
                <w:sz w:val="20"/>
                <w:szCs w:val="20"/>
              </w:rPr>
              <w:t>y</w:t>
            </w:r>
            <w:r w:rsidRPr="006145DB">
              <w:rPr>
                <w:rFonts w:cs="Arial"/>
                <w:spacing w:val="-2"/>
                <w:sz w:val="20"/>
                <w:szCs w:val="20"/>
              </w:rPr>
              <w:t xml:space="preserve"> </w:t>
            </w:r>
            <w:r w:rsidRPr="006145DB">
              <w:rPr>
                <w:rFonts w:cs="Arial"/>
                <w:sz w:val="20"/>
                <w:szCs w:val="20"/>
              </w:rPr>
              <w:t>comunitario</w:t>
            </w:r>
            <w:r w:rsidRPr="006145DB">
              <w:rPr>
                <w:rFonts w:cs="Arial"/>
                <w:spacing w:val="-2"/>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través</w:t>
            </w:r>
            <w:r w:rsidRPr="006145DB">
              <w:rPr>
                <w:rFonts w:cs="Arial"/>
                <w:spacing w:val="-1"/>
                <w:sz w:val="20"/>
                <w:szCs w:val="20"/>
              </w:rPr>
              <w:t xml:space="preserve"> </w:t>
            </w:r>
            <w:r w:rsidRPr="006145DB">
              <w:rPr>
                <w:rFonts w:cs="Arial"/>
                <w:sz w:val="20"/>
                <w:szCs w:val="20"/>
              </w:rPr>
              <w:t>de tres (3)</w:t>
            </w:r>
            <w:r w:rsidRPr="006145DB">
              <w:rPr>
                <w:rFonts w:cs="Arial"/>
                <w:spacing w:val="-3"/>
                <w:sz w:val="20"/>
                <w:szCs w:val="20"/>
              </w:rPr>
              <w:t xml:space="preserve"> </w:t>
            </w:r>
            <w:r w:rsidRPr="006145DB">
              <w:rPr>
                <w:rFonts w:cs="Arial"/>
                <w:sz w:val="20"/>
                <w:szCs w:val="20"/>
              </w:rPr>
              <w:t>unidades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Forjar</w:t>
            </w:r>
            <w:r w:rsidRPr="006145DB">
              <w:rPr>
                <w:rFonts w:cs="Arial"/>
                <w:spacing w:val="-3"/>
                <w:sz w:val="20"/>
                <w:szCs w:val="20"/>
              </w:rPr>
              <w:t xml:space="preserve"> </w:t>
            </w:r>
            <w:r w:rsidRPr="006145DB">
              <w:rPr>
                <w:rFonts w:cs="Arial"/>
                <w:sz w:val="20"/>
                <w:szCs w:val="20"/>
              </w:rPr>
              <w:t>ubicados</w:t>
            </w:r>
            <w:r w:rsidRPr="006145DB">
              <w:rPr>
                <w:rFonts w:cs="Arial"/>
                <w:spacing w:val="-2"/>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localidades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Ciudad</w:t>
            </w:r>
            <w:r w:rsidRPr="006145DB">
              <w:rPr>
                <w:rFonts w:cs="Arial"/>
                <w:spacing w:val="-53"/>
                <w:sz w:val="20"/>
                <w:szCs w:val="20"/>
              </w:rPr>
              <w:t xml:space="preserve"> </w:t>
            </w:r>
            <w:r w:rsidRPr="006145DB">
              <w:rPr>
                <w:rFonts w:cs="Arial"/>
                <w:sz w:val="20"/>
                <w:szCs w:val="20"/>
              </w:rPr>
              <w:t>Bolívar,</w:t>
            </w:r>
            <w:r w:rsidRPr="006145DB">
              <w:rPr>
                <w:rFonts w:cs="Arial"/>
                <w:spacing w:val="-2"/>
                <w:sz w:val="20"/>
                <w:szCs w:val="20"/>
              </w:rPr>
              <w:t xml:space="preserve"> </w:t>
            </w:r>
            <w:r w:rsidRPr="006145DB">
              <w:rPr>
                <w:rFonts w:cs="Arial"/>
                <w:sz w:val="20"/>
                <w:szCs w:val="20"/>
              </w:rPr>
              <w:t>Rafael</w:t>
            </w:r>
            <w:r w:rsidRPr="006145DB">
              <w:rPr>
                <w:rFonts w:cs="Arial"/>
                <w:spacing w:val="-2"/>
                <w:sz w:val="20"/>
                <w:szCs w:val="20"/>
              </w:rPr>
              <w:t xml:space="preserve"> </w:t>
            </w:r>
            <w:r w:rsidRPr="006145DB">
              <w:rPr>
                <w:rFonts w:cs="Arial"/>
                <w:sz w:val="20"/>
                <w:szCs w:val="20"/>
              </w:rPr>
              <w:t>Uribe</w:t>
            </w:r>
            <w:r w:rsidRPr="006145DB">
              <w:rPr>
                <w:rFonts w:cs="Arial"/>
                <w:spacing w:val="1"/>
                <w:sz w:val="20"/>
                <w:szCs w:val="20"/>
              </w:rPr>
              <w:t xml:space="preserve"> </w:t>
            </w:r>
            <w:r w:rsidRPr="006145DB">
              <w:rPr>
                <w:rFonts w:cs="Arial"/>
                <w:sz w:val="20"/>
                <w:szCs w:val="20"/>
              </w:rPr>
              <w:t>y Suba.</w:t>
            </w:r>
          </w:p>
        </w:tc>
      </w:tr>
      <w:tr w:rsidR="00115DA4" w:rsidRPr="006145DB" w14:paraId="07FA6FE9" w14:textId="77777777" w:rsidTr="002C1CA1">
        <w:trPr>
          <w:trHeight w:val="228"/>
          <w:jc w:val="center"/>
        </w:trPr>
        <w:tc>
          <w:tcPr>
            <w:tcW w:w="1056" w:type="pct"/>
            <w:vAlign w:val="center"/>
          </w:tcPr>
          <w:p w14:paraId="6AAD59F7" w14:textId="7AD3B836" w:rsidR="00735C81" w:rsidRPr="006145DB" w:rsidRDefault="00115035" w:rsidP="005B435E">
            <w:pPr>
              <w:spacing w:after="0" w:line="240" w:lineRule="auto"/>
              <w:rPr>
                <w:rFonts w:eastAsia="Arial" w:cs="Arial"/>
                <w:sz w:val="20"/>
                <w:szCs w:val="20"/>
              </w:rPr>
            </w:pPr>
            <w:r w:rsidRPr="006145DB">
              <w:rPr>
                <w:rFonts w:eastAsia="Arial" w:cs="Arial"/>
                <w:sz w:val="20"/>
                <w:szCs w:val="20"/>
              </w:rPr>
              <w:t>Tipo de Focalización</w:t>
            </w:r>
          </w:p>
        </w:tc>
        <w:tc>
          <w:tcPr>
            <w:tcW w:w="3944" w:type="pct"/>
            <w:vAlign w:val="center"/>
          </w:tcPr>
          <w:p w14:paraId="176139FD" w14:textId="36120853" w:rsidR="00735C81" w:rsidRPr="006145DB" w:rsidRDefault="006D7402" w:rsidP="005B435E">
            <w:pPr>
              <w:tabs>
                <w:tab w:val="left" w:pos="397"/>
                <w:tab w:val="left" w:pos="709"/>
              </w:tabs>
              <w:spacing w:after="0" w:line="240" w:lineRule="auto"/>
              <w:jc w:val="both"/>
              <w:rPr>
                <w:rFonts w:eastAsia="Arial" w:cs="Arial"/>
                <w:sz w:val="20"/>
                <w:szCs w:val="20"/>
              </w:rPr>
            </w:pPr>
            <w:r w:rsidRPr="006145DB">
              <w:rPr>
                <w:rFonts w:cs="Arial"/>
                <w:sz w:val="20"/>
                <w:szCs w:val="20"/>
              </w:rPr>
              <w:t>El</w:t>
            </w:r>
            <w:r w:rsidRPr="006145DB">
              <w:rPr>
                <w:rFonts w:cs="Arial"/>
                <w:spacing w:val="1"/>
                <w:sz w:val="20"/>
                <w:szCs w:val="20"/>
              </w:rPr>
              <w:t xml:space="preserve"> </w:t>
            </w:r>
            <w:r w:rsidRPr="006145DB">
              <w:rPr>
                <w:rFonts w:cs="Arial"/>
                <w:sz w:val="20"/>
                <w:szCs w:val="20"/>
              </w:rPr>
              <w:t>servicio</w:t>
            </w:r>
            <w:r w:rsidRPr="006145DB">
              <w:rPr>
                <w:rFonts w:cs="Arial"/>
                <w:spacing w:val="1"/>
                <w:sz w:val="20"/>
                <w:szCs w:val="20"/>
              </w:rPr>
              <w:t xml:space="preserve"> </w:t>
            </w:r>
            <w:r w:rsidR="00183BDE" w:rsidRPr="006145DB">
              <w:rPr>
                <w:rFonts w:cs="Arial"/>
                <w:sz w:val="20"/>
                <w:szCs w:val="20"/>
              </w:rPr>
              <w:t>C</w:t>
            </w:r>
            <w:r w:rsidRPr="006145DB">
              <w:rPr>
                <w:rFonts w:cs="Arial"/>
                <w:sz w:val="20"/>
                <w:szCs w:val="20"/>
              </w:rPr>
              <w:t>entros</w:t>
            </w:r>
            <w:r w:rsidRPr="006145DB">
              <w:rPr>
                <w:rFonts w:cs="Arial"/>
                <w:spacing w:val="1"/>
                <w:sz w:val="20"/>
                <w:szCs w:val="20"/>
              </w:rPr>
              <w:t xml:space="preserve"> </w:t>
            </w:r>
            <w:r w:rsidR="00183BDE" w:rsidRPr="006145DB">
              <w:rPr>
                <w:rFonts w:cs="Arial"/>
                <w:sz w:val="20"/>
                <w:szCs w:val="20"/>
              </w:rPr>
              <w:t>F</w:t>
            </w:r>
            <w:r w:rsidRPr="006145DB">
              <w:rPr>
                <w:rFonts w:cs="Arial"/>
                <w:sz w:val="20"/>
                <w:szCs w:val="20"/>
              </w:rPr>
              <w:t>orjar</w:t>
            </w:r>
            <w:r w:rsidRPr="006145DB">
              <w:rPr>
                <w:rFonts w:cs="Arial"/>
                <w:spacing w:val="1"/>
                <w:sz w:val="20"/>
                <w:szCs w:val="20"/>
              </w:rPr>
              <w:t xml:space="preserve"> </w:t>
            </w:r>
            <w:r w:rsidRPr="006145DB">
              <w:rPr>
                <w:rFonts w:cs="Arial"/>
                <w:sz w:val="20"/>
                <w:szCs w:val="20"/>
              </w:rPr>
              <w:t>recibe</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los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adolescente</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son</w:t>
            </w:r>
            <w:r w:rsidRPr="006145DB">
              <w:rPr>
                <w:rFonts w:cs="Arial"/>
                <w:spacing w:val="1"/>
                <w:sz w:val="20"/>
                <w:szCs w:val="20"/>
              </w:rPr>
              <w:t xml:space="preserve"> </w:t>
            </w:r>
            <w:r w:rsidRPr="006145DB">
              <w:rPr>
                <w:rFonts w:cs="Arial"/>
                <w:sz w:val="20"/>
                <w:szCs w:val="20"/>
              </w:rPr>
              <w:t>remitidos</w:t>
            </w:r>
            <w:r w:rsidRPr="006145DB">
              <w:rPr>
                <w:rFonts w:cs="Arial"/>
                <w:spacing w:val="1"/>
                <w:sz w:val="20"/>
                <w:szCs w:val="20"/>
              </w:rPr>
              <w:t xml:space="preserve"> </w:t>
            </w:r>
            <w:r w:rsidRPr="006145DB">
              <w:rPr>
                <w:rFonts w:cs="Arial"/>
                <w:sz w:val="20"/>
                <w:szCs w:val="20"/>
              </w:rPr>
              <w:t>por</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autoridades</w:t>
            </w:r>
            <w:r w:rsidRPr="006145DB">
              <w:rPr>
                <w:rFonts w:cs="Arial"/>
                <w:spacing w:val="-53"/>
                <w:sz w:val="20"/>
                <w:szCs w:val="20"/>
              </w:rPr>
              <w:t xml:space="preserve"> </w:t>
            </w:r>
            <w:r w:rsidRPr="006145DB">
              <w:rPr>
                <w:rFonts w:cs="Arial"/>
                <w:sz w:val="20"/>
                <w:szCs w:val="20"/>
              </w:rPr>
              <w:t>administrativas</w:t>
            </w:r>
            <w:r w:rsidRPr="006145DB">
              <w:rPr>
                <w:rFonts w:cs="Arial"/>
                <w:spacing w:val="-1"/>
                <w:sz w:val="20"/>
                <w:szCs w:val="20"/>
              </w:rPr>
              <w:t xml:space="preserve"> </w:t>
            </w:r>
            <w:r w:rsidRPr="006145DB">
              <w:rPr>
                <w:rFonts w:cs="Arial"/>
                <w:sz w:val="20"/>
                <w:szCs w:val="20"/>
              </w:rPr>
              <w:t>y judiciales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Bogotá</w:t>
            </w:r>
            <w:r w:rsidR="00710EB7" w:rsidRPr="006145DB">
              <w:rPr>
                <w:rFonts w:cs="Arial"/>
                <w:sz w:val="20"/>
                <w:szCs w:val="20"/>
              </w:rPr>
              <w:t>.</w:t>
            </w:r>
          </w:p>
        </w:tc>
      </w:tr>
      <w:tr w:rsidR="00115DA4" w:rsidRPr="006145DB" w14:paraId="2D7A9F6D" w14:textId="77777777" w:rsidTr="002C1CA1">
        <w:trPr>
          <w:trHeight w:val="495"/>
          <w:jc w:val="center"/>
        </w:trPr>
        <w:tc>
          <w:tcPr>
            <w:tcW w:w="1056" w:type="pct"/>
            <w:vAlign w:val="center"/>
          </w:tcPr>
          <w:p w14:paraId="2DA3FEAF"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Población Objetivo</w:t>
            </w:r>
          </w:p>
        </w:tc>
        <w:tc>
          <w:tcPr>
            <w:tcW w:w="3944" w:type="pct"/>
            <w:vAlign w:val="center"/>
          </w:tcPr>
          <w:p w14:paraId="076E4C88" w14:textId="4F325AC5" w:rsidR="00735C81" w:rsidRPr="006145DB" w:rsidRDefault="006D7402" w:rsidP="005B435E">
            <w:pPr>
              <w:spacing w:after="0" w:line="240" w:lineRule="auto"/>
              <w:jc w:val="both"/>
              <w:rPr>
                <w:rFonts w:cs="Arial"/>
                <w:sz w:val="20"/>
                <w:szCs w:val="20"/>
              </w:rPr>
            </w:pPr>
            <w:r w:rsidRPr="006145DB">
              <w:rPr>
                <w:rFonts w:cs="Arial"/>
                <w:sz w:val="20"/>
                <w:szCs w:val="20"/>
              </w:rPr>
              <w:t>Adolescentes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de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Penal</w:t>
            </w:r>
            <w:r w:rsidRPr="006145DB">
              <w:rPr>
                <w:rFonts w:cs="Arial"/>
                <w:spacing w:val="1"/>
                <w:sz w:val="20"/>
                <w:szCs w:val="20"/>
              </w:rPr>
              <w:t xml:space="preserve"> </w:t>
            </w:r>
            <w:r w:rsidRPr="006145DB">
              <w:rPr>
                <w:rFonts w:cs="Arial"/>
                <w:sz w:val="20"/>
                <w:szCs w:val="20"/>
              </w:rPr>
              <w:t>Adolescente-SRPA,</w:t>
            </w:r>
            <w:r w:rsidRPr="006145DB">
              <w:rPr>
                <w:rFonts w:cs="Arial"/>
                <w:spacing w:val="-6"/>
                <w:sz w:val="20"/>
                <w:szCs w:val="20"/>
              </w:rPr>
              <w:t xml:space="preserve"> </w:t>
            </w:r>
            <w:r w:rsidRPr="006145DB">
              <w:rPr>
                <w:rFonts w:cs="Arial"/>
                <w:sz w:val="20"/>
                <w:szCs w:val="20"/>
              </w:rPr>
              <w:t>entre</w:t>
            </w:r>
            <w:r w:rsidRPr="006145DB">
              <w:rPr>
                <w:rFonts w:cs="Arial"/>
                <w:spacing w:val="-9"/>
                <w:sz w:val="20"/>
                <w:szCs w:val="20"/>
              </w:rPr>
              <w:t xml:space="preserve"> </w:t>
            </w:r>
            <w:r w:rsidRPr="006145DB">
              <w:rPr>
                <w:rFonts w:cs="Arial"/>
                <w:sz w:val="20"/>
                <w:szCs w:val="20"/>
              </w:rPr>
              <w:t>catorce</w:t>
            </w:r>
            <w:r w:rsidRPr="006145DB">
              <w:rPr>
                <w:rFonts w:cs="Arial"/>
                <w:spacing w:val="-8"/>
                <w:sz w:val="20"/>
                <w:szCs w:val="20"/>
              </w:rPr>
              <w:t xml:space="preserve"> </w:t>
            </w:r>
            <w:r w:rsidRPr="006145DB">
              <w:rPr>
                <w:rFonts w:cs="Arial"/>
                <w:sz w:val="20"/>
                <w:szCs w:val="20"/>
              </w:rPr>
              <w:t>(14)</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veintiocho</w:t>
            </w:r>
            <w:r w:rsidRPr="006145DB">
              <w:rPr>
                <w:rFonts w:cs="Arial"/>
                <w:spacing w:val="-7"/>
                <w:sz w:val="20"/>
                <w:szCs w:val="20"/>
              </w:rPr>
              <w:t xml:space="preserve"> </w:t>
            </w:r>
            <w:r w:rsidRPr="006145DB">
              <w:rPr>
                <w:rFonts w:cs="Arial"/>
                <w:sz w:val="20"/>
                <w:szCs w:val="20"/>
              </w:rPr>
              <w:t>(28)</w:t>
            </w:r>
            <w:r w:rsidRPr="006145DB">
              <w:rPr>
                <w:rFonts w:cs="Arial"/>
                <w:spacing w:val="-7"/>
                <w:sz w:val="20"/>
                <w:szCs w:val="20"/>
              </w:rPr>
              <w:t xml:space="preserve"> </w:t>
            </w:r>
            <w:r w:rsidRPr="006145DB">
              <w:rPr>
                <w:rFonts w:cs="Arial"/>
                <w:sz w:val="20"/>
                <w:szCs w:val="20"/>
              </w:rPr>
              <w:t>años</w:t>
            </w:r>
            <w:r w:rsidRPr="006145DB">
              <w:rPr>
                <w:rFonts w:cs="Arial"/>
                <w:spacing w:val="-8"/>
                <w:sz w:val="20"/>
                <w:szCs w:val="20"/>
              </w:rPr>
              <w:t xml:space="preserve"> </w:t>
            </w:r>
            <w:r w:rsidRPr="006145DB">
              <w:rPr>
                <w:rFonts w:cs="Arial"/>
                <w:sz w:val="20"/>
                <w:szCs w:val="20"/>
              </w:rPr>
              <w:t>11</w:t>
            </w:r>
            <w:r w:rsidRPr="006145DB">
              <w:rPr>
                <w:rFonts w:cs="Arial"/>
                <w:spacing w:val="-6"/>
                <w:sz w:val="20"/>
                <w:szCs w:val="20"/>
              </w:rPr>
              <w:t xml:space="preserve"> </w:t>
            </w:r>
            <w:r w:rsidRPr="006145DB">
              <w:rPr>
                <w:rFonts w:cs="Arial"/>
                <w:sz w:val="20"/>
                <w:szCs w:val="20"/>
              </w:rPr>
              <w:t>meses</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29</w:t>
            </w:r>
            <w:r w:rsidRPr="006145DB">
              <w:rPr>
                <w:rFonts w:cs="Arial"/>
                <w:spacing w:val="-53"/>
                <w:sz w:val="20"/>
                <w:szCs w:val="20"/>
              </w:rPr>
              <w:t xml:space="preserve"> </w:t>
            </w:r>
            <w:r w:rsidRPr="006145DB">
              <w:rPr>
                <w:rFonts w:cs="Arial"/>
                <w:spacing w:val="-1"/>
                <w:sz w:val="20"/>
                <w:szCs w:val="20"/>
              </w:rPr>
              <w:t>días</w:t>
            </w:r>
            <w:r w:rsidRPr="006145DB">
              <w:rPr>
                <w:rFonts w:cs="Arial"/>
                <w:spacing w:val="-13"/>
                <w:sz w:val="20"/>
                <w:szCs w:val="20"/>
              </w:rPr>
              <w:t xml:space="preserve"> </w:t>
            </w:r>
            <w:r w:rsidRPr="006145DB">
              <w:rPr>
                <w:rFonts w:cs="Arial"/>
                <w:spacing w:val="-1"/>
                <w:sz w:val="20"/>
                <w:szCs w:val="20"/>
              </w:rPr>
              <w:t>remitidos</w:t>
            </w:r>
            <w:r w:rsidRPr="006145DB">
              <w:rPr>
                <w:rFonts w:cs="Arial"/>
                <w:spacing w:val="-10"/>
                <w:sz w:val="20"/>
                <w:szCs w:val="20"/>
              </w:rPr>
              <w:t xml:space="preserve"> </w:t>
            </w:r>
            <w:r w:rsidRPr="006145DB">
              <w:rPr>
                <w:rFonts w:cs="Arial"/>
                <w:spacing w:val="-1"/>
                <w:sz w:val="20"/>
                <w:szCs w:val="20"/>
              </w:rPr>
              <w:t>por</w:t>
            </w:r>
            <w:r w:rsidRPr="006145DB">
              <w:rPr>
                <w:rFonts w:cs="Arial"/>
                <w:spacing w:val="-11"/>
                <w:sz w:val="20"/>
                <w:szCs w:val="20"/>
              </w:rPr>
              <w:t xml:space="preserve"> </w:t>
            </w:r>
            <w:r w:rsidRPr="006145DB">
              <w:rPr>
                <w:rFonts w:cs="Arial"/>
                <w:spacing w:val="-1"/>
                <w:sz w:val="20"/>
                <w:szCs w:val="20"/>
              </w:rPr>
              <w:t>las</w:t>
            </w:r>
            <w:r w:rsidRPr="006145DB">
              <w:rPr>
                <w:rFonts w:cs="Arial"/>
                <w:spacing w:val="-12"/>
                <w:sz w:val="20"/>
                <w:szCs w:val="20"/>
              </w:rPr>
              <w:t xml:space="preserve"> </w:t>
            </w:r>
            <w:r w:rsidRPr="006145DB">
              <w:rPr>
                <w:rFonts w:cs="Arial"/>
                <w:sz w:val="20"/>
                <w:szCs w:val="20"/>
              </w:rPr>
              <w:t>autoridades</w:t>
            </w:r>
            <w:r w:rsidRPr="006145DB">
              <w:rPr>
                <w:rFonts w:cs="Arial"/>
                <w:spacing w:val="-10"/>
                <w:sz w:val="20"/>
                <w:szCs w:val="20"/>
              </w:rPr>
              <w:t xml:space="preserve"> </w:t>
            </w:r>
            <w:r w:rsidRPr="006145DB">
              <w:rPr>
                <w:rFonts w:cs="Arial"/>
                <w:sz w:val="20"/>
                <w:szCs w:val="20"/>
              </w:rPr>
              <w:t>administrativas</w:t>
            </w:r>
            <w:r w:rsidRPr="006145DB">
              <w:rPr>
                <w:rFonts w:cs="Arial"/>
                <w:spacing w:val="-13"/>
                <w:sz w:val="20"/>
                <w:szCs w:val="20"/>
              </w:rPr>
              <w:t xml:space="preserve"> </w:t>
            </w:r>
            <w:r w:rsidRPr="006145DB">
              <w:rPr>
                <w:rFonts w:cs="Arial"/>
                <w:sz w:val="20"/>
                <w:szCs w:val="20"/>
              </w:rPr>
              <w:t>y</w:t>
            </w:r>
            <w:r w:rsidRPr="006145DB">
              <w:rPr>
                <w:rFonts w:cs="Arial"/>
                <w:spacing w:val="-13"/>
                <w:sz w:val="20"/>
                <w:szCs w:val="20"/>
              </w:rPr>
              <w:t xml:space="preserve"> </w:t>
            </w:r>
            <w:r w:rsidRPr="006145DB">
              <w:rPr>
                <w:rFonts w:cs="Arial"/>
                <w:sz w:val="20"/>
                <w:szCs w:val="20"/>
              </w:rPr>
              <w:t>judiciales</w:t>
            </w:r>
            <w:r w:rsidRPr="006145DB">
              <w:rPr>
                <w:rFonts w:cs="Arial"/>
                <w:spacing w:val="-10"/>
                <w:sz w:val="20"/>
                <w:szCs w:val="20"/>
              </w:rPr>
              <w:t xml:space="preserve"> </w:t>
            </w:r>
            <w:r w:rsidRPr="006145DB">
              <w:rPr>
                <w:rFonts w:cs="Arial"/>
                <w:sz w:val="20"/>
                <w:szCs w:val="20"/>
              </w:rPr>
              <w:t>de</w:t>
            </w:r>
            <w:r w:rsidRPr="006145DB">
              <w:rPr>
                <w:rFonts w:cs="Arial"/>
                <w:spacing w:val="-12"/>
                <w:sz w:val="20"/>
                <w:szCs w:val="20"/>
              </w:rPr>
              <w:t xml:space="preserve"> </w:t>
            </w:r>
            <w:r w:rsidRPr="006145DB">
              <w:rPr>
                <w:rFonts w:cs="Arial"/>
                <w:sz w:val="20"/>
                <w:szCs w:val="20"/>
              </w:rPr>
              <w:t>Bogotá;</w:t>
            </w:r>
            <w:r w:rsidRPr="006145DB">
              <w:rPr>
                <w:rFonts w:cs="Arial"/>
                <w:spacing w:val="-14"/>
                <w:sz w:val="20"/>
                <w:szCs w:val="20"/>
              </w:rPr>
              <w:t xml:space="preserve"> </w:t>
            </w:r>
            <w:r w:rsidRPr="006145DB">
              <w:rPr>
                <w:rFonts w:cs="Arial"/>
                <w:sz w:val="20"/>
                <w:szCs w:val="20"/>
              </w:rPr>
              <w:t>cuentan</w:t>
            </w:r>
            <w:r w:rsidRPr="006145DB">
              <w:rPr>
                <w:rFonts w:cs="Arial"/>
                <w:spacing w:val="-53"/>
                <w:sz w:val="20"/>
                <w:szCs w:val="20"/>
              </w:rPr>
              <w:t xml:space="preserve"> </w:t>
            </w:r>
            <w:r w:rsidRPr="006145DB">
              <w:rPr>
                <w:rFonts w:cs="Arial"/>
                <w:sz w:val="20"/>
                <w:szCs w:val="20"/>
              </w:rPr>
              <w:t>con la atención y ejecución de las sanciones no privativas de la libertad de</w:t>
            </w:r>
            <w:r w:rsidRPr="006145DB">
              <w:rPr>
                <w:rFonts w:cs="Arial"/>
                <w:spacing w:val="1"/>
                <w:sz w:val="20"/>
                <w:szCs w:val="20"/>
              </w:rPr>
              <w:t xml:space="preserve"> </w:t>
            </w:r>
            <w:r w:rsidRPr="006145DB">
              <w:rPr>
                <w:rFonts w:cs="Arial"/>
                <w:sz w:val="20"/>
                <w:szCs w:val="20"/>
              </w:rPr>
              <w:t>Libertad</w:t>
            </w:r>
            <w:r w:rsidRPr="006145DB">
              <w:rPr>
                <w:rFonts w:cs="Arial"/>
                <w:spacing w:val="-2"/>
                <w:sz w:val="20"/>
                <w:szCs w:val="20"/>
              </w:rPr>
              <w:t xml:space="preserve"> </w:t>
            </w:r>
            <w:r w:rsidRPr="006145DB">
              <w:rPr>
                <w:rFonts w:cs="Arial"/>
                <w:sz w:val="20"/>
                <w:szCs w:val="20"/>
              </w:rPr>
              <w:t>Asistida/Vigilada</w:t>
            </w:r>
            <w:r w:rsidRPr="006145DB">
              <w:rPr>
                <w:rFonts w:cs="Arial"/>
                <w:spacing w:val="-3"/>
                <w:sz w:val="20"/>
                <w:szCs w:val="20"/>
              </w:rPr>
              <w:t xml:space="preserve"> </w:t>
            </w:r>
            <w:r w:rsidRPr="006145DB">
              <w:rPr>
                <w:rFonts w:cs="Arial"/>
                <w:sz w:val="20"/>
                <w:szCs w:val="20"/>
              </w:rPr>
              <w:t>y</w:t>
            </w:r>
            <w:r w:rsidRPr="006145DB">
              <w:rPr>
                <w:rFonts w:cs="Arial"/>
                <w:spacing w:val="-3"/>
                <w:sz w:val="20"/>
                <w:szCs w:val="20"/>
              </w:rPr>
              <w:t xml:space="preserve"> </w:t>
            </w:r>
            <w:r w:rsidRPr="006145DB">
              <w:rPr>
                <w:rFonts w:cs="Arial"/>
                <w:sz w:val="20"/>
                <w:szCs w:val="20"/>
              </w:rPr>
              <w:t>Prestación</w:t>
            </w:r>
            <w:r w:rsidRPr="006145DB">
              <w:rPr>
                <w:rFonts w:cs="Arial"/>
                <w:spacing w:val="-3"/>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a</w:t>
            </w:r>
            <w:r w:rsidRPr="006145DB">
              <w:rPr>
                <w:rFonts w:cs="Arial"/>
                <w:spacing w:val="-3"/>
                <w:sz w:val="20"/>
                <w:szCs w:val="20"/>
              </w:rPr>
              <w:t xml:space="preserve"> </w:t>
            </w:r>
            <w:r w:rsidRPr="006145DB">
              <w:rPr>
                <w:rFonts w:cs="Arial"/>
                <w:sz w:val="20"/>
                <w:szCs w:val="20"/>
              </w:rPr>
              <w:t>la</w:t>
            </w:r>
            <w:r w:rsidRPr="006145DB">
              <w:rPr>
                <w:rFonts w:cs="Arial"/>
                <w:spacing w:val="-4"/>
                <w:sz w:val="20"/>
                <w:szCs w:val="20"/>
              </w:rPr>
              <w:t xml:space="preserve"> </w:t>
            </w:r>
            <w:r w:rsidRPr="006145DB">
              <w:rPr>
                <w:rFonts w:cs="Arial"/>
                <w:sz w:val="20"/>
                <w:szCs w:val="20"/>
              </w:rPr>
              <w:t>Comunidad.</w:t>
            </w:r>
            <w:r w:rsidRPr="006145DB">
              <w:rPr>
                <w:rFonts w:cs="Arial"/>
                <w:spacing w:val="-3"/>
                <w:sz w:val="20"/>
                <w:szCs w:val="20"/>
              </w:rPr>
              <w:t xml:space="preserve"> </w:t>
            </w:r>
            <w:r w:rsidRPr="006145DB">
              <w:rPr>
                <w:rFonts w:cs="Arial"/>
                <w:sz w:val="20"/>
                <w:szCs w:val="20"/>
              </w:rPr>
              <w:t>Así</w:t>
            </w:r>
            <w:r w:rsidRPr="006145DB">
              <w:rPr>
                <w:rFonts w:cs="Arial"/>
                <w:spacing w:val="-2"/>
                <w:sz w:val="20"/>
                <w:szCs w:val="20"/>
              </w:rPr>
              <w:t xml:space="preserve"> </w:t>
            </w:r>
            <w:r w:rsidRPr="006145DB">
              <w:rPr>
                <w:rFonts w:cs="Arial"/>
                <w:sz w:val="20"/>
                <w:szCs w:val="20"/>
              </w:rPr>
              <w:t>mismo,</w:t>
            </w:r>
            <w:r w:rsidRPr="006145DB">
              <w:rPr>
                <w:rFonts w:cs="Arial"/>
                <w:spacing w:val="-53"/>
                <w:sz w:val="20"/>
                <w:szCs w:val="20"/>
              </w:rPr>
              <w:t xml:space="preserve"> </w:t>
            </w:r>
            <w:r w:rsidRPr="006145DB">
              <w:rPr>
                <w:rFonts w:cs="Arial"/>
                <w:sz w:val="20"/>
                <w:szCs w:val="20"/>
              </w:rPr>
              <w:t>se brinda atención en modalidades de Intervención de Apoyo Restablecimiento</w:t>
            </w:r>
            <w:r w:rsidRPr="006145DB">
              <w:rPr>
                <w:rFonts w:cs="Arial"/>
                <w:spacing w:val="1"/>
                <w:sz w:val="20"/>
                <w:szCs w:val="20"/>
              </w:rPr>
              <w:t xml:space="preserve"> </w:t>
            </w:r>
            <w:r w:rsidRPr="006145DB">
              <w:rPr>
                <w:rFonts w:cs="Arial"/>
                <w:sz w:val="20"/>
                <w:szCs w:val="20"/>
              </w:rPr>
              <w:t>en Administración de Justicia y la Ruta de Atención Integral Juvenil para acción</w:t>
            </w:r>
            <w:r w:rsidRPr="006145DB">
              <w:rPr>
                <w:rFonts w:cs="Arial"/>
                <w:spacing w:val="1"/>
                <w:sz w:val="20"/>
                <w:szCs w:val="20"/>
              </w:rPr>
              <w:t xml:space="preserve"> </w:t>
            </w:r>
            <w:r w:rsidRPr="006145DB">
              <w:rPr>
                <w:rFonts w:cs="Arial"/>
                <w:sz w:val="20"/>
                <w:szCs w:val="20"/>
              </w:rPr>
              <w:t>de</w:t>
            </w:r>
            <w:r w:rsidRPr="006145DB">
              <w:rPr>
                <w:rFonts w:cs="Arial"/>
                <w:spacing w:val="23"/>
                <w:sz w:val="20"/>
                <w:szCs w:val="20"/>
              </w:rPr>
              <w:t xml:space="preserve"> </w:t>
            </w:r>
            <w:r w:rsidRPr="006145DB">
              <w:rPr>
                <w:rFonts w:cs="Arial"/>
                <w:sz w:val="20"/>
                <w:szCs w:val="20"/>
              </w:rPr>
              <w:t>garantía</w:t>
            </w:r>
            <w:r w:rsidRPr="006145DB">
              <w:rPr>
                <w:rFonts w:cs="Arial"/>
                <w:spacing w:val="22"/>
                <w:sz w:val="20"/>
                <w:szCs w:val="20"/>
              </w:rPr>
              <w:t xml:space="preserve"> </w:t>
            </w:r>
            <w:r w:rsidRPr="006145DB">
              <w:rPr>
                <w:rFonts w:cs="Arial"/>
                <w:sz w:val="20"/>
                <w:szCs w:val="20"/>
              </w:rPr>
              <w:t>de</w:t>
            </w:r>
            <w:r w:rsidRPr="006145DB">
              <w:rPr>
                <w:rFonts w:cs="Arial"/>
                <w:spacing w:val="22"/>
                <w:sz w:val="20"/>
                <w:szCs w:val="20"/>
              </w:rPr>
              <w:t xml:space="preserve"> </w:t>
            </w:r>
            <w:r w:rsidRPr="006145DB">
              <w:rPr>
                <w:rFonts w:cs="Arial"/>
                <w:sz w:val="20"/>
                <w:szCs w:val="20"/>
              </w:rPr>
              <w:t>derechos.</w:t>
            </w:r>
          </w:p>
        </w:tc>
      </w:tr>
      <w:tr w:rsidR="00115DA4" w:rsidRPr="006145DB" w14:paraId="759440C4" w14:textId="77777777" w:rsidTr="002C1CA1">
        <w:trPr>
          <w:trHeight w:val="523"/>
          <w:jc w:val="center"/>
        </w:trPr>
        <w:tc>
          <w:tcPr>
            <w:tcW w:w="1056" w:type="pct"/>
            <w:vAlign w:val="center"/>
          </w:tcPr>
          <w:p w14:paraId="5442DDE8"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priorización</w:t>
            </w:r>
          </w:p>
        </w:tc>
        <w:tc>
          <w:tcPr>
            <w:tcW w:w="3944" w:type="pct"/>
            <w:vAlign w:val="center"/>
          </w:tcPr>
          <w:p w14:paraId="2447E7CC" w14:textId="14D20B08" w:rsidR="00735C81" w:rsidRPr="006145DB" w:rsidRDefault="006D7402" w:rsidP="005B435E">
            <w:pPr>
              <w:spacing w:after="0" w:line="240" w:lineRule="auto"/>
              <w:ind w:left="1"/>
              <w:rPr>
                <w:rFonts w:eastAsia="Arial" w:cs="Arial"/>
                <w:sz w:val="20"/>
                <w:szCs w:val="20"/>
              </w:rPr>
            </w:pPr>
            <w:r w:rsidRPr="006145DB">
              <w:rPr>
                <w:rFonts w:cs="Arial"/>
                <w:sz w:val="20"/>
                <w:szCs w:val="20"/>
              </w:rPr>
              <w:t>No</w:t>
            </w:r>
            <w:r w:rsidRPr="006145DB">
              <w:rPr>
                <w:rFonts w:cs="Arial"/>
                <w:spacing w:val="-3"/>
                <w:sz w:val="20"/>
                <w:szCs w:val="20"/>
              </w:rPr>
              <w:t xml:space="preserve"> </w:t>
            </w:r>
            <w:r w:rsidRPr="006145DB">
              <w:rPr>
                <w:rFonts w:cs="Arial"/>
                <w:sz w:val="20"/>
                <w:szCs w:val="20"/>
              </w:rPr>
              <w:t>aplican</w:t>
            </w:r>
            <w:r w:rsidR="00692FE4" w:rsidRPr="006145DB">
              <w:rPr>
                <w:rFonts w:cs="Arial"/>
                <w:sz w:val="20"/>
                <w:szCs w:val="20"/>
              </w:rPr>
              <w:t>.</w:t>
            </w:r>
          </w:p>
        </w:tc>
      </w:tr>
      <w:tr w:rsidR="00115DA4" w:rsidRPr="006145DB" w14:paraId="1FDEDEA5" w14:textId="77777777" w:rsidTr="008A7622">
        <w:trPr>
          <w:trHeight w:val="595"/>
          <w:jc w:val="center"/>
        </w:trPr>
        <w:tc>
          <w:tcPr>
            <w:tcW w:w="1056" w:type="pct"/>
            <w:vAlign w:val="center"/>
          </w:tcPr>
          <w:p w14:paraId="5385A03B"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vAlign w:val="center"/>
          </w:tcPr>
          <w:p w14:paraId="4412CA12" w14:textId="3B598779" w:rsidR="00735C81" w:rsidRPr="006145DB" w:rsidRDefault="006D7402" w:rsidP="005B435E">
            <w:pPr>
              <w:spacing w:after="0" w:line="240" w:lineRule="auto"/>
              <w:jc w:val="both"/>
              <w:rPr>
                <w:rFonts w:cs="Arial"/>
                <w:sz w:val="20"/>
                <w:szCs w:val="20"/>
              </w:rPr>
            </w:pPr>
            <w:r w:rsidRPr="006145DB">
              <w:rPr>
                <w:rFonts w:cs="Arial"/>
                <w:spacing w:val="-1"/>
                <w:sz w:val="20"/>
                <w:szCs w:val="20"/>
              </w:rPr>
              <w:t>Adolescentes y jóvenes del Sistema de Responsabilidad Penal Adolescente con sentencia proferida por juez o un acto administrativo de restablecimiento de derechos, en las modalidades: Intervención de Apoyo Restablecimiento en Administración de Justicia, Ruta de Atención Integral Juvenil para acción de garantía de derechos; y sanciones Libertad Asistida/ Vigilada y Prestación de Servicios a la Comunidad.</w:t>
            </w:r>
          </w:p>
        </w:tc>
      </w:tr>
      <w:tr w:rsidR="00115DA4" w:rsidRPr="006145DB" w14:paraId="711CE0E9" w14:textId="77777777" w:rsidTr="002C1CA1">
        <w:trPr>
          <w:trHeight w:val="15"/>
          <w:jc w:val="center"/>
        </w:trPr>
        <w:tc>
          <w:tcPr>
            <w:tcW w:w="1056" w:type="pct"/>
            <w:vAlign w:val="center"/>
          </w:tcPr>
          <w:p w14:paraId="44102C12"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vAlign w:val="center"/>
          </w:tcPr>
          <w:p w14:paraId="22510BC3" w14:textId="64AAC117" w:rsidR="006D7402" w:rsidRPr="006145DB" w:rsidRDefault="006D7402" w:rsidP="005B435E">
            <w:pPr>
              <w:spacing w:after="0" w:line="240" w:lineRule="auto"/>
              <w:ind w:right="34"/>
              <w:jc w:val="both"/>
              <w:rPr>
                <w:rFonts w:cs="Arial"/>
                <w:sz w:val="20"/>
                <w:szCs w:val="20"/>
              </w:rPr>
            </w:pPr>
            <w:r w:rsidRPr="006145DB">
              <w:rPr>
                <w:rFonts w:cs="Arial"/>
                <w:sz w:val="20"/>
                <w:szCs w:val="20"/>
              </w:rPr>
              <w:t>Los</w:t>
            </w:r>
            <w:r w:rsidRPr="006145DB">
              <w:rPr>
                <w:rFonts w:cs="Arial"/>
                <w:spacing w:val="-3"/>
                <w:sz w:val="20"/>
                <w:szCs w:val="20"/>
              </w:rPr>
              <w:t xml:space="preserve"> </w:t>
            </w:r>
            <w:r w:rsidRPr="006145DB">
              <w:rPr>
                <w:rFonts w:cs="Arial"/>
                <w:sz w:val="20"/>
                <w:szCs w:val="20"/>
              </w:rPr>
              <w:t>criterios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egreso</w:t>
            </w:r>
            <w:r w:rsidRPr="006145DB">
              <w:rPr>
                <w:rFonts w:cs="Arial"/>
                <w:spacing w:val="-1"/>
                <w:sz w:val="20"/>
                <w:szCs w:val="20"/>
              </w:rPr>
              <w:t xml:space="preserve"> </w:t>
            </w:r>
            <w:r w:rsidRPr="006145DB">
              <w:rPr>
                <w:rFonts w:cs="Arial"/>
                <w:sz w:val="20"/>
                <w:szCs w:val="20"/>
              </w:rPr>
              <w:t>para</w:t>
            </w:r>
            <w:r w:rsidRPr="006145DB">
              <w:rPr>
                <w:rFonts w:cs="Arial"/>
                <w:spacing w:val="-3"/>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modalidad</w:t>
            </w:r>
            <w:r w:rsidRPr="006145DB">
              <w:rPr>
                <w:rFonts w:cs="Arial"/>
                <w:spacing w:val="-1"/>
                <w:sz w:val="20"/>
                <w:szCs w:val="20"/>
              </w:rPr>
              <w:t xml:space="preserve"> </w:t>
            </w:r>
            <w:r w:rsidRPr="006145DB">
              <w:rPr>
                <w:rFonts w:cs="Arial"/>
                <w:sz w:val="20"/>
                <w:szCs w:val="20"/>
              </w:rPr>
              <w:t>proceso Intervención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00692FE4" w:rsidRPr="006145DB">
              <w:rPr>
                <w:rFonts w:cs="Arial"/>
                <w:sz w:val="20"/>
                <w:szCs w:val="20"/>
              </w:rPr>
              <w:t>Apoyo</w:t>
            </w:r>
            <w:r w:rsidR="001733FA" w:rsidRPr="006145DB">
              <w:rPr>
                <w:rFonts w:cs="Arial"/>
                <w:sz w:val="20"/>
                <w:szCs w:val="20"/>
              </w:rPr>
              <w:t xml:space="preserve"> Restablecimiento </w:t>
            </w:r>
            <w:r w:rsidR="00692FE4" w:rsidRPr="006145DB">
              <w:rPr>
                <w:rFonts w:cs="Arial"/>
                <w:spacing w:val="-9"/>
                <w:sz w:val="20"/>
                <w:szCs w:val="20"/>
              </w:rPr>
              <w:t>en</w:t>
            </w:r>
            <w:r w:rsidRPr="006145DB">
              <w:rPr>
                <w:rFonts w:cs="Arial"/>
                <w:spacing w:val="-8"/>
                <w:sz w:val="20"/>
                <w:szCs w:val="20"/>
              </w:rPr>
              <w:t xml:space="preserve"> </w:t>
            </w:r>
            <w:r w:rsidRPr="006145DB">
              <w:rPr>
                <w:rFonts w:cs="Arial"/>
                <w:sz w:val="20"/>
                <w:szCs w:val="20"/>
              </w:rPr>
              <w:t>Administración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justicia</w:t>
            </w:r>
            <w:r w:rsidRPr="006145DB">
              <w:rPr>
                <w:rFonts w:cs="Arial"/>
                <w:spacing w:val="-3"/>
                <w:sz w:val="20"/>
                <w:szCs w:val="20"/>
              </w:rPr>
              <w:t xml:space="preserve"> </w:t>
            </w:r>
            <w:r w:rsidRPr="006145DB">
              <w:rPr>
                <w:rFonts w:cs="Arial"/>
                <w:sz w:val="20"/>
                <w:szCs w:val="20"/>
              </w:rPr>
              <w:t>se</w:t>
            </w:r>
            <w:r w:rsidRPr="006145DB">
              <w:rPr>
                <w:rFonts w:cs="Arial"/>
                <w:spacing w:val="-2"/>
                <w:sz w:val="20"/>
                <w:szCs w:val="20"/>
              </w:rPr>
              <w:t xml:space="preserve"> </w:t>
            </w:r>
            <w:r w:rsidRPr="006145DB">
              <w:rPr>
                <w:rFonts w:cs="Arial"/>
                <w:sz w:val="20"/>
                <w:szCs w:val="20"/>
              </w:rPr>
              <w:t>dan</w:t>
            </w:r>
            <w:r w:rsidRPr="006145DB">
              <w:rPr>
                <w:rFonts w:cs="Arial"/>
                <w:spacing w:val="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finalización</w:t>
            </w:r>
            <w:r w:rsidRPr="006145DB">
              <w:rPr>
                <w:rFonts w:cs="Arial"/>
                <w:spacing w:val="-3"/>
                <w:sz w:val="20"/>
                <w:szCs w:val="20"/>
              </w:rPr>
              <w:t xml:space="preserve"> </w:t>
            </w:r>
            <w:r w:rsidRPr="006145DB">
              <w:rPr>
                <w:rFonts w:cs="Arial"/>
                <w:sz w:val="20"/>
                <w:szCs w:val="20"/>
              </w:rPr>
              <w:t>del proceso:</w:t>
            </w:r>
          </w:p>
          <w:p w14:paraId="1A3CEA1F" w14:textId="38A3B9E7"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Cam</w:t>
            </w:r>
            <w:r w:rsidR="00C27D66" w:rsidRPr="006145DB">
              <w:rPr>
                <w:rStyle w:val="normaltextrun"/>
                <w:rFonts w:cs="Arial"/>
                <w:sz w:val="20"/>
                <w:szCs w:val="20"/>
              </w:rPr>
              <w:t xml:space="preserve">bio de medida en el marco del </w:t>
            </w:r>
            <w:r w:rsidRPr="006145DB">
              <w:rPr>
                <w:rStyle w:val="normaltextrun"/>
                <w:rFonts w:cs="Arial"/>
                <w:sz w:val="20"/>
                <w:szCs w:val="20"/>
              </w:rPr>
              <w:t>Proceso Administrativo de Restablecimiento de Derecho.</w:t>
            </w:r>
          </w:p>
          <w:p w14:paraId="2DEE562B" w14:textId="0297EC83"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Orden de la autoridad administrativa competente.</w:t>
            </w:r>
          </w:p>
          <w:p w14:paraId="09DBB22E" w14:textId="6BFA71FD"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del o la adolescente o joven.</w:t>
            </w:r>
          </w:p>
          <w:p w14:paraId="69F7BDE7" w14:textId="77777777" w:rsidR="001F40DD" w:rsidRPr="006145DB" w:rsidRDefault="001F40DD" w:rsidP="005B435E">
            <w:pPr>
              <w:spacing w:after="0" w:line="240" w:lineRule="auto"/>
              <w:ind w:left="360"/>
              <w:jc w:val="both"/>
              <w:rPr>
                <w:rStyle w:val="normaltextrun"/>
                <w:rFonts w:cs="Arial"/>
                <w:sz w:val="20"/>
                <w:szCs w:val="20"/>
              </w:rPr>
            </w:pPr>
          </w:p>
          <w:p w14:paraId="1D54BC87" w14:textId="64BB2B51" w:rsidR="006D7402" w:rsidRPr="006145DB" w:rsidRDefault="006D7402" w:rsidP="005B435E">
            <w:pPr>
              <w:spacing w:after="0" w:line="240" w:lineRule="auto"/>
              <w:jc w:val="both"/>
              <w:rPr>
                <w:rFonts w:cs="Arial"/>
                <w:sz w:val="20"/>
                <w:szCs w:val="20"/>
              </w:rPr>
            </w:pPr>
            <w:r w:rsidRPr="006145DB">
              <w:rPr>
                <w:rFonts w:cs="Arial"/>
                <w:sz w:val="20"/>
                <w:szCs w:val="20"/>
              </w:rPr>
              <w:t>En</w:t>
            </w:r>
            <w:r w:rsidRPr="006145DB">
              <w:rPr>
                <w:rFonts w:cs="Arial"/>
                <w:spacing w:val="-9"/>
                <w:sz w:val="20"/>
                <w:szCs w:val="20"/>
              </w:rPr>
              <w:t xml:space="preserve"> </w:t>
            </w:r>
            <w:r w:rsidRPr="006145DB">
              <w:rPr>
                <w:rFonts w:cs="Arial"/>
                <w:sz w:val="20"/>
                <w:szCs w:val="20"/>
              </w:rPr>
              <w:t>el</w:t>
            </w:r>
            <w:r w:rsidRPr="006145DB">
              <w:rPr>
                <w:rFonts w:cs="Arial"/>
                <w:spacing w:val="-6"/>
                <w:sz w:val="20"/>
                <w:szCs w:val="20"/>
              </w:rPr>
              <w:t xml:space="preserve"> </w:t>
            </w:r>
            <w:r w:rsidRPr="006145DB">
              <w:rPr>
                <w:rFonts w:cs="Arial"/>
                <w:sz w:val="20"/>
                <w:szCs w:val="20"/>
              </w:rPr>
              <w:t>caso</w:t>
            </w:r>
            <w:r w:rsidRPr="006145DB">
              <w:rPr>
                <w:rFonts w:cs="Arial"/>
                <w:spacing w:val="-6"/>
                <w:sz w:val="20"/>
                <w:szCs w:val="20"/>
              </w:rPr>
              <w:t xml:space="preserve"> </w:t>
            </w:r>
            <w:r w:rsidRPr="006145DB">
              <w:rPr>
                <w:rFonts w:cs="Arial"/>
                <w:sz w:val="20"/>
                <w:szCs w:val="20"/>
              </w:rPr>
              <w:t>de</w:t>
            </w:r>
            <w:r w:rsidRPr="006145DB">
              <w:rPr>
                <w:rFonts w:cs="Arial"/>
                <w:spacing w:val="-6"/>
                <w:sz w:val="20"/>
                <w:szCs w:val="20"/>
              </w:rPr>
              <w:t xml:space="preserve"> </w:t>
            </w:r>
            <w:r w:rsidRPr="006145DB">
              <w:rPr>
                <w:rFonts w:cs="Arial"/>
                <w:sz w:val="20"/>
                <w:szCs w:val="20"/>
              </w:rPr>
              <w:t>las</w:t>
            </w:r>
            <w:r w:rsidRPr="006145DB">
              <w:rPr>
                <w:rFonts w:cs="Arial"/>
                <w:spacing w:val="-2"/>
                <w:sz w:val="20"/>
                <w:szCs w:val="20"/>
              </w:rPr>
              <w:t xml:space="preserve"> </w:t>
            </w:r>
            <w:r w:rsidRPr="006145DB">
              <w:rPr>
                <w:rFonts w:cs="Arial"/>
                <w:sz w:val="20"/>
                <w:szCs w:val="20"/>
              </w:rPr>
              <w:t>sanciones</w:t>
            </w:r>
            <w:r w:rsidRPr="006145DB">
              <w:rPr>
                <w:rFonts w:cs="Arial"/>
                <w:spacing w:val="-8"/>
                <w:sz w:val="20"/>
                <w:szCs w:val="20"/>
              </w:rPr>
              <w:t xml:space="preserve"> </w:t>
            </w:r>
            <w:r w:rsidRPr="006145DB">
              <w:rPr>
                <w:rFonts w:cs="Arial"/>
                <w:sz w:val="20"/>
                <w:szCs w:val="20"/>
              </w:rPr>
              <w:t>Libertad</w:t>
            </w:r>
            <w:r w:rsidRPr="006145DB">
              <w:rPr>
                <w:rFonts w:cs="Arial"/>
                <w:spacing w:val="-1"/>
                <w:sz w:val="20"/>
                <w:szCs w:val="20"/>
              </w:rPr>
              <w:t xml:space="preserve"> </w:t>
            </w:r>
            <w:r w:rsidRPr="006145DB">
              <w:rPr>
                <w:rFonts w:cs="Arial"/>
                <w:sz w:val="20"/>
                <w:szCs w:val="20"/>
              </w:rPr>
              <w:t>Asistida/</w:t>
            </w:r>
            <w:r w:rsidRPr="006145DB">
              <w:rPr>
                <w:rFonts w:cs="Arial"/>
                <w:spacing w:val="-2"/>
                <w:sz w:val="20"/>
                <w:szCs w:val="20"/>
              </w:rPr>
              <w:t xml:space="preserve"> </w:t>
            </w:r>
            <w:r w:rsidRPr="006145DB">
              <w:rPr>
                <w:rFonts w:cs="Arial"/>
                <w:sz w:val="20"/>
                <w:szCs w:val="20"/>
              </w:rPr>
              <w:t>Vigilada</w:t>
            </w:r>
            <w:r w:rsidR="00183BDE" w:rsidRPr="006145DB">
              <w:rPr>
                <w:rFonts w:cs="Arial"/>
                <w:spacing w:val="-5"/>
                <w:sz w:val="20"/>
                <w:szCs w:val="20"/>
              </w:rPr>
              <w:t xml:space="preserve"> </w:t>
            </w:r>
            <w:r w:rsidRPr="006145DB">
              <w:rPr>
                <w:rFonts w:cs="Arial"/>
                <w:sz w:val="20"/>
                <w:szCs w:val="20"/>
              </w:rPr>
              <w:t>prestación de</w:t>
            </w:r>
            <w:r w:rsidRPr="006145DB">
              <w:rPr>
                <w:rFonts w:cs="Arial"/>
                <w:spacing w:val="-5"/>
                <w:sz w:val="20"/>
                <w:szCs w:val="20"/>
              </w:rPr>
              <w:t xml:space="preserve"> </w:t>
            </w:r>
            <w:r w:rsidRPr="006145DB">
              <w:rPr>
                <w:rFonts w:cs="Arial"/>
                <w:sz w:val="20"/>
                <w:szCs w:val="20"/>
              </w:rPr>
              <w:t>servicios</w:t>
            </w:r>
            <w:r w:rsidRPr="006145DB">
              <w:rPr>
                <w:rFonts w:cs="Arial"/>
                <w:spacing w:val="-4"/>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comunidad se</w:t>
            </w:r>
            <w:r w:rsidRPr="006145DB">
              <w:rPr>
                <w:rFonts w:cs="Arial"/>
                <w:spacing w:val="-1"/>
                <w:sz w:val="20"/>
                <w:szCs w:val="20"/>
              </w:rPr>
              <w:t xml:space="preserve"> </w:t>
            </w:r>
            <w:r w:rsidR="007B3B0F" w:rsidRPr="006145DB">
              <w:rPr>
                <w:rFonts w:cs="Arial"/>
                <w:sz w:val="20"/>
                <w:szCs w:val="20"/>
              </w:rPr>
              <w:t>da:</w:t>
            </w:r>
          </w:p>
          <w:p w14:paraId="56C3B08E" w14:textId="1912A20C"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Cumplimiento de la sanción</w:t>
            </w:r>
            <w:r w:rsidR="001733FA" w:rsidRPr="006145DB">
              <w:rPr>
                <w:rStyle w:val="normaltextrun"/>
                <w:rFonts w:cs="Arial"/>
                <w:sz w:val="20"/>
                <w:szCs w:val="20"/>
              </w:rPr>
              <w:t>.</w:t>
            </w:r>
          </w:p>
          <w:p w14:paraId="2C59152C" w14:textId="7ADF54A9"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Incumplimiento de la sanción</w:t>
            </w:r>
            <w:r w:rsidR="001733FA" w:rsidRPr="006145DB">
              <w:rPr>
                <w:rStyle w:val="normaltextrun"/>
                <w:rFonts w:cs="Arial"/>
                <w:sz w:val="20"/>
                <w:szCs w:val="20"/>
              </w:rPr>
              <w:t>.</w:t>
            </w:r>
          </w:p>
          <w:p w14:paraId="19612818" w14:textId="64BFE156"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Sustitución de la sanción</w:t>
            </w:r>
            <w:r w:rsidR="001733FA" w:rsidRPr="006145DB">
              <w:rPr>
                <w:rStyle w:val="normaltextrun"/>
                <w:rFonts w:cs="Arial"/>
                <w:sz w:val="20"/>
                <w:szCs w:val="20"/>
              </w:rPr>
              <w:t>.</w:t>
            </w:r>
          </w:p>
          <w:p w14:paraId="71DC8033" w14:textId="3F4BEE92"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Traslado del proceso a otros servicios para el cumplimiento de la sanción ordenada por la autoridad </w:t>
            </w:r>
            <w:r w:rsidR="00C27D66" w:rsidRPr="006145DB">
              <w:rPr>
                <w:rStyle w:val="normaltextrun"/>
                <w:rFonts w:cs="Arial"/>
                <w:sz w:val="20"/>
                <w:szCs w:val="20"/>
              </w:rPr>
              <w:t>competente.</w:t>
            </w:r>
          </w:p>
          <w:p w14:paraId="36E39DC0" w14:textId="30348985"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Traslado del proceso a otra jurisdicción</w:t>
            </w:r>
            <w:r w:rsidR="001733FA" w:rsidRPr="006145DB">
              <w:rPr>
                <w:rStyle w:val="normaltextrun"/>
                <w:rFonts w:cs="Arial"/>
                <w:sz w:val="20"/>
                <w:szCs w:val="20"/>
              </w:rPr>
              <w:t>.</w:t>
            </w:r>
          </w:p>
          <w:p w14:paraId="78D2CDE9" w14:textId="6A8C6EA8"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Terminación o archivo del proceso judicial</w:t>
            </w:r>
            <w:r w:rsidR="001733FA" w:rsidRPr="006145DB">
              <w:rPr>
                <w:rStyle w:val="normaltextrun"/>
                <w:rFonts w:cs="Arial"/>
                <w:sz w:val="20"/>
                <w:szCs w:val="20"/>
              </w:rPr>
              <w:t>.</w:t>
            </w:r>
          </w:p>
          <w:p w14:paraId="3B7776FF" w14:textId="287E1DD7" w:rsidR="00735C81" w:rsidRPr="006145DB" w:rsidRDefault="006D7402">
            <w:pPr>
              <w:numPr>
                <w:ilvl w:val="0"/>
                <w:numId w:val="1"/>
              </w:numPr>
              <w:spacing w:after="0" w:line="240" w:lineRule="auto"/>
              <w:jc w:val="both"/>
              <w:rPr>
                <w:rFonts w:cs="Arial"/>
                <w:sz w:val="20"/>
                <w:szCs w:val="20"/>
              </w:rPr>
            </w:pPr>
            <w:r w:rsidRPr="006145DB">
              <w:rPr>
                <w:rStyle w:val="normaltextrun"/>
                <w:rFonts w:cs="Arial"/>
                <w:sz w:val="20"/>
                <w:szCs w:val="20"/>
              </w:rPr>
              <w:t>Fallecimiento del o la adolescente o joven</w:t>
            </w:r>
            <w:r w:rsidR="001733FA" w:rsidRPr="006145DB">
              <w:rPr>
                <w:rStyle w:val="normaltextrun"/>
                <w:rFonts w:cs="Arial"/>
                <w:sz w:val="20"/>
                <w:szCs w:val="20"/>
              </w:rPr>
              <w:t>.</w:t>
            </w:r>
          </w:p>
        </w:tc>
      </w:tr>
      <w:tr w:rsidR="00115DA4" w:rsidRPr="006145DB" w14:paraId="17A95F3B" w14:textId="77777777" w:rsidTr="002C1CA1">
        <w:trPr>
          <w:trHeight w:val="268"/>
          <w:jc w:val="center"/>
        </w:trPr>
        <w:tc>
          <w:tcPr>
            <w:tcW w:w="1056" w:type="pct"/>
            <w:vAlign w:val="center"/>
          </w:tcPr>
          <w:p w14:paraId="7BED4766" w14:textId="06367C35" w:rsidR="00735C81" w:rsidRPr="006145DB" w:rsidRDefault="00735C81" w:rsidP="005B435E">
            <w:pPr>
              <w:spacing w:after="0" w:line="240" w:lineRule="auto"/>
              <w:rPr>
                <w:rFonts w:eastAsia="Arial" w:cs="Arial"/>
                <w:sz w:val="20"/>
                <w:szCs w:val="20"/>
              </w:rPr>
            </w:pPr>
            <w:r w:rsidRPr="006145DB">
              <w:rPr>
                <w:rFonts w:eastAsia="Arial" w:cs="Arial"/>
                <w:sz w:val="20"/>
                <w:szCs w:val="20"/>
              </w:rPr>
              <w:t>Restricciones</w:t>
            </w:r>
          </w:p>
        </w:tc>
        <w:tc>
          <w:tcPr>
            <w:tcW w:w="3944" w:type="pct"/>
            <w:vAlign w:val="center"/>
          </w:tcPr>
          <w:p w14:paraId="58D8FE87" w14:textId="094B8FC9" w:rsidR="00735C81" w:rsidRPr="006145DB" w:rsidRDefault="006D7402" w:rsidP="005B435E">
            <w:pPr>
              <w:tabs>
                <w:tab w:val="left" w:pos="709"/>
              </w:tabs>
              <w:spacing w:after="0" w:line="240" w:lineRule="auto"/>
              <w:rPr>
                <w:rFonts w:eastAsia="Arial" w:cs="Arial"/>
                <w:sz w:val="20"/>
                <w:szCs w:val="20"/>
              </w:rPr>
            </w:pPr>
            <w:r w:rsidRPr="006145DB">
              <w:rPr>
                <w:rFonts w:cs="Arial"/>
                <w:sz w:val="20"/>
                <w:szCs w:val="20"/>
              </w:rPr>
              <w:t>No</w:t>
            </w:r>
            <w:r w:rsidRPr="006145DB">
              <w:rPr>
                <w:rFonts w:cs="Arial"/>
                <w:spacing w:val="-3"/>
                <w:sz w:val="20"/>
                <w:szCs w:val="20"/>
              </w:rPr>
              <w:t xml:space="preserve"> </w:t>
            </w:r>
            <w:r w:rsidR="004936D4" w:rsidRPr="006145DB">
              <w:rPr>
                <w:rFonts w:cs="Arial"/>
                <w:sz w:val="20"/>
                <w:szCs w:val="20"/>
              </w:rPr>
              <w:t>aplican</w:t>
            </w:r>
            <w:r w:rsidR="001733FA" w:rsidRPr="006145DB">
              <w:rPr>
                <w:rFonts w:cs="Arial"/>
                <w:sz w:val="20"/>
                <w:szCs w:val="20"/>
              </w:rPr>
              <w:t>.</w:t>
            </w:r>
          </w:p>
        </w:tc>
      </w:tr>
      <w:tr w:rsidR="00735C81" w:rsidRPr="006145DB" w14:paraId="383041E4" w14:textId="77777777" w:rsidTr="002C1CA1">
        <w:trPr>
          <w:trHeight w:val="515"/>
          <w:jc w:val="center"/>
        </w:trPr>
        <w:tc>
          <w:tcPr>
            <w:tcW w:w="1056" w:type="pct"/>
            <w:vAlign w:val="center"/>
          </w:tcPr>
          <w:p w14:paraId="57B71A45" w14:textId="35830992"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vAlign w:val="center"/>
          </w:tcPr>
          <w:p w14:paraId="45314A86" w14:textId="2CA2C5FE"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En el proceso de atención los y las participantes cuentan con un equipo de atención integral, compuesto por Psicosocial, Pedagogía, Nutrición, Enfermería, Ruta de Oportunidades Juveniles, área Administrativa y Apoyo Jurídico, quienes se encargan de la atención, orientación e intervención de la población y sus familias, favoreciendo el cumplimiento y ejecución de los procesos y la reducción de la brecha social a través de su inclusión social.</w:t>
            </w:r>
          </w:p>
          <w:p w14:paraId="0A74A23C" w14:textId="77777777" w:rsidR="00583ECF" w:rsidRPr="006145DB" w:rsidRDefault="00583ECF" w:rsidP="005B435E">
            <w:pPr>
              <w:pStyle w:val="Ttulo1"/>
              <w:rPr>
                <w:sz w:val="20"/>
                <w:szCs w:val="20"/>
              </w:rPr>
            </w:pPr>
          </w:p>
          <w:p w14:paraId="52D7BAB0" w14:textId="7B92641B" w:rsidR="00115035"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En la operatividad, posterior a la remisión de los casos por parte de las autoridades administrativas y judiciales, el profesional de Enlace CESPA, establece el primer contacto con los adolescentes, jóvenes y sus acudientes o representantes legales, a partir de la información consignada en la remisión remitida, la cual cuenta con los documentos necesarios. Una vez se logra el contacto efectivo, se programa citación de ingreso a la unidad operativa correspondiente, en donde se realiza inducción por parte del </w:t>
            </w:r>
            <w:r w:rsidR="001733FA" w:rsidRPr="006145DB">
              <w:rPr>
                <w:rFonts w:cs="Arial"/>
                <w:spacing w:val="-1"/>
                <w:sz w:val="20"/>
                <w:szCs w:val="20"/>
              </w:rPr>
              <w:t>r</w:t>
            </w:r>
            <w:r w:rsidRPr="006145DB">
              <w:rPr>
                <w:rFonts w:cs="Arial"/>
                <w:spacing w:val="-1"/>
                <w:sz w:val="20"/>
                <w:szCs w:val="20"/>
              </w:rPr>
              <w:t xml:space="preserve">esponsable del </w:t>
            </w:r>
            <w:r w:rsidR="001733FA" w:rsidRPr="006145DB">
              <w:rPr>
                <w:rFonts w:cs="Arial"/>
                <w:spacing w:val="-1"/>
                <w:sz w:val="20"/>
                <w:szCs w:val="20"/>
              </w:rPr>
              <w:t>s</w:t>
            </w:r>
            <w:r w:rsidRPr="006145DB">
              <w:rPr>
                <w:rFonts w:cs="Arial"/>
                <w:spacing w:val="-1"/>
                <w:sz w:val="20"/>
                <w:szCs w:val="20"/>
              </w:rPr>
              <w:t xml:space="preserve">ervicio con los adolescentes/jóvenes y sus familias. </w:t>
            </w:r>
          </w:p>
          <w:p w14:paraId="428E0384" w14:textId="77777777" w:rsidR="00D76C75" w:rsidRPr="006145DB" w:rsidRDefault="00D76C75" w:rsidP="005B435E">
            <w:pPr>
              <w:pStyle w:val="Ttulo1"/>
              <w:rPr>
                <w:sz w:val="20"/>
                <w:szCs w:val="20"/>
              </w:rPr>
            </w:pPr>
          </w:p>
          <w:p w14:paraId="4977F0B1" w14:textId="3A1760E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Posterior </w:t>
            </w:r>
            <w:r w:rsidR="00183BDE" w:rsidRPr="006145DB">
              <w:rPr>
                <w:rFonts w:cs="Arial"/>
                <w:spacing w:val="-1"/>
                <w:sz w:val="20"/>
                <w:szCs w:val="20"/>
              </w:rPr>
              <w:t xml:space="preserve">a la inducción, se da paso al </w:t>
            </w:r>
            <w:r w:rsidRPr="006145DB">
              <w:rPr>
                <w:rFonts w:cs="Arial"/>
                <w:spacing w:val="-1"/>
                <w:sz w:val="20"/>
                <w:szCs w:val="20"/>
              </w:rPr>
              <w:t xml:space="preserve">registro del mismo en las bases de información internas del servicio y de SDIS, como la valija de información y la ficha SIRBE, lo cual relaciona al adolescente o joven, como activo y en cumplimiento de medida o sanción en el servicio. Posteriormente éstos pasan a entrevistas y valoraciones iniciales con el equipo de atención integral mencionado previamente, </w:t>
            </w:r>
            <w:r w:rsidR="00021152" w:rsidRPr="006145DB">
              <w:rPr>
                <w:rFonts w:cs="Arial"/>
                <w:spacing w:val="-1"/>
                <w:sz w:val="20"/>
                <w:szCs w:val="20"/>
              </w:rPr>
              <w:t>quienes,</w:t>
            </w:r>
            <w:r w:rsidRPr="006145DB">
              <w:rPr>
                <w:rFonts w:cs="Arial"/>
                <w:spacing w:val="-1"/>
                <w:sz w:val="20"/>
                <w:szCs w:val="20"/>
              </w:rPr>
              <w:t xml:space="preserve"> a partir de los conceptos profesionales, construyen el Plan de Atención Inicial Individual, el cual se reporta a las Defensorías de Familia y Juzgados a cargo de cada caso.</w:t>
            </w:r>
          </w:p>
          <w:p w14:paraId="5B3DD51F" w14:textId="77777777" w:rsidR="00D76C75" w:rsidRPr="006145DB" w:rsidRDefault="00D76C75" w:rsidP="005B435E">
            <w:pPr>
              <w:pStyle w:val="Ttulo1"/>
              <w:rPr>
                <w:sz w:val="20"/>
                <w:szCs w:val="20"/>
              </w:rPr>
            </w:pPr>
          </w:p>
          <w:p w14:paraId="1BF00745" w14:textId="2DEDA34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Posteriormente</w:t>
            </w:r>
            <w:r w:rsidR="00765DAC" w:rsidRPr="006145DB">
              <w:rPr>
                <w:rFonts w:cs="Arial"/>
                <w:spacing w:val="-1"/>
                <w:sz w:val="20"/>
                <w:szCs w:val="20"/>
              </w:rPr>
              <w:t>,</w:t>
            </w:r>
            <w:r w:rsidRPr="006145DB">
              <w:rPr>
                <w:rFonts w:cs="Arial"/>
                <w:spacing w:val="-1"/>
                <w:sz w:val="20"/>
                <w:szCs w:val="20"/>
              </w:rPr>
              <w:t xml:space="preserve"> durante el primer mes, participa de escenario individual y grupal de Acogida e inicia el desarrollo del PAI a través de atenciones individuales, grupales, familiares y en contexto o de gestión social y territorial, las cuales deben reposar en cuanto a evidencias y formatos correspondientes en la historia de atención de cada adolescente/joven.</w:t>
            </w:r>
          </w:p>
          <w:p w14:paraId="6DDF79C7" w14:textId="77777777" w:rsidR="00D76C75" w:rsidRPr="006145DB" w:rsidRDefault="00D76C75" w:rsidP="005B435E">
            <w:pPr>
              <w:pStyle w:val="Ttulo1"/>
              <w:rPr>
                <w:sz w:val="20"/>
                <w:szCs w:val="20"/>
              </w:rPr>
            </w:pPr>
          </w:p>
          <w:p w14:paraId="1232A809" w14:textId="109DFCCB"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Periódicamente se debe reportar a las autoridades administrativas y judiciales a cargo, los avances o dificultades presentadas con cada caso, a través del informe de seguimiento al PAI, construido con el liderazgo del equipo Psicosocial a cargo, pero que cuenta con insumos de la atención de todo el equipo de atención integral. Según sea el tiempo que debe cumplir o ejecutar en el servicio, cuando se determine que dio cumplimiento a los objetivos planteados en restablecimiento de derechos o al tiempo de sanción, se reporta el Informe correspondiente de Egreso.</w:t>
            </w:r>
          </w:p>
          <w:p w14:paraId="7AC43193" w14:textId="17F79FFC" w:rsidR="004936D4" w:rsidRPr="006145DB" w:rsidRDefault="004936D4" w:rsidP="005B435E">
            <w:pPr>
              <w:spacing w:after="0" w:line="240" w:lineRule="auto"/>
              <w:jc w:val="both"/>
              <w:rPr>
                <w:rFonts w:cs="Arial"/>
                <w:sz w:val="20"/>
                <w:szCs w:val="20"/>
              </w:rPr>
            </w:pPr>
            <w:r w:rsidRPr="006145DB">
              <w:rPr>
                <w:rFonts w:cs="Arial"/>
                <w:spacing w:val="-1"/>
                <w:sz w:val="20"/>
                <w:szCs w:val="20"/>
              </w:rPr>
              <w:t>En donde como un plus de SDIS y el servicio Forjar, se ofrece continuar con el acompañamiento Psicosocial y en garantía de derechos en torno a las gestiones que se requieran, por parte del equipo de la Ruta de Oportunidades</w:t>
            </w:r>
            <w:r w:rsidRPr="006145DB">
              <w:rPr>
                <w:rFonts w:cs="Arial"/>
                <w:sz w:val="20"/>
                <w:szCs w:val="20"/>
              </w:rPr>
              <w:t xml:space="preserve"> Juveniles,</w:t>
            </w:r>
            <w:r w:rsidRPr="006145DB">
              <w:rPr>
                <w:rFonts w:cs="Arial"/>
                <w:spacing w:val="1"/>
                <w:sz w:val="20"/>
                <w:szCs w:val="20"/>
              </w:rPr>
              <w:t xml:space="preserve"> </w:t>
            </w:r>
            <w:r w:rsidRPr="006145DB">
              <w:rPr>
                <w:rFonts w:cs="Arial"/>
                <w:sz w:val="20"/>
                <w:szCs w:val="20"/>
              </w:rPr>
              <w:t>siendo</w:t>
            </w:r>
            <w:r w:rsidRPr="006145DB">
              <w:rPr>
                <w:rFonts w:cs="Arial"/>
                <w:spacing w:val="1"/>
                <w:sz w:val="20"/>
                <w:szCs w:val="20"/>
              </w:rPr>
              <w:t xml:space="preserve"> </w:t>
            </w:r>
            <w:r w:rsidRPr="006145DB">
              <w:rPr>
                <w:rFonts w:cs="Arial"/>
                <w:sz w:val="20"/>
                <w:szCs w:val="20"/>
              </w:rPr>
              <w:t>una</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post-egreso, de</w:t>
            </w:r>
            <w:r w:rsidRPr="006145DB">
              <w:rPr>
                <w:rFonts w:cs="Arial"/>
                <w:spacing w:val="1"/>
                <w:sz w:val="20"/>
                <w:szCs w:val="20"/>
              </w:rPr>
              <w:t xml:space="preserve"> </w:t>
            </w:r>
            <w:r w:rsidRPr="006145DB">
              <w:rPr>
                <w:rFonts w:cs="Arial"/>
                <w:sz w:val="20"/>
                <w:szCs w:val="20"/>
              </w:rPr>
              <w:t>continuidad</w:t>
            </w:r>
            <w:r w:rsidRPr="006145DB">
              <w:rPr>
                <w:rFonts w:cs="Arial"/>
                <w:spacing w:val="1"/>
                <w:sz w:val="20"/>
                <w:szCs w:val="20"/>
              </w:rPr>
              <w:t xml:space="preserve"> </w:t>
            </w:r>
            <w:r w:rsidRPr="006145DB">
              <w:rPr>
                <w:rFonts w:cs="Arial"/>
                <w:sz w:val="20"/>
                <w:szCs w:val="20"/>
              </w:rPr>
              <w:t>ante</w:t>
            </w:r>
            <w:r w:rsidRPr="006145DB">
              <w:rPr>
                <w:rFonts w:cs="Arial"/>
                <w:spacing w:val="1"/>
                <w:sz w:val="20"/>
                <w:szCs w:val="20"/>
              </w:rPr>
              <w:t xml:space="preserve"> </w:t>
            </w:r>
            <w:r w:rsidRPr="006145DB">
              <w:rPr>
                <w:rFonts w:cs="Arial"/>
                <w:sz w:val="20"/>
                <w:szCs w:val="20"/>
              </w:rPr>
              <w:t>necesidades</w:t>
            </w:r>
            <w:r w:rsidRPr="006145DB">
              <w:rPr>
                <w:rFonts w:cs="Arial"/>
                <w:spacing w:val="1"/>
                <w:sz w:val="20"/>
                <w:szCs w:val="20"/>
              </w:rPr>
              <w:t xml:space="preserve"> </w:t>
            </w:r>
            <w:r w:rsidRPr="006145DB">
              <w:rPr>
                <w:rFonts w:cs="Arial"/>
                <w:sz w:val="20"/>
                <w:szCs w:val="20"/>
              </w:rPr>
              <w:t>u</w:t>
            </w:r>
            <w:r w:rsidRPr="006145DB">
              <w:rPr>
                <w:rFonts w:cs="Arial"/>
                <w:spacing w:val="1"/>
                <w:sz w:val="20"/>
                <w:szCs w:val="20"/>
              </w:rPr>
              <w:t xml:space="preserve"> </w:t>
            </w:r>
            <w:r w:rsidRPr="006145DB">
              <w:rPr>
                <w:rFonts w:cs="Arial"/>
                <w:sz w:val="20"/>
                <w:szCs w:val="20"/>
              </w:rPr>
              <w:t>otras</w:t>
            </w:r>
            <w:r w:rsidRPr="006145DB">
              <w:rPr>
                <w:rFonts w:cs="Arial"/>
                <w:spacing w:val="1"/>
                <w:sz w:val="20"/>
                <w:szCs w:val="20"/>
              </w:rPr>
              <w:t xml:space="preserve"> </w:t>
            </w:r>
            <w:r w:rsidRPr="006145DB">
              <w:rPr>
                <w:rFonts w:cs="Arial"/>
                <w:sz w:val="20"/>
                <w:szCs w:val="20"/>
              </w:rPr>
              <w:t>pendientes</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nivel</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oferta</w:t>
            </w:r>
            <w:r w:rsidRPr="006145DB">
              <w:rPr>
                <w:rFonts w:cs="Arial"/>
                <w:spacing w:val="-1"/>
                <w:sz w:val="20"/>
                <w:szCs w:val="20"/>
              </w:rPr>
              <w:t xml:space="preserve"> </w:t>
            </w:r>
            <w:r w:rsidRPr="006145DB">
              <w:rPr>
                <w:rFonts w:cs="Arial"/>
                <w:sz w:val="20"/>
                <w:szCs w:val="20"/>
              </w:rPr>
              <w:t>distrital.</w:t>
            </w:r>
          </w:p>
          <w:p w14:paraId="2560CCE2" w14:textId="77777777" w:rsidR="00D76C75" w:rsidRPr="006145DB" w:rsidRDefault="00D76C75" w:rsidP="005B435E">
            <w:pPr>
              <w:pStyle w:val="Ttulo1"/>
              <w:rPr>
                <w:sz w:val="20"/>
                <w:szCs w:val="20"/>
              </w:rPr>
            </w:pPr>
          </w:p>
          <w:p w14:paraId="23B18C2B" w14:textId="32733357" w:rsidR="004936D4" w:rsidRPr="006145DB" w:rsidRDefault="004936D4" w:rsidP="005B435E">
            <w:pPr>
              <w:tabs>
                <w:tab w:val="left" w:pos="709"/>
              </w:tabs>
              <w:spacing w:after="0" w:line="240" w:lineRule="auto"/>
              <w:jc w:val="both"/>
              <w:rPr>
                <w:rFonts w:eastAsia="Arial" w:cs="Arial"/>
                <w:spacing w:val="-1"/>
                <w:sz w:val="20"/>
                <w:szCs w:val="20"/>
              </w:rPr>
            </w:pPr>
            <w:r w:rsidRPr="006145DB">
              <w:rPr>
                <w:rFonts w:cs="Arial"/>
                <w:sz w:val="20"/>
                <w:szCs w:val="20"/>
              </w:rPr>
              <w:t>La</w:t>
            </w:r>
            <w:r w:rsidRPr="006145DB">
              <w:rPr>
                <w:rFonts w:cs="Arial"/>
                <w:spacing w:val="28"/>
                <w:sz w:val="20"/>
                <w:szCs w:val="20"/>
              </w:rPr>
              <w:t xml:space="preserve"> </w:t>
            </w:r>
            <w:r w:rsidRPr="006145DB">
              <w:rPr>
                <w:rFonts w:cs="Arial"/>
                <w:sz w:val="20"/>
                <w:szCs w:val="20"/>
              </w:rPr>
              <w:t>oferta</w:t>
            </w:r>
            <w:r w:rsidRPr="006145DB">
              <w:rPr>
                <w:rFonts w:cs="Arial"/>
                <w:spacing w:val="29"/>
                <w:sz w:val="20"/>
                <w:szCs w:val="20"/>
              </w:rPr>
              <w:t xml:space="preserve"> </w:t>
            </w:r>
            <w:r w:rsidRPr="006145DB">
              <w:rPr>
                <w:rFonts w:cs="Arial"/>
                <w:sz w:val="20"/>
                <w:szCs w:val="20"/>
              </w:rPr>
              <w:t>del</w:t>
            </w:r>
            <w:r w:rsidRPr="006145DB">
              <w:rPr>
                <w:rFonts w:cs="Arial"/>
                <w:spacing w:val="28"/>
                <w:sz w:val="20"/>
                <w:szCs w:val="20"/>
              </w:rPr>
              <w:t xml:space="preserve"> </w:t>
            </w:r>
            <w:r w:rsidRPr="006145DB">
              <w:rPr>
                <w:rFonts w:cs="Arial"/>
                <w:sz w:val="20"/>
                <w:szCs w:val="20"/>
              </w:rPr>
              <w:t>servicio</w:t>
            </w:r>
            <w:r w:rsidRPr="006145DB">
              <w:rPr>
                <w:rFonts w:cs="Arial"/>
                <w:spacing w:val="29"/>
                <w:sz w:val="20"/>
                <w:szCs w:val="20"/>
              </w:rPr>
              <w:t xml:space="preserve"> </w:t>
            </w:r>
            <w:r w:rsidRPr="006145DB">
              <w:rPr>
                <w:rFonts w:cs="Arial"/>
                <w:sz w:val="20"/>
                <w:szCs w:val="20"/>
              </w:rPr>
              <w:t>Forjar</w:t>
            </w:r>
            <w:r w:rsidRPr="006145DB">
              <w:rPr>
                <w:rFonts w:cs="Arial"/>
                <w:spacing w:val="28"/>
                <w:sz w:val="20"/>
                <w:szCs w:val="20"/>
              </w:rPr>
              <w:t xml:space="preserve"> </w:t>
            </w:r>
            <w:r w:rsidRPr="006145DB">
              <w:rPr>
                <w:rFonts w:eastAsia="Arial" w:cs="Arial"/>
                <w:spacing w:val="-1"/>
                <w:sz w:val="20"/>
                <w:szCs w:val="20"/>
              </w:rPr>
              <w:t>Restaurativo se desarrolla en el marco de los instructivos establecidos para la prestación del servicio, que son los siguientes:</w:t>
            </w:r>
          </w:p>
          <w:p w14:paraId="6D5B1E9E" w14:textId="62385123"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Instructivo de libertad asistida</w:t>
            </w:r>
            <w:r w:rsidR="00A779D2" w:rsidRPr="006145DB">
              <w:rPr>
                <w:rStyle w:val="normaltextrun"/>
                <w:rFonts w:cs="Arial"/>
                <w:sz w:val="20"/>
                <w:szCs w:val="20"/>
              </w:rPr>
              <w:t>.</w:t>
            </w:r>
          </w:p>
          <w:p w14:paraId="5BB27ACC" w14:textId="13B33B40" w:rsidR="004936D4" w:rsidRPr="006145DB" w:rsidRDefault="0002115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Instructivo </w:t>
            </w:r>
            <w:r w:rsidR="003A7BDE" w:rsidRPr="006145DB">
              <w:rPr>
                <w:rStyle w:val="normaltextrun"/>
                <w:rFonts w:cs="Arial"/>
                <w:sz w:val="20"/>
                <w:szCs w:val="20"/>
              </w:rPr>
              <w:t>P</w:t>
            </w:r>
            <w:r w:rsidRPr="006145DB">
              <w:rPr>
                <w:rStyle w:val="normaltextrun"/>
                <w:rFonts w:cs="Arial"/>
                <w:sz w:val="20"/>
                <w:szCs w:val="20"/>
              </w:rPr>
              <w:t>restación</w:t>
            </w:r>
            <w:r w:rsidR="004936D4" w:rsidRPr="006145DB">
              <w:rPr>
                <w:rStyle w:val="normaltextrun"/>
                <w:rFonts w:cs="Arial"/>
                <w:sz w:val="20"/>
                <w:szCs w:val="20"/>
              </w:rPr>
              <w:t xml:space="preserve"> de servicios a la comunidad</w:t>
            </w:r>
            <w:r w:rsidR="00A779D2" w:rsidRPr="006145DB">
              <w:rPr>
                <w:rStyle w:val="normaltextrun"/>
                <w:rFonts w:cs="Arial"/>
                <w:sz w:val="20"/>
                <w:szCs w:val="20"/>
              </w:rPr>
              <w:t>.</w:t>
            </w:r>
          </w:p>
          <w:p w14:paraId="691DD76C" w14:textId="3511B09A" w:rsidR="004936D4" w:rsidRPr="006145DB" w:rsidRDefault="004936D4">
            <w:pPr>
              <w:numPr>
                <w:ilvl w:val="0"/>
                <w:numId w:val="1"/>
              </w:numPr>
              <w:spacing w:after="0" w:line="240" w:lineRule="auto"/>
              <w:rPr>
                <w:rStyle w:val="normaltextrun"/>
                <w:rFonts w:cs="Arial"/>
                <w:sz w:val="20"/>
                <w:szCs w:val="20"/>
              </w:rPr>
            </w:pPr>
            <w:r w:rsidRPr="006145DB">
              <w:rPr>
                <w:rStyle w:val="normaltextrun"/>
                <w:rFonts w:cs="Arial"/>
                <w:sz w:val="20"/>
                <w:szCs w:val="20"/>
              </w:rPr>
              <w:t>Instructivo</w:t>
            </w:r>
            <w:r w:rsidRPr="006145DB">
              <w:rPr>
                <w:rStyle w:val="normaltextrun"/>
                <w:rFonts w:cs="Arial"/>
                <w:sz w:val="20"/>
                <w:szCs w:val="20"/>
              </w:rPr>
              <w:tab/>
              <w:t>de</w:t>
            </w:r>
            <w:r w:rsidR="00021152" w:rsidRPr="006145DB">
              <w:rPr>
                <w:rStyle w:val="normaltextrun"/>
                <w:rFonts w:cs="Arial"/>
                <w:sz w:val="20"/>
                <w:szCs w:val="20"/>
              </w:rPr>
              <w:t xml:space="preserve"> </w:t>
            </w:r>
            <w:r w:rsidRPr="006145DB">
              <w:rPr>
                <w:rStyle w:val="normaltextrun"/>
                <w:rFonts w:cs="Arial"/>
                <w:sz w:val="20"/>
                <w:szCs w:val="20"/>
              </w:rPr>
              <w:t>intervención</w:t>
            </w:r>
            <w:r w:rsidR="00021152" w:rsidRPr="006145DB">
              <w:rPr>
                <w:rStyle w:val="normaltextrun"/>
                <w:rFonts w:cs="Arial"/>
                <w:sz w:val="20"/>
                <w:szCs w:val="20"/>
              </w:rPr>
              <w:t xml:space="preserve"> </w:t>
            </w:r>
            <w:r w:rsidRPr="006145DB">
              <w:rPr>
                <w:rStyle w:val="normaltextrun"/>
                <w:rFonts w:cs="Arial"/>
                <w:sz w:val="20"/>
                <w:szCs w:val="20"/>
              </w:rPr>
              <w:t>de</w:t>
            </w:r>
            <w:r w:rsidR="00021152" w:rsidRPr="006145DB">
              <w:rPr>
                <w:rStyle w:val="normaltextrun"/>
                <w:rFonts w:cs="Arial"/>
                <w:sz w:val="20"/>
                <w:szCs w:val="20"/>
              </w:rPr>
              <w:t xml:space="preserve"> </w:t>
            </w:r>
            <w:r w:rsidRPr="006145DB">
              <w:rPr>
                <w:rStyle w:val="normaltextrun"/>
                <w:rFonts w:cs="Arial"/>
                <w:sz w:val="20"/>
                <w:szCs w:val="20"/>
              </w:rPr>
              <w:t>apoyo</w:t>
            </w:r>
            <w:r w:rsidR="00021152" w:rsidRPr="006145DB">
              <w:rPr>
                <w:rStyle w:val="normaltextrun"/>
                <w:rFonts w:cs="Arial"/>
                <w:sz w:val="20"/>
                <w:szCs w:val="20"/>
              </w:rPr>
              <w:t xml:space="preserve"> </w:t>
            </w:r>
            <w:r w:rsidRPr="006145DB">
              <w:rPr>
                <w:rStyle w:val="normaltextrun"/>
                <w:rFonts w:cs="Arial"/>
                <w:sz w:val="20"/>
                <w:szCs w:val="20"/>
              </w:rPr>
              <w:t>restablecimiento en administración de justicia.</w:t>
            </w:r>
          </w:p>
          <w:p w14:paraId="058CDA4D" w14:textId="3B561FBD"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Ruta de Atención Integral Juvenil para acción de garantía de derechos.</w:t>
            </w:r>
          </w:p>
          <w:p w14:paraId="603D2E9E" w14:textId="77777777" w:rsidR="001F40DD" w:rsidRPr="006145DB" w:rsidRDefault="001F40DD" w:rsidP="005B435E">
            <w:pPr>
              <w:tabs>
                <w:tab w:val="left" w:pos="948"/>
                <w:tab w:val="left" w:pos="949"/>
              </w:tabs>
              <w:spacing w:after="0" w:line="240" w:lineRule="auto"/>
              <w:jc w:val="both"/>
              <w:rPr>
                <w:rFonts w:cs="Arial"/>
                <w:sz w:val="20"/>
                <w:szCs w:val="20"/>
              </w:rPr>
            </w:pPr>
          </w:p>
          <w:p w14:paraId="730264E6" w14:textId="11C14EC8" w:rsidR="001F40DD" w:rsidRPr="006145DB" w:rsidRDefault="004936D4" w:rsidP="005B435E">
            <w:pPr>
              <w:tabs>
                <w:tab w:val="left" w:pos="948"/>
                <w:tab w:val="left" w:pos="949"/>
              </w:tabs>
              <w:spacing w:after="0" w:line="240" w:lineRule="auto"/>
              <w:jc w:val="both"/>
              <w:rPr>
                <w:rFonts w:cs="Arial"/>
                <w:sz w:val="20"/>
                <w:szCs w:val="20"/>
              </w:rPr>
            </w:pPr>
            <w:r w:rsidRPr="006145DB">
              <w:rPr>
                <w:rFonts w:cs="Arial"/>
                <w:sz w:val="20"/>
                <w:szCs w:val="20"/>
              </w:rPr>
              <w:t>Con</w:t>
            </w:r>
            <w:r w:rsidRPr="006145DB">
              <w:rPr>
                <w:rFonts w:cs="Arial"/>
                <w:spacing w:val="-1"/>
                <w:sz w:val="20"/>
                <w:szCs w:val="20"/>
              </w:rPr>
              <w:t xml:space="preserve"> </w:t>
            </w:r>
            <w:r w:rsidRPr="006145DB">
              <w:rPr>
                <w:rFonts w:cs="Arial"/>
                <w:sz w:val="20"/>
                <w:szCs w:val="20"/>
              </w:rPr>
              <w:t>la</w:t>
            </w:r>
            <w:r w:rsidRPr="006145DB">
              <w:rPr>
                <w:rFonts w:cs="Arial"/>
                <w:spacing w:val="-3"/>
                <w:sz w:val="20"/>
                <w:szCs w:val="20"/>
              </w:rPr>
              <w:t xml:space="preserve"> </w:t>
            </w:r>
            <w:r w:rsidRPr="006145DB">
              <w:rPr>
                <w:rFonts w:cs="Arial"/>
                <w:sz w:val="20"/>
                <w:szCs w:val="20"/>
              </w:rPr>
              <w:t>siguiente</w:t>
            </w:r>
            <w:r w:rsidRPr="006145DB">
              <w:rPr>
                <w:rFonts w:cs="Arial"/>
                <w:spacing w:val="-3"/>
                <w:sz w:val="20"/>
                <w:szCs w:val="20"/>
              </w:rPr>
              <w:t xml:space="preserve"> </w:t>
            </w:r>
            <w:r w:rsidRPr="006145DB">
              <w:rPr>
                <w:rFonts w:cs="Arial"/>
                <w:sz w:val="20"/>
                <w:szCs w:val="20"/>
              </w:rPr>
              <w:t>oferta</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prestación</w:t>
            </w:r>
            <w:r w:rsidRPr="006145DB">
              <w:rPr>
                <w:rFonts w:cs="Arial"/>
                <w:spacing w:val="-1"/>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p>
          <w:p w14:paraId="64E1195C"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Apoyos alimentarios para los y las jóvenes.</w:t>
            </w:r>
          </w:p>
          <w:p w14:paraId="2A96D33D"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 en transporte para la operatividad del servicio.</w:t>
            </w:r>
          </w:p>
          <w:p w14:paraId="77328574" w14:textId="720C6B00"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 cada beneficiario</w:t>
            </w:r>
            <w:r w:rsidR="001733FA" w:rsidRPr="006145DB">
              <w:rPr>
                <w:rStyle w:val="normaltextrun"/>
                <w:rFonts w:cs="Arial"/>
                <w:sz w:val="20"/>
                <w:szCs w:val="20"/>
              </w:rPr>
              <w:t>.</w:t>
            </w:r>
          </w:p>
          <w:p w14:paraId="6836991E" w14:textId="6171DAEE"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y asesoría jurídica</w:t>
            </w:r>
            <w:r w:rsidR="001733FA" w:rsidRPr="006145DB">
              <w:rPr>
                <w:rStyle w:val="normaltextrun"/>
                <w:rFonts w:cs="Arial"/>
                <w:sz w:val="20"/>
                <w:szCs w:val="20"/>
              </w:rPr>
              <w:t>.</w:t>
            </w:r>
          </w:p>
          <w:p w14:paraId="09F5EA3C" w14:textId="67E8C715"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en crisis</w:t>
            </w:r>
            <w:r w:rsidR="001733FA" w:rsidRPr="006145DB">
              <w:rPr>
                <w:rStyle w:val="normaltextrun"/>
                <w:rFonts w:cs="Arial"/>
                <w:sz w:val="20"/>
                <w:szCs w:val="20"/>
              </w:rPr>
              <w:t>.</w:t>
            </w:r>
          </w:p>
          <w:p w14:paraId="4D956F1B" w14:textId="3A27B4FF"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pedagógico y terapia ocupacional.</w:t>
            </w:r>
          </w:p>
          <w:p w14:paraId="78D43F3D" w14:textId="682A5CAC"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Prácticas y procesos restaurativos</w:t>
            </w:r>
            <w:r w:rsidR="001733FA" w:rsidRPr="006145DB">
              <w:rPr>
                <w:rStyle w:val="normaltextrun"/>
                <w:rFonts w:cs="Arial"/>
                <w:sz w:val="20"/>
                <w:szCs w:val="20"/>
              </w:rPr>
              <w:t>.</w:t>
            </w:r>
          </w:p>
          <w:p w14:paraId="6F732B81" w14:textId="77CD27E7" w:rsidR="00C27D66"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Inclusión de las y los jóvenes en la ruta de oportunidades juveniles para favorecer su integración familiar e inclusión social en cumplimiento del artículo 19 de la ley 1098 del 2006.</w:t>
            </w:r>
          </w:p>
          <w:p w14:paraId="26324C3A" w14:textId="77777777" w:rsidR="001F40DD" w:rsidRPr="006145DB" w:rsidRDefault="001F40DD" w:rsidP="005B435E">
            <w:pPr>
              <w:tabs>
                <w:tab w:val="left" w:pos="709"/>
              </w:tabs>
              <w:spacing w:after="0" w:line="240" w:lineRule="auto"/>
              <w:jc w:val="both"/>
              <w:rPr>
                <w:rFonts w:cs="Arial"/>
                <w:sz w:val="20"/>
                <w:szCs w:val="20"/>
              </w:rPr>
            </w:pPr>
          </w:p>
          <w:p w14:paraId="4CC8389A" w14:textId="20577321" w:rsidR="004936D4" w:rsidRPr="006145DB" w:rsidRDefault="004936D4" w:rsidP="005B435E">
            <w:pPr>
              <w:tabs>
                <w:tab w:val="left" w:pos="709"/>
              </w:tabs>
              <w:spacing w:after="0" w:line="240" w:lineRule="auto"/>
              <w:jc w:val="both"/>
              <w:rPr>
                <w:rFonts w:eastAsia="Arial" w:cs="Arial"/>
                <w:sz w:val="20"/>
                <w:szCs w:val="20"/>
              </w:rPr>
            </w:pPr>
            <w:r w:rsidRPr="006145DB">
              <w:rPr>
                <w:rFonts w:cs="Arial"/>
                <w:sz w:val="20"/>
                <w:szCs w:val="20"/>
              </w:rPr>
              <w:t>En caso de posibilidad de suspensión total o parcial en la prestación del</w:t>
            </w:r>
            <w:r w:rsidRPr="006145DB">
              <w:rPr>
                <w:rFonts w:cs="Arial"/>
                <w:spacing w:val="1"/>
                <w:sz w:val="20"/>
                <w:szCs w:val="20"/>
              </w:rPr>
              <w:t xml:space="preserve"> </w:t>
            </w:r>
            <w:r w:rsidRPr="006145DB">
              <w:rPr>
                <w:rFonts w:cs="Arial"/>
                <w:sz w:val="20"/>
                <w:szCs w:val="20"/>
              </w:rPr>
              <w:t>servicio social, se contempla siempre poder facilitar la atención de los y las</w:t>
            </w:r>
            <w:r w:rsidRPr="006145DB">
              <w:rPr>
                <w:rFonts w:cs="Arial"/>
                <w:spacing w:val="1"/>
                <w:sz w:val="20"/>
                <w:szCs w:val="20"/>
              </w:rPr>
              <w:t xml:space="preserve"> </w:t>
            </w:r>
            <w:r w:rsidRPr="006145DB">
              <w:rPr>
                <w:rFonts w:cs="Arial"/>
                <w:sz w:val="20"/>
                <w:szCs w:val="20"/>
              </w:rPr>
              <w:t>jóvenes en el marco los distintos componentes del servicio de manera virtual</w:t>
            </w:r>
            <w:r w:rsidRPr="006145DB">
              <w:rPr>
                <w:rFonts w:cs="Arial"/>
                <w:spacing w:val="-53"/>
                <w:sz w:val="20"/>
                <w:szCs w:val="20"/>
              </w:rPr>
              <w:t xml:space="preserve"> </w:t>
            </w:r>
            <w:r w:rsidRPr="006145DB">
              <w:rPr>
                <w:rFonts w:cs="Arial"/>
                <w:sz w:val="20"/>
                <w:szCs w:val="20"/>
              </w:rPr>
              <w:t>o</w:t>
            </w:r>
            <w:r w:rsidRPr="006145DB">
              <w:rPr>
                <w:rFonts w:cs="Arial"/>
                <w:spacing w:val="-2"/>
                <w:sz w:val="20"/>
                <w:szCs w:val="20"/>
              </w:rPr>
              <w:t xml:space="preserve"> </w:t>
            </w:r>
            <w:r w:rsidRPr="006145DB">
              <w:rPr>
                <w:rFonts w:cs="Arial"/>
                <w:sz w:val="20"/>
                <w:szCs w:val="20"/>
              </w:rPr>
              <w:t>asistida</w:t>
            </w:r>
            <w:r w:rsidRPr="006145DB">
              <w:rPr>
                <w:rFonts w:cs="Arial"/>
                <w:spacing w:val="1"/>
                <w:sz w:val="20"/>
                <w:szCs w:val="20"/>
              </w:rPr>
              <w:t xml:space="preserve"> </w:t>
            </w:r>
            <w:r w:rsidRPr="006145DB">
              <w:rPr>
                <w:rFonts w:cs="Arial"/>
                <w:sz w:val="20"/>
                <w:szCs w:val="20"/>
              </w:rPr>
              <w:t>mediante</w:t>
            </w:r>
            <w:r w:rsidRPr="006145DB">
              <w:rPr>
                <w:rFonts w:cs="Arial"/>
                <w:spacing w:val="1"/>
                <w:sz w:val="20"/>
                <w:szCs w:val="20"/>
              </w:rPr>
              <w:t xml:space="preserve"> </w:t>
            </w:r>
            <w:r w:rsidRPr="006145DB">
              <w:rPr>
                <w:rFonts w:cs="Arial"/>
                <w:sz w:val="20"/>
                <w:szCs w:val="20"/>
              </w:rPr>
              <w:t>guías</w:t>
            </w:r>
            <w:r w:rsidRPr="006145DB">
              <w:rPr>
                <w:rFonts w:cs="Arial"/>
                <w:spacing w:val="2"/>
                <w:sz w:val="20"/>
                <w:szCs w:val="20"/>
              </w:rPr>
              <w:t xml:space="preserve"> </w:t>
            </w:r>
            <w:r w:rsidRPr="006145DB">
              <w:rPr>
                <w:rFonts w:cs="Arial"/>
                <w:sz w:val="20"/>
                <w:szCs w:val="20"/>
              </w:rPr>
              <w:t>pedagógicas</w:t>
            </w:r>
            <w:r w:rsidR="007364FC" w:rsidRPr="006145DB">
              <w:rPr>
                <w:rFonts w:cs="Arial"/>
                <w:sz w:val="20"/>
                <w:szCs w:val="20"/>
              </w:rPr>
              <w:t>.</w:t>
            </w:r>
          </w:p>
        </w:tc>
      </w:tr>
    </w:tbl>
    <w:p w14:paraId="19646554" w14:textId="21FD0409" w:rsidR="00E954A3" w:rsidRPr="006145DB" w:rsidRDefault="00E954A3" w:rsidP="005B435E">
      <w:pPr>
        <w:spacing w:after="0" w:line="240" w:lineRule="auto"/>
        <w:rPr>
          <w:rFonts w:cs="Arial"/>
          <w:lang w:val="es-CO"/>
        </w:rPr>
      </w:pPr>
    </w:p>
    <w:p w14:paraId="5D01A826" w14:textId="0709FFE7" w:rsidR="00C870A6" w:rsidRPr="006145DB" w:rsidRDefault="00BF1640">
      <w:pPr>
        <w:pStyle w:val="Ttulo1"/>
        <w:numPr>
          <w:ilvl w:val="2"/>
          <w:numId w:val="69"/>
        </w:numPr>
        <w:ind w:left="709"/>
        <w:jc w:val="center"/>
        <w:rPr>
          <w:lang w:val="es-CO"/>
        </w:rPr>
      </w:pPr>
      <w:bookmarkStart w:id="112" w:name="_Toc210213186"/>
      <w:bookmarkStart w:id="113" w:name="_Toc213273460"/>
      <w:bookmarkStart w:id="114" w:name="_Toc213276087"/>
      <w:bookmarkStart w:id="115" w:name="_Toc216902420"/>
      <w:r w:rsidRPr="006145DB">
        <w:rPr>
          <w:lang w:val="es-CO"/>
        </w:rPr>
        <w:t>Servicio Casas de</w:t>
      </w:r>
      <w:r w:rsidR="00331406" w:rsidRPr="006145DB">
        <w:rPr>
          <w:lang w:val="es-CO"/>
        </w:rPr>
        <w:t xml:space="preserve"> juventud</w:t>
      </w:r>
      <w:bookmarkEnd w:id="112"/>
      <w:bookmarkEnd w:id="113"/>
      <w:bookmarkEnd w:id="114"/>
      <w:bookmarkEnd w:id="115"/>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7634"/>
      </w:tblGrid>
      <w:tr w:rsidR="00331406" w:rsidRPr="006145DB" w14:paraId="1760B20A" w14:textId="77777777" w:rsidTr="00777384">
        <w:trPr>
          <w:trHeight w:val="300"/>
        </w:trPr>
        <w:tc>
          <w:tcPr>
            <w:tcW w:w="1761" w:type="dxa"/>
            <w:vAlign w:val="center"/>
          </w:tcPr>
          <w:p w14:paraId="0AFE244A"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634" w:type="dxa"/>
            <w:vAlign w:val="center"/>
          </w:tcPr>
          <w:p w14:paraId="52C2D48B" w14:textId="77777777" w:rsidR="00331406" w:rsidRPr="006145DB" w:rsidRDefault="00331406" w:rsidP="00777384">
            <w:pPr>
              <w:pStyle w:val="Prrafodelista"/>
              <w:spacing w:after="0" w:line="240" w:lineRule="auto"/>
              <w:ind w:left="1"/>
              <w:rPr>
                <w:rFonts w:eastAsia="Arial" w:cs="Arial"/>
                <w:sz w:val="20"/>
                <w:szCs w:val="20"/>
                <w:lang w:eastAsia="es-CO"/>
              </w:rPr>
            </w:pPr>
            <w:r w:rsidRPr="006145DB">
              <w:rPr>
                <w:rFonts w:eastAsia="Arial" w:cs="Arial"/>
                <w:sz w:val="20"/>
                <w:szCs w:val="20"/>
                <w:lang w:eastAsia="es-CO"/>
              </w:rPr>
              <w:t xml:space="preserve">Casas de Juventud </w:t>
            </w:r>
          </w:p>
        </w:tc>
      </w:tr>
      <w:tr w:rsidR="00331406" w:rsidRPr="006145DB" w14:paraId="4E14A68B" w14:textId="77777777" w:rsidTr="00777384">
        <w:trPr>
          <w:trHeight w:val="300"/>
        </w:trPr>
        <w:tc>
          <w:tcPr>
            <w:tcW w:w="1761" w:type="dxa"/>
            <w:vAlign w:val="center"/>
          </w:tcPr>
          <w:p w14:paraId="739ADF6E"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634" w:type="dxa"/>
            <w:vAlign w:val="center"/>
          </w:tcPr>
          <w:p w14:paraId="177A68D6" w14:textId="77777777" w:rsidR="00331406" w:rsidRPr="006145DB" w:rsidRDefault="00331406" w:rsidP="00777384">
            <w:pPr>
              <w:spacing w:after="0" w:line="240" w:lineRule="auto"/>
              <w:contextualSpacing/>
              <w:jc w:val="both"/>
              <w:rPr>
                <w:rFonts w:eastAsia="Arial" w:cs="Arial"/>
                <w:sz w:val="20"/>
                <w:szCs w:val="20"/>
              </w:rPr>
            </w:pPr>
            <w:r w:rsidRPr="006145DB">
              <w:rPr>
                <w:rFonts w:eastAsia="Arial" w:cs="Arial"/>
                <w:sz w:val="20"/>
                <w:szCs w:val="20"/>
              </w:rPr>
              <w:t xml:space="preserve">Fortalecer los proyectos de vida de los jóvenes a través del desarrollo de capacidades y habilidades, promoviendo su participación en los ámbitos social, cultural y productivo de la ciudad, desde una perspectiva diferencial, de prevención de riesgos, promoción de derechos y de género.  </w:t>
            </w:r>
          </w:p>
        </w:tc>
      </w:tr>
      <w:tr w:rsidR="00331406" w:rsidRPr="006145DB" w14:paraId="4AD1A23B" w14:textId="77777777" w:rsidTr="00777384">
        <w:trPr>
          <w:trHeight w:val="300"/>
        </w:trPr>
        <w:tc>
          <w:tcPr>
            <w:tcW w:w="1761" w:type="dxa"/>
            <w:vAlign w:val="center"/>
          </w:tcPr>
          <w:p w14:paraId="0946034F"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634" w:type="dxa"/>
            <w:vAlign w:val="center"/>
          </w:tcPr>
          <w:p w14:paraId="5DF994E3"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Brindar atención en las unidades operativas y actividades territoriales e itinerantes, para promover el desarrollo de capacidades y habilidades mediante espacios de formación y práctica que fomentan el desarrollo cultural, social y productivo, además de la creación de entornos de bienestar, así como promover el acceso a oportunidades productivas según los intereses y necesidades de la población joven. Adicionalmente, busca prevenir factores de riesgo asociados a los proyectos de vida relacionados con las maternidades y paternidades tempranas, la salud mental, el consumo de sustancias psicoactivas y la prevención de violencias mediante acciones con los jóvenes y su contexto familiar y comunitario.</w:t>
            </w:r>
          </w:p>
        </w:tc>
      </w:tr>
      <w:tr w:rsidR="00331406" w:rsidRPr="006145DB" w14:paraId="47E65B02" w14:textId="77777777" w:rsidTr="00777384">
        <w:trPr>
          <w:trHeight w:val="300"/>
        </w:trPr>
        <w:tc>
          <w:tcPr>
            <w:tcW w:w="1761" w:type="dxa"/>
            <w:vAlign w:val="center"/>
          </w:tcPr>
          <w:p w14:paraId="67497C23"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634" w:type="dxa"/>
          </w:tcPr>
          <w:p w14:paraId="092C283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 xml:space="preserve">Focalización por demanda </w:t>
            </w:r>
          </w:p>
          <w:p w14:paraId="7E1006E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Focalización por abordaje territorial</w:t>
            </w:r>
          </w:p>
        </w:tc>
      </w:tr>
      <w:tr w:rsidR="00331406" w:rsidRPr="006145DB" w14:paraId="64B5B6CF" w14:textId="77777777" w:rsidTr="00777384">
        <w:trPr>
          <w:trHeight w:val="300"/>
        </w:trPr>
        <w:tc>
          <w:tcPr>
            <w:tcW w:w="1761" w:type="dxa"/>
            <w:vAlign w:val="center"/>
          </w:tcPr>
          <w:p w14:paraId="6B3E3C75"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634" w:type="dxa"/>
          </w:tcPr>
          <w:p w14:paraId="4DA24173"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rPr>
              <w:t xml:space="preserve">Jóvenes entre 14 y 28 años, residentes en Bogotá D.C., así como miembros de colectivos o agrupaciones juveniles. </w:t>
            </w:r>
          </w:p>
        </w:tc>
      </w:tr>
      <w:tr w:rsidR="00331406" w:rsidRPr="006145DB" w14:paraId="32638D19" w14:textId="77777777" w:rsidTr="00777384">
        <w:trPr>
          <w:trHeight w:val="300"/>
        </w:trPr>
        <w:tc>
          <w:tcPr>
            <w:tcW w:w="1761" w:type="dxa"/>
            <w:vAlign w:val="center"/>
          </w:tcPr>
          <w:p w14:paraId="2A3321D4"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634" w:type="dxa"/>
          </w:tcPr>
          <w:tbl>
            <w:tblPr>
              <w:tblStyle w:val="Tablaconcuadrcula"/>
              <w:tblW w:w="0" w:type="auto"/>
              <w:tblLayout w:type="fixed"/>
              <w:tblLook w:val="04A0" w:firstRow="1" w:lastRow="0" w:firstColumn="1" w:lastColumn="0" w:noHBand="0" w:noVBand="1"/>
            </w:tblPr>
            <w:tblGrid>
              <w:gridCol w:w="2011"/>
              <w:gridCol w:w="1703"/>
              <w:gridCol w:w="1323"/>
              <w:gridCol w:w="2381"/>
            </w:tblGrid>
            <w:tr w:rsidR="00331406" w:rsidRPr="006145DB" w14:paraId="4351E253" w14:textId="77777777" w:rsidTr="00777384">
              <w:trPr>
                <w:trHeight w:val="174"/>
              </w:trPr>
              <w:tc>
                <w:tcPr>
                  <w:tcW w:w="2011" w:type="dxa"/>
                  <w:tcBorders>
                    <w:top w:val="nil"/>
                    <w:left w:val="nil"/>
                    <w:right w:val="nil"/>
                  </w:tcBorders>
                  <w:vAlign w:val="center"/>
                </w:tcPr>
                <w:p w14:paraId="06A59ACF"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703" w:type="dxa"/>
                  <w:tcBorders>
                    <w:top w:val="nil"/>
                    <w:left w:val="nil"/>
                    <w:right w:val="nil"/>
                  </w:tcBorders>
                  <w:vAlign w:val="center"/>
                </w:tcPr>
                <w:p w14:paraId="1A30B40B"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323" w:type="dxa"/>
                  <w:tcBorders>
                    <w:top w:val="nil"/>
                    <w:left w:val="nil"/>
                    <w:right w:val="nil"/>
                  </w:tcBorders>
                  <w:vAlign w:val="center"/>
                </w:tcPr>
                <w:p w14:paraId="5977D05A"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2381" w:type="dxa"/>
                  <w:tcBorders>
                    <w:top w:val="nil"/>
                    <w:left w:val="nil"/>
                    <w:right w:val="nil"/>
                  </w:tcBorders>
                  <w:vAlign w:val="center"/>
                </w:tcPr>
                <w:p w14:paraId="6480FC09"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p>
              </w:tc>
            </w:tr>
            <w:tr w:rsidR="00331406" w:rsidRPr="006145DB" w14:paraId="252947F5" w14:textId="77777777" w:rsidTr="00777384">
              <w:trPr>
                <w:trHeight w:val="372"/>
              </w:trPr>
              <w:tc>
                <w:tcPr>
                  <w:tcW w:w="2011" w:type="dxa"/>
                  <w:vAlign w:val="center"/>
                </w:tcPr>
                <w:p w14:paraId="37646A1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Categoría de Población Objetivo</w:t>
                  </w:r>
                </w:p>
              </w:tc>
              <w:tc>
                <w:tcPr>
                  <w:tcW w:w="1703" w:type="dxa"/>
                  <w:vAlign w:val="center"/>
                </w:tcPr>
                <w:p w14:paraId="2245AE79"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Fuente de Información</w:t>
                  </w:r>
                </w:p>
              </w:tc>
              <w:tc>
                <w:tcPr>
                  <w:tcW w:w="1323" w:type="dxa"/>
                  <w:vAlign w:val="center"/>
                </w:tcPr>
                <w:p w14:paraId="66431672"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Periodicidad</w:t>
                  </w:r>
                </w:p>
              </w:tc>
              <w:tc>
                <w:tcPr>
                  <w:tcW w:w="2381" w:type="dxa"/>
                  <w:vAlign w:val="center"/>
                </w:tcPr>
                <w:p w14:paraId="36C0FFFC"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Administrador</w:t>
                  </w:r>
                </w:p>
              </w:tc>
            </w:tr>
            <w:tr w:rsidR="00331406" w:rsidRPr="006145DB" w14:paraId="067A8A15" w14:textId="77777777" w:rsidTr="00777384">
              <w:trPr>
                <w:trHeight w:val="210"/>
              </w:trPr>
              <w:tc>
                <w:tcPr>
                  <w:tcW w:w="2011" w:type="dxa"/>
                  <w:vMerge w:val="restart"/>
                  <w:vAlign w:val="center"/>
                  <w:hideMark/>
                </w:tcPr>
                <w:p w14:paraId="3BBA3A93" w14:textId="77777777" w:rsidR="00331406" w:rsidRPr="006145DB" w:rsidRDefault="00331406" w:rsidP="001F5445">
                  <w:pPr>
                    <w:framePr w:hSpace="180" w:wrap="around" w:vAnchor="text" w:hAnchor="text" w:xAlign="center" w:y="1"/>
                    <w:suppressOverlap/>
                    <w:jc w:val="both"/>
                    <w:rPr>
                      <w:rFonts w:eastAsia="Arial" w:cs="Arial"/>
                      <w:sz w:val="16"/>
                      <w:szCs w:val="16"/>
                    </w:rPr>
                  </w:pPr>
                  <w:r w:rsidRPr="006145DB">
                    <w:rPr>
                      <w:rFonts w:eastAsia="Arial" w:cs="Arial"/>
                      <w:sz w:val="16"/>
                      <w:szCs w:val="16"/>
                    </w:rPr>
                    <w:t>Jóvenes entre los 14 y 28 años residentes en el Distrito Capital</w:t>
                  </w:r>
                </w:p>
              </w:tc>
              <w:tc>
                <w:tcPr>
                  <w:tcW w:w="1703" w:type="dxa"/>
                  <w:vAlign w:val="center"/>
                  <w:hideMark/>
                </w:tcPr>
                <w:p w14:paraId="7265F88F"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3" w:type="dxa"/>
                  <w:vAlign w:val="center"/>
                  <w:hideMark/>
                </w:tcPr>
                <w:p w14:paraId="4CFD7A03"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vAlign w:val="center"/>
                  <w:hideMark/>
                </w:tcPr>
                <w:p w14:paraId="333EACDE"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4CB8A38" w14:textId="77777777" w:rsidTr="00777384">
              <w:trPr>
                <w:trHeight w:val="740"/>
              </w:trPr>
              <w:tc>
                <w:tcPr>
                  <w:tcW w:w="2011" w:type="dxa"/>
                  <w:vMerge/>
                </w:tcPr>
                <w:p w14:paraId="260FFB68" w14:textId="77777777" w:rsidR="00331406" w:rsidRPr="006145DB" w:rsidRDefault="00331406" w:rsidP="001F5445">
                  <w:pPr>
                    <w:framePr w:hSpace="180" w:wrap="around" w:vAnchor="text" w:hAnchor="text" w:xAlign="center" w:y="1"/>
                    <w:suppressOverlap/>
                    <w:jc w:val="both"/>
                    <w:rPr>
                      <w:rFonts w:eastAsia="Arial" w:cs="Arial"/>
                      <w:sz w:val="16"/>
                      <w:szCs w:val="16"/>
                    </w:rPr>
                  </w:pPr>
                </w:p>
              </w:tc>
              <w:tc>
                <w:tcPr>
                  <w:tcW w:w="1703" w:type="dxa"/>
                  <w:vAlign w:val="center"/>
                </w:tcPr>
                <w:p w14:paraId="4E2C8BF6"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3" w:type="dxa"/>
                  <w:vAlign w:val="center"/>
                </w:tcPr>
                <w:p w14:paraId="1E024BA3"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591C7BF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602294A6" w14:textId="77777777" w:rsidTr="00777384">
              <w:trPr>
                <w:trHeight w:val="210"/>
              </w:trPr>
              <w:tc>
                <w:tcPr>
                  <w:tcW w:w="2011" w:type="dxa"/>
                  <w:vMerge/>
                </w:tcPr>
                <w:p w14:paraId="7F824C9F" w14:textId="77777777" w:rsidR="00331406" w:rsidRPr="006145DB" w:rsidRDefault="00331406" w:rsidP="001F5445">
                  <w:pPr>
                    <w:framePr w:hSpace="180" w:wrap="around" w:vAnchor="text" w:hAnchor="text" w:xAlign="center" w:y="1"/>
                    <w:suppressOverlap/>
                    <w:jc w:val="both"/>
                    <w:rPr>
                      <w:rFonts w:eastAsia="Arial" w:cs="Arial"/>
                      <w:sz w:val="16"/>
                      <w:szCs w:val="16"/>
                    </w:rPr>
                  </w:pPr>
                </w:p>
              </w:tc>
              <w:tc>
                <w:tcPr>
                  <w:tcW w:w="1703" w:type="dxa"/>
                  <w:vAlign w:val="center"/>
                </w:tcPr>
                <w:p w14:paraId="44C27E8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Verificación en Campo</w:t>
                  </w:r>
                </w:p>
              </w:tc>
              <w:tc>
                <w:tcPr>
                  <w:tcW w:w="1323" w:type="dxa"/>
                  <w:vAlign w:val="center"/>
                </w:tcPr>
                <w:p w14:paraId="747BCF63"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4CCFEF77"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Subdirección para la Juventud</w:t>
                  </w:r>
                </w:p>
              </w:tc>
            </w:tr>
            <w:tr w:rsidR="00331406" w:rsidRPr="006145DB" w14:paraId="5220688A" w14:textId="77777777" w:rsidTr="00777384">
              <w:trPr>
                <w:trHeight w:val="210"/>
              </w:trPr>
              <w:tc>
                <w:tcPr>
                  <w:tcW w:w="2011" w:type="dxa"/>
                  <w:vMerge/>
                  <w:tcBorders>
                    <w:bottom w:val="single" w:sz="4" w:space="0" w:color="auto"/>
                  </w:tcBorders>
                </w:tcPr>
                <w:p w14:paraId="29AD9E24" w14:textId="77777777" w:rsidR="00331406" w:rsidRPr="006145DB" w:rsidRDefault="00331406" w:rsidP="001F5445">
                  <w:pPr>
                    <w:framePr w:hSpace="180" w:wrap="around" w:vAnchor="text" w:hAnchor="text" w:xAlign="center" w:y="1"/>
                    <w:suppressOverlap/>
                    <w:jc w:val="both"/>
                    <w:rPr>
                      <w:rFonts w:eastAsia="Arial" w:cs="Arial"/>
                      <w:sz w:val="16"/>
                      <w:szCs w:val="16"/>
                    </w:rPr>
                  </w:pPr>
                </w:p>
              </w:tc>
              <w:tc>
                <w:tcPr>
                  <w:tcW w:w="1703" w:type="dxa"/>
                  <w:tcBorders>
                    <w:bottom w:val="single" w:sz="4" w:space="0" w:color="auto"/>
                  </w:tcBorders>
                  <w:vAlign w:val="center"/>
                </w:tcPr>
                <w:p w14:paraId="04988BE5"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w:t>
                  </w:r>
                </w:p>
              </w:tc>
              <w:tc>
                <w:tcPr>
                  <w:tcW w:w="1323" w:type="dxa"/>
                  <w:tcBorders>
                    <w:bottom w:val="single" w:sz="4" w:space="0" w:color="auto"/>
                  </w:tcBorders>
                  <w:vAlign w:val="center"/>
                </w:tcPr>
                <w:p w14:paraId="6B3B883C"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tcBorders>
                    <w:bottom w:val="single" w:sz="4" w:space="0" w:color="auto"/>
                  </w:tcBorders>
                  <w:vAlign w:val="center"/>
                </w:tcPr>
                <w:p w14:paraId="65E660E7"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671636A6" w14:textId="77777777" w:rsidTr="00777384">
              <w:trPr>
                <w:trHeight w:val="70"/>
              </w:trPr>
              <w:tc>
                <w:tcPr>
                  <w:tcW w:w="2011" w:type="dxa"/>
                  <w:tcBorders>
                    <w:left w:val="nil"/>
                    <w:bottom w:val="nil"/>
                    <w:right w:val="nil"/>
                  </w:tcBorders>
                </w:tcPr>
                <w:p w14:paraId="4057622E" w14:textId="77777777" w:rsidR="00331406" w:rsidRPr="006145DB" w:rsidRDefault="00331406" w:rsidP="001F5445">
                  <w:pPr>
                    <w:framePr w:hSpace="180" w:wrap="around" w:vAnchor="text" w:hAnchor="text" w:xAlign="center" w:y="1"/>
                    <w:suppressOverlap/>
                    <w:jc w:val="both"/>
                    <w:rPr>
                      <w:rFonts w:eastAsia="Arial" w:cs="Arial"/>
                      <w:sz w:val="16"/>
                      <w:szCs w:val="16"/>
                    </w:rPr>
                  </w:pPr>
                </w:p>
              </w:tc>
              <w:tc>
                <w:tcPr>
                  <w:tcW w:w="1703" w:type="dxa"/>
                  <w:tcBorders>
                    <w:left w:val="nil"/>
                    <w:bottom w:val="nil"/>
                    <w:right w:val="nil"/>
                  </w:tcBorders>
                  <w:vAlign w:val="center"/>
                </w:tcPr>
                <w:p w14:paraId="735E55B3"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p>
              </w:tc>
              <w:tc>
                <w:tcPr>
                  <w:tcW w:w="1323" w:type="dxa"/>
                  <w:tcBorders>
                    <w:left w:val="nil"/>
                    <w:bottom w:val="nil"/>
                    <w:right w:val="nil"/>
                  </w:tcBorders>
                  <w:vAlign w:val="center"/>
                </w:tcPr>
                <w:p w14:paraId="050AAFD0" w14:textId="77777777" w:rsidR="00331406" w:rsidRPr="006145DB" w:rsidRDefault="00331406" w:rsidP="001F5445">
                  <w:pPr>
                    <w:framePr w:hSpace="180" w:wrap="around" w:vAnchor="text" w:hAnchor="text" w:xAlign="center" w:y="1"/>
                    <w:suppressOverlap/>
                    <w:jc w:val="center"/>
                    <w:rPr>
                      <w:rFonts w:eastAsia="Arial" w:cs="Arial"/>
                      <w:sz w:val="16"/>
                      <w:szCs w:val="16"/>
                    </w:rPr>
                  </w:pPr>
                </w:p>
              </w:tc>
              <w:tc>
                <w:tcPr>
                  <w:tcW w:w="2381" w:type="dxa"/>
                  <w:tcBorders>
                    <w:left w:val="nil"/>
                    <w:bottom w:val="nil"/>
                    <w:right w:val="nil"/>
                  </w:tcBorders>
                  <w:vAlign w:val="center"/>
                </w:tcPr>
                <w:p w14:paraId="060774BD"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p>
              </w:tc>
            </w:tr>
          </w:tbl>
          <w:p w14:paraId="5A3B5CCA"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p>
        </w:tc>
      </w:tr>
      <w:tr w:rsidR="00331406" w:rsidRPr="006145DB" w14:paraId="555250C8" w14:textId="77777777" w:rsidTr="00777384">
        <w:trPr>
          <w:trHeight w:val="980"/>
        </w:trPr>
        <w:tc>
          <w:tcPr>
            <w:tcW w:w="1761" w:type="dxa"/>
            <w:vAlign w:val="center"/>
          </w:tcPr>
          <w:p w14:paraId="3028B826"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634" w:type="dxa"/>
            <w:vAlign w:val="center"/>
          </w:tcPr>
          <w:p w14:paraId="252D48E5" w14:textId="77777777" w:rsidR="00331406" w:rsidRPr="006145DB" w:rsidRDefault="00331406" w:rsidP="00777384">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p>
        </w:tc>
      </w:tr>
      <w:tr w:rsidR="00331406" w:rsidRPr="006145DB" w14:paraId="4E8C43CC" w14:textId="77777777" w:rsidTr="00777384">
        <w:trPr>
          <w:trHeight w:val="2103"/>
        </w:trPr>
        <w:tc>
          <w:tcPr>
            <w:tcW w:w="1761" w:type="dxa"/>
            <w:vAlign w:val="center"/>
          </w:tcPr>
          <w:p w14:paraId="51F1EF75"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634" w:type="dxa"/>
          </w:tcPr>
          <w:p w14:paraId="497C3D6F" w14:textId="77777777" w:rsidR="00331406" w:rsidRPr="006145DB" w:rsidRDefault="00331406" w:rsidP="00777384">
            <w:pPr>
              <w:pStyle w:val="Textoindependiente"/>
              <w:spacing w:after="0" w:line="240" w:lineRule="auto"/>
              <w:ind w:right="112"/>
              <w:jc w:val="both"/>
              <w:rPr>
                <w:rFonts w:eastAsia="Arial" w:cs="Arial"/>
                <w:sz w:val="16"/>
                <w:szCs w:val="16"/>
                <w:lang w:eastAsia="es-CO"/>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417A315F" w14:textId="77777777" w:rsidTr="00777384">
              <w:trPr>
                <w:trHeight w:val="300"/>
              </w:trPr>
              <w:tc>
                <w:tcPr>
                  <w:tcW w:w="2004" w:type="dxa"/>
                  <w:vAlign w:val="center"/>
                </w:tcPr>
                <w:p w14:paraId="3E4DB4AC"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ingreso</w:t>
                  </w:r>
                </w:p>
              </w:tc>
              <w:tc>
                <w:tcPr>
                  <w:tcW w:w="1708" w:type="dxa"/>
                  <w:vAlign w:val="center"/>
                </w:tcPr>
                <w:p w14:paraId="46191329"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vAlign w:val="center"/>
                </w:tcPr>
                <w:p w14:paraId="4B00DC38"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vAlign w:val="center"/>
                </w:tcPr>
                <w:p w14:paraId="7B0D1F64"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1262EF56" w14:textId="77777777" w:rsidTr="00777384">
              <w:trPr>
                <w:trHeight w:val="300"/>
              </w:trPr>
              <w:tc>
                <w:tcPr>
                  <w:tcW w:w="2004" w:type="dxa"/>
                  <w:vMerge w:val="restart"/>
                  <w:vAlign w:val="center"/>
                </w:tcPr>
                <w:p w14:paraId="07C4CEAD" w14:textId="77777777" w:rsidR="00331406" w:rsidRPr="006145DB" w:rsidRDefault="00331406" w:rsidP="001F5445">
                  <w:pPr>
                    <w:framePr w:hSpace="180" w:wrap="around" w:vAnchor="text" w:hAnchor="text" w:xAlign="center" w:y="1"/>
                    <w:suppressOverlap/>
                    <w:jc w:val="both"/>
                    <w:rPr>
                      <w:rFonts w:eastAsia="Calibri" w:cs="Arial"/>
                      <w:sz w:val="16"/>
                      <w:szCs w:val="16"/>
                    </w:rPr>
                  </w:pPr>
                  <w:r w:rsidRPr="006145DB">
                    <w:rPr>
                      <w:rFonts w:eastAsia="Arial" w:cs="Arial"/>
                      <w:sz w:val="16"/>
                      <w:szCs w:val="16"/>
                    </w:rPr>
                    <w:t>Jóvenes entre los 14 y 28 años residentes en el Distrito Capital</w:t>
                  </w:r>
                </w:p>
              </w:tc>
              <w:tc>
                <w:tcPr>
                  <w:tcW w:w="1708" w:type="dxa"/>
                  <w:vAlign w:val="center"/>
                </w:tcPr>
                <w:p w14:paraId="2439691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2" w:type="dxa"/>
                  <w:vAlign w:val="center"/>
                </w:tcPr>
                <w:p w14:paraId="498056B7"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5B8B8465"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77EABE4C" w14:textId="77777777" w:rsidTr="00777384">
              <w:trPr>
                <w:trHeight w:val="300"/>
              </w:trPr>
              <w:tc>
                <w:tcPr>
                  <w:tcW w:w="2004" w:type="dxa"/>
                  <w:vMerge/>
                </w:tcPr>
                <w:p w14:paraId="78846525" w14:textId="77777777" w:rsidR="00331406" w:rsidRPr="006145DB" w:rsidRDefault="00331406" w:rsidP="001F5445">
                  <w:pPr>
                    <w:framePr w:hSpace="180" w:wrap="around" w:vAnchor="text" w:hAnchor="text" w:xAlign="center" w:y="1"/>
                    <w:suppressOverlap/>
                    <w:rPr>
                      <w:rFonts w:cs="Arial"/>
                      <w:sz w:val="16"/>
                      <w:szCs w:val="16"/>
                    </w:rPr>
                  </w:pPr>
                </w:p>
              </w:tc>
              <w:tc>
                <w:tcPr>
                  <w:tcW w:w="1708" w:type="dxa"/>
                  <w:vAlign w:val="center"/>
                </w:tcPr>
                <w:p w14:paraId="0A293168"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 (RNEC)</w:t>
                  </w:r>
                </w:p>
              </w:tc>
              <w:tc>
                <w:tcPr>
                  <w:tcW w:w="1322" w:type="dxa"/>
                  <w:vAlign w:val="center"/>
                </w:tcPr>
                <w:p w14:paraId="69592B16"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1CD6CFB3"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8BBC7D9" w14:textId="77777777" w:rsidTr="00777384">
              <w:trPr>
                <w:trHeight w:val="300"/>
              </w:trPr>
              <w:tc>
                <w:tcPr>
                  <w:tcW w:w="2004" w:type="dxa"/>
                  <w:vMerge/>
                  <w:tcBorders>
                    <w:bottom w:val="single" w:sz="4" w:space="0" w:color="auto"/>
                  </w:tcBorders>
                </w:tcPr>
                <w:p w14:paraId="03935343" w14:textId="77777777" w:rsidR="00331406" w:rsidRPr="006145DB" w:rsidRDefault="00331406" w:rsidP="001F5445">
                  <w:pPr>
                    <w:framePr w:hSpace="180" w:wrap="around" w:vAnchor="text" w:hAnchor="text" w:xAlign="center" w:y="1"/>
                    <w:suppressOverlap/>
                    <w:rPr>
                      <w:rFonts w:cs="Arial"/>
                      <w:sz w:val="16"/>
                      <w:szCs w:val="16"/>
                    </w:rPr>
                  </w:pPr>
                </w:p>
              </w:tc>
              <w:tc>
                <w:tcPr>
                  <w:tcW w:w="1708" w:type="dxa"/>
                  <w:tcBorders>
                    <w:bottom w:val="single" w:sz="4" w:space="0" w:color="auto"/>
                  </w:tcBorders>
                  <w:vAlign w:val="center"/>
                </w:tcPr>
                <w:p w14:paraId="45EDE95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2" w:type="dxa"/>
                  <w:tcBorders>
                    <w:bottom w:val="single" w:sz="4" w:space="0" w:color="auto"/>
                  </w:tcBorders>
                  <w:vAlign w:val="center"/>
                </w:tcPr>
                <w:p w14:paraId="531C6FD6"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74" w:type="dxa"/>
                  <w:tcBorders>
                    <w:bottom w:val="single" w:sz="4" w:space="0" w:color="auto"/>
                  </w:tcBorders>
                  <w:vAlign w:val="center"/>
                </w:tcPr>
                <w:p w14:paraId="04FB536A"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3326DFBD" w14:textId="77777777" w:rsidTr="00777384">
              <w:trPr>
                <w:trHeight w:val="73"/>
              </w:trPr>
              <w:tc>
                <w:tcPr>
                  <w:tcW w:w="2004" w:type="dxa"/>
                  <w:tcBorders>
                    <w:left w:val="nil"/>
                    <w:bottom w:val="nil"/>
                    <w:right w:val="nil"/>
                  </w:tcBorders>
                </w:tcPr>
                <w:p w14:paraId="16EEAE78" w14:textId="77777777" w:rsidR="00331406" w:rsidRPr="006145DB" w:rsidRDefault="00331406" w:rsidP="001F5445">
                  <w:pPr>
                    <w:framePr w:hSpace="180" w:wrap="around" w:vAnchor="text" w:hAnchor="text" w:xAlign="center" w:y="1"/>
                    <w:suppressOverlap/>
                    <w:rPr>
                      <w:rFonts w:cs="Arial"/>
                      <w:sz w:val="16"/>
                      <w:szCs w:val="16"/>
                    </w:rPr>
                  </w:pPr>
                </w:p>
              </w:tc>
              <w:tc>
                <w:tcPr>
                  <w:tcW w:w="1708" w:type="dxa"/>
                  <w:tcBorders>
                    <w:left w:val="nil"/>
                    <w:bottom w:val="nil"/>
                    <w:right w:val="nil"/>
                  </w:tcBorders>
                  <w:vAlign w:val="center"/>
                </w:tcPr>
                <w:p w14:paraId="5DA7F4E1"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p>
              </w:tc>
              <w:tc>
                <w:tcPr>
                  <w:tcW w:w="1322" w:type="dxa"/>
                  <w:tcBorders>
                    <w:left w:val="nil"/>
                    <w:bottom w:val="nil"/>
                    <w:right w:val="nil"/>
                  </w:tcBorders>
                  <w:vAlign w:val="center"/>
                </w:tcPr>
                <w:p w14:paraId="0F6A39ED" w14:textId="77777777" w:rsidR="00331406" w:rsidRPr="006145DB" w:rsidRDefault="00331406" w:rsidP="001F5445">
                  <w:pPr>
                    <w:framePr w:hSpace="180" w:wrap="around" w:vAnchor="text" w:hAnchor="text" w:xAlign="center" w:y="1"/>
                    <w:suppressOverlap/>
                    <w:jc w:val="center"/>
                    <w:rPr>
                      <w:rFonts w:eastAsia="Arial" w:cs="Arial"/>
                      <w:sz w:val="16"/>
                      <w:szCs w:val="16"/>
                    </w:rPr>
                  </w:pPr>
                </w:p>
              </w:tc>
              <w:tc>
                <w:tcPr>
                  <w:tcW w:w="2374" w:type="dxa"/>
                  <w:tcBorders>
                    <w:left w:val="nil"/>
                    <w:bottom w:val="nil"/>
                    <w:right w:val="nil"/>
                  </w:tcBorders>
                  <w:vAlign w:val="center"/>
                </w:tcPr>
                <w:p w14:paraId="793CF8EF"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p>
              </w:tc>
            </w:tr>
          </w:tbl>
          <w:p w14:paraId="75621353" w14:textId="77777777" w:rsidR="00331406" w:rsidRPr="006145DB" w:rsidRDefault="00331406" w:rsidP="00777384">
            <w:pPr>
              <w:pStyle w:val="Textoindependiente"/>
              <w:spacing w:after="0" w:line="240" w:lineRule="auto"/>
              <w:rPr>
                <w:rFonts w:eastAsia="Arial" w:cs="Arial"/>
                <w:lang w:val="es-CO" w:eastAsia="es-CO"/>
              </w:rPr>
            </w:pPr>
          </w:p>
        </w:tc>
      </w:tr>
      <w:tr w:rsidR="00331406" w:rsidRPr="006145DB" w14:paraId="6F9AE5E5" w14:textId="77777777" w:rsidTr="00777384">
        <w:trPr>
          <w:trHeight w:val="300"/>
        </w:trPr>
        <w:tc>
          <w:tcPr>
            <w:tcW w:w="1761" w:type="dxa"/>
            <w:vAlign w:val="center"/>
          </w:tcPr>
          <w:p w14:paraId="7611D1A2"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634" w:type="dxa"/>
          </w:tcPr>
          <w:p w14:paraId="24A41C9A" w14:textId="77777777" w:rsidR="00331406" w:rsidRPr="006145DB" w:rsidRDefault="00331406" w:rsidP="00777384">
            <w:pPr>
              <w:spacing w:after="0" w:line="240" w:lineRule="auto"/>
              <w:jc w:val="both"/>
              <w:rPr>
                <w:rFonts w:eastAsia="Arial" w:cs="Arial"/>
                <w:sz w:val="16"/>
                <w:szCs w:val="16"/>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57584EFD" w14:textId="77777777" w:rsidTr="00777384">
              <w:trPr>
                <w:trHeight w:val="300"/>
              </w:trPr>
              <w:tc>
                <w:tcPr>
                  <w:tcW w:w="2004" w:type="dxa"/>
                  <w:tcBorders>
                    <w:bottom w:val="single" w:sz="4" w:space="0" w:color="auto"/>
                  </w:tcBorders>
                  <w:vAlign w:val="center"/>
                </w:tcPr>
                <w:p w14:paraId="46EA1763"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egreso</w:t>
                  </w:r>
                </w:p>
              </w:tc>
              <w:tc>
                <w:tcPr>
                  <w:tcW w:w="1708" w:type="dxa"/>
                  <w:tcBorders>
                    <w:bottom w:val="single" w:sz="4" w:space="0" w:color="auto"/>
                  </w:tcBorders>
                  <w:vAlign w:val="center"/>
                </w:tcPr>
                <w:p w14:paraId="1D9009D5"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tcBorders>
                    <w:bottom w:val="single" w:sz="4" w:space="0" w:color="auto"/>
                  </w:tcBorders>
                  <w:vAlign w:val="center"/>
                </w:tcPr>
                <w:p w14:paraId="39D5F431"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tcBorders>
                    <w:bottom w:val="single" w:sz="4" w:space="0" w:color="auto"/>
                  </w:tcBorders>
                  <w:vAlign w:val="center"/>
                </w:tcPr>
                <w:p w14:paraId="6005BE09" w14:textId="77777777" w:rsidR="00331406" w:rsidRPr="006145DB" w:rsidRDefault="00331406" w:rsidP="001F5445">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73EEFE5E" w14:textId="77777777" w:rsidTr="00777384">
              <w:trPr>
                <w:trHeight w:val="300"/>
              </w:trPr>
              <w:tc>
                <w:tcPr>
                  <w:tcW w:w="2004" w:type="dxa"/>
                  <w:tcBorders>
                    <w:bottom w:val="nil"/>
                  </w:tcBorders>
                  <w:vAlign w:val="center"/>
                </w:tcPr>
                <w:p w14:paraId="71DB1314" w14:textId="77777777" w:rsidR="00331406" w:rsidRPr="006145DB" w:rsidRDefault="00331406" w:rsidP="001F5445">
                  <w:pPr>
                    <w:framePr w:hSpace="180" w:wrap="around" w:vAnchor="text" w:hAnchor="text" w:xAlign="center" w:y="1"/>
                    <w:suppressOverlap/>
                    <w:jc w:val="both"/>
                    <w:rPr>
                      <w:rFonts w:eastAsia="Calibri" w:cs="Arial"/>
                      <w:sz w:val="16"/>
                      <w:szCs w:val="16"/>
                    </w:rPr>
                  </w:pPr>
                  <w:r w:rsidRPr="006145DB">
                    <w:rPr>
                      <w:rFonts w:eastAsiaTheme="minorEastAsia" w:cs="Arial"/>
                      <w:sz w:val="16"/>
                      <w:szCs w:val="16"/>
                    </w:rPr>
                    <w:t>Finalización del tiempo de atención establecido en el servicio social</w:t>
                  </w:r>
                </w:p>
              </w:tc>
              <w:tc>
                <w:tcPr>
                  <w:tcW w:w="1708" w:type="dxa"/>
                  <w:tcBorders>
                    <w:bottom w:val="nil"/>
                  </w:tcBorders>
                  <w:vAlign w:val="center"/>
                </w:tcPr>
                <w:p w14:paraId="7C77D7EE"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SIRBE</w:t>
                  </w:r>
                </w:p>
              </w:tc>
              <w:tc>
                <w:tcPr>
                  <w:tcW w:w="1322" w:type="dxa"/>
                  <w:tcBorders>
                    <w:bottom w:val="nil"/>
                  </w:tcBorders>
                  <w:vAlign w:val="center"/>
                </w:tcPr>
                <w:p w14:paraId="1CA3B46F" w14:textId="77777777" w:rsidR="00331406" w:rsidRPr="006145DB" w:rsidRDefault="00331406" w:rsidP="001F5445">
                  <w:pPr>
                    <w:framePr w:hSpace="180" w:wrap="around" w:vAnchor="text" w:hAnchor="text" w:xAlign="center" w:y="1"/>
                    <w:suppressOverlap/>
                    <w:jc w:val="center"/>
                    <w:rPr>
                      <w:rFonts w:eastAsia="Arial" w:cs="Arial"/>
                      <w:sz w:val="16"/>
                      <w:szCs w:val="16"/>
                    </w:rPr>
                  </w:pPr>
                  <w:r w:rsidRPr="006145DB">
                    <w:rPr>
                      <w:rFonts w:eastAsiaTheme="minorEastAsia" w:cs="Arial"/>
                      <w:sz w:val="16"/>
                      <w:szCs w:val="16"/>
                    </w:rPr>
                    <w:t>Demanda</w:t>
                  </w:r>
                </w:p>
              </w:tc>
              <w:tc>
                <w:tcPr>
                  <w:tcW w:w="2374" w:type="dxa"/>
                  <w:tcBorders>
                    <w:bottom w:val="nil"/>
                  </w:tcBorders>
                  <w:vAlign w:val="center"/>
                </w:tcPr>
                <w:p w14:paraId="4F4DBA40" w14:textId="77777777" w:rsidR="00331406" w:rsidRPr="006145DB" w:rsidRDefault="00331406" w:rsidP="001F5445">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Secretaría Distrital de Integración Social</w:t>
                  </w:r>
                </w:p>
              </w:tc>
            </w:tr>
          </w:tbl>
          <w:p w14:paraId="32A1432D" w14:textId="77777777" w:rsidR="00331406" w:rsidRPr="006145DB" w:rsidRDefault="00331406" w:rsidP="00777384">
            <w:pPr>
              <w:spacing w:after="0" w:line="240" w:lineRule="auto"/>
              <w:rPr>
                <w:rFonts w:eastAsia="Calibri" w:cs="Arial"/>
                <w:sz w:val="20"/>
                <w:szCs w:val="20"/>
                <w:lang w:eastAsia="es-CO"/>
              </w:rPr>
            </w:pPr>
          </w:p>
        </w:tc>
      </w:tr>
      <w:tr w:rsidR="00331406" w:rsidRPr="006145DB" w14:paraId="5AB04E22" w14:textId="77777777" w:rsidTr="00777384">
        <w:trPr>
          <w:trHeight w:val="300"/>
        </w:trPr>
        <w:tc>
          <w:tcPr>
            <w:tcW w:w="1761" w:type="dxa"/>
            <w:vAlign w:val="center"/>
          </w:tcPr>
          <w:p w14:paraId="24726626"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634" w:type="dxa"/>
            <w:vAlign w:val="center"/>
          </w:tcPr>
          <w:p w14:paraId="53C57F45" w14:textId="72327288"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No Aplica</w:t>
            </w:r>
            <w:r w:rsidR="00FF56D0" w:rsidRPr="006145DB">
              <w:rPr>
                <w:rFonts w:eastAsia="Arial" w:cs="Arial"/>
                <w:sz w:val="20"/>
                <w:szCs w:val="20"/>
              </w:rPr>
              <w:t>.</w:t>
            </w:r>
          </w:p>
        </w:tc>
      </w:tr>
      <w:tr w:rsidR="00331406" w:rsidRPr="006145DB" w14:paraId="74A9591D" w14:textId="77777777" w:rsidTr="00777384">
        <w:tc>
          <w:tcPr>
            <w:tcW w:w="1761" w:type="dxa"/>
            <w:vAlign w:val="center"/>
          </w:tcPr>
          <w:p w14:paraId="38B266E9"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Ejecución</w:t>
            </w:r>
          </w:p>
        </w:tc>
        <w:tc>
          <w:tcPr>
            <w:tcW w:w="7634" w:type="dxa"/>
            <w:vAlign w:val="center"/>
          </w:tcPr>
          <w:p w14:paraId="2F22DC73" w14:textId="77777777" w:rsidR="00331406" w:rsidRPr="006145DB" w:rsidRDefault="00331406" w:rsidP="00777384">
            <w:pPr>
              <w:keepNext/>
              <w:keepLines/>
              <w:spacing w:after="0" w:line="240" w:lineRule="auto"/>
              <w:jc w:val="both"/>
              <w:rPr>
                <w:rFonts w:cs="Arial"/>
                <w:sz w:val="20"/>
                <w:szCs w:val="20"/>
              </w:rPr>
            </w:pPr>
            <w:r w:rsidRPr="006145DB">
              <w:rPr>
                <w:rFonts w:eastAsia="Arial" w:cs="Arial"/>
                <w:sz w:val="20"/>
                <w:szCs w:val="20"/>
              </w:rPr>
              <w:t xml:space="preserve">Las Casas de Juventud implementan acciones en las unidades operativas del servicio, así como acciones territoriales e itinerantes, con el fin de promover el acceso a poblaciones en zonas de alta vulnerabilidad y de difícil acceso a servicios, favoreciendo a su vez, la implementación de la política pública y las dimensiones establecida por el CONPES 08 </w:t>
            </w:r>
            <w:r w:rsidRPr="006145DB">
              <w:rPr>
                <w:rFonts w:cs="Arial"/>
                <w:sz w:val="20"/>
                <w:szCs w:val="20"/>
              </w:rPr>
              <w:t>“</w:t>
            </w:r>
            <w:r w:rsidRPr="006145DB">
              <w:rPr>
                <w:rFonts w:eastAsia="Arial" w:cs="Arial"/>
                <w:sz w:val="20"/>
                <w:szCs w:val="20"/>
              </w:rPr>
              <w:t xml:space="preserve">Política Pública Distrital De Juventud 2019–2030”. Esta oferta se fortalece con alianzas público-privadas que amplían su alcance y complementan los servicios ofrecidos, contribuyendo a la proyección y bienestar de las juventudes. </w:t>
            </w:r>
            <w:r w:rsidRPr="006145DB">
              <w:rPr>
                <w:rFonts w:cs="Arial"/>
                <w:sz w:val="20"/>
                <w:szCs w:val="20"/>
              </w:rPr>
              <w:t>Para la ejecución del servicio, se adoptan tres enfoques: en primer lugar, el enfoque territorial que permite ampliar la cobertura y contribuir a reducir la segregación espacial en el acceso a oportunidades. Este enfoque asegura una mejor adaptación a las dinámicas locales y a las necesidades específicas de cada territorio. Además, se fomenta la integración intersectorial, promoviendo la articulación con servicios complementarios y la colaboración con diversos actores a nivel territorial, lo que fortalece la eficacia y el impacto del servicio.</w:t>
            </w:r>
          </w:p>
          <w:p w14:paraId="676FFF84" w14:textId="77777777" w:rsidR="00331406" w:rsidRPr="006145DB" w:rsidRDefault="00331406" w:rsidP="00777384">
            <w:pPr>
              <w:spacing w:after="0" w:line="240" w:lineRule="auto"/>
              <w:jc w:val="both"/>
              <w:rPr>
                <w:rFonts w:eastAsia="Arial" w:cs="Arial"/>
                <w:sz w:val="20"/>
                <w:szCs w:val="20"/>
              </w:rPr>
            </w:pPr>
          </w:p>
          <w:p w14:paraId="4EAA5FB1" w14:textId="77777777"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En segundo lugar, el servicio social busca incorporar un enfoque diferencial para facilitar y promover la participación a diversos segmentos de la población joven en la ciudad, tales como personas con discapacidad, víctimas del conflicto armado, grupos étnicos, población LGBTIQ+, mujeres y hombres jóvenes cuidadores entendiendo sus necesidades y dinámicas particulares para que puedan acceder a la oferta que brindan las Casas de Juventud.</w:t>
            </w:r>
          </w:p>
          <w:p w14:paraId="7925E2FD" w14:textId="77777777" w:rsidR="00331406" w:rsidRPr="006145DB" w:rsidRDefault="00331406" w:rsidP="00777384">
            <w:pPr>
              <w:spacing w:after="0" w:line="240" w:lineRule="auto"/>
              <w:jc w:val="both"/>
              <w:rPr>
                <w:rFonts w:cs="Arial"/>
                <w:sz w:val="20"/>
                <w:szCs w:val="20"/>
              </w:rPr>
            </w:pPr>
          </w:p>
          <w:p w14:paraId="3D81EE02" w14:textId="77777777" w:rsidR="00331406" w:rsidRPr="006145DB" w:rsidRDefault="00331406" w:rsidP="00777384">
            <w:pPr>
              <w:spacing w:after="0" w:line="240" w:lineRule="auto"/>
              <w:jc w:val="both"/>
              <w:rPr>
                <w:rFonts w:cs="Arial"/>
                <w:sz w:val="20"/>
                <w:szCs w:val="20"/>
              </w:rPr>
            </w:pPr>
            <w:r w:rsidRPr="006145DB">
              <w:rPr>
                <w:rFonts w:cs="Arial"/>
                <w:sz w:val="20"/>
                <w:szCs w:val="20"/>
              </w:rPr>
              <w:t xml:space="preserve">En tercer lugar, la ejecución del servicio se basa en un enfoque de derechos humanos que promueve la participación juvenil en la prevención de riesgos asociados a las trayectorias de la población joven. Esto abarca el énfasis en la prevención de maternidades y paternidades tempranas y la prevención de los derechos sexuales y derechos reproductivos, el cuidado de la salud mental, la prevención del consumo problemático de sustancias psicoactivas y la lucha contra las diferentes violencias que experimenta la población joven. </w:t>
            </w:r>
          </w:p>
          <w:p w14:paraId="3C94A45C" w14:textId="77777777" w:rsidR="00331406" w:rsidRPr="006145DB" w:rsidRDefault="00331406" w:rsidP="00777384">
            <w:pPr>
              <w:spacing w:after="0" w:line="240" w:lineRule="auto"/>
              <w:jc w:val="both"/>
              <w:rPr>
                <w:rFonts w:cs="Arial"/>
                <w:sz w:val="20"/>
                <w:szCs w:val="20"/>
              </w:rPr>
            </w:pPr>
          </w:p>
          <w:p w14:paraId="2D722AE6" w14:textId="77777777" w:rsidR="00331406" w:rsidRPr="006145DB" w:rsidRDefault="00331406" w:rsidP="00777384">
            <w:pPr>
              <w:spacing w:after="0" w:line="240" w:lineRule="auto"/>
              <w:jc w:val="both"/>
              <w:rPr>
                <w:rFonts w:cs="Arial"/>
                <w:sz w:val="20"/>
                <w:szCs w:val="20"/>
              </w:rPr>
            </w:pPr>
            <w:r w:rsidRPr="006145DB">
              <w:rPr>
                <w:rFonts w:cs="Arial"/>
                <w:sz w:val="20"/>
                <w:szCs w:val="20"/>
              </w:rPr>
              <w:t>En línea con lo anterior, bajo este enfoque se realizan acciones informativas y también se profundiza en formación, orientación y acompañamiento de las y los jóvenes, tanto a nivel individual como familiar y comunitario. Dichas acciones las realiza un equipo territorial que cuenta con experiencia y experticia en la prevención y atención sobre las problemáticas adyacentes a las maternidades y paternidades tempranas.</w:t>
            </w:r>
          </w:p>
          <w:p w14:paraId="0FE48C5B" w14:textId="77777777" w:rsidR="00331406" w:rsidRPr="006145DB" w:rsidRDefault="00331406" w:rsidP="00777384">
            <w:pPr>
              <w:spacing w:after="0" w:line="240" w:lineRule="auto"/>
              <w:rPr>
                <w:rFonts w:eastAsia="Arial" w:cs="Arial"/>
                <w:sz w:val="20"/>
                <w:szCs w:val="20"/>
              </w:rPr>
            </w:pPr>
          </w:p>
          <w:p w14:paraId="4DE92785" w14:textId="77777777" w:rsidR="00331406" w:rsidRPr="006145DB" w:rsidRDefault="00331406" w:rsidP="00777384">
            <w:pPr>
              <w:spacing w:after="0" w:line="240" w:lineRule="auto"/>
              <w:rPr>
                <w:rFonts w:eastAsia="Arial" w:cs="Arial"/>
                <w:sz w:val="20"/>
                <w:szCs w:val="20"/>
              </w:rPr>
            </w:pPr>
            <w:r w:rsidRPr="006145DB">
              <w:rPr>
                <w:rFonts w:eastAsia="Arial" w:cs="Arial"/>
                <w:sz w:val="20"/>
                <w:szCs w:val="20"/>
              </w:rPr>
              <w:t>El servicio social contempla los siguientes ejes:</w:t>
            </w:r>
          </w:p>
          <w:p w14:paraId="049DF675" w14:textId="77777777" w:rsidR="00331406" w:rsidRPr="006145DB" w:rsidRDefault="00331406" w:rsidP="00777384">
            <w:pPr>
              <w:pStyle w:val="Ttulo1"/>
              <w:rPr>
                <w:sz w:val="20"/>
                <w:szCs w:val="20"/>
              </w:rPr>
            </w:pPr>
          </w:p>
          <w:p w14:paraId="3B049183"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Orientación y proyecto de vida: se acompaña a los y las jóvenes en el fortalecimiento de sus metas personales, educativas y profesionales, brindándoles herramientas que potencien su capacidad para construir un proyecto de vida sólido. Asimismo, se promueve la toma de decisiones conscientes, autónomas e informadas, fundamentadas en el conocimiento y ejercicio pleno de sus derechos.</w:t>
            </w:r>
          </w:p>
          <w:p w14:paraId="394F3278"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 xml:space="preserve">Inclusión productiva: se promueve la inserción de los y las jóvenes en actividades económicas mediante alianzas y procesos de formación para el empleo y emprendimiento. </w:t>
            </w:r>
          </w:p>
          <w:p w14:paraId="2E50044E"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Cultura, creatividad y recreación: se promueve la participación de los y las jóvenes en espacios y actividades culturales, artísticas y recreativas, fomentando y fortaleciendo el desarrollo de talentos, la innovación y el manejo del tiempo libre.  </w:t>
            </w:r>
          </w:p>
          <w:p w14:paraId="4EC1EE97"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Acceso a tecnologías y recursos digitales (TIC):</w:t>
            </w:r>
            <w:r w:rsidRPr="006145DB">
              <w:rPr>
                <w:rFonts w:eastAsia="Arial" w:cs="Arial"/>
                <w:b/>
                <w:bCs/>
                <w:sz w:val="20"/>
                <w:szCs w:val="20"/>
              </w:rPr>
              <w:t xml:space="preserve"> </w:t>
            </w:r>
            <w:r w:rsidRPr="006145DB">
              <w:rPr>
                <w:rFonts w:eastAsia="Arial" w:cs="Arial"/>
                <w:bCs/>
                <w:sz w:val="20"/>
                <w:szCs w:val="20"/>
              </w:rPr>
              <w:t>e</w:t>
            </w:r>
            <w:r w:rsidRPr="006145DB">
              <w:rPr>
                <w:rFonts w:eastAsia="Arial" w:cs="Arial"/>
                <w:sz w:val="20"/>
                <w:szCs w:val="20"/>
              </w:rPr>
              <w:t xml:space="preserve">ntre las acciones impulsadas en las Casas de Juventud, se brindará acceso a herramientas tecnológicas y se ofertarán capacitaciones en habilidades digitales para el fomento de la innovación, siempre y cuando las condiciones de acceso a las TIC lo permitan en las unidades operativas. </w:t>
            </w:r>
          </w:p>
          <w:p w14:paraId="00EAF0EC"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Incidencia, participación y liderazgo juvenil:</w:t>
            </w:r>
            <w:r w:rsidRPr="006145DB">
              <w:rPr>
                <w:rFonts w:eastAsia="Arial" w:cs="Arial"/>
                <w:b/>
                <w:bCs/>
                <w:sz w:val="20"/>
                <w:szCs w:val="20"/>
              </w:rPr>
              <w:t xml:space="preserve"> </w:t>
            </w:r>
            <w:r w:rsidRPr="006145DB">
              <w:rPr>
                <w:rFonts w:eastAsia="Arial" w:cs="Arial"/>
                <w:sz w:val="20"/>
                <w:szCs w:val="20"/>
              </w:rPr>
              <w:t>se fortalecen los procesos de organización y participación de los y las jóvenes en la toma de decisiones, promoviendo su liderazgo en espacios comunitarios, sociales y políticos.</w:t>
            </w:r>
          </w:p>
          <w:p w14:paraId="50294DF2"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Bienestar: se promueve el bienestar integral de los y las jóvenes por medio del desarrollo de habilidades en el marco de la promoción de sus derechos sexuales y reproductivos, salud mental, prevención de violencias basadas en género, prevención de las maternidades y paternidades tempranas y prevención de consumo de sustancias psicoactivas. </w:t>
            </w:r>
          </w:p>
          <w:p w14:paraId="5BA0304E" w14:textId="77777777" w:rsidR="00331406" w:rsidRPr="006145DB" w:rsidRDefault="00331406" w:rsidP="00777384">
            <w:pPr>
              <w:keepNext/>
              <w:keepLines/>
              <w:spacing w:after="0" w:line="240" w:lineRule="auto"/>
              <w:jc w:val="both"/>
              <w:rPr>
                <w:rFonts w:eastAsia="Arial" w:cs="Arial"/>
                <w:sz w:val="20"/>
                <w:szCs w:val="20"/>
              </w:rPr>
            </w:pPr>
          </w:p>
          <w:p w14:paraId="2B69FB27"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Los ejes descritos, se implementarán a través de una o varias acciones que permitan dar cumplimiento a por lo menos uno de estos, según el tipo de atención que requiera el (la) joven.</w:t>
            </w:r>
          </w:p>
          <w:p w14:paraId="1BD4C057" w14:textId="77777777" w:rsidR="00331406" w:rsidRPr="006145DB" w:rsidRDefault="00331406" w:rsidP="00777384">
            <w:pPr>
              <w:pStyle w:val="Ttulo1"/>
              <w:rPr>
                <w:sz w:val="20"/>
                <w:szCs w:val="20"/>
              </w:rPr>
            </w:pPr>
          </w:p>
          <w:p w14:paraId="4BE393C9" w14:textId="77777777" w:rsidR="00331406" w:rsidRPr="006145DB" w:rsidRDefault="00331406" w:rsidP="00777384">
            <w:pPr>
              <w:spacing w:after="0" w:line="240" w:lineRule="auto"/>
              <w:jc w:val="both"/>
              <w:rPr>
                <w:rFonts w:cs="Arial"/>
                <w:sz w:val="20"/>
                <w:szCs w:val="20"/>
              </w:rPr>
            </w:pPr>
            <w:r w:rsidRPr="006145DB">
              <w:rPr>
                <w:rFonts w:cs="Arial"/>
                <w:sz w:val="20"/>
                <w:szCs w:val="20"/>
              </w:rPr>
              <w:t>En caso de interrupción parcial o total en la prestación del servicio social Casas de Juventud se implementará el plan operativo de continuidad correspondiente.</w:t>
            </w:r>
          </w:p>
        </w:tc>
      </w:tr>
      <w:tr w:rsidR="00331406" w:rsidRPr="006145DB" w14:paraId="1C44E3FB" w14:textId="77777777" w:rsidTr="00777384">
        <w:trPr>
          <w:trHeight w:val="300"/>
        </w:trPr>
        <w:tc>
          <w:tcPr>
            <w:tcW w:w="1761" w:type="dxa"/>
            <w:vAlign w:val="center"/>
          </w:tcPr>
          <w:p w14:paraId="1FCC983C"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Estándares transversales de calidad</w:t>
            </w:r>
          </w:p>
        </w:tc>
        <w:tc>
          <w:tcPr>
            <w:tcW w:w="7634" w:type="dxa"/>
          </w:tcPr>
          <w:p w14:paraId="06F90274"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 xml:space="preserve">Para el servicio aplican las siguientes categorías: </w:t>
            </w:r>
          </w:p>
          <w:p w14:paraId="19DFC8A7"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Talento humano.</w:t>
            </w:r>
          </w:p>
          <w:p w14:paraId="39215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Atención social.</w:t>
            </w:r>
          </w:p>
          <w:p w14:paraId="5023B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Gestión administrativa.</w:t>
            </w:r>
          </w:p>
          <w:p w14:paraId="064096D5"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Ambientes adecuados y seguros.</w:t>
            </w:r>
          </w:p>
          <w:p w14:paraId="76E7235F"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Salubridad</w:t>
            </w:r>
          </w:p>
        </w:tc>
      </w:tr>
    </w:tbl>
    <w:p w14:paraId="4DC7F490" w14:textId="77777777" w:rsidR="00331406" w:rsidRPr="006145DB" w:rsidRDefault="00331406" w:rsidP="00331406">
      <w:pPr>
        <w:spacing w:after="0"/>
        <w:rPr>
          <w:rFonts w:cs="Arial"/>
          <w:lang w:val="es-CO"/>
        </w:rPr>
      </w:pPr>
    </w:p>
    <w:p w14:paraId="1D37F4F1" w14:textId="43CB7159" w:rsidR="005359EC" w:rsidRPr="006145DB" w:rsidRDefault="004538AB">
      <w:pPr>
        <w:pStyle w:val="Ttulo1"/>
        <w:numPr>
          <w:ilvl w:val="2"/>
          <w:numId w:val="69"/>
        </w:numPr>
        <w:ind w:left="567" w:hanging="579"/>
        <w:jc w:val="center"/>
        <w:rPr>
          <w:lang w:val="es-CO"/>
        </w:rPr>
      </w:pPr>
      <w:r w:rsidRPr="006145DB">
        <w:rPr>
          <w:lang w:val="es-CO"/>
        </w:rPr>
        <w:t xml:space="preserve"> </w:t>
      </w:r>
      <w:bookmarkStart w:id="116" w:name="_Toc210213187"/>
      <w:bookmarkStart w:id="117" w:name="_Toc213273461"/>
      <w:bookmarkStart w:id="118" w:name="_Toc213276088"/>
      <w:bookmarkStart w:id="119" w:name="_Toc216902421"/>
      <w:r w:rsidR="00D12B48" w:rsidRPr="006145DB">
        <w:rPr>
          <w:lang w:val="es-CO"/>
        </w:rPr>
        <w:t xml:space="preserve">Servicio </w:t>
      </w:r>
      <w:r w:rsidR="00AB2221" w:rsidRPr="006145DB">
        <w:rPr>
          <w:lang w:val="es-CO"/>
        </w:rPr>
        <w:t>Jóvenes con Oportunidades</w:t>
      </w:r>
      <w:bookmarkEnd w:id="116"/>
      <w:bookmarkEnd w:id="117"/>
      <w:bookmarkEnd w:id="118"/>
      <w:bookmarkEnd w:id="11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655"/>
      </w:tblGrid>
      <w:tr w:rsidR="00693E35" w:rsidRPr="006145DB" w14:paraId="037D5081" w14:textId="77777777" w:rsidTr="002C665D">
        <w:trPr>
          <w:trHeight w:val="308"/>
          <w:jc w:val="center"/>
        </w:trPr>
        <w:tc>
          <w:tcPr>
            <w:tcW w:w="1838" w:type="dxa"/>
            <w:vAlign w:val="center"/>
          </w:tcPr>
          <w:p w14:paraId="2A232CEC"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Nombre del servicio</w:t>
            </w:r>
          </w:p>
        </w:tc>
        <w:tc>
          <w:tcPr>
            <w:tcW w:w="7655" w:type="dxa"/>
            <w:vAlign w:val="center"/>
          </w:tcPr>
          <w:p w14:paraId="227F2A0F" w14:textId="1D2355B8" w:rsidR="00693E35" w:rsidRPr="006145DB" w:rsidRDefault="00331406" w:rsidP="000343B6">
            <w:pPr>
              <w:pStyle w:val="Textoindependiente"/>
              <w:spacing w:after="0" w:line="240" w:lineRule="auto"/>
              <w:jc w:val="both"/>
              <w:rPr>
                <w:rFonts w:eastAsia="Lucida Sans Unicode" w:cs="Arial"/>
                <w:szCs w:val="18"/>
              </w:rPr>
            </w:pPr>
            <w:r w:rsidRPr="006145DB">
              <w:rPr>
                <w:rFonts w:cs="Arial"/>
                <w:sz w:val="20"/>
                <w:szCs w:val="18"/>
                <w:lang w:eastAsia="es-CO"/>
              </w:rPr>
              <w:t>Jóvenes con o</w:t>
            </w:r>
            <w:r w:rsidR="00693E35" w:rsidRPr="006145DB">
              <w:rPr>
                <w:rFonts w:cs="Arial"/>
                <w:sz w:val="20"/>
                <w:szCs w:val="18"/>
                <w:lang w:eastAsia="es-CO"/>
              </w:rPr>
              <w:t>portunidades</w:t>
            </w:r>
            <w:r w:rsidR="000343B6" w:rsidRPr="006145DB">
              <w:rPr>
                <w:rFonts w:cs="Arial"/>
                <w:sz w:val="20"/>
                <w:szCs w:val="18"/>
                <w:lang w:eastAsia="es-CO"/>
              </w:rPr>
              <w:t>.</w:t>
            </w:r>
          </w:p>
        </w:tc>
      </w:tr>
      <w:tr w:rsidR="00693E35" w:rsidRPr="006145DB" w14:paraId="3202B6EC" w14:textId="77777777" w:rsidTr="002C665D">
        <w:trPr>
          <w:trHeight w:val="585"/>
          <w:jc w:val="center"/>
        </w:trPr>
        <w:tc>
          <w:tcPr>
            <w:tcW w:w="1838" w:type="dxa"/>
            <w:vAlign w:val="center"/>
          </w:tcPr>
          <w:p w14:paraId="79860A2D"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Objeto del servicio</w:t>
            </w:r>
          </w:p>
        </w:tc>
        <w:tc>
          <w:tcPr>
            <w:tcW w:w="7655" w:type="dxa"/>
            <w:vAlign w:val="center"/>
          </w:tcPr>
          <w:p w14:paraId="26414BB9" w14:textId="77777777" w:rsidR="00693E35" w:rsidRPr="006145DB" w:rsidRDefault="00693E35" w:rsidP="000343B6">
            <w:pPr>
              <w:spacing w:line="240" w:lineRule="auto"/>
              <w:contextualSpacing/>
              <w:jc w:val="both"/>
              <w:rPr>
                <w:rFonts w:cs="Arial"/>
                <w:sz w:val="20"/>
                <w:szCs w:val="18"/>
                <w:lang w:eastAsia="es-CO"/>
              </w:rPr>
            </w:pPr>
            <w:r w:rsidRPr="006145DB">
              <w:rPr>
                <w:rFonts w:cs="Arial"/>
                <w:sz w:val="20"/>
                <w:szCs w:val="18"/>
                <w:lang w:eastAsia="es-CO"/>
              </w:rPr>
              <w:t>Contribuir a la inclusión social y productiva de jóvenes en pobreza extrema, pobreza moderada y vulnerabilidad por inseguridad alimentaria, a través de una estrategia intersectorial que incluye transferencias monetarias condicionadas, para el acceso y finalización del ciclo formativo de la población distrital beneficiada, garantizándole acompañamiento psicosocial durante su tiempo de permanencia en el servicio, con el fin de brindarles oportunidades de formación e intermediación laboral.</w:t>
            </w:r>
          </w:p>
        </w:tc>
      </w:tr>
      <w:tr w:rsidR="00693E35" w:rsidRPr="006145DB" w14:paraId="59086D0F" w14:textId="77777777" w:rsidTr="002C665D">
        <w:trPr>
          <w:trHeight w:val="20"/>
          <w:jc w:val="center"/>
        </w:trPr>
        <w:tc>
          <w:tcPr>
            <w:tcW w:w="1838" w:type="dxa"/>
            <w:vAlign w:val="center"/>
          </w:tcPr>
          <w:p w14:paraId="328097E0" w14:textId="2F96EDB2" w:rsidR="00693E35" w:rsidRPr="006145DB" w:rsidRDefault="005B435E" w:rsidP="000343B6">
            <w:pPr>
              <w:spacing w:after="0" w:line="240" w:lineRule="auto"/>
              <w:contextualSpacing/>
              <w:rPr>
                <w:rFonts w:eastAsia="Arial" w:cs="Arial"/>
                <w:sz w:val="20"/>
                <w:szCs w:val="20"/>
                <w:lang w:eastAsia="es-CO"/>
              </w:rPr>
            </w:pPr>
            <w:r w:rsidRPr="006145DB">
              <w:rPr>
                <w:rFonts w:eastAsia="Arial" w:cs="Arial"/>
                <w:sz w:val="20"/>
                <w:szCs w:val="20"/>
                <w:lang w:eastAsia="es-CO"/>
              </w:rPr>
              <w:t>Oferta servicio</w:t>
            </w:r>
          </w:p>
        </w:tc>
        <w:tc>
          <w:tcPr>
            <w:tcW w:w="7655" w:type="dxa"/>
            <w:vAlign w:val="center"/>
          </w:tcPr>
          <w:p w14:paraId="1F3412EC" w14:textId="3A7B5239" w:rsidR="00693E35" w:rsidRPr="006145DB" w:rsidRDefault="00693E35" w:rsidP="000343B6">
            <w:pPr>
              <w:keepNext/>
              <w:keepLines/>
              <w:spacing w:after="0" w:line="240" w:lineRule="auto"/>
              <w:jc w:val="both"/>
              <w:rPr>
                <w:rFonts w:eastAsia="Arial" w:cs="Arial"/>
                <w:sz w:val="20"/>
                <w:szCs w:val="18"/>
              </w:rPr>
            </w:pPr>
            <w:r w:rsidRPr="006145DB">
              <w:rPr>
                <w:rFonts w:eastAsia="Arial" w:cs="Arial"/>
                <w:sz w:val="20"/>
                <w:szCs w:val="18"/>
              </w:rPr>
              <w:t>El servicio Jóvenes con Oportunidades surge de la articulación intersectorial entre la Secretaría Distrital de Integración Social, la Secretaría de Educación del Distrito, la Secretaría Distrital de Desarrollo Económico, la Agencia Distrital para la Educación Superior, la Ciencia y la Tecnología, y otros actores públicos o privados que se vinculen a la estrategia, con una oferta que contribuye a la inclusión social y productiva de esta población, a través de la vinculación a tres (3) rutas de formación, que exigen la realización de actividades para la asignación de transferencias monetarias condicionadas, posterior a la verificación del cumplimiento. El servicio Jóvenes con Oportunidades cuenta con cuatro (4) componentes:</w:t>
            </w:r>
          </w:p>
          <w:p w14:paraId="1A210C37" w14:textId="77777777" w:rsidR="00562504" w:rsidRPr="006145DB" w:rsidRDefault="00562504" w:rsidP="000343B6">
            <w:pPr>
              <w:pStyle w:val="Ttulo1"/>
              <w:rPr>
                <w:sz w:val="20"/>
              </w:rPr>
            </w:pPr>
          </w:p>
          <w:p w14:paraId="2BC69DFC" w14:textId="1CA8812D"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Acompañamient</w:t>
            </w:r>
            <w:r w:rsidR="005B435E" w:rsidRPr="006145DB">
              <w:rPr>
                <w:rFonts w:eastAsia="Arial" w:cs="Arial"/>
                <w:sz w:val="20"/>
                <w:szCs w:val="18"/>
              </w:rPr>
              <w:t>o psicosocial: en este componente los(</w:t>
            </w:r>
            <w:r w:rsidRPr="006145DB">
              <w:rPr>
                <w:rFonts w:eastAsia="Arial" w:cs="Arial"/>
                <w:sz w:val="20"/>
                <w:szCs w:val="18"/>
              </w:rPr>
              <w:t>as</w:t>
            </w:r>
            <w:r w:rsidR="005B435E" w:rsidRPr="006145DB">
              <w:rPr>
                <w:rFonts w:eastAsia="Arial" w:cs="Arial"/>
                <w:sz w:val="20"/>
                <w:szCs w:val="18"/>
              </w:rPr>
              <w:t>)</w:t>
            </w:r>
            <w:r w:rsidRPr="006145DB">
              <w:rPr>
                <w:rFonts w:eastAsia="Arial" w:cs="Arial"/>
                <w:sz w:val="20"/>
                <w:szCs w:val="18"/>
              </w:rPr>
              <w:t xml:space="preserve"> jóvenes accederán a formación en proyecto de vida, actividades complementarias de formación y acompañamiento psicosocial, aplicación del triage psicosocial e identificación, gestión y seguimiento de alertas de vulneración de derechos. Este componente será transversal a lo largo de la articulación intersectorial, y su implementación estará a cargo de la Secretaría Distrital de Integración Social </w:t>
            </w:r>
            <w:r w:rsidRPr="006145DB">
              <w:rPr>
                <w:rFonts w:eastAsia="Lucida Sans Unicode" w:cs="Arial"/>
                <w:sz w:val="20"/>
                <w:szCs w:val="18"/>
              </w:rPr>
              <w:t>y/o los aliados públicos y/o privados que se vinculen a la estrategia intersectorial.</w:t>
            </w:r>
          </w:p>
          <w:p w14:paraId="7DA79380"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20D2963B" w14:textId="392F5D3E" w:rsidR="00693E35" w:rsidRPr="006145DB" w:rsidRDefault="005B435E"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Acceso a rutas de formación: e</w:t>
            </w:r>
            <w:r w:rsidR="00693E35" w:rsidRPr="006145DB">
              <w:rPr>
                <w:rFonts w:eastAsia="Arial" w:cs="Arial"/>
                <w:sz w:val="20"/>
                <w:szCs w:val="18"/>
              </w:rPr>
              <w:t>n este componente los</w:t>
            </w:r>
            <w:r w:rsidRPr="006145DB">
              <w:rPr>
                <w:rFonts w:eastAsia="Arial" w:cs="Arial"/>
                <w:sz w:val="20"/>
                <w:szCs w:val="18"/>
              </w:rPr>
              <w:t>(</w:t>
            </w:r>
            <w:r w:rsidR="00693E35" w:rsidRPr="006145DB">
              <w:rPr>
                <w:rFonts w:eastAsia="Arial" w:cs="Arial"/>
                <w:sz w:val="20"/>
                <w:szCs w:val="18"/>
              </w:rPr>
              <w:t>as</w:t>
            </w:r>
            <w:r w:rsidRPr="006145DB">
              <w:rPr>
                <w:rFonts w:eastAsia="Arial" w:cs="Arial"/>
                <w:sz w:val="20"/>
                <w:szCs w:val="18"/>
              </w:rPr>
              <w:t>)</w:t>
            </w:r>
            <w:r w:rsidR="00693E35" w:rsidRPr="006145DB">
              <w:rPr>
                <w:rFonts w:eastAsia="Arial" w:cs="Arial"/>
                <w:sz w:val="20"/>
                <w:szCs w:val="18"/>
              </w:rPr>
              <w:t xml:space="preserve"> jóvenes accederán a alguna de las siguientes rutas de formación: 1. Ruta de educación para personas jóvenes y adultas, para la terminación de la educación media 2. Ruta de formación en curso corto 3. Ruta de educación pos media de ciclo largo.</w:t>
            </w:r>
            <w:r w:rsidR="00693E35" w:rsidRPr="006145DB">
              <w:rPr>
                <w:rFonts w:eastAsia="Lucida Sans Unicode" w:cs="Arial"/>
                <w:sz w:val="20"/>
                <w:szCs w:val="18"/>
              </w:rPr>
              <w:t xml:space="preserve"> La implementación de estas rutas estará a cargo de la Secretaría de Educación del Distrito (SED), la Secretaría Distrital de Desarrollo Económico (SDDE), la Agencia Distrital para la Educación Superior, la Ciencia y la Tecnología (ATENEA) y/o los aliados públicos y/o privados que se vinculen a la estrategia intersectorial. </w:t>
            </w:r>
          </w:p>
          <w:p w14:paraId="49DA0B4F"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4CF0A02D" w14:textId="072AE7F3" w:rsidR="00693E35" w:rsidRPr="006145DB" w:rsidRDefault="00693E35" w:rsidP="000343B6">
            <w:pPr>
              <w:pStyle w:val="Prrafodelista"/>
              <w:keepNext/>
              <w:keepLines/>
              <w:spacing w:after="0" w:line="240" w:lineRule="auto"/>
              <w:ind w:left="319"/>
              <w:jc w:val="both"/>
              <w:rPr>
                <w:rFonts w:eastAsia="Arial" w:cs="Arial"/>
                <w:sz w:val="20"/>
                <w:szCs w:val="18"/>
              </w:rPr>
            </w:pPr>
            <w:r w:rsidRPr="006145DB">
              <w:rPr>
                <w:rFonts w:eastAsia="Arial" w:cs="Arial"/>
                <w:sz w:val="20"/>
                <w:szCs w:val="18"/>
              </w:rPr>
              <w:t xml:space="preserve">Las personas participantes del servicio que accedan a la ruta de educación para personas jóvenes y </w:t>
            </w:r>
            <w:r w:rsidR="0009430D" w:rsidRPr="006145DB">
              <w:rPr>
                <w:rFonts w:eastAsia="Arial" w:cs="Arial"/>
                <w:sz w:val="20"/>
                <w:szCs w:val="18"/>
              </w:rPr>
              <w:t>adultas</w:t>
            </w:r>
            <w:r w:rsidRPr="006145DB">
              <w:rPr>
                <w:rFonts w:eastAsia="Arial" w:cs="Arial"/>
                <w:sz w:val="20"/>
                <w:szCs w:val="18"/>
              </w:rPr>
              <w:t xml:space="preserve"> pueden continuar con el desarrollo de su trayectoria educativa en la ruta de formación en curso corto o en la ruta de educación pos media de ciclo largo, modalidad de educación y formación para el trabajo. </w:t>
            </w:r>
          </w:p>
          <w:p w14:paraId="463DCD51" w14:textId="77777777" w:rsidR="00693E35" w:rsidRPr="006145DB" w:rsidRDefault="00693E35" w:rsidP="000343B6">
            <w:pPr>
              <w:pStyle w:val="Prrafodelista"/>
              <w:spacing w:line="240" w:lineRule="auto"/>
              <w:jc w:val="both"/>
              <w:rPr>
                <w:rFonts w:eastAsia="Arial" w:cs="Arial"/>
                <w:sz w:val="20"/>
                <w:szCs w:val="18"/>
              </w:rPr>
            </w:pPr>
          </w:p>
          <w:p w14:paraId="4BFA76A4" w14:textId="77777777" w:rsidR="00693E35" w:rsidRPr="006145DB" w:rsidRDefault="00693E35" w:rsidP="000343B6">
            <w:pPr>
              <w:pStyle w:val="Prrafodelista"/>
              <w:keepNext/>
              <w:keepLines/>
              <w:numPr>
                <w:ilvl w:val="0"/>
                <w:numId w:val="113"/>
              </w:numPr>
              <w:spacing w:after="0" w:line="240" w:lineRule="auto"/>
              <w:ind w:left="319" w:hanging="319"/>
              <w:jc w:val="both"/>
              <w:rPr>
                <w:rFonts w:eastAsia="Lucida Sans Unicode" w:cs="Arial"/>
                <w:sz w:val="20"/>
                <w:szCs w:val="18"/>
              </w:rPr>
            </w:pPr>
            <w:r w:rsidRPr="006145DB">
              <w:rPr>
                <w:rFonts w:eastAsia="Arial" w:cs="Arial"/>
                <w:sz w:val="20"/>
                <w:szCs w:val="18"/>
              </w:rPr>
              <w:t>Intermediación laboral: Los-as jóvenes accederán a servicios de intermediación laboral, que serán implementados por la Secretaría Distrital de Desarrollo Económico (SDDE) y/o los aliados públicos y/o privados que se vinculen a la estrategia intersectorial.</w:t>
            </w:r>
          </w:p>
          <w:p w14:paraId="62A63FBA" w14:textId="77777777" w:rsidR="00693E35" w:rsidRPr="006145DB" w:rsidRDefault="00693E35" w:rsidP="000343B6">
            <w:pPr>
              <w:pStyle w:val="Prrafodelista"/>
              <w:spacing w:line="240" w:lineRule="auto"/>
              <w:jc w:val="both"/>
              <w:rPr>
                <w:rFonts w:eastAsia="Lucida Sans Unicode" w:cs="Arial"/>
                <w:sz w:val="20"/>
                <w:szCs w:val="18"/>
              </w:rPr>
            </w:pPr>
          </w:p>
          <w:p w14:paraId="39003BF1" w14:textId="4ED2E3C5"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Transferencias monetarias condicionadas: Los tres componentes anteriores estarán incentivados a través de transferencias monetarias condicionadas al cumplimiento por parte de los-as jóvenes de las actividades establecidas en estos.  Los montos de las transferencias monetarias condicionadas se determinarán según lo establecido por la Secretaría Distrital de Integración Social, de acuerdo con la disponibilidad presupuestal.</w:t>
            </w:r>
          </w:p>
        </w:tc>
      </w:tr>
      <w:tr w:rsidR="00693E35" w:rsidRPr="006145DB" w14:paraId="5D493D99" w14:textId="77777777" w:rsidTr="002C665D">
        <w:trPr>
          <w:trHeight w:val="20"/>
          <w:jc w:val="center"/>
        </w:trPr>
        <w:tc>
          <w:tcPr>
            <w:tcW w:w="1838" w:type="dxa"/>
            <w:vAlign w:val="center"/>
          </w:tcPr>
          <w:p w14:paraId="334CB07E"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 xml:space="preserve">Tipo de Focalización </w:t>
            </w:r>
          </w:p>
        </w:tc>
        <w:tc>
          <w:tcPr>
            <w:tcW w:w="7655" w:type="dxa"/>
            <w:vAlign w:val="center"/>
          </w:tcPr>
          <w:p w14:paraId="201B95A9" w14:textId="77777777" w:rsidR="00693E35" w:rsidRPr="006145DB" w:rsidRDefault="00693E35" w:rsidP="000343B6">
            <w:pPr>
              <w:tabs>
                <w:tab w:val="left" w:pos="397"/>
                <w:tab w:val="left" w:pos="709"/>
              </w:tabs>
              <w:spacing w:line="240" w:lineRule="auto"/>
              <w:contextualSpacing/>
              <w:jc w:val="both"/>
              <w:rPr>
                <w:rFonts w:cs="Arial"/>
                <w:sz w:val="20"/>
                <w:szCs w:val="18"/>
                <w:lang w:eastAsia="es-CO"/>
              </w:rPr>
            </w:pPr>
            <w:r w:rsidRPr="006145DB">
              <w:rPr>
                <w:rFonts w:eastAsia="Arial" w:cs="Arial"/>
                <w:sz w:val="20"/>
                <w:szCs w:val="18"/>
                <w:lang w:val="es"/>
              </w:rPr>
              <w:t xml:space="preserve">Categórico para el grupo poblacional de jóvenes de 14 a 28 años, combinado con un instrumento de focalización individual y por hogares - proxy mean test (por instrumentos). </w:t>
            </w:r>
          </w:p>
        </w:tc>
      </w:tr>
      <w:tr w:rsidR="00693E35" w:rsidRPr="006145DB" w14:paraId="5D0115C2" w14:textId="77777777" w:rsidTr="002C665D">
        <w:trPr>
          <w:trHeight w:val="612"/>
          <w:jc w:val="center"/>
        </w:trPr>
        <w:tc>
          <w:tcPr>
            <w:tcW w:w="1838" w:type="dxa"/>
            <w:vAlign w:val="center"/>
          </w:tcPr>
          <w:p w14:paraId="5DCD022D"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Población Objetivo</w:t>
            </w:r>
          </w:p>
        </w:tc>
        <w:tc>
          <w:tcPr>
            <w:tcW w:w="7655" w:type="dxa"/>
            <w:tcBorders>
              <w:bottom w:val="single" w:sz="4" w:space="0" w:color="auto"/>
            </w:tcBorders>
            <w:vAlign w:val="center"/>
          </w:tcPr>
          <w:p w14:paraId="1CD97242" w14:textId="77777777" w:rsidR="00693E35" w:rsidRPr="006145DB" w:rsidRDefault="00693E35" w:rsidP="000343B6">
            <w:pPr>
              <w:tabs>
                <w:tab w:val="left" w:pos="709"/>
              </w:tabs>
              <w:spacing w:line="240" w:lineRule="auto"/>
              <w:contextualSpacing/>
              <w:jc w:val="both"/>
              <w:rPr>
                <w:rFonts w:eastAsia="Arial" w:cs="Arial"/>
                <w:sz w:val="20"/>
                <w:szCs w:val="18"/>
              </w:rPr>
            </w:pPr>
            <w:r w:rsidRPr="006145DB">
              <w:rPr>
                <w:rFonts w:cs="Arial"/>
                <w:sz w:val="20"/>
                <w:szCs w:val="18"/>
                <w:lang w:eastAsia="es-CO"/>
              </w:rPr>
              <w:t xml:space="preserve">Jóvenes entre los 14 y 28 años </w:t>
            </w:r>
            <w:r w:rsidRPr="006145DB">
              <w:rPr>
                <w:rFonts w:eastAsia="Arial" w:cs="Arial"/>
                <w:sz w:val="20"/>
                <w:szCs w:val="18"/>
              </w:rPr>
              <w:t>en situación de pobreza extrema, pobreza moderada y vulnerabilidad por inseguridad alimentaria, residentes en la ciudad de Bogotá.</w:t>
            </w:r>
          </w:p>
        </w:tc>
      </w:tr>
      <w:tr w:rsidR="00693E35" w:rsidRPr="006145DB" w14:paraId="10B9C9D2" w14:textId="77777777" w:rsidTr="002C665D">
        <w:trPr>
          <w:trHeight w:val="101"/>
          <w:jc w:val="center"/>
        </w:trPr>
        <w:tc>
          <w:tcPr>
            <w:tcW w:w="1838" w:type="dxa"/>
            <w:vMerge w:val="restart"/>
            <w:tcBorders>
              <w:right w:val="single" w:sz="4" w:space="0" w:color="auto"/>
            </w:tcBorders>
            <w:vAlign w:val="center"/>
          </w:tcPr>
          <w:p w14:paraId="0DAC8DC5"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Fuentes de Información de la Población Objetivo</w:t>
            </w:r>
          </w:p>
        </w:tc>
        <w:tc>
          <w:tcPr>
            <w:tcW w:w="7655" w:type="dxa"/>
            <w:tcBorders>
              <w:top w:val="single" w:sz="4" w:space="0" w:color="auto"/>
              <w:left w:val="single" w:sz="4" w:space="0" w:color="auto"/>
              <w:bottom w:val="nil"/>
              <w:right w:val="single" w:sz="4" w:space="0" w:color="auto"/>
            </w:tcBorders>
            <w:vAlign w:val="center"/>
          </w:tcPr>
          <w:p w14:paraId="2FC76D53"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3FA95219" w14:textId="77777777" w:rsidTr="002C665D">
        <w:trPr>
          <w:trHeight w:val="828"/>
          <w:jc w:val="center"/>
        </w:trPr>
        <w:tc>
          <w:tcPr>
            <w:tcW w:w="1838" w:type="dxa"/>
            <w:vMerge/>
            <w:tcBorders>
              <w:right w:val="single" w:sz="4" w:space="0" w:color="auto"/>
            </w:tcBorders>
            <w:vAlign w:val="center"/>
          </w:tcPr>
          <w:p w14:paraId="42802766"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left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6145DB" w14:paraId="21225F28" w14:textId="77777777" w:rsidTr="00331406">
              <w:trPr>
                <w:trHeight w:val="340"/>
              </w:trPr>
              <w:tc>
                <w:tcPr>
                  <w:tcW w:w="2722" w:type="dxa"/>
                  <w:vAlign w:val="center"/>
                </w:tcPr>
                <w:p w14:paraId="4974510A" w14:textId="77777777" w:rsidR="00693E35" w:rsidRPr="006145DB" w:rsidRDefault="00693E35" w:rsidP="000343B6">
                  <w:pPr>
                    <w:tabs>
                      <w:tab w:val="left" w:pos="709"/>
                    </w:tabs>
                    <w:contextualSpacing/>
                    <w:jc w:val="center"/>
                    <w:rPr>
                      <w:rFonts w:cs="Arial"/>
                      <w:sz w:val="16"/>
                      <w:szCs w:val="16"/>
                      <w:lang w:eastAsia="es-CO"/>
                    </w:rPr>
                  </w:pPr>
                  <w:bookmarkStart w:id="120" w:name="_Hlk208915813"/>
                  <w:r w:rsidRPr="006145DB">
                    <w:rPr>
                      <w:rFonts w:cs="Arial"/>
                      <w:sz w:val="16"/>
                      <w:szCs w:val="16"/>
                      <w:lang w:eastAsia="es-CO"/>
                    </w:rPr>
                    <w:t>Categoría de Población Objetivo</w:t>
                  </w:r>
                </w:p>
              </w:tc>
              <w:tc>
                <w:tcPr>
                  <w:tcW w:w="1701" w:type="dxa"/>
                  <w:vAlign w:val="center"/>
                </w:tcPr>
                <w:p w14:paraId="0E55D66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E10261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1C91D19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B435E" w:rsidRPr="006145DB" w14:paraId="21390ACE" w14:textId="77777777" w:rsidTr="00331406">
              <w:trPr>
                <w:trHeight w:val="300"/>
              </w:trPr>
              <w:tc>
                <w:tcPr>
                  <w:tcW w:w="2722" w:type="dxa"/>
                  <w:vMerge w:val="restart"/>
                  <w:vAlign w:val="center"/>
                </w:tcPr>
                <w:p w14:paraId="3EA93814" w14:textId="77777777" w:rsidR="00693E35" w:rsidRPr="006145DB" w:rsidRDefault="00693E35" w:rsidP="000343B6">
                  <w:pPr>
                    <w:jc w:val="both"/>
                    <w:rPr>
                      <w:rFonts w:eastAsia="Arial" w:cs="Arial"/>
                      <w:sz w:val="16"/>
                      <w:szCs w:val="16"/>
                    </w:rPr>
                  </w:pPr>
                  <w:r w:rsidRPr="006145DB">
                    <w:rPr>
                      <w:rFonts w:eastAsia="Arial" w:cs="Arial"/>
                      <w:sz w:val="16"/>
                      <w:szCs w:val="16"/>
                    </w:rPr>
                    <w:t>Persona de 14 a 28 años.</w:t>
                  </w:r>
                </w:p>
              </w:tc>
              <w:tc>
                <w:tcPr>
                  <w:tcW w:w="1701" w:type="dxa"/>
                  <w:vAlign w:val="center"/>
                </w:tcPr>
                <w:p w14:paraId="7CD93A1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SISBÉN IV de Bogotá</w:t>
                  </w:r>
                </w:p>
              </w:tc>
              <w:tc>
                <w:tcPr>
                  <w:tcW w:w="1276" w:type="dxa"/>
                  <w:vAlign w:val="center"/>
                </w:tcPr>
                <w:p w14:paraId="34969AF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10C3AD1B"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3DD4A13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4128943E" w14:textId="77777777" w:rsidTr="00331406">
              <w:trPr>
                <w:trHeight w:val="300"/>
              </w:trPr>
              <w:tc>
                <w:tcPr>
                  <w:tcW w:w="2722" w:type="dxa"/>
                  <w:vMerge/>
                  <w:vAlign w:val="center"/>
                </w:tcPr>
                <w:p w14:paraId="24603C2E" w14:textId="77777777" w:rsidR="00693E35" w:rsidRPr="006145DB" w:rsidRDefault="00693E35" w:rsidP="000343B6">
                  <w:pPr>
                    <w:jc w:val="both"/>
                    <w:rPr>
                      <w:rFonts w:eastAsia="Arial" w:cs="Arial"/>
                      <w:sz w:val="16"/>
                      <w:szCs w:val="16"/>
                    </w:rPr>
                  </w:pPr>
                </w:p>
              </w:tc>
              <w:tc>
                <w:tcPr>
                  <w:tcW w:w="1701" w:type="dxa"/>
                  <w:vAlign w:val="center"/>
                </w:tcPr>
                <w:p w14:paraId="1AF1852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3E8E1E3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6D29A67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E389C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3F108A9" w14:textId="77777777" w:rsidTr="00331406">
              <w:trPr>
                <w:trHeight w:val="300"/>
              </w:trPr>
              <w:tc>
                <w:tcPr>
                  <w:tcW w:w="2722" w:type="dxa"/>
                  <w:vMerge/>
                  <w:vAlign w:val="center"/>
                </w:tcPr>
                <w:p w14:paraId="4CCBF45A" w14:textId="77777777" w:rsidR="00693E35" w:rsidRPr="006145DB" w:rsidRDefault="00693E35" w:rsidP="000343B6">
                  <w:pPr>
                    <w:rPr>
                      <w:rFonts w:cs="Arial"/>
                      <w:sz w:val="16"/>
                      <w:szCs w:val="16"/>
                    </w:rPr>
                  </w:pPr>
                </w:p>
              </w:tc>
              <w:tc>
                <w:tcPr>
                  <w:tcW w:w="1701" w:type="dxa"/>
                  <w:vAlign w:val="center"/>
                </w:tcPr>
                <w:p w14:paraId="4769F4C4" w14:textId="77777777" w:rsidR="00693E35" w:rsidRPr="006145DB" w:rsidRDefault="00693E35" w:rsidP="000343B6">
                  <w:pPr>
                    <w:jc w:val="center"/>
                    <w:rPr>
                      <w:rFonts w:eastAsia="Arial" w:cs="Arial"/>
                      <w:sz w:val="16"/>
                      <w:szCs w:val="16"/>
                    </w:rPr>
                  </w:pPr>
                  <w:r w:rsidRPr="006145DB">
                    <w:rPr>
                      <w:rFonts w:eastAsia="Arial" w:cs="Arial"/>
                      <w:sz w:val="16"/>
                      <w:szCs w:val="16"/>
                    </w:rPr>
                    <w:t>Base de Jóvenes Preinscritos / Registros administrativos</w:t>
                  </w:r>
                </w:p>
              </w:tc>
              <w:tc>
                <w:tcPr>
                  <w:tcW w:w="1276" w:type="dxa"/>
                  <w:vAlign w:val="center"/>
                </w:tcPr>
                <w:p w14:paraId="46DFD566" w14:textId="77777777" w:rsidR="00693E35" w:rsidRPr="006145DB" w:rsidRDefault="00693E35" w:rsidP="000343B6">
                  <w:pPr>
                    <w:jc w:val="center"/>
                    <w:rPr>
                      <w:rFonts w:eastAsia="Arial" w:cs="Arial"/>
                      <w:sz w:val="16"/>
                      <w:szCs w:val="16"/>
                    </w:rPr>
                  </w:pPr>
                  <w:r w:rsidRPr="006145DB">
                    <w:rPr>
                      <w:rFonts w:eastAsia="Arial" w:cs="Arial"/>
                      <w:sz w:val="16"/>
                      <w:szCs w:val="16"/>
                    </w:rPr>
                    <w:t>Demanda</w:t>
                  </w:r>
                </w:p>
              </w:tc>
              <w:tc>
                <w:tcPr>
                  <w:tcW w:w="1702" w:type="dxa"/>
                  <w:vAlign w:val="center"/>
                </w:tcPr>
                <w:p w14:paraId="140A8DDD" w14:textId="77777777" w:rsidR="00693E35" w:rsidRPr="006145DB" w:rsidRDefault="00693E35" w:rsidP="000343B6">
                  <w:pPr>
                    <w:jc w:val="center"/>
                    <w:rPr>
                      <w:rFonts w:eastAsia="Arial" w:cs="Arial"/>
                      <w:sz w:val="16"/>
                      <w:szCs w:val="16"/>
                    </w:rPr>
                  </w:pPr>
                  <w:r w:rsidRPr="006145DB">
                    <w:rPr>
                      <w:rFonts w:eastAsia="Arial" w:cs="Arial"/>
                      <w:sz w:val="16"/>
                      <w:szCs w:val="16"/>
                    </w:rPr>
                    <w:t>Subdirección para la Juventud</w:t>
                  </w:r>
                </w:p>
              </w:tc>
            </w:tr>
            <w:tr w:rsidR="005B435E" w:rsidRPr="006145DB" w14:paraId="2816AAB5" w14:textId="77777777" w:rsidTr="00331406">
              <w:trPr>
                <w:trHeight w:val="300"/>
              </w:trPr>
              <w:tc>
                <w:tcPr>
                  <w:tcW w:w="2722" w:type="dxa"/>
                  <w:vMerge/>
                  <w:vAlign w:val="center"/>
                </w:tcPr>
                <w:p w14:paraId="00E63023" w14:textId="77777777" w:rsidR="00693E35" w:rsidRPr="006145DB" w:rsidRDefault="00693E35" w:rsidP="000343B6">
                  <w:pPr>
                    <w:jc w:val="both"/>
                    <w:rPr>
                      <w:rFonts w:eastAsia="Arial" w:cs="Arial"/>
                      <w:sz w:val="16"/>
                      <w:szCs w:val="16"/>
                    </w:rPr>
                  </w:pPr>
                </w:p>
              </w:tc>
              <w:tc>
                <w:tcPr>
                  <w:tcW w:w="1701" w:type="dxa"/>
                  <w:vAlign w:val="center"/>
                </w:tcPr>
                <w:p w14:paraId="19D1623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SIRBE</w:t>
                  </w:r>
                </w:p>
              </w:tc>
              <w:tc>
                <w:tcPr>
                  <w:tcW w:w="1276" w:type="dxa"/>
                  <w:vAlign w:val="center"/>
                </w:tcPr>
                <w:p w14:paraId="10B0C37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6847DDD9"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Secretaria Distrital de Integración Social - SDIS</w:t>
                  </w:r>
                </w:p>
              </w:tc>
            </w:tr>
            <w:tr w:rsidR="005B435E" w:rsidRPr="006145DB" w14:paraId="5BC340A0" w14:textId="77777777" w:rsidTr="00331406">
              <w:trPr>
                <w:trHeight w:val="300"/>
              </w:trPr>
              <w:tc>
                <w:tcPr>
                  <w:tcW w:w="2722" w:type="dxa"/>
                  <w:vMerge w:val="restart"/>
                  <w:vAlign w:val="center"/>
                </w:tcPr>
                <w:p w14:paraId="089FADE2" w14:textId="77777777" w:rsidR="00693E35" w:rsidRPr="006145DB" w:rsidRDefault="00693E35" w:rsidP="000343B6">
                  <w:pPr>
                    <w:tabs>
                      <w:tab w:val="left" w:pos="709"/>
                    </w:tabs>
                    <w:contextualSpacing/>
                    <w:jc w:val="both"/>
                    <w:rPr>
                      <w:rFonts w:cs="Arial"/>
                      <w:sz w:val="16"/>
                      <w:szCs w:val="16"/>
                      <w:lang w:eastAsia="es-CO"/>
                    </w:rPr>
                  </w:pPr>
                  <w:r w:rsidRPr="006145DB">
                    <w:rPr>
                      <w:rFonts w:eastAsia="Arial" w:cs="Arial"/>
                      <w:sz w:val="16"/>
                      <w:szCs w:val="16"/>
                    </w:rPr>
                    <w:t>Persona residente en la ciudad de Bogotá.</w:t>
                  </w:r>
                </w:p>
              </w:tc>
              <w:tc>
                <w:tcPr>
                  <w:tcW w:w="1701" w:type="dxa"/>
                  <w:vAlign w:val="center"/>
                </w:tcPr>
                <w:p w14:paraId="70DE7F8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SISBÉN IV de Bogotá</w:t>
                  </w:r>
                </w:p>
              </w:tc>
              <w:tc>
                <w:tcPr>
                  <w:tcW w:w="1276" w:type="dxa"/>
                  <w:vAlign w:val="center"/>
                </w:tcPr>
                <w:p w14:paraId="22D05D3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95509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31426902"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0E29A7CC" w14:textId="77777777" w:rsidTr="00331406">
              <w:trPr>
                <w:trHeight w:val="300"/>
              </w:trPr>
              <w:tc>
                <w:tcPr>
                  <w:tcW w:w="2722" w:type="dxa"/>
                  <w:vMerge/>
                  <w:vAlign w:val="center"/>
                </w:tcPr>
                <w:p w14:paraId="6C931E3A"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62FB8AAF"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67043FE7"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914631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02B5C7FE" w14:textId="77777777" w:rsidTr="00331406">
              <w:trPr>
                <w:trHeight w:val="300"/>
              </w:trPr>
              <w:tc>
                <w:tcPr>
                  <w:tcW w:w="2722" w:type="dxa"/>
                  <w:vMerge w:val="restart"/>
                  <w:vAlign w:val="center"/>
                </w:tcPr>
                <w:p w14:paraId="6F16F30E"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extrema, clasificación A1 hasta A5.</w:t>
                  </w:r>
                </w:p>
              </w:tc>
              <w:tc>
                <w:tcPr>
                  <w:tcW w:w="1701" w:type="dxa"/>
                  <w:vAlign w:val="center"/>
                </w:tcPr>
                <w:p w14:paraId="5E7757E5"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276" w:type="dxa"/>
                  <w:vAlign w:val="center"/>
                </w:tcPr>
                <w:p w14:paraId="2373D71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105518"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439D403A"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2AE6B5CC" w14:textId="77777777" w:rsidTr="00331406">
              <w:trPr>
                <w:trHeight w:val="300"/>
              </w:trPr>
              <w:tc>
                <w:tcPr>
                  <w:tcW w:w="2722" w:type="dxa"/>
                  <w:vMerge/>
                  <w:vAlign w:val="center"/>
                </w:tcPr>
                <w:p w14:paraId="12C6035D"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517BC115"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13AB1940"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5F45ED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110BC79" w14:textId="77777777" w:rsidTr="00331406">
              <w:trPr>
                <w:trHeight w:val="300"/>
              </w:trPr>
              <w:tc>
                <w:tcPr>
                  <w:tcW w:w="2722" w:type="dxa"/>
                  <w:vMerge w:val="restart"/>
                  <w:vAlign w:val="center"/>
                </w:tcPr>
                <w:p w14:paraId="6FD91139"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moderada, clasificación B1 hasta B7.</w:t>
                  </w:r>
                </w:p>
              </w:tc>
              <w:tc>
                <w:tcPr>
                  <w:tcW w:w="1701" w:type="dxa"/>
                  <w:vAlign w:val="center"/>
                </w:tcPr>
                <w:p w14:paraId="7576A7CC"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276" w:type="dxa"/>
                  <w:vAlign w:val="center"/>
                </w:tcPr>
                <w:p w14:paraId="6410331F"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p w14:paraId="5C8609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1D235F6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6A882BE5" w14:textId="77777777" w:rsidTr="00331406">
              <w:trPr>
                <w:trHeight w:val="300"/>
              </w:trPr>
              <w:tc>
                <w:tcPr>
                  <w:tcW w:w="2722" w:type="dxa"/>
                  <w:vMerge/>
                  <w:vAlign w:val="center"/>
                </w:tcPr>
                <w:p w14:paraId="2A1B7308"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7A18C428"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232A32F6"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tc>
              <w:tc>
                <w:tcPr>
                  <w:tcW w:w="1702" w:type="dxa"/>
                  <w:vAlign w:val="center"/>
                </w:tcPr>
                <w:p w14:paraId="24F1C7BC"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6CF557E5" w14:textId="77777777" w:rsidTr="00331406">
              <w:trPr>
                <w:trHeight w:val="300"/>
              </w:trPr>
              <w:tc>
                <w:tcPr>
                  <w:tcW w:w="2722" w:type="dxa"/>
                  <w:vMerge w:val="restart"/>
                  <w:vAlign w:val="center"/>
                </w:tcPr>
                <w:p w14:paraId="0508DDAA"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en situación de vulnerabilidad por inseguridad alimentaria, clasificación C1 hasta C9.</w:t>
                  </w:r>
                </w:p>
              </w:tc>
              <w:tc>
                <w:tcPr>
                  <w:tcW w:w="1701" w:type="dxa"/>
                  <w:vAlign w:val="center"/>
                </w:tcPr>
                <w:p w14:paraId="402C84B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  ,</w:t>
                  </w:r>
                </w:p>
              </w:tc>
              <w:tc>
                <w:tcPr>
                  <w:tcW w:w="1276" w:type="dxa"/>
                  <w:vAlign w:val="center"/>
                </w:tcPr>
                <w:p w14:paraId="06EB7483"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p w14:paraId="11E182E2" w14:textId="77777777" w:rsidR="00693E35" w:rsidRPr="006145DB" w:rsidRDefault="00693E35" w:rsidP="000343B6">
                  <w:pPr>
                    <w:jc w:val="center"/>
                    <w:rPr>
                      <w:rFonts w:eastAsia="Arial" w:cs="Arial"/>
                      <w:sz w:val="16"/>
                      <w:szCs w:val="18"/>
                    </w:rPr>
                  </w:pPr>
                  <w:r w:rsidRPr="006145DB">
                    <w:rPr>
                      <w:rFonts w:eastAsia="Arial" w:cs="Arial"/>
                      <w:sz w:val="16"/>
                      <w:szCs w:val="18"/>
                    </w:rPr>
                    <w:t>(mes vencido)</w:t>
                  </w:r>
                </w:p>
              </w:tc>
              <w:tc>
                <w:tcPr>
                  <w:tcW w:w="1702" w:type="dxa"/>
                  <w:vAlign w:val="center"/>
                </w:tcPr>
                <w:p w14:paraId="1366E1E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B435E" w:rsidRPr="006145DB" w14:paraId="139D27EF" w14:textId="77777777" w:rsidTr="00331406">
              <w:trPr>
                <w:trHeight w:val="300"/>
              </w:trPr>
              <w:tc>
                <w:tcPr>
                  <w:tcW w:w="2722" w:type="dxa"/>
                  <w:vMerge/>
                  <w:vAlign w:val="center"/>
                </w:tcPr>
                <w:p w14:paraId="1B39EB7F"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180C31FE"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26E6A25C"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tc>
              <w:tc>
                <w:tcPr>
                  <w:tcW w:w="1702" w:type="dxa"/>
                  <w:vAlign w:val="center"/>
                </w:tcPr>
                <w:p w14:paraId="78EF69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bookmarkEnd w:id="120"/>
            <w:tr w:rsidR="005B435E" w:rsidRPr="006145DB" w14:paraId="38E90A16" w14:textId="77777777" w:rsidTr="00331406">
              <w:trPr>
                <w:trHeight w:val="300"/>
              </w:trPr>
              <w:tc>
                <w:tcPr>
                  <w:tcW w:w="2722" w:type="dxa"/>
                  <w:vAlign w:val="center"/>
                </w:tcPr>
                <w:p w14:paraId="0F11AF0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 Gitano</w:t>
                  </w:r>
                  <w:r w:rsidRPr="006145DB">
                    <w:rPr>
                      <w:rFonts w:cs="Arial"/>
                      <w:sz w:val="16"/>
                      <w:szCs w:val="18"/>
                    </w:rPr>
                    <w:t>,</w:t>
                  </w:r>
                  <w:r w:rsidRPr="006145DB">
                    <w:rPr>
                      <w:rFonts w:cs="Arial"/>
                      <w:sz w:val="16"/>
                      <w:szCs w:val="18"/>
                      <w:shd w:val="clear" w:color="auto" w:fill="FFFFFF"/>
                    </w:rPr>
                    <w:t xml:space="preserve">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34736F2A"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 y Rrom Gitano</w:t>
                  </w:r>
                </w:p>
              </w:tc>
              <w:tc>
                <w:tcPr>
                  <w:tcW w:w="1276" w:type="dxa"/>
                  <w:vAlign w:val="center"/>
                </w:tcPr>
                <w:p w14:paraId="4B7C61C5"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7DBF8F4A"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B435E" w:rsidRPr="006145DB" w14:paraId="7B3F8B5D" w14:textId="77777777" w:rsidTr="00331406">
              <w:trPr>
                <w:trHeight w:val="300"/>
              </w:trPr>
              <w:tc>
                <w:tcPr>
                  <w:tcW w:w="2722" w:type="dxa"/>
                  <w:vAlign w:val="center"/>
                </w:tcPr>
                <w:p w14:paraId="5F34BFBD"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5AC9606"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490407EC"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3AB0B4D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276" w:type="dxa"/>
                  <w:vAlign w:val="center"/>
                </w:tcPr>
                <w:p w14:paraId="28174AB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No Disponible</w:t>
                  </w:r>
                </w:p>
              </w:tc>
              <w:tc>
                <w:tcPr>
                  <w:tcW w:w="1702" w:type="dxa"/>
                  <w:vAlign w:val="center"/>
                </w:tcPr>
                <w:p w14:paraId="209B274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ptos" w:cs="Arial"/>
                      <w:sz w:val="16"/>
                      <w:szCs w:val="18"/>
                    </w:rPr>
                    <w:t>Dirección de Asuntos Étnicos. Secretaría Distrital de Gobierno</w:t>
                  </w:r>
                </w:p>
              </w:tc>
            </w:tr>
            <w:tr w:rsidR="005B435E" w:rsidRPr="006145DB" w14:paraId="0313E5E0" w14:textId="77777777" w:rsidTr="00331406">
              <w:trPr>
                <w:trHeight w:val="300"/>
              </w:trPr>
              <w:tc>
                <w:tcPr>
                  <w:tcW w:w="2722" w:type="dxa"/>
                  <w:vAlign w:val="center"/>
                </w:tcPr>
                <w:p w14:paraId="4FD2592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53B4373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43B71C56"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62C6E389"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6CFB4C4C" w14:textId="77777777" w:rsidTr="00331406">
              <w:trPr>
                <w:trHeight w:val="300"/>
              </w:trPr>
              <w:tc>
                <w:tcPr>
                  <w:tcW w:w="2722" w:type="dxa"/>
                  <w:vAlign w:val="center"/>
                </w:tcPr>
                <w:p w14:paraId="2D667374"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68020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0721E18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39D64AAB"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26E2DA65" w14:textId="77777777" w:rsidTr="00331406">
              <w:trPr>
                <w:trHeight w:val="300"/>
              </w:trPr>
              <w:tc>
                <w:tcPr>
                  <w:tcW w:w="2722" w:type="dxa"/>
                  <w:vAlign w:val="center"/>
                </w:tcPr>
                <w:p w14:paraId="7FAAF911"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5D21EBF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79659CF8"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A43D22D"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7E976D2B" w14:textId="77777777" w:rsidTr="00331406">
              <w:trPr>
                <w:trHeight w:val="300"/>
              </w:trPr>
              <w:tc>
                <w:tcPr>
                  <w:tcW w:w="2722" w:type="dxa"/>
                  <w:tcBorders>
                    <w:bottom w:val="single" w:sz="4" w:space="0" w:color="auto"/>
                  </w:tcBorders>
                  <w:vAlign w:val="center"/>
                </w:tcPr>
                <w:p w14:paraId="67E12A8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442A8FEF"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276" w:type="dxa"/>
                  <w:tcBorders>
                    <w:bottom w:val="single" w:sz="4" w:space="0" w:color="auto"/>
                  </w:tcBorders>
                  <w:vAlign w:val="center"/>
                </w:tcPr>
                <w:p w14:paraId="2FE09174"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tcBorders>
                    <w:bottom w:val="single" w:sz="4" w:space="0" w:color="auto"/>
                  </w:tcBorders>
                  <w:vAlign w:val="center"/>
                </w:tcPr>
                <w:p w14:paraId="5538C982"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5F55C816" w14:textId="77777777" w:rsidTr="00331406">
              <w:trPr>
                <w:trHeight w:val="300"/>
              </w:trPr>
              <w:tc>
                <w:tcPr>
                  <w:tcW w:w="2722" w:type="dxa"/>
                  <w:tcBorders>
                    <w:bottom w:val="nil"/>
                  </w:tcBorders>
                  <w:vAlign w:val="center"/>
                </w:tcPr>
                <w:p w14:paraId="12440EDF" w14:textId="77777777" w:rsidR="00693E35" w:rsidRPr="006145DB" w:rsidRDefault="00693E35" w:rsidP="000343B6">
                  <w:pPr>
                    <w:tabs>
                      <w:tab w:val="left" w:pos="709"/>
                    </w:tabs>
                    <w:contextualSpacing/>
                    <w:jc w:val="both"/>
                    <w:rPr>
                      <w:rFonts w:cs="Arial"/>
                      <w:sz w:val="16"/>
                      <w:szCs w:val="18"/>
                    </w:rPr>
                  </w:pPr>
                  <w:r w:rsidRPr="006145DB">
                    <w:rPr>
                      <w:rFonts w:cs="Arial"/>
                      <w:sz w:val="16"/>
                      <w:szCs w:val="18"/>
                    </w:rPr>
                    <w:t>Persona que vive en residencias tipo paga diarios.</w:t>
                  </w:r>
                </w:p>
              </w:tc>
              <w:tc>
                <w:tcPr>
                  <w:tcW w:w="1701" w:type="dxa"/>
                  <w:tcBorders>
                    <w:bottom w:val="nil"/>
                  </w:tcBorders>
                  <w:vAlign w:val="center"/>
                </w:tcPr>
                <w:p w14:paraId="57FB4B6A"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276" w:type="dxa"/>
                  <w:tcBorders>
                    <w:bottom w:val="nil"/>
                  </w:tcBorders>
                  <w:vAlign w:val="center"/>
                </w:tcPr>
                <w:p w14:paraId="5E890982"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Vigente</w:t>
                  </w:r>
                </w:p>
              </w:tc>
              <w:tc>
                <w:tcPr>
                  <w:tcW w:w="1702" w:type="dxa"/>
                  <w:tcBorders>
                    <w:bottom w:val="nil"/>
                  </w:tcBorders>
                  <w:vAlign w:val="center"/>
                </w:tcPr>
                <w:p w14:paraId="4A3E9E90"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bl>
          <w:p w14:paraId="78E9E2A8"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38CFED2D" w14:textId="77777777" w:rsidTr="002C665D">
        <w:trPr>
          <w:trHeight w:val="50"/>
          <w:jc w:val="center"/>
        </w:trPr>
        <w:tc>
          <w:tcPr>
            <w:tcW w:w="1838" w:type="dxa"/>
            <w:vMerge w:val="restart"/>
            <w:tcBorders>
              <w:right w:val="single" w:sz="4" w:space="0" w:color="auto"/>
            </w:tcBorders>
            <w:vAlign w:val="center"/>
          </w:tcPr>
          <w:p w14:paraId="5DBF67B7" w14:textId="77777777" w:rsidR="00693E35" w:rsidRPr="006145DB" w:rsidRDefault="00693E35" w:rsidP="000343B6">
            <w:pPr>
              <w:spacing w:after="0" w:line="240" w:lineRule="auto"/>
              <w:rPr>
                <w:rFonts w:cs="Arial"/>
                <w:sz w:val="20"/>
                <w:szCs w:val="18"/>
                <w:lang w:eastAsia="es-CO"/>
              </w:rPr>
            </w:pPr>
            <w:r w:rsidRPr="006145DB">
              <w:rPr>
                <w:rFonts w:cs="Arial"/>
                <w:sz w:val="20"/>
              </w:rPr>
              <w:br w:type="page"/>
            </w:r>
            <w:r w:rsidRPr="006145DB">
              <w:rPr>
                <w:rFonts w:eastAsia="Arial" w:cs="Arial"/>
                <w:sz w:val="20"/>
                <w:szCs w:val="20"/>
                <w:lang w:eastAsia="es-CO"/>
              </w:rPr>
              <w:t>Criterios de Priorización y Fuentes de Información</w:t>
            </w:r>
          </w:p>
        </w:tc>
        <w:tc>
          <w:tcPr>
            <w:tcW w:w="7655" w:type="dxa"/>
            <w:tcBorders>
              <w:top w:val="single" w:sz="4" w:space="0" w:color="auto"/>
              <w:left w:val="single" w:sz="4" w:space="0" w:color="auto"/>
              <w:bottom w:val="nil"/>
              <w:right w:val="single" w:sz="4" w:space="0" w:color="auto"/>
            </w:tcBorders>
            <w:vAlign w:val="center"/>
          </w:tcPr>
          <w:p w14:paraId="12FAC122"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24517183" w14:textId="77777777" w:rsidTr="002C665D">
        <w:trPr>
          <w:trHeight w:val="422"/>
          <w:jc w:val="center"/>
        </w:trPr>
        <w:tc>
          <w:tcPr>
            <w:tcW w:w="1838" w:type="dxa"/>
            <w:vMerge/>
            <w:tcBorders>
              <w:right w:val="single" w:sz="4" w:space="0" w:color="auto"/>
            </w:tcBorders>
            <w:vAlign w:val="center"/>
          </w:tcPr>
          <w:p w14:paraId="1BCA9730" w14:textId="77777777" w:rsidR="00693E35" w:rsidRPr="006145DB" w:rsidRDefault="00693E35" w:rsidP="000343B6">
            <w:pPr>
              <w:spacing w:line="240" w:lineRule="auto"/>
              <w:rPr>
                <w:rFonts w:cs="Arial"/>
                <w:sz w:val="18"/>
                <w:szCs w:val="18"/>
                <w:lang w:eastAsia="es-CO"/>
              </w:rPr>
            </w:pPr>
          </w:p>
        </w:tc>
        <w:tc>
          <w:tcPr>
            <w:tcW w:w="7655" w:type="dxa"/>
            <w:tcBorders>
              <w:top w:val="nil"/>
              <w:left w:val="single" w:sz="4" w:space="0" w:color="auto"/>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6145DB" w14:paraId="6E276DC6" w14:textId="77777777" w:rsidTr="00331406">
              <w:trPr>
                <w:trHeight w:val="340"/>
              </w:trPr>
              <w:tc>
                <w:tcPr>
                  <w:tcW w:w="2722" w:type="dxa"/>
                  <w:vAlign w:val="center"/>
                </w:tcPr>
                <w:p w14:paraId="4616DC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Priorización</w:t>
                  </w:r>
                </w:p>
              </w:tc>
              <w:tc>
                <w:tcPr>
                  <w:tcW w:w="1701" w:type="dxa"/>
                  <w:vAlign w:val="center"/>
                </w:tcPr>
                <w:p w14:paraId="76289380"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0DAF7B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201559E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B435E" w:rsidRPr="006145DB" w14:paraId="77845CA3" w14:textId="77777777" w:rsidTr="00331406">
              <w:trPr>
                <w:trHeight w:val="225"/>
              </w:trPr>
              <w:tc>
                <w:tcPr>
                  <w:tcW w:w="2722" w:type="dxa"/>
                </w:tcPr>
                <w:p w14:paraId="79AB4A39" w14:textId="77777777" w:rsidR="00693E35" w:rsidRPr="006145DB" w:rsidRDefault="00693E35" w:rsidP="000343B6">
                  <w:pPr>
                    <w:jc w:val="both"/>
                    <w:rPr>
                      <w:rFonts w:eastAsia="Arial" w:cs="Arial"/>
                      <w:sz w:val="16"/>
                      <w:szCs w:val="18"/>
                    </w:rPr>
                  </w:pPr>
                  <w:r w:rsidRPr="006145DB">
                    <w:rPr>
                      <w:rFonts w:cs="Arial"/>
                      <w:sz w:val="16"/>
                      <w:szCs w:val="18"/>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sz w:val="16"/>
                      <w:szCs w:val="18"/>
                      <w:lang w:val="es"/>
                    </w:rPr>
                    <w:t xml:space="preserve"> </w:t>
                  </w:r>
                </w:p>
              </w:tc>
              <w:tc>
                <w:tcPr>
                  <w:tcW w:w="1701" w:type="dxa"/>
                  <w:vAlign w:val="center"/>
                </w:tcPr>
                <w:p w14:paraId="3B4B724E"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Registro Único de Victimas – RUV de la Unidad Administrativa Especial para la Atención y Reparación Integral de las Víctimas</w:t>
                  </w:r>
                </w:p>
              </w:tc>
              <w:tc>
                <w:tcPr>
                  <w:tcW w:w="1276" w:type="dxa"/>
                  <w:vAlign w:val="center"/>
                </w:tcPr>
                <w:p w14:paraId="586CEF14"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Trimestral</w:t>
                  </w:r>
                </w:p>
              </w:tc>
              <w:tc>
                <w:tcPr>
                  <w:tcW w:w="1702" w:type="dxa"/>
                  <w:vAlign w:val="center"/>
                </w:tcPr>
                <w:p w14:paraId="661CBCD0" w14:textId="77777777" w:rsidR="00693E35" w:rsidRPr="006145DB" w:rsidRDefault="00693E35" w:rsidP="000343B6">
                  <w:pPr>
                    <w:jc w:val="center"/>
                    <w:rPr>
                      <w:rFonts w:cs="Arial"/>
                      <w:sz w:val="16"/>
                      <w:szCs w:val="18"/>
                      <w:lang w:eastAsia="es-CO"/>
                    </w:rPr>
                  </w:pPr>
                  <w:r w:rsidRPr="006145DB">
                    <w:rPr>
                      <w:rFonts w:eastAsia="Arial" w:cs="Arial"/>
                      <w:sz w:val="16"/>
                      <w:szCs w:val="18"/>
                      <w:lang w:eastAsia="es-CO"/>
                    </w:rPr>
                    <w:t>Oficina Consejería Distrital de Paz Víctimas y Reconciliación</w:t>
                  </w:r>
                </w:p>
              </w:tc>
            </w:tr>
            <w:tr w:rsidR="005B435E" w:rsidRPr="006145DB" w14:paraId="568E4279" w14:textId="77777777" w:rsidTr="00331406">
              <w:trPr>
                <w:trHeight w:val="235"/>
              </w:trPr>
              <w:tc>
                <w:tcPr>
                  <w:tcW w:w="2722" w:type="dxa"/>
                  <w:tcBorders>
                    <w:bottom w:val="single" w:sz="4" w:space="0" w:color="auto"/>
                  </w:tcBorders>
                  <w:vAlign w:val="center"/>
                </w:tcPr>
                <w:p w14:paraId="2BE2DAB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lang w:eastAsia="es-CO"/>
                    </w:rPr>
                    <w:t>Persona que se identifique como Mujer.</w:t>
                  </w:r>
                </w:p>
              </w:tc>
              <w:tc>
                <w:tcPr>
                  <w:tcW w:w="1701" w:type="dxa"/>
                  <w:tcBorders>
                    <w:bottom w:val="single" w:sz="4" w:space="0" w:color="auto"/>
                  </w:tcBorders>
                  <w:vAlign w:val="center"/>
                </w:tcPr>
                <w:p w14:paraId="38EC8D5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SISBEN IV de Bogotá</w:t>
                  </w:r>
                </w:p>
              </w:tc>
              <w:tc>
                <w:tcPr>
                  <w:tcW w:w="1276" w:type="dxa"/>
                  <w:tcBorders>
                    <w:bottom w:val="single" w:sz="4" w:space="0" w:color="auto"/>
                  </w:tcBorders>
                  <w:vAlign w:val="center"/>
                </w:tcPr>
                <w:p w14:paraId="65F7490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 xml:space="preserve">Mensual </w:t>
                  </w:r>
                </w:p>
                <w:p w14:paraId="5AB9662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(mes vencido)</w:t>
                  </w:r>
                </w:p>
              </w:tc>
              <w:tc>
                <w:tcPr>
                  <w:tcW w:w="1702" w:type="dxa"/>
                  <w:tcBorders>
                    <w:bottom w:val="single" w:sz="4" w:space="0" w:color="auto"/>
                  </w:tcBorders>
                  <w:vAlign w:val="center"/>
                </w:tcPr>
                <w:p w14:paraId="1590295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r w:rsidR="005B435E" w:rsidRPr="006145DB" w14:paraId="5FFFF1D3" w14:textId="77777777" w:rsidTr="00331406">
              <w:trPr>
                <w:trHeight w:val="619"/>
              </w:trPr>
              <w:tc>
                <w:tcPr>
                  <w:tcW w:w="2722" w:type="dxa"/>
                  <w:vMerge w:val="restart"/>
                  <w:vAlign w:val="center"/>
                </w:tcPr>
                <w:p w14:paraId="2A98F652" w14:textId="77777777" w:rsidR="00693E35" w:rsidRPr="006145DB" w:rsidRDefault="00693E35" w:rsidP="000343B6">
                  <w:pPr>
                    <w:tabs>
                      <w:tab w:val="left" w:pos="709"/>
                    </w:tabs>
                    <w:rPr>
                      <w:rFonts w:eastAsia="Arial" w:cs="Arial"/>
                      <w:sz w:val="16"/>
                      <w:szCs w:val="18"/>
                      <w:lang w:val="es"/>
                    </w:rPr>
                  </w:pPr>
                  <w:r w:rsidRPr="006145DB">
                    <w:rPr>
                      <w:rFonts w:eastAsia="Arial" w:cs="Arial"/>
                      <w:sz w:val="16"/>
                      <w:szCs w:val="18"/>
                      <w:lang w:val="es"/>
                    </w:rPr>
                    <w:t>Persona con discapacidad.</w:t>
                  </w:r>
                </w:p>
              </w:tc>
              <w:tc>
                <w:tcPr>
                  <w:tcW w:w="1701" w:type="dxa"/>
                  <w:vAlign w:val="center"/>
                </w:tcPr>
                <w:p w14:paraId="492E83E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SIRBE</w:t>
                  </w:r>
                </w:p>
              </w:tc>
              <w:tc>
                <w:tcPr>
                  <w:tcW w:w="1276" w:type="dxa"/>
                  <w:vAlign w:val="center"/>
                </w:tcPr>
                <w:p w14:paraId="18860B48"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Demanda</w:t>
                  </w:r>
                </w:p>
              </w:tc>
              <w:tc>
                <w:tcPr>
                  <w:tcW w:w="1702" w:type="dxa"/>
                  <w:vAlign w:val="center"/>
                </w:tcPr>
                <w:p w14:paraId="696B9A0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Secretaría Distrital de Integración Social - SDIS</w:t>
                  </w:r>
                </w:p>
              </w:tc>
            </w:tr>
            <w:tr w:rsidR="005B435E" w:rsidRPr="006145DB" w14:paraId="5E382E8D" w14:textId="77777777" w:rsidTr="00331406">
              <w:trPr>
                <w:trHeight w:val="833"/>
              </w:trPr>
              <w:tc>
                <w:tcPr>
                  <w:tcW w:w="2722" w:type="dxa"/>
                  <w:vMerge/>
                  <w:tcBorders>
                    <w:bottom w:val="single" w:sz="4" w:space="0" w:color="auto"/>
                  </w:tcBorders>
                </w:tcPr>
                <w:p w14:paraId="78ED2735" w14:textId="77777777" w:rsidR="00693E35" w:rsidRPr="006145DB" w:rsidRDefault="00693E35" w:rsidP="000343B6">
                  <w:pPr>
                    <w:tabs>
                      <w:tab w:val="left" w:pos="709"/>
                    </w:tabs>
                    <w:jc w:val="both"/>
                    <w:rPr>
                      <w:rFonts w:eastAsia="Arial" w:cs="Arial"/>
                      <w:sz w:val="16"/>
                      <w:szCs w:val="20"/>
                      <w:lang w:val="es"/>
                    </w:rPr>
                  </w:pPr>
                </w:p>
              </w:tc>
              <w:tc>
                <w:tcPr>
                  <w:tcW w:w="1701" w:type="dxa"/>
                  <w:tcBorders>
                    <w:bottom w:val="single" w:sz="4" w:space="0" w:color="auto"/>
                  </w:tcBorders>
                  <w:vAlign w:val="center"/>
                </w:tcPr>
                <w:p w14:paraId="3D060A40"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SISBEN IV de Bogotá</w:t>
                  </w:r>
                </w:p>
              </w:tc>
              <w:tc>
                <w:tcPr>
                  <w:tcW w:w="1276" w:type="dxa"/>
                  <w:tcBorders>
                    <w:bottom w:val="single" w:sz="4" w:space="0" w:color="auto"/>
                  </w:tcBorders>
                  <w:vAlign w:val="center"/>
                </w:tcPr>
                <w:p w14:paraId="2BC4059A" w14:textId="77777777" w:rsidR="00693E35" w:rsidRPr="006145DB" w:rsidRDefault="00693E35" w:rsidP="000343B6">
                  <w:pPr>
                    <w:tabs>
                      <w:tab w:val="left" w:pos="709"/>
                    </w:tabs>
                    <w:jc w:val="center"/>
                    <w:rPr>
                      <w:rFonts w:cs="Arial"/>
                      <w:sz w:val="16"/>
                      <w:szCs w:val="18"/>
                      <w:lang w:eastAsia="es-CO"/>
                    </w:rPr>
                  </w:pPr>
                  <w:r w:rsidRPr="006145DB">
                    <w:rPr>
                      <w:rFonts w:cs="Arial"/>
                      <w:sz w:val="16"/>
                      <w:szCs w:val="18"/>
                      <w:lang w:eastAsia="es-CO"/>
                    </w:rPr>
                    <w:t xml:space="preserve">Mensual </w:t>
                  </w:r>
                </w:p>
                <w:p w14:paraId="1A17C24F"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(mes vencido)</w:t>
                  </w:r>
                </w:p>
              </w:tc>
              <w:tc>
                <w:tcPr>
                  <w:tcW w:w="1702" w:type="dxa"/>
                  <w:tcBorders>
                    <w:bottom w:val="single" w:sz="4" w:space="0" w:color="auto"/>
                  </w:tcBorders>
                  <w:vAlign w:val="center"/>
                </w:tcPr>
                <w:p w14:paraId="1C86109E"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Secretaría Distrital de Planeación – SDP</w:t>
                  </w:r>
                </w:p>
              </w:tc>
            </w:tr>
            <w:tr w:rsidR="005B435E" w:rsidRPr="006145DB" w14:paraId="2F239A48" w14:textId="77777777" w:rsidTr="00331406">
              <w:trPr>
                <w:trHeight w:val="235"/>
              </w:trPr>
              <w:tc>
                <w:tcPr>
                  <w:tcW w:w="2722" w:type="dxa"/>
                  <w:tcBorders>
                    <w:top w:val="single" w:sz="4" w:space="0" w:color="auto"/>
                  </w:tcBorders>
                </w:tcPr>
                <w:p w14:paraId="2C5EB70F" w14:textId="5E70D6A9" w:rsidR="00693E35" w:rsidRPr="006145DB" w:rsidRDefault="00693E35" w:rsidP="000343B6">
                  <w:pPr>
                    <w:tabs>
                      <w:tab w:val="left" w:pos="709"/>
                    </w:tabs>
                    <w:contextualSpacing/>
                    <w:jc w:val="both"/>
                    <w:rPr>
                      <w:rFonts w:cs="Arial"/>
                      <w:sz w:val="16"/>
                      <w:szCs w:val="18"/>
                      <w:lang w:eastAsia="es-CO"/>
                    </w:rPr>
                  </w:pPr>
                  <w:r w:rsidRPr="006145DB">
                    <w:rPr>
                      <w:rFonts w:eastAsia="Arial" w:cs="Arial"/>
                      <w:sz w:val="16"/>
                      <w:szCs w:val="18"/>
                      <w:lang w:val="es"/>
                    </w:rPr>
                    <w:t xml:space="preserve">Personas </w:t>
                  </w:r>
                  <w:r w:rsidR="00AE29E8" w:rsidRPr="006145DB">
                    <w:rPr>
                      <w:rFonts w:eastAsia="Arial" w:cs="Arial"/>
                      <w:sz w:val="16"/>
                      <w:szCs w:val="18"/>
                      <w:lang w:val="es"/>
                    </w:rPr>
                    <w:t>A</w:t>
                  </w:r>
                  <w:r w:rsidRPr="006145DB">
                    <w:rPr>
                      <w:rFonts w:eastAsia="Arial" w:cs="Arial"/>
                      <w:sz w:val="16"/>
                      <w:szCs w:val="18"/>
                      <w:lang w:val="es"/>
                    </w:rPr>
                    <w:t>frocolombianas, registradas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tcBorders>
                  <w:vAlign w:val="center"/>
                </w:tcPr>
                <w:p w14:paraId="48A17A23"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Listados enviados por las instancias de representación y participación de comunidades Negras, Afrocolombianas en Bogotá</w:t>
                  </w:r>
                </w:p>
              </w:tc>
              <w:tc>
                <w:tcPr>
                  <w:tcW w:w="1276" w:type="dxa"/>
                  <w:tcBorders>
                    <w:top w:val="single" w:sz="4" w:space="0" w:color="auto"/>
                  </w:tcBorders>
                  <w:vAlign w:val="center"/>
                </w:tcPr>
                <w:p w14:paraId="75D779B0"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No disponible</w:t>
                  </w:r>
                </w:p>
              </w:tc>
              <w:tc>
                <w:tcPr>
                  <w:tcW w:w="1702" w:type="dxa"/>
                  <w:tcBorders>
                    <w:top w:val="single" w:sz="4" w:space="0" w:color="auto"/>
                  </w:tcBorders>
                  <w:vAlign w:val="center"/>
                </w:tcPr>
                <w:p w14:paraId="66644122"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 xml:space="preserve">Dirección de Asuntos Étnicos.  Secretaría Distrital de </w:t>
                  </w:r>
                  <w:r w:rsidRPr="006145DB">
                    <w:rPr>
                      <w:rFonts w:eastAsia="Arial" w:cs="Arial"/>
                      <w:sz w:val="16"/>
                      <w:szCs w:val="18"/>
                      <w:lang w:val="es"/>
                    </w:rPr>
                    <w:t>Gobierno</w:t>
                  </w:r>
                </w:p>
              </w:tc>
            </w:tr>
            <w:tr w:rsidR="005B435E" w:rsidRPr="006145DB" w14:paraId="3DDC2F86" w14:textId="77777777" w:rsidTr="00331406">
              <w:trPr>
                <w:trHeight w:val="235"/>
              </w:trPr>
              <w:tc>
                <w:tcPr>
                  <w:tcW w:w="2722" w:type="dxa"/>
                </w:tcPr>
                <w:p w14:paraId="03E28956"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24BB5F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Listados enviados por las instancias de representación y participación de comunidades Raizales en Bogotá</w:t>
                  </w:r>
                </w:p>
              </w:tc>
              <w:tc>
                <w:tcPr>
                  <w:tcW w:w="1276" w:type="dxa"/>
                  <w:vAlign w:val="center"/>
                </w:tcPr>
                <w:p w14:paraId="433EAD91"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No disponible</w:t>
                  </w:r>
                </w:p>
              </w:tc>
              <w:tc>
                <w:tcPr>
                  <w:tcW w:w="1702" w:type="dxa"/>
                  <w:vAlign w:val="center"/>
                </w:tcPr>
                <w:p w14:paraId="56956F5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Dirección de Asuntos Étnicos.  Secretaría Distrital de Gobierno</w:t>
                  </w:r>
                </w:p>
              </w:tc>
            </w:tr>
            <w:tr w:rsidR="005B435E" w:rsidRPr="006145DB" w14:paraId="28EBFDD8" w14:textId="77777777" w:rsidTr="00331406">
              <w:trPr>
                <w:trHeight w:val="235"/>
              </w:trPr>
              <w:tc>
                <w:tcPr>
                  <w:tcW w:w="2722" w:type="dxa"/>
                </w:tcPr>
                <w:p w14:paraId="4317EAE4"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79B040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comunidades Palenqueras en Bogotá</w:t>
                  </w:r>
                </w:p>
              </w:tc>
              <w:tc>
                <w:tcPr>
                  <w:tcW w:w="1276" w:type="dxa"/>
                  <w:vAlign w:val="center"/>
                </w:tcPr>
                <w:p w14:paraId="60F70451"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702" w:type="dxa"/>
                  <w:vAlign w:val="center"/>
                </w:tcPr>
                <w:p w14:paraId="7F6D8DF5"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Dirección de Asuntos Étnicos.  Secretaría Distrital de Gobierno</w:t>
                  </w:r>
                </w:p>
              </w:tc>
            </w:tr>
            <w:tr w:rsidR="005B435E" w:rsidRPr="006145DB" w14:paraId="3E4276A0" w14:textId="77777777" w:rsidTr="00331406">
              <w:trPr>
                <w:trHeight w:val="235"/>
              </w:trPr>
              <w:tc>
                <w:tcPr>
                  <w:tcW w:w="2722" w:type="dxa"/>
                </w:tcPr>
                <w:p w14:paraId="00761B78"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Personas Indígenas o Rrom Gitanas, registradas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086F7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Censos oficiales de comunidades étnicas: Indígena Cabildos reconocidos en la ciudad de Bogotá o Rrom Gitanas</w:t>
                  </w:r>
                </w:p>
              </w:tc>
              <w:tc>
                <w:tcPr>
                  <w:tcW w:w="1276" w:type="dxa"/>
                  <w:vAlign w:val="center"/>
                </w:tcPr>
                <w:p w14:paraId="34A8C36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2021</w:t>
                  </w:r>
                  <w:r w:rsidRPr="006145DB">
                    <w:rPr>
                      <w:rFonts w:cs="Arial"/>
                      <w:sz w:val="16"/>
                    </w:rPr>
                    <w:br/>
                  </w:r>
                  <w:r w:rsidRPr="006145DB">
                    <w:rPr>
                      <w:rFonts w:eastAsia="Arial" w:cs="Arial"/>
                      <w:sz w:val="16"/>
                      <w:szCs w:val="18"/>
                      <w:lang w:val="es"/>
                    </w:rPr>
                    <w:t xml:space="preserve"> Entrega única</w:t>
                  </w:r>
                </w:p>
              </w:tc>
              <w:tc>
                <w:tcPr>
                  <w:tcW w:w="1702" w:type="dxa"/>
                  <w:vAlign w:val="center"/>
                </w:tcPr>
                <w:p w14:paraId="495E35CB"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Ministerio del Interior</w:t>
                  </w:r>
                </w:p>
              </w:tc>
            </w:tr>
            <w:tr w:rsidR="005B435E" w:rsidRPr="006145DB" w14:paraId="5D2EF14A" w14:textId="77777777" w:rsidTr="00331406">
              <w:trPr>
                <w:trHeight w:val="235"/>
              </w:trPr>
              <w:tc>
                <w:tcPr>
                  <w:tcW w:w="2722" w:type="dxa"/>
                </w:tcPr>
                <w:p w14:paraId="16CDB5B7" w14:textId="77777777" w:rsidR="00693E35" w:rsidRPr="006145DB" w:rsidRDefault="00693E35" w:rsidP="000343B6">
                  <w:pPr>
                    <w:tabs>
                      <w:tab w:val="left" w:pos="709"/>
                    </w:tabs>
                    <w:jc w:val="both"/>
                    <w:rPr>
                      <w:rFonts w:eastAsia="Arial" w:cs="Arial"/>
                      <w:sz w:val="16"/>
                      <w:szCs w:val="18"/>
                      <w:lang w:val="es"/>
                    </w:rPr>
                  </w:pPr>
                  <w:r w:rsidRPr="006145DB">
                    <w:rPr>
                      <w:rFonts w:eastAsia="Arial" w:cs="Arial"/>
                      <w:sz w:val="16"/>
                      <w:szCs w:val="18"/>
                      <w:lang w:val="es"/>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CC0DBEF"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Listados enviados por las instancias de</w:t>
                  </w:r>
                </w:p>
                <w:p w14:paraId="3DC25157"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representación y participación de</w:t>
                  </w:r>
                </w:p>
                <w:p w14:paraId="62B757A3"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cabildos indígenas en Bogotá</w:t>
                  </w:r>
                </w:p>
              </w:tc>
              <w:tc>
                <w:tcPr>
                  <w:tcW w:w="1276" w:type="dxa"/>
                  <w:vAlign w:val="center"/>
                </w:tcPr>
                <w:p w14:paraId="2EA9EAAC" w14:textId="77777777" w:rsidR="00693E35" w:rsidRPr="006145DB" w:rsidRDefault="00693E35" w:rsidP="000343B6">
                  <w:pPr>
                    <w:jc w:val="center"/>
                    <w:rPr>
                      <w:rFonts w:eastAsia="Arial" w:cs="Arial"/>
                      <w:sz w:val="16"/>
                      <w:szCs w:val="18"/>
                    </w:rPr>
                  </w:pPr>
                  <w:r w:rsidRPr="006145DB">
                    <w:rPr>
                      <w:rFonts w:eastAsia="Arial" w:cs="Arial"/>
                      <w:sz w:val="16"/>
                      <w:szCs w:val="18"/>
                    </w:rPr>
                    <w:t>No disponible</w:t>
                  </w:r>
                </w:p>
              </w:tc>
              <w:tc>
                <w:tcPr>
                  <w:tcW w:w="1702" w:type="dxa"/>
                  <w:vAlign w:val="center"/>
                </w:tcPr>
                <w:p w14:paraId="479C95E3"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 xml:space="preserve">Dirección de Asuntos Étnicos.  Secretaría </w:t>
                  </w:r>
                  <w:r w:rsidRPr="006145DB">
                    <w:rPr>
                      <w:rFonts w:eastAsia="Arial" w:cs="Arial"/>
                      <w:sz w:val="16"/>
                      <w:szCs w:val="18"/>
                      <w:lang w:val="es"/>
                    </w:rPr>
                    <w:t xml:space="preserve">Distrital </w:t>
                  </w:r>
                  <w:r w:rsidRPr="006145DB">
                    <w:rPr>
                      <w:rFonts w:cs="Arial"/>
                      <w:sz w:val="16"/>
                      <w:szCs w:val="18"/>
                    </w:rPr>
                    <w:t>de Gobierno</w:t>
                  </w:r>
                </w:p>
              </w:tc>
            </w:tr>
            <w:tr w:rsidR="005B435E" w:rsidRPr="006145DB" w14:paraId="74398C7D" w14:textId="77777777" w:rsidTr="00331406">
              <w:trPr>
                <w:trHeight w:val="235"/>
              </w:trPr>
              <w:tc>
                <w:tcPr>
                  <w:tcW w:w="2722" w:type="dxa"/>
                </w:tcPr>
                <w:p w14:paraId="6CEB9D30"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25FA3D9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 Rrom o Gitana en Bogotá</w:t>
                  </w:r>
                </w:p>
              </w:tc>
              <w:tc>
                <w:tcPr>
                  <w:tcW w:w="1276" w:type="dxa"/>
                  <w:vAlign w:val="center"/>
                </w:tcPr>
                <w:p w14:paraId="0C18925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702" w:type="dxa"/>
                  <w:vAlign w:val="center"/>
                </w:tcPr>
                <w:p w14:paraId="25B38D1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rPr>
                    <w:t>Dirección de Asuntos Étnicos. Secretaría Distrital de Gobierno</w:t>
                  </w:r>
                </w:p>
              </w:tc>
            </w:tr>
            <w:tr w:rsidR="005B435E" w:rsidRPr="006145DB" w14:paraId="776048E3" w14:textId="77777777" w:rsidTr="00331406">
              <w:trPr>
                <w:trHeight w:val="235"/>
              </w:trPr>
              <w:tc>
                <w:tcPr>
                  <w:tcW w:w="2722" w:type="dxa"/>
                  <w:vMerge w:val="restart"/>
                  <w:vAlign w:val="center"/>
                </w:tcPr>
                <w:p w14:paraId="5ECF9A62" w14:textId="77777777" w:rsidR="00693E35" w:rsidRPr="006145DB" w:rsidRDefault="00693E35" w:rsidP="000343B6">
                  <w:pPr>
                    <w:tabs>
                      <w:tab w:val="left" w:pos="709"/>
                    </w:tabs>
                    <w:contextualSpacing/>
                    <w:jc w:val="both"/>
                    <w:rPr>
                      <w:rFonts w:eastAsia="Arial" w:cs="Arial"/>
                      <w:sz w:val="16"/>
                      <w:szCs w:val="16"/>
                      <w:lang w:val="es"/>
                    </w:rPr>
                  </w:pPr>
                  <w:r w:rsidRPr="006145DB">
                    <w:rPr>
                      <w:rFonts w:cs="Arial"/>
                      <w:sz w:val="16"/>
                      <w:szCs w:val="16"/>
                      <w:lang w:eastAsia="es-CO"/>
                    </w:rPr>
                    <w:t>Persona que habite en zona rural.</w:t>
                  </w:r>
                </w:p>
              </w:tc>
              <w:tc>
                <w:tcPr>
                  <w:tcW w:w="1701" w:type="dxa"/>
                  <w:vAlign w:val="center"/>
                </w:tcPr>
                <w:p w14:paraId="5D628EE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SISBEN IV de Bogotá</w:t>
                  </w:r>
                </w:p>
              </w:tc>
              <w:tc>
                <w:tcPr>
                  <w:tcW w:w="1276" w:type="dxa"/>
                  <w:vAlign w:val="center"/>
                </w:tcPr>
                <w:p w14:paraId="2911CE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B1C712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(mes vencido)</w:t>
                  </w:r>
                </w:p>
              </w:tc>
              <w:tc>
                <w:tcPr>
                  <w:tcW w:w="1702" w:type="dxa"/>
                  <w:vAlign w:val="center"/>
                </w:tcPr>
                <w:p w14:paraId="7D2E6186"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Secretaría Distrital de Planeación – SDP</w:t>
                  </w:r>
                </w:p>
              </w:tc>
            </w:tr>
            <w:tr w:rsidR="005B435E" w:rsidRPr="006145DB" w14:paraId="330682D7" w14:textId="77777777" w:rsidTr="00331406">
              <w:trPr>
                <w:trHeight w:val="235"/>
              </w:trPr>
              <w:tc>
                <w:tcPr>
                  <w:tcW w:w="2722" w:type="dxa"/>
                  <w:vMerge/>
                  <w:vAlign w:val="center"/>
                </w:tcPr>
                <w:p w14:paraId="43D92C5E"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7D87EE6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62D1167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A56DC2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414945C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35D2B045" w14:textId="77777777" w:rsidTr="00331406">
              <w:trPr>
                <w:trHeight w:val="235"/>
              </w:trPr>
              <w:tc>
                <w:tcPr>
                  <w:tcW w:w="2722" w:type="dxa"/>
                  <w:vMerge w:val="restart"/>
                  <w:vAlign w:val="center"/>
                </w:tcPr>
                <w:p w14:paraId="1BD637A4" w14:textId="77777777" w:rsidR="00693E35" w:rsidRPr="006145DB" w:rsidRDefault="00693E35" w:rsidP="000343B6">
                  <w:pPr>
                    <w:tabs>
                      <w:tab w:val="left" w:pos="709"/>
                    </w:tabs>
                    <w:contextualSpacing/>
                    <w:jc w:val="both"/>
                    <w:rPr>
                      <w:rFonts w:eastAsia="Arial" w:cs="Arial"/>
                      <w:strike/>
                      <w:sz w:val="16"/>
                      <w:szCs w:val="16"/>
                      <w:lang w:val="es"/>
                    </w:rPr>
                  </w:pPr>
                  <w:r w:rsidRPr="006145DB">
                    <w:rPr>
                      <w:rFonts w:cs="Arial"/>
                      <w:sz w:val="16"/>
                      <w:szCs w:val="16"/>
                      <w:lang w:eastAsia="es-CO"/>
                    </w:rPr>
                    <w:t>Persona que tenga cargas de cuidado directo.</w:t>
                  </w:r>
                </w:p>
              </w:tc>
              <w:tc>
                <w:tcPr>
                  <w:tcW w:w="1701" w:type="dxa"/>
                  <w:vAlign w:val="center"/>
                </w:tcPr>
                <w:p w14:paraId="042157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de cuidadores de personas con discapacidad</w:t>
                  </w:r>
                </w:p>
              </w:tc>
              <w:tc>
                <w:tcPr>
                  <w:tcW w:w="1276" w:type="dxa"/>
                  <w:vAlign w:val="center"/>
                </w:tcPr>
                <w:p w14:paraId="0E2BBF8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2" w:type="dxa"/>
                  <w:vAlign w:val="center"/>
                </w:tcPr>
                <w:p w14:paraId="3F5EE06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r w:rsidRPr="006145DB">
                    <w:rPr>
                      <w:rFonts w:cs="Arial"/>
                      <w:sz w:val="16"/>
                      <w:szCs w:val="16"/>
                    </w:rPr>
                    <w:t xml:space="preserve"> </w:t>
                  </w:r>
                  <w:r w:rsidRPr="006145DB">
                    <w:rPr>
                      <w:rFonts w:cs="Arial"/>
                      <w:sz w:val="16"/>
                      <w:szCs w:val="16"/>
                      <w:lang w:eastAsia="es-CO"/>
                    </w:rPr>
                    <w:t>- SDIS</w:t>
                  </w:r>
                </w:p>
              </w:tc>
            </w:tr>
            <w:tr w:rsidR="005B435E" w:rsidRPr="006145DB" w14:paraId="049E8FC8" w14:textId="77777777" w:rsidTr="00331406">
              <w:trPr>
                <w:trHeight w:val="235"/>
              </w:trPr>
              <w:tc>
                <w:tcPr>
                  <w:tcW w:w="2722" w:type="dxa"/>
                  <w:vMerge/>
                </w:tcPr>
                <w:p w14:paraId="6EC12865" w14:textId="77777777" w:rsidR="00693E35" w:rsidRPr="006145DB" w:rsidRDefault="00693E35" w:rsidP="000343B6">
                  <w:pPr>
                    <w:tabs>
                      <w:tab w:val="left" w:pos="709"/>
                    </w:tabs>
                    <w:contextualSpacing/>
                    <w:jc w:val="both"/>
                    <w:rPr>
                      <w:rFonts w:cs="Arial"/>
                      <w:sz w:val="16"/>
                      <w:szCs w:val="16"/>
                      <w:lang w:eastAsia="es-CO"/>
                    </w:rPr>
                  </w:pPr>
                </w:p>
              </w:tc>
              <w:tc>
                <w:tcPr>
                  <w:tcW w:w="1701" w:type="dxa"/>
                  <w:tcBorders>
                    <w:bottom w:val="single" w:sz="4" w:space="0" w:color="auto"/>
                  </w:tcBorders>
                  <w:vAlign w:val="center"/>
                </w:tcPr>
                <w:p w14:paraId="0337A906"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lang w:val="es"/>
                    </w:rPr>
                    <w:t>SIRBE</w:t>
                  </w:r>
                </w:p>
              </w:tc>
              <w:tc>
                <w:tcPr>
                  <w:tcW w:w="1276" w:type="dxa"/>
                  <w:tcBorders>
                    <w:bottom w:val="single" w:sz="4" w:space="0" w:color="auto"/>
                  </w:tcBorders>
                  <w:vAlign w:val="center"/>
                </w:tcPr>
                <w:p w14:paraId="095C0840"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tcBorders>
                    <w:bottom w:val="single" w:sz="4" w:space="0" w:color="auto"/>
                  </w:tcBorders>
                  <w:vAlign w:val="center"/>
                </w:tcPr>
                <w:p w14:paraId="2AB53427"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w:t>
                  </w:r>
                  <w:r w:rsidRPr="006145DB">
                    <w:rPr>
                      <w:rFonts w:cs="Arial"/>
                      <w:sz w:val="16"/>
                      <w:szCs w:val="16"/>
                    </w:rPr>
                    <w:t xml:space="preserve"> </w:t>
                  </w:r>
                  <w:r w:rsidRPr="006145DB">
                    <w:rPr>
                      <w:rFonts w:eastAsia="Arial" w:cs="Arial"/>
                      <w:sz w:val="16"/>
                      <w:szCs w:val="16"/>
                      <w:lang w:val="es"/>
                    </w:rPr>
                    <w:t>- SDIS</w:t>
                  </w:r>
                </w:p>
              </w:tc>
            </w:tr>
            <w:tr w:rsidR="005B435E" w:rsidRPr="006145DB" w14:paraId="07752321" w14:textId="77777777" w:rsidTr="00331406">
              <w:trPr>
                <w:trHeight w:val="235"/>
              </w:trPr>
              <w:tc>
                <w:tcPr>
                  <w:tcW w:w="2722" w:type="dxa"/>
                  <w:vAlign w:val="center"/>
                </w:tcPr>
                <w:p w14:paraId="51FEAB28"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egresada del Servicio Centro Forjar.</w:t>
                  </w:r>
                </w:p>
              </w:tc>
              <w:tc>
                <w:tcPr>
                  <w:tcW w:w="1701" w:type="dxa"/>
                  <w:tcBorders>
                    <w:top w:val="single" w:sz="4" w:space="0" w:color="auto"/>
                  </w:tcBorders>
                  <w:vAlign w:val="center"/>
                </w:tcPr>
                <w:p w14:paraId="31F90845"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rPr>
                    <w:t>SIRBE</w:t>
                  </w:r>
                </w:p>
              </w:tc>
              <w:tc>
                <w:tcPr>
                  <w:tcW w:w="1276" w:type="dxa"/>
                  <w:tcBorders>
                    <w:top w:val="single" w:sz="4" w:space="0" w:color="auto"/>
                  </w:tcBorders>
                  <w:vAlign w:val="center"/>
                </w:tcPr>
                <w:p w14:paraId="39BEFC0F"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lang w:val="es"/>
                    </w:rPr>
                    <w:t>Demanda</w:t>
                  </w:r>
                </w:p>
              </w:tc>
              <w:tc>
                <w:tcPr>
                  <w:tcW w:w="1702" w:type="dxa"/>
                  <w:tcBorders>
                    <w:top w:val="single" w:sz="4" w:space="0" w:color="auto"/>
                  </w:tcBorders>
                  <w:vAlign w:val="center"/>
                </w:tcPr>
                <w:p w14:paraId="6ED89FBE"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rPr>
                    <w:t>Secretaría Distrital de Integración Social - SDIS</w:t>
                  </w:r>
                </w:p>
              </w:tc>
            </w:tr>
            <w:tr w:rsidR="005B435E" w:rsidRPr="006145DB" w14:paraId="1AE8D25B" w14:textId="77777777" w:rsidTr="00331406">
              <w:trPr>
                <w:trHeight w:val="235"/>
              </w:trPr>
              <w:tc>
                <w:tcPr>
                  <w:tcW w:w="2722" w:type="dxa"/>
                  <w:vMerge w:val="restart"/>
                  <w:vAlign w:val="center"/>
                </w:tcPr>
                <w:p w14:paraId="33D15A11"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Joven jefe de hogar cuidador de menores de edad, personas mayores y/o personas con discapacidad.</w:t>
                  </w:r>
                </w:p>
              </w:tc>
              <w:tc>
                <w:tcPr>
                  <w:tcW w:w="1701" w:type="dxa"/>
                  <w:vAlign w:val="center"/>
                </w:tcPr>
                <w:p w14:paraId="0179170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6" w:type="dxa"/>
                  <w:vAlign w:val="center"/>
                </w:tcPr>
                <w:p w14:paraId="1D75C4C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A0BFB7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48B9CC8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5AA8659C" w14:textId="77777777" w:rsidTr="00331406">
              <w:trPr>
                <w:trHeight w:val="235"/>
              </w:trPr>
              <w:tc>
                <w:tcPr>
                  <w:tcW w:w="2722" w:type="dxa"/>
                  <w:vMerge/>
                </w:tcPr>
                <w:p w14:paraId="70DAA913"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0F952AB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6893E4F9"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vAlign w:val="center"/>
                </w:tcPr>
                <w:p w14:paraId="0CC41D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 - SDIS</w:t>
                  </w:r>
                </w:p>
              </w:tc>
            </w:tr>
            <w:tr w:rsidR="005B435E" w:rsidRPr="006145DB" w14:paraId="61E6D0BA" w14:textId="77777777" w:rsidTr="00331406">
              <w:trPr>
                <w:trHeight w:val="235"/>
              </w:trPr>
              <w:tc>
                <w:tcPr>
                  <w:tcW w:w="2722" w:type="dxa"/>
                  <w:vMerge w:val="restart"/>
                  <w:vAlign w:val="center"/>
                </w:tcPr>
                <w:p w14:paraId="094EFB2D"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que no esté afiliada en el sistema de seguridad social en salud.</w:t>
                  </w:r>
                </w:p>
              </w:tc>
              <w:tc>
                <w:tcPr>
                  <w:tcW w:w="1701" w:type="dxa"/>
                  <w:vAlign w:val="center"/>
                </w:tcPr>
                <w:p w14:paraId="3606973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6" w:type="dxa"/>
                  <w:vAlign w:val="center"/>
                </w:tcPr>
                <w:p w14:paraId="35E4A0E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EFCA78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5DB41DC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7A31CF26" w14:textId="77777777" w:rsidTr="00331406">
              <w:trPr>
                <w:trHeight w:val="235"/>
              </w:trPr>
              <w:tc>
                <w:tcPr>
                  <w:tcW w:w="2722" w:type="dxa"/>
                  <w:vMerge/>
                </w:tcPr>
                <w:p w14:paraId="6EE25851"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7C63191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00C605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7D2EAF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018C309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92360F6" w14:textId="77777777" w:rsidTr="00331406">
              <w:trPr>
                <w:trHeight w:val="235"/>
              </w:trPr>
              <w:tc>
                <w:tcPr>
                  <w:tcW w:w="2722" w:type="dxa"/>
                  <w:vAlign w:val="center"/>
                </w:tcPr>
                <w:p w14:paraId="63E4D60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vive en residencias tipo paga diarios.</w:t>
                  </w:r>
                </w:p>
              </w:tc>
              <w:tc>
                <w:tcPr>
                  <w:tcW w:w="1701" w:type="dxa"/>
                  <w:vAlign w:val="center"/>
                </w:tcPr>
                <w:p w14:paraId="5CF374E0"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Base de personas residentes en paga diarios</w:t>
                  </w:r>
                </w:p>
              </w:tc>
              <w:tc>
                <w:tcPr>
                  <w:tcW w:w="1276" w:type="dxa"/>
                  <w:vAlign w:val="center"/>
                </w:tcPr>
                <w:p w14:paraId="02D7A74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02" w:type="dxa"/>
                  <w:vAlign w:val="center"/>
                </w:tcPr>
                <w:p w14:paraId="2638B92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AAF9F64" w14:textId="77777777" w:rsidTr="00331406">
              <w:trPr>
                <w:trHeight w:val="586"/>
              </w:trPr>
              <w:tc>
                <w:tcPr>
                  <w:tcW w:w="2722" w:type="dxa"/>
                  <w:vMerge w:val="restart"/>
                  <w:vAlign w:val="center"/>
                </w:tcPr>
                <w:p w14:paraId="0D4BA7C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no esté vinculada al mercado laboral formal.</w:t>
                  </w:r>
                </w:p>
              </w:tc>
              <w:tc>
                <w:tcPr>
                  <w:tcW w:w="1701" w:type="dxa"/>
                  <w:vAlign w:val="center"/>
                </w:tcPr>
                <w:p w14:paraId="2A6FE15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SISBEN IV de Bogotá</w:t>
                  </w:r>
                </w:p>
              </w:tc>
              <w:tc>
                <w:tcPr>
                  <w:tcW w:w="1276" w:type="dxa"/>
                  <w:vAlign w:val="center"/>
                </w:tcPr>
                <w:p w14:paraId="2124D05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1C58D4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(mes vencido)</w:t>
                  </w:r>
                </w:p>
              </w:tc>
              <w:tc>
                <w:tcPr>
                  <w:tcW w:w="1702" w:type="dxa"/>
                  <w:vAlign w:val="center"/>
                </w:tcPr>
                <w:p w14:paraId="16DB00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5B435E" w:rsidRPr="006145DB" w14:paraId="3D9A1055" w14:textId="77777777" w:rsidTr="00331406">
              <w:trPr>
                <w:trHeight w:val="586"/>
              </w:trPr>
              <w:tc>
                <w:tcPr>
                  <w:tcW w:w="2722" w:type="dxa"/>
                  <w:vMerge/>
                  <w:tcBorders>
                    <w:bottom w:val="single" w:sz="4" w:space="0" w:color="auto"/>
                  </w:tcBorders>
                </w:tcPr>
                <w:p w14:paraId="6E82BE8E" w14:textId="77777777" w:rsidR="00693E35" w:rsidRPr="006145DB" w:rsidRDefault="00693E35" w:rsidP="000343B6">
                  <w:pPr>
                    <w:tabs>
                      <w:tab w:val="left" w:pos="709"/>
                    </w:tabs>
                    <w:contextualSpacing/>
                    <w:jc w:val="both"/>
                    <w:rPr>
                      <w:rFonts w:cs="Arial"/>
                      <w:sz w:val="16"/>
                      <w:szCs w:val="16"/>
                    </w:rPr>
                  </w:pPr>
                </w:p>
              </w:tc>
              <w:tc>
                <w:tcPr>
                  <w:tcW w:w="1701" w:type="dxa"/>
                  <w:tcBorders>
                    <w:bottom w:val="single" w:sz="4" w:space="0" w:color="auto"/>
                  </w:tcBorders>
                  <w:vAlign w:val="center"/>
                </w:tcPr>
                <w:p w14:paraId="28D537C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276" w:type="dxa"/>
                  <w:tcBorders>
                    <w:bottom w:val="single" w:sz="4" w:space="0" w:color="auto"/>
                  </w:tcBorders>
                  <w:vAlign w:val="center"/>
                </w:tcPr>
                <w:p w14:paraId="16C8F627"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3698067E"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(mes vencido)</w:t>
                  </w:r>
                </w:p>
              </w:tc>
              <w:tc>
                <w:tcPr>
                  <w:tcW w:w="1702" w:type="dxa"/>
                  <w:tcBorders>
                    <w:bottom w:val="single" w:sz="4" w:space="0" w:color="auto"/>
                  </w:tcBorders>
                  <w:vAlign w:val="center"/>
                </w:tcPr>
                <w:p w14:paraId="013DDED4"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Secretaría Distrital de Planeación – SDP</w:t>
                  </w:r>
                </w:p>
              </w:tc>
            </w:tr>
            <w:tr w:rsidR="005B435E" w:rsidRPr="006145DB" w14:paraId="3FEB3CD1" w14:textId="77777777" w:rsidTr="00331406">
              <w:trPr>
                <w:trHeight w:val="552"/>
              </w:trPr>
              <w:tc>
                <w:tcPr>
                  <w:tcW w:w="2722" w:type="dxa"/>
                  <w:tcBorders>
                    <w:bottom w:val="nil"/>
                  </w:tcBorders>
                  <w:vAlign w:val="center"/>
                </w:tcPr>
                <w:p w14:paraId="5A7151E3" w14:textId="77777777" w:rsidR="00693E35" w:rsidRPr="006145DB" w:rsidRDefault="00693E35" w:rsidP="000343B6">
                  <w:pPr>
                    <w:tabs>
                      <w:tab w:val="left" w:pos="709"/>
                    </w:tabs>
                    <w:contextualSpacing/>
                    <w:jc w:val="both"/>
                    <w:rPr>
                      <w:rFonts w:cs="Arial"/>
                      <w:sz w:val="16"/>
                      <w:szCs w:val="16"/>
                    </w:rPr>
                  </w:pPr>
                  <w:r w:rsidRPr="006145DB">
                    <w:rPr>
                      <w:rFonts w:cs="Arial"/>
                      <w:sz w:val="16"/>
                      <w:szCs w:val="16"/>
                    </w:rPr>
                    <w:t>Persona que no sea graduada de un programa de educación superior.</w:t>
                  </w:r>
                </w:p>
              </w:tc>
              <w:tc>
                <w:tcPr>
                  <w:tcW w:w="1701" w:type="dxa"/>
                  <w:tcBorders>
                    <w:bottom w:val="nil"/>
                  </w:tcBorders>
                  <w:vAlign w:val="center"/>
                </w:tcPr>
                <w:p w14:paraId="485F61EF"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276" w:type="dxa"/>
                  <w:tcBorders>
                    <w:bottom w:val="nil"/>
                  </w:tcBorders>
                  <w:vAlign w:val="center"/>
                </w:tcPr>
                <w:p w14:paraId="0E3CD9F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F822E18"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(mes vencido)</w:t>
                  </w:r>
                </w:p>
              </w:tc>
              <w:tc>
                <w:tcPr>
                  <w:tcW w:w="1702" w:type="dxa"/>
                  <w:tcBorders>
                    <w:bottom w:val="nil"/>
                  </w:tcBorders>
                  <w:vAlign w:val="center"/>
                </w:tcPr>
                <w:p w14:paraId="502F415C"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Secretaría Distrital de Planeación – SDP</w:t>
                  </w:r>
                </w:p>
              </w:tc>
            </w:tr>
          </w:tbl>
          <w:p w14:paraId="3E88E1F6"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7B81A155" w14:textId="77777777" w:rsidTr="002C665D">
        <w:trPr>
          <w:trHeight w:val="137"/>
          <w:jc w:val="center"/>
        </w:trPr>
        <w:tc>
          <w:tcPr>
            <w:tcW w:w="1838" w:type="dxa"/>
            <w:vMerge w:val="restart"/>
            <w:tcBorders>
              <w:right w:val="single" w:sz="4" w:space="0" w:color="auto"/>
            </w:tcBorders>
            <w:vAlign w:val="center"/>
          </w:tcPr>
          <w:p w14:paraId="637C6B94" w14:textId="77777777" w:rsidR="00693E35" w:rsidRPr="006145DB" w:rsidRDefault="00693E35" w:rsidP="000343B6">
            <w:pPr>
              <w:spacing w:after="0" w:line="240" w:lineRule="auto"/>
              <w:rPr>
                <w:rFonts w:cs="Arial"/>
                <w:sz w:val="20"/>
                <w:szCs w:val="20"/>
                <w:lang w:eastAsia="es-CO"/>
              </w:rPr>
            </w:pPr>
            <w:r w:rsidRPr="006145DB">
              <w:rPr>
                <w:rFonts w:eastAsia="Arial" w:cs="Arial"/>
                <w:sz w:val="20"/>
                <w:szCs w:val="20"/>
                <w:lang w:eastAsia="es-CO"/>
              </w:rPr>
              <w:t>Criterios de Ingreso y Fuentes de Información</w:t>
            </w:r>
          </w:p>
        </w:tc>
        <w:tc>
          <w:tcPr>
            <w:tcW w:w="7655" w:type="dxa"/>
            <w:tcBorders>
              <w:top w:val="single" w:sz="4" w:space="0" w:color="auto"/>
              <w:left w:val="single" w:sz="4" w:space="0" w:color="auto"/>
              <w:bottom w:val="nil"/>
              <w:right w:val="single" w:sz="4" w:space="0" w:color="auto"/>
            </w:tcBorders>
            <w:vAlign w:val="center"/>
          </w:tcPr>
          <w:p w14:paraId="3738076D"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1D4D5CDF" w14:textId="77777777" w:rsidTr="002C665D">
        <w:trPr>
          <w:trHeight w:val="737"/>
          <w:jc w:val="center"/>
        </w:trPr>
        <w:tc>
          <w:tcPr>
            <w:tcW w:w="1838" w:type="dxa"/>
            <w:vMerge/>
            <w:vAlign w:val="center"/>
          </w:tcPr>
          <w:p w14:paraId="371737AF" w14:textId="77777777" w:rsidR="00693E35" w:rsidRPr="006145DB" w:rsidRDefault="00693E35" w:rsidP="000343B6">
            <w:pPr>
              <w:spacing w:line="240" w:lineRule="auto"/>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5A2A0CF" w14:textId="77777777" w:rsidTr="00331406">
              <w:trPr>
                <w:trHeight w:val="340"/>
              </w:trPr>
              <w:tc>
                <w:tcPr>
                  <w:tcW w:w="2722" w:type="dxa"/>
                  <w:vAlign w:val="center"/>
                </w:tcPr>
                <w:p w14:paraId="10C00D8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Ingreso</w:t>
                  </w:r>
                </w:p>
              </w:tc>
              <w:tc>
                <w:tcPr>
                  <w:tcW w:w="1701" w:type="dxa"/>
                  <w:vAlign w:val="center"/>
                </w:tcPr>
                <w:p w14:paraId="32D34BB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6F0D2969"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66FA913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079FA63E" w14:textId="77777777" w:rsidTr="00331406">
              <w:trPr>
                <w:trHeight w:val="231"/>
              </w:trPr>
              <w:tc>
                <w:tcPr>
                  <w:tcW w:w="2722" w:type="dxa"/>
                  <w:vMerge w:val="restart"/>
                  <w:vAlign w:val="center"/>
                </w:tcPr>
                <w:p w14:paraId="3B000243" w14:textId="77777777" w:rsidR="00693E35" w:rsidRPr="006145DB" w:rsidRDefault="00693E35" w:rsidP="000343B6">
                  <w:pPr>
                    <w:tabs>
                      <w:tab w:val="left" w:pos="709"/>
                    </w:tabs>
                    <w:contextualSpacing/>
                    <w:jc w:val="both"/>
                    <w:rPr>
                      <w:rFonts w:eastAsia="Arial" w:cs="Arial"/>
                      <w:sz w:val="16"/>
                      <w:szCs w:val="18"/>
                      <w:lang w:eastAsia="es-CO"/>
                    </w:rPr>
                  </w:pPr>
                  <w:r w:rsidRPr="006145DB">
                    <w:rPr>
                      <w:rFonts w:eastAsia="Arial" w:cs="Arial"/>
                      <w:sz w:val="16"/>
                      <w:szCs w:val="18"/>
                    </w:rPr>
                    <w:t>Joven de 14 a 28 años.</w:t>
                  </w:r>
                </w:p>
              </w:tc>
              <w:tc>
                <w:tcPr>
                  <w:tcW w:w="1701" w:type="dxa"/>
                  <w:vAlign w:val="center"/>
                </w:tcPr>
                <w:p w14:paraId="0A638EBF"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SISBEN IV de Bogotá</w:t>
                  </w:r>
                </w:p>
              </w:tc>
              <w:tc>
                <w:tcPr>
                  <w:tcW w:w="1276" w:type="dxa"/>
                  <w:vAlign w:val="center"/>
                </w:tcPr>
                <w:p w14:paraId="2867F7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377C7F84"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(mes vencido)</w:t>
                  </w:r>
                </w:p>
              </w:tc>
              <w:tc>
                <w:tcPr>
                  <w:tcW w:w="1702" w:type="dxa"/>
                  <w:vAlign w:val="center"/>
                </w:tcPr>
                <w:p w14:paraId="3E34B8B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Secretaría Distrital de Planeación – SDP</w:t>
                  </w:r>
                </w:p>
              </w:tc>
            </w:tr>
            <w:tr w:rsidR="00562504" w:rsidRPr="006145DB" w14:paraId="4D30189B" w14:textId="77777777" w:rsidTr="00331406">
              <w:trPr>
                <w:trHeight w:val="231"/>
              </w:trPr>
              <w:tc>
                <w:tcPr>
                  <w:tcW w:w="2722" w:type="dxa"/>
                  <w:vMerge/>
                  <w:vAlign w:val="center"/>
                </w:tcPr>
                <w:p w14:paraId="12B956DE"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6B463AE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Registro Social de Hogares</w:t>
                  </w:r>
                </w:p>
              </w:tc>
              <w:tc>
                <w:tcPr>
                  <w:tcW w:w="1276" w:type="dxa"/>
                  <w:vAlign w:val="center"/>
                </w:tcPr>
                <w:p w14:paraId="004F330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965252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384F16F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24AE689D" w14:textId="77777777" w:rsidTr="00331406">
              <w:trPr>
                <w:trHeight w:val="231"/>
              </w:trPr>
              <w:tc>
                <w:tcPr>
                  <w:tcW w:w="2722" w:type="dxa"/>
                  <w:vMerge/>
                  <w:vAlign w:val="center"/>
                </w:tcPr>
                <w:p w14:paraId="492CD237"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5789750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Base de Jóvenes Preinscritos / registros administrativos</w:t>
                  </w:r>
                </w:p>
              </w:tc>
              <w:tc>
                <w:tcPr>
                  <w:tcW w:w="1276" w:type="dxa"/>
                  <w:vAlign w:val="center"/>
                </w:tcPr>
                <w:p w14:paraId="4F5A65D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5A0248C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Subdirección para la Juventud</w:t>
                  </w:r>
                </w:p>
              </w:tc>
            </w:tr>
            <w:tr w:rsidR="00562504" w:rsidRPr="006145DB" w14:paraId="32E2541B" w14:textId="77777777" w:rsidTr="00331406">
              <w:trPr>
                <w:trHeight w:val="231"/>
              </w:trPr>
              <w:tc>
                <w:tcPr>
                  <w:tcW w:w="2722" w:type="dxa"/>
                  <w:vMerge/>
                  <w:vAlign w:val="center"/>
                </w:tcPr>
                <w:p w14:paraId="51F0079B"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0060A47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SIRBE</w:t>
                  </w:r>
                </w:p>
              </w:tc>
              <w:tc>
                <w:tcPr>
                  <w:tcW w:w="1276" w:type="dxa"/>
                  <w:vAlign w:val="center"/>
                </w:tcPr>
                <w:p w14:paraId="16925D4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0811EDF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Secretaria Distrital de Integración Social.</w:t>
                  </w:r>
                </w:p>
              </w:tc>
            </w:tr>
            <w:tr w:rsidR="00562504" w:rsidRPr="006145DB" w14:paraId="49557372" w14:textId="77777777" w:rsidTr="00331406">
              <w:trPr>
                <w:trHeight w:val="231"/>
              </w:trPr>
              <w:tc>
                <w:tcPr>
                  <w:tcW w:w="2722" w:type="dxa"/>
                  <w:vMerge w:val="restart"/>
                  <w:vAlign w:val="center"/>
                </w:tcPr>
                <w:p w14:paraId="2FC1711F"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Persona residente en la ciudad de Bogotá.</w:t>
                  </w:r>
                </w:p>
              </w:tc>
              <w:tc>
                <w:tcPr>
                  <w:tcW w:w="1701" w:type="dxa"/>
                  <w:vAlign w:val="center"/>
                </w:tcPr>
                <w:p w14:paraId="2B1D921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287A88C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FDDD68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C7C5853"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136BE8E" w14:textId="77777777" w:rsidTr="00331406">
              <w:trPr>
                <w:trHeight w:val="231"/>
              </w:trPr>
              <w:tc>
                <w:tcPr>
                  <w:tcW w:w="2722" w:type="dxa"/>
                  <w:vMerge/>
                  <w:vAlign w:val="center"/>
                </w:tcPr>
                <w:p w14:paraId="6E3AA9AA"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5B8BC30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1BC5256E"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7539B08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3ABD63F8" w14:textId="77777777" w:rsidTr="00331406">
              <w:trPr>
                <w:trHeight w:val="231"/>
              </w:trPr>
              <w:tc>
                <w:tcPr>
                  <w:tcW w:w="2722" w:type="dxa"/>
                  <w:vMerge w:val="restart"/>
                  <w:vAlign w:val="center"/>
                </w:tcPr>
                <w:p w14:paraId="6C392360"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Joven en situación de pobreza extrema, pobreza moderada y/o vulnerabilidad por inseguridad alimentaria, medido por la metodología SISBEN IV de Bogotá, con clasificación de A1 hasta C9.</w:t>
                  </w:r>
                </w:p>
              </w:tc>
              <w:tc>
                <w:tcPr>
                  <w:tcW w:w="1701" w:type="dxa"/>
                  <w:vAlign w:val="center"/>
                </w:tcPr>
                <w:p w14:paraId="670F194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4948A45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02D63DC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00CEBC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08E744DE" w14:textId="77777777" w:rsidTr="00331406">
              <w:trPr>
                <w:trHeight w:val="231"/>
              </w:trPr>
              <w:tc>
                <w:tcPr>
                  <w:tcW w:w="2722" w:type="dxa"/>
                  <w:vMerge/>
                </w:tcPr>
                <w:p w14:paraId="0EB100A1"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3771EAA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28447538"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6551A9AD"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74C7782" w14:textId="77777777" w:rsidTr="00331406">
              <w:trPr>
                <w:trHeight w:val="242"/>
              </w:trPr>
              <w:tc>
                <w:tcPr>
                  <w:tcW w:w="2722" w:type="dxa"/>
                </w:tcPr>
                <w:p w14:paraId="2B49A528"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351C55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w:t>
                  </w:r>
                </w:p>
              </w:tc>
              <w:tc>
                <w:tcPr>
                  <w:tcW w:w="1276" w:type="dxa"/>
                  <w:vAlign w:val="center"/>
                </w:tcPr>
                <w:p w14:paraId="330BDA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68BD755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62504" w:rsidRPr="006145DB" w14:paraId="533399AC" w14:textId="77777777" w:rsidTr="00331406">
              <w:trPr>
                <w:trHeight w:val="242"/>
              </w:trPr>
              <w:tc>
                <w:tcPr>
                  <w:tcW w:w="2722" w:type="dxa"/>
                </w:tcPr>
                <w:p w14:paraId="5B918054"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77F50901"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0E675A3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2DFB896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276" w:type="dxa"/>
                  <w:vAlign w:val="center"/>
                </w:tcPr>
                <w:p w14:paraId="25D3F7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No disponible</w:t>
                  </w:r>
                </w:p>
              </w:tc>
              <w:tc>
                <w:tcPr>
                  <w:tcW w:w="1702" w:type="dxa"/>
                  <w:vAlign w:val="center"/>
                </w:tcPr>
                <w:p w14:paraId="4FDC5848" w14:textId="77777777" w:rsidR="00693E35" w:rsidRPr="006145DB" w:rsidRDefault="00693E35" w:rsidP="000343B6">
                  <w:pPr>
                    <w:tabs>
                      <w:tab w:val="left" w:pos="709"/>
                    </w:tabs>
                    <w:contextualSpacing/>
                    <w:jc w:val="center"/>
                    <w:rPr>
                      <w:rFonts w:eastAsia="Aptos" w:cs="Arial"/>
                      <w:sz w:val="16"/>
                      <w:szCs w:val="18"/>
                      <w:lang w:eastAsia="es-CO"/>
                    </w:rPr>
                  </w:pPr>
                  <w:r w:rsidRPr="006145DB">
                    <w:rPr>
                      <w:rFonts w:eastAsia="Arial" w:cs="Arial"/>
                      <w:sz w:val="16"/>
                      <w:szCs w:val="18"/>
                    </w:rPr>
                    <w:t>Dirección de Asuntos Étnicos. Secretaría Distrital de Gobierno</w:t>
                  </w:r>
                </w:p>
              </w:tc>
            </w:tr>
            <w:tr w:rsidR="00562504" w:rsidRPr="006145DB" w14:paraId="292F5DC3" w14:textId="77777777" w:rsidTr="00331406">
              <w:trPr>
                <w:trHeight w:val="242"/>
              </w:trPr>
              <w:tc>
                <w:tcPr>
                  <w:tcW w:w="2722" w:type="dxa"/>
                </w:tcPr>
                <w:p w14:paraId="7D9B3B50"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73F787A"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68FDC971"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6B25EE2E"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3FD1BD9A" w14:textId="77777777" w:rsidTr="00331406">
              <w:trPr>
                <w:trHeight w:val="242"/>
              </w:trPr>
              <w:tc>
                <w:tcPr>
                  <w:tcW w:w="2722" w:type="dxa"/>
                </w:tcPr>
                <w:p w14:paraId="192CCFD8"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72E4850"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759923C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0EFDF5F7"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69D9A539" w14:textId="77777777" w:rsidTr="00331406">
              <w:trPr>
                <w:trHeight w:val="242"/>
              </w:trPr>
              <w:tc>
                <w:tcPr>
                  <w:tcW w:w="2722" w:type="dxa"/>
                </w:tcPr>
                <w:p w14:paraId="6C63919D"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2D6179D"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2A54CB50"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12087769"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2F7ADCF1" w14:textId="77777777" w:rsidTr="00331406">
              <w:trPr>
                <w:trHeight w:val="242"/>
              </w:trPr>
              <w:tc>
                <w:tcPr>
                  <w:tcW w:w="2722" w:type="dxa"/>
                </w:tcPr>
                <w:p w14:paraId="5DA470BE"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8861E9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276" w:type="dxa"/>
                  <w:vAlign w:val="center"/>
                </w:tcPr>
                <w:p w14:paraId="1C503A1C"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CD200F0"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54D62A9C" w14:textId="77777777" w:rsidTr="00331406">
              <w:trPr>
                <w:trHeight w:val="242"/>
              </w:trPr>
              <w:tc>
                <w:tcPr>
                  <w:tcW w:w="2722" w:type="dxa"/>
                  <w:tcBorders>
                    <w:bottom w:val="single" w:sz="4" w:space="0" w:color="auto"/>
                  </w:tcBorders>
                  <w:vAlign w:val="center"/>
                </w:tcPr>
                <w:p w14:paraId="177AD6A8" w14:textId="77777777" w:rsidR="00693E35" w:rsidRPr="006145DB" w:rsidRDefault="00693E35" w:rsidP="000343B6">
                  <w:pPr>
                    <w:tabs>
                      <w:tab w:val="left" w:pos="709"/>
                    </w:tabs>
                    <w:contextualSpacing/>
                    <w:rPr>
                      <w:rFonts w:cs="Arial"/>
                      <w:sz w:val="16"/>
                      <w:szCs w:val="18"/>
                    </w:rPr>
                  </w:pPr>
                  <w:r w:rsidRPr="006145DB">
                    <w:rPr>
                      <w:rFonts w:cs="Arial"/>
                      <w:sz w:val="16"/>
                      <w:szCs w:val="18"/>
                    </w:rPr>
                    <w:t>Persona que vive en residencias tipo paga diarios.</w:t>
                  </w:r>
                </w:p>
              </w:tc>
              <w:tc>
                <w:tcPr>
                  <w:tcW w:w="1701" w:type="dxa"/>
                  <w:tcBorders>
                    <w:bottom w:val="single" w:sz="4" w:space="0" w:color="auto"/>
                  </w:tcBorders>
                  <w:vAlign w:val="center"/>
                </w:tcPr>
                <w:p w14:paraId="5E899AFC"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276" w:type="dxa"/>
                  <w:tcBorders>
                    <w:bottom w:val="single" w:sz="4" w:space="0" w:color="auto"/>
                  </w:tcBorders>
                  <w:vAlign w:val="center"/>
                </w:tcPr>
                <w:p w14:paraId="600B98FA"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Vigente</w:t>
                  </w:r>
                </w:p>
              </w:tc>
              <w:tc>
                <w:tcPr>
                  <w:tcW w:w="1702" w:type="dxa"/>
                  <w:tcBorders>
                    <w:bottom w:val="single" w:sz="4" w:space="0" w:color="auto"/>
                  </w:tcBorders>
                  <w:vAlign w:val="center"/>
                </w:tcPr>
                <w:p w14:paraId="37F88A15"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Secretaría Distrital de Planeación - SDP</w:t>
                  </w:r>
                </w:p>
              </w:tc>
            </w:tr>
            <w:tr w:rsidR="00562504" w:rsidRPr="006145DB" w14:paraId="6078F3AF" w14:textId="77777777" w:rsidTr="00331406">
              <w:trPr>
                <w:trHeight w:val="242"/>
              </w:trPr>
              <w:tc>
                <w:tcPr>
                  <w:tcW w:w="2722" w:type="dxa"/>
                  <w:tcBorders>
                    <w:bottom w:val="nil"/>
                  </w:tcBorders>
                  <w:vAlign w:val="center"/>
                </w:tcPr>
                <w:p w14:paraId="372D7A7D" w14:textId="77777777" w:rsidR="00693E35" w:rsidRPr="006145DB" w:rsidRDefault="00693E35" w:rsidP="000343B6">
                  <w:pPr>
                    <w:jc w:val="both"/>
                    <w:rPr>
                      <w:rFonts w:cs="Arial"/>
                      <w:sz w:val="16"/>
                      <w:szCs w:val="18"/>
                      <w:shd w:val="clear" w:color="auto" w:fill="FFFFFF"/>
                    </w:rPr>
                  </w:pPr>
                  <w:r w:rsidRPr="006145DB">
                    <w:rPr>
                      <w:rFonts w:cs="Arial"/>
                      <w:sz w:val="16"/>
                      <w:szCs w:val="18"/>
                      <w:lang w:eastAsia="es-CO"/>
                    </w:rPr>
                    <w:t>Suscripción del acuerdo de compromiso para el ingreso al servicio.</w:t>
                  </w:r>
                </w:p>
              </w:tc>
              <w:tc>
                <w:tcPr>
                  <w:tcW w:w="1701" w:type="dxa"/>
                  <w:tcBorders>
                    <w:bottom w:val="nil"/>
                  </w:tcBorders>
                  <w:vAlign w:val="center"/>
                </w:tcPr>
                <w:p w14:paraId="66C0E2C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Base de jóvenes formalizados Servicio Jóvenes con oportunidades</w:t>
                  </w:r>
                </w:p>
              </w:tc>
              <w:tc>
                <w:tcPr>
                  <w:tcW w:w="1276" w:type="dxa"/>
                  <w:tcBorders>
                    <w:bottom w:val="nil"/>
                  </w:tcBorders>
                  <w:vAlign w:val="center"/>
                </w:tcPr>
                <w:p w14:paraId="10C7DBAF" w14:textId="77777777" w:rsidR="00693E35" w:rsidRPr="006145DB" w:rsidRDefault="00693E35" w:rsidP="000343B6">
                  <w:pPr>
                    <w:pStyle w:val="Textoindependiente"/>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E438CAF"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lang w:eastAsia="es-CO"/>
                    </w:rPr>
                    <w:t>Subdirección para la Juventud</w:t>
                  </w:r>
                </w:p>
              </w:tc>
            </w:tr>
          </w:tbl>
          <w:p w14:paraId="1B295FD0" w14:textId="77777777" w:rsidR="00693E35" w:rsidRPr="006145DB" w:rsidRDefault="00693E35" w:rsidP="000343B6">
            <w:pPr>
              <w:pStyle w:val="Textoindependiente"/>
              <w:spacing w:line="240" w:lineRule="auto"/>
              <w:ind w:right="112"/>
              <w:jc w:val="both"/>
              <w:rPr>
                <w:rFonts w:cs="Arial"/>
                <w:sz w:val="18"/>
                <w:szCs w:val="18"/>
                <w:lang w:eastAsia="es-CO"/>
              </w:rPr>
            </w:pPr>
          </w:p>
        </w:tc>
      </w:tr>
      <w:tr w:rsidR="00693E35" w:rsidRPr="006145DB" w14:paraId="3FF457CE" w14:textId="77777777" w:rsidTr="002C665D">
        <w:trPr>
          <w:trHeight w:val="20"/>
          <w:jc w:val="center"/>
        </w:trPr>
        <w:tc>
          <w:tcPr>
            <w:tcW w:w="1838" w:type="dxa"/>
            <w:vMerge w:val="restart"/>
            <w:tcBorders>
              <w:right w:val="single" w:sz="4" w:space="0" w:color="auto"/>
            </w:tcBorders>
            <w:vAlign w:val="center"/>
          </w:tcPr>
          <w:p w14:paraId="3BF0943B"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Criterios de Egreso y Fuentes de Información</w:t>
            </w:r>
          </w:p>
        </w:tc>
        <w:tc>
          <w:tcPr>
            <w:tcW w:w="7655" w:type="dxa"/>
            <w:tcBorders>
              <w:top w:val="single" w:sz="4" w:space="0" w:color="auto"/>
              <w:left w:val="single" w:sz="4" w:space="0" w:color="auto"/>
              <w:bottom w:val="nil"/>
              <w:right w:val="single" w:sz="4" w:space="0" w:color="auto"/>
            </w:tcBorders>
            <w:vAlign w:val="center"/>
          </w:tcPr>
          <w:p w14:paraId="17735E46" w14:textId="77777777" w:rsidR="00693E35" w:rsidRPr="006145DB" w:rsidRDefault="00693E35" w:rsidP="000343B6">
            <w:pPr>
              <w:tabs>
                <w:tab w:val="left" w:pos="709"/>
              </w:tabs>
              <w:spacing w:line="240" w:lineRule="auto"/>
              <w:ind w:right="-67"/>
              <w:contextualSpacing/>
              <w:jc w:val="both"/>
              <w:rPr>
                <w:rFonts w:cs="Arial"/>
                <w:sz w:val="18"/>
                <w:szCs w:val="18"/>
                <w:lang w:eastAsia="es-CO"/>
              </w:rPr>
            </w:pPr>
          </w:p>
        </w:tc>
      </w:tr>
      <w:tr w:rsidR="00693E35" w:rsidRPr="006145DB" w14:paraId="505F4297" w14:textId="77777777" w:rsidTr="002C665D">
        <w:trPr>
          <w:trHeight w:val="20"/>
          <w:jc w:val="center"/>
        </w:trPr>
        <w:tc>
          <w:tcPr>
            <w:tcW w:w="1838" w:type="dxa"/>
            <w:vMerge/>
            <w:vAlign w:val="center"/>
          </w:tcPr>
          <w:p w14:paraId="1BD95267"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CCD06C1" w14:textId="77777777" w:rsidTr="00331406">
              <w:trPr>
                <w:trHeight w:val="340"/>
              </w:trPr>
              <w:tc>
                <w:tcPr>
                  <w:tcW w:w="2722" w:type="dxa"/>
                  <w:vAlign w:val="center"/>
                </w:tcPr>
                <w:p w14:paraId="7B3B07B7" w14:textId="77777777" w:rsidR="00693E35" w:rsidRPr="006145DB" w:rsidRDefault="00693E35" w:rsidP="000343B6">
                  <w:pPr>
                    <w:tabs>
                      <w:tab w:val="left" w:pos="709"/>
                    </w:tabs>
                    <w:ind w:right="-67"/>
                    <w:contextualSpacing/>
                    <w:jc w:val="center"/>
                    <w:rPr>
                      <w:rFonts w:cs="Arial"/>
                      <w:sz w:val="16"/>
                      <w:szCs w:val="16"/>
                      <w:lang w:eastAsia="es-CO"/>
                    </w:rPr>
                  </w:pPr>
                  <w:r w:rsidRPr="006145DB">
                    <w:rPr>
                      <w:rFonts w:cs="Arial"/>
                      <w:sz w:val="16"/>
                      <w:szCs w:val="16"/>
                      <w:lang w:eastAsia="es-CO"/>
                    </w:rPr>
                    <w:t>Criterios de Egreso</w:t>
                  </w:r>
                </w:p>
              </w:tc>
              <w:tc>
                <w:tcPr>
                  <w:tcW w:w="1701" w:type="dxa"/>
                  <w:vAlign w:val="center"/>
                </w:tcPr>
                <w:p w14:paraId="22A3F09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650B28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60DDECA9" w14:textId="77777777" w:rsidR="00693E35" w:rsidRPr="006145DB" w:rsidRDefault="00693E35" w:rsidP="000343B6">
                  <w:pPr>
                    <w:tabs>
                      <w:tab w:val="left" w:pos="709"/>
                    </w:tabs>
                    <w:ind w:right="74"/>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282EAB0" w14:textId="77777777" w:rsidTr="00331406">
              <w:trPr>
                <w:trHeight w:val="300"/>
              </w:trPr>
              <w:tc>
                <w:tcPr>
                  <w:tcW w:w="2722" w:type="dxa"/>
                  <w:vAlign w:val="center"/>
                </w:tcPr>
                <w:p w14:paraId="20890184" w14:textId="77777777" w:rsidR="00693E35" w:rsidRPr="006145DB" w:rsidRDefault="00693E35" w:rsidP="000343B6">
                  <w:pPr>
                    <w:jc w:val="both"/>
                    <w:rPr>
                      <w:rFonts w:eastAsia="Arial" w:cs="Arial"/>
                      <w:sz w:val="16"/>
                      <w:szCs w:val="16"/>
                    </w:rPr>
                  </w:pPr>
                  <w:r w:rsidRPr="006145DB">
                    <w:rPr>
                      <w:rFonts w:eastAsiaTheme="minorEastAsia" w:cs="Arial"/>
                      <w:sz w:val="16"/>
                      <w:szCs w:val="16"/>
                    </w:rPr>
                    <w:t>Retiro voluntario manifestado libre y expresamente por escrito.</w:t>
                  </w:r>
                </w:p>
              </w:tc>
              <w:tc>
                <w:tcPr>
                  <w:tcW w:w="1701" w:type="dxa"/>
                  <w:vAlign w:val="center"/>
                </w:tcPr>
                <w:p w14:paraId="430BF1E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 Solicitud Ciudadana</w:t>
                  </w:r>
                </w:p>
              </w:tc>
              <w:tc>
                <w:tcPr>
                  <w:tcW w:w="1276" w:type="dxa"/>
                  <w:vAlign w:val="center"/>
                </w:tcPr>
                <w:p w14:paraId="3C4C19A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4E81541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r w:rsidR="00562504" w:rsidRPr="006145DB" w14:paraId="308DE407" w14:textId="77777777" w:rsidTr="00331406">
              <w:trPr>
                <w:trHeight w:val="300"/>
              </w:trPr>
              <w:tc>
                <w:tcPr>
                  <w:tcW w:w="2722" w:type="dxa"/>
                  <w:vAlign w:val="center"/>
                </w:tcPr>
                <w:p w14:paraId="03724BF7"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701" w:type="dxa"/>
                  <w:vAlign w:val="center"/>
                </w:tcPr>
                <w:p w14:paraId="52D8F70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276" w:type="dxa"/>
                  <w:vAlign w:val="center"/>
                </w:tcPr>
                <w:p w14:paraId="6889BF8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7848A4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02B9E4D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562504" w:rsidRPr="006145DB" w14:paraId="5A736293" w14:textId="77777777" w:rsidTr="00331406">
              <w:trPr>
                <w:trHeight w:val="300"/>
              </w:trPr>
              <w:tc>
                <w:tcPr>
                  <w:tcW w:w="2722" w:type="dxa"/>
                  <w:vMerge w:val="restart"/>
                  <w:vAlign w:val="center"/>
                </w:tcPr>
                <w:p w14:paraId="4E71B00B"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Fallecimiento.</w:t>
                  </w:r>
                </w:p>
              </w:tc>
              <w:tc>
                <w:tcPr>
                  <w:tcW w:w="1701" w:type="dxa"/>
                  <w:vAlign w:val="center"/>
                </w:tcPr>
                <w:p w14:paraId="7A7B7C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276" w:type="dxa"/>
                  <w:vAlign w:val="center"/>
                </w:tcPr>
                <w:p w14:paraId="6E55A13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p w14:paraId="6616301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C40BBD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562504" w:rsidRPr="006145DB" w14:paraId="32C4A6BF" w14:textId="77777777" w:rsidTr="00331406">
              <w:trPr>
                <w:trHeight w:val="300"/>
              </w:trPr>
              <w:tc>
                <w:tcPr>
                  <w:tcW w:w="2722" w:type="dxa"/>
                  <w:vMerge/>
                  <w:vAlign w:val="center"/>
                </w:tcPr>
                <w:p w14:paraId="17998D3A"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78CBAC2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276" w:type="dxa"/>
                  <w:vAlign w:val="center"/>
                </w:tcPr>
                <w:p w14:paraId="38985C5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2" w:type="dxa"/>
                  <w:vAlign w:val="center"/>
                </w:tcPr>
                <w:p w14:paraId="481A448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562504" w:rsidRPr="006145DB" w14:paraId="4495CFAA" w14:textId="77777777" w:rsidTr="00331406">
              <w:trPr>
                <w:trHeight w:val="300"/>
              </w:trPr>
              <w:tc>
                <w:tcPr>
                  <w:tcW w:w="2722" w:type="dxa"/>
                  <w:vMerge/>
                  <w:vAlign w:val="center"/>
                </w:tcPr>
                <w:p w14:paraId="3D3DB8D7"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03E8E69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18E2606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3F9948C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68AC43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0644FD30" w14:textId="77777777" w:rsidTr="00331406">
              <w:trPr>
                <w:trHeight w:val="300"/>
              </w:trPr>
              <w:tc>
                <w:tcPr>
                  <w:tcW w:w="2722" w:type="dxa"/>
                  <w:vAlign w:val="center"/>
                </w:tcPr>
                <w:p w14:paraId="424C7F67"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hAnsi="Arial" w:cs="Arial"/>
                      <w:sz w:val="16"/>
                      <w:szCs w:val="16"/>
                    </w:rPr>
                    <w:t>Culminación satisfactoria de la ruta de atención, de acuerdo con lo establecido en el manual del servicio.</w:t>
                  </w:r>
                </w:p>
              </w:tc>
              <w:tc>
                <w:tcPr>
                  <w:tcW w:w="1701" w:type="dxa"/>
                  <w:vAlign w:val="center"/>
                </w:tcPr>
                <w:p w14:paraId="0BC079AC"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SIRBE</w:t>
                  </w:r>
                </w:p>
              </w:tc>
              <w:tc>
                <w:tcPr>
                  <w:tcW w:w="1276" w:type="dxa"/>
                  <w:vAlign w:val="center"/>
                </w:tcPr>
                <w:p w14:paraId="72087A7F"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vAlign w:val="center"/>
                </w:tcPr>
                <w:p w14:paraId="4A5051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48605A00" w14:textId="77777777" w:rsidTr="00331406">
              <w:trPr>
                <w:trHeight w:val="300"/>
              </w:trPr>
              <w:tc>
                <w:tcPr>
                  <w:tcW w:w="2722" w:type="dxa"/>
                  <w:vMerge w:val="restart"/>
                  <w:vAlign w:val="center"/>
                </w:tcPr>
                <w:p w14:paraId="1FB1D5A2"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Fonts w:ascii="Arial" w:hAnsi="Arial" w:cs="Arial"/>
                      <w:sz w:val="16"/>
                      <w:szCs w:val="16"/>
                    </w:rPr>
                    <w:t>Traslado o cambio de residencia fuera de Bogotá D.C</w:t>
                  </w:r>
                  <w:r w:rsidRPr="006145DB">
                    <w:rPr>
                      <w:rFonts w:ascii="Arial" w:hAnsi="Arial" w:cs="Arial"/>
                      <w:sz w:val="16"/>
                      <w:szCs w:val="16"/>
                      <w:lang w:val="es-ES"/>
                    </w:rPr>
                    <w:t>.</w:t>
                  </w:r>
                </w:p>
              </w:tc>
              <w:tc>
                <w:tcPr>
                  <w:tcW w:w="1701" w:type="dxa"/>
                  <w:vAlign w:val="center"/>
                </w:tcPr>
                <w:p w14:paraId="045D6E5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SISBEN IV de Bogotá</w:t>
                  </w:r>
                </w:p>
              </w:tc>
              <w:tc>
                <w:tcPr>
                  <w:tcW w:w="1276" w:type="dxa"/>
                  <w:vAlign w:val="center"/>
                </w:tcPr>
                <w:p w14:paraId="0F5F965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p w14:paraId="6117560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574D37B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62504" w:rsidRPr="006145DB" w14:paraId="4BFD9FA1" w14:textId="77777777" w:rsidTr="00331406">
              <w:trPr>
                <w:trHeight w:val="300"/>
              </w:trPr>
              <w:tc>
                <w:tcPr>
                  <w:tcW w:w="2722" w:type="dxa"/>
                  <w:vMerge/>
                  <w:vAlign w:val="center"/>
                </w:tcPr>
                <w:p w14:paraId="33699402" w14:textId="77777777" w:rsidR="00693E35" w:rsidRPr="006145DB" w:rsidRDefault="00693E35" w:rsidP="000343B6">
                  <w:pPr>
                    <w:pStyle w:val="paragraph"/>
                    <w:spacing w:before="0" w:beforeAutospacing="0" w:after="0" w:afterAutospacing="0"/>
                    <w:jc w:val="both"/>
                    <w:textAlignment w:val="baseline"/>
                    <w:rPr>
                      <w:rFonts w:ascii="Arial" w:hAnsi="Arial" w:cs="Arial"/>
                      <w:sz w:val="16"/>
                      <w:szCs w:val="16"/>
                    </w:rPr>
                  </w:pPr>
                </w:p>
              </w:tc>
              <w:tc>
                <w:tcPr>
                  <w:tcW w:w="1701" w:type="dxa"/>
                  <w:vAlign w:val="center"/>
                </w:tcPr>
                <w:p w14:paraId="745FDAA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1C5529C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0A30150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A46D2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62504" w:rsidRPr="006145DB" w14:paraId="28EFDD5F" w14:textId="77777777" w:rsidTr="00331406">
              <w:trPr>
                <w:trHeight w:val="300"/>
              </w:trPr>
              <w:tc>
                <w:tcPr>
                  <w:tcW w:w="2722" w:type="dxa"/>
                  <w:vAlign w:val="center"/>
                </w:tcPr>
                <w:p w14:paraId="5BE1D18E"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 xml:space="preserve">No tener registro de matrícula efectiva, en el marco </w:t>
                  </w:r>
                  <w:r w:rsidRPr="006145DB">
                    <w:rPr>
                      <w:rFonts w:ascii="Arial" w:hAnsi="Arial" w:cs="Arial"/>
                      <w:sz w:val="16"/>
                      <w:szCs w:val="16"/>
                    </w:rPr>
                    <w:t>de la ruta de educación para personas jóvenes y adultas.</w:t>
                  </w:r>
                </w:p>
              </w:tc>
              <w:tc>
                <w:tcPr>
                  <w:tcW w:w="1701" w:type="dxa"/>
                  <w:vAlign w:val="center"/>
                </w:tcPr>
                <w:p w14:paraId="01312E4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Integrado de Matrícula Estudiantil de Educación Básica y Media - SIMAT</w:t>
                  </w:r>
                </w:p>
              </w:tc>
              <w:tc>
                <w:tcPr>
                  <w:tcW w:w="1276" w:type="dxa"/>
                  <w:vAlign w:val="center"/>
                </w:tcPr>
                <w:p w14:paraId="56C8E64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Demanda</w:t>
                  </w:r>
                </w:p>
              </w:tc>
              <w:tc>
                <w:tcPr>
                  <w:tcW w:w="1702" w:type="dxa"/>
                  <w:vAlign w:val="center"/>
                </w:tcPr>
                <w:p w14:paraId="743824F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0D8EFA7B" w14:textId="77777777" w:rsidTr="00331406">
              <w:trPr>
                <w:trHeight w:val="300"/>
              </w:trPr>
              <w:tc>
                <w:tcPr>
                  <w:tcW w:w="2722" w:type="dxa"/>
                  <w:vAlign w:val="center"/>
                </w:tcPr>
                <w:p w14:paraId="150C48E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Novedad de retiro reportada en la ruta de educación para personas jóvenes y adultas.</w:t>
                  </w:r>
                </w:p>
              </w:tc>
              <w:tc>
                <w:tcPr>
                  <w:tcW w:w="1701" w:type="dxa"/>
                  <w:vAlign w:val="center"/>
                </w:tcPr>
                <w:p w14:paraId="13547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2A92C55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5BA96B8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E90B4FF" w14:textId="77777777" w:rsidTr="00331406">
              <w:trPr>
                <w:trHeight w:val="300"/>
              </w:trPr>
              <w:tc>
                <w:tcPr>
                  <w:tcW w:w="2722" w:type="dxa"/>
                </w:tcPr>
                <w:p w14:paraId="412BEB6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aprobatoria del ciclo académico en la ruta de educación para personas jóvenes y adultas.</w:t>
                  </w:r>
                </w:p>
              </w:tc>
              <w:tc>
                <w:tcPr>
                  <w:tcW w:w="1701" w:type="dxa"/>
                  <w:vAlign w:val="center"/>
                </w:tcPr>
                <w:p w14:paraId="4CF249B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060220D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Demanda</w:t>
                  </w:r>
                </w:p>
              </w:tc>
              <w:tc>
                <w:tcPr>
                  <w:tcW w:w="1702" w:type="dxa"/>
                  <w:vAlign w:val="center"/>
                </w:tcPr>
                <w:p w14:paraId="1AB360A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59BDE3A" w14:textId="77777777" w:rsidTr="00331406">
              <w:trPr>
                <w:trHeight w:val="572"/>
              </w:trPr>
              <w:tc>
                <w:tcPr>
                  <w:tcW w:w="2722" w:type="dxa"/>
                  <w:vAlign w:val="center"/>
                </w:tcPr>
                <w:p w14:paraId="407C86E9"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del curso corto.</w:t>
                  </w:r>
                </w:p>
              </w:tc>
              <w:tc>
                <w:tcPr>
                  <w:tcW w:w="1701" w:type="dxa"/>
                  <w:vAlign w:val="center"/>
                </w:tcPr>
                <w:p w14:paraId="04505E4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vAlign w:val="center"/>
                </w:tcPr>
                <w:p w14:paraId="1A3CB3A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25C44DC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-SDDE</w:t>
                  </w:r>
                </w:p>
                <w:p w14:paraId="76E7C146" w14:textId="77777777" w:rsidR="00693E35" w:rsidRPr="006145DB" w:rsidRDefault="00693E35" w:rsidP="000343B6">
                  <w:pPr>
                    <w:tabs>
                      <w:tab w:val="left" w:pos="709"/>
                    </w:tabs>
                    <w:contextualSpacing/>
                    <w:jc w:val="center"/>
                    <w:rPr>
                      <w:rFonts w:cs="Arial"/>
                      <w:sz w:val="16"/>
                      <w:szCs w:val="16"/>
                      <w:lang w:eastAsia="es-CO"/>
                    </w:rPr>
                  </w:pPr>
                </w:p>
                <w:p w14:paraId="33EE844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p w14:paraId="60567123" w14:textId="77777777" w:rsidR="00693E35" w:rsidRPr="006145DB" w:rsidRDefault="00693E35" w:rsidP="000343B6">
                  <w:pPr>
                    <w:tabs>
                      <w:tab w:val="left" w:pos="709"/>
                    </w:tabs>
                    <w:contextualSpacing/>
                    <w:jc w:val="center"/>
                    <w:rPr>
                      <w:rFonts w:cs="Arial"/>
                      <w:sz w:val="16"/>
                      <w:szCs w:val="16"/>
                      <w:lang w:eastAsia="es-CO"/>
                    </w:rPr>
                  </w:pPr>
                </w:p>
                <w:p w14:paraId="6F3F2C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3F71B8D9" w14:textId="77777777" w:rsidTr="00331406">
              <w:trPr>
                <w:trHeight w:val="300"/>
              </w:trPr>
              <w:tc>
                <w:tcPr>
                  <w:tcW w:w="2722" w:type="dxa"/>
                  <w:vAlign w:val="center"/>
                </w:tcPr>
                <w:p w14:paraId="27A95746"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No tener registro de matrícula efectiva en la ruta de educación pos media de ciclo largo.</w:t>
                  </w:r>
                </w:p>
              </w:tc>
              <w:tc>
                <w:tcPr>
                  <w:tcW w:w="1701" w:type="dxa"/>
                  <w:vAlign w:val="center"/>
                </w:tcPr>
                <w:p w14:paraId="2685EA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ATENEA</w:t>
                  </w:r>
                </w:p>
              </w:tc>
              <w:tc>
                <w:tcPr>
                  <w:tcW w:w="1276" w:type="dxa"/>
                  <w:vAlign w:val="center"/>
                </w:tcPr>
                <w:p w14:paraId="7A72C0D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F5C9FF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tc>
            </w:tr>
            <w:tr w:rsidR="00562504" w:rsidRPr="006145DB" w14:paraId="622181DB" w14:textId="77777777" w:rsidTr="00331406">
              <w:trPr>
                <w:trHeight w:val="300"/>
              </w:trPr>
              <w:tc>
                <w:tcPr>
                  <w:tcW w:w="2722" w:type="dxa"/>
                  <w:vAlign w:val="center"/>
                </w:tcPr>
                <w:p w14:paraId="08CD28D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 formación del componente psicosocial.</w:t>
                  </w:r>
                </w:p>
              </w:tc>
              <w:tc>
                <w:tcPr>
                  <w:tcW w:w="1701" w:type="dxa"/>
                  <w:vAlign w:val="center"/>
                </w:tcPr>
                <w:p w14:paraId="41A36E1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5C2F02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283B7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1C41BA85" w14:textId="77777777" w:rsidTr="00331406">
              <w:trPr>
                <w:trHeight w:val="300"/>
              </w:trPr>
              <w:tc>
                <w:tcPr>
                  <w:tcW w:w="2722" w:type="dxa"/>
                  <w:tcBorders>
                    <w:bottom w:val="single" w:sz="4" w:space="0" w:color="auto"/>
                  </w:tcBorders>
                  <w:vAlign w:val="center"/>
                </w:tcPr>
                <w:p w14:paraId="3A7F888C"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las actividades de intermediación laboral asociadas a las rutas de formación del servicio.</w:t>
                  </w:r>
                </w:p>
              </w:tc>
              <w:tc>
                <w:tcPr>
                  <w:tcW w:w="1701" w:type="dxa"/>
                  <w:tcBorders>
                    <w:bottom w:val="single" w:sz="4" w:space="0" w:color="auto"/>
                  </w:tcBorders>
                  <w:vAlign w:val="center"/>
                </w:tcPr>
                <w:p w14:paraId="49A6427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tcBorders>
                    <w:bottom w:val="single" w:sz="4" w:space="0" w:color="auto"/>
                  </w:tcBorders>
                  <w:vAlign w:val="center"/>
                </w:tcPr>
                <w:p w14:paraId="0A50C6B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single" w:sz="4" w:space="0" w:color="auto"/>
                  </w:tcBorders>
                  <w:vAlign w:val="center"/>
                </w:tcPr>
                <w:p w14:paraId="57E535F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 SDDE</w:t>
                  </w:r>
                </w:p>
                <w:p w14:paraId="0F5562B6" w14:textId="77777777" w:rsidR="00693E35" w:rsidRPr="006145DB" w:rsidRDefault="00693E35" w:rsidP="000343B6">
                  <w:pPr>
                    <w:tabs>
                      <w:tab w:val="left" w:pos="709"/>
                    </w:tabs>
                    <w:contextualSpacing/>
                    <w:jc w:val="center"/>
                    <w:rPr>
                      <w:rFonts w:cs="Arial"/>
                      <w:sz w:val="16"/>
                      <w:szCs w:val="16"/>
                      <w:lang w:eastAsia="es-CO"/>
                    </w:rPr>
                  </w:pPr>
                </w:p>
                <w:p w14:paraId="59B8A93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2729DEBB" w14:textId="77777777" w:rsidTr="00331406">
              <w:trPr>
                <w:trHeight w:val="300"/>
              </w:trPr>
              <w:tc>
                <w:tcPr>
                  <w:tcW w:w="2722" w:type="dxa"/>
                  <w:tcBorders>
                    <w:bottom w:val="nil"/>
                  </w:tcBorders>
                  <w:vAlign w:val="center"/>
                </w:tcPr>
                <w:p w14:paraId="209D319F"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Incumplimiento a lo establecido en el acuerdo de compromiso con la Secretaría Distrital de Integración Social firmado al ingresar al servicio.</w:t>
                  </w:r>
                </w:p>
              </w:tc>
              <w:tc>
                <w:tcPr>
                  <w:tcW w:w="1701" w:type="dxa"/>
                  <w:tcBorders>
                    <w:bottom w:val="nil"/>
                  </w:tcBorders>
                  <w:vAlign w:val="center"/>
                </w:tcPr>
                <w:p w14:paraId="49856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1DFA176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nil"/>
                  </w:tcBorders>
                  <w:vAlign w:val="center"/>
                </w:tcPr>
                <w:p w14:paraId="1E61C0B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bl>
          <w:p w14:paraId="0C5267A8" w14:textId="77777777" w:rsidR="00693E35" w:rsidRPr="006145DB" w:rsidRDefault="00693E35" w:rsidP="000343B6">
            <w:pPr>
              <w:pStyle w:val="Textoindependiente"/>
              <w:spacing w:line="240" w:lineRule="auto"/>
              <w:jc w:val="both"/>
              <w:rPr>
                <w:rFonts w:cs="Arial"/>
                <w:sz w:val="18"/>
                <w:szCs w:val="18"/>
                <w:lang w:eastAsia="es-CO"/>
              </w:rPr>
            </w:pPr>
          </w:p>
        </w:tc>
      </w:tr>
      <w:tr w:rsidR="00693E35" w:rsidRPr="006145DB" w14:paraId="26B3FD29" w14:textId="77777777" w:rsidTr="002C665D">
        <w:trPr>
          <w:trHeight w:val="50"/>
          <w:jc w:val="center"/>
        </w:trPr>
        <w:tc>
          <w:tcPr>
            <w:tcW w:w="1838" w:type="dxa"/>
            <w:vMerge w:val="restart"/>
            <w:tcBorders>
              <w:right w:val="single" w:sz="4" w:space="0" w:color="auto"/>
            </w:tcBorders>
            <w:vAlign w:val="center"/>
          </w:tcPr>
          <w:p w14:paraId="718A7B49"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Restricciones y fuentes de información</w:t>
            </w:r>
          </w:p>
        </w:tc>
        <w:tc>
          <w:tcPr>
            <w:tcW w:w="7655" w:type="dxa"/>
            <w:tcBorders>
              <w:top w:val="single" w:sz="4" w:space="0" w:color="auto"/>
              <w:left w:val="single" w:sz="4" w:space="0" w:color="auto"/>
              <w:bottom w:val="nil"/>
              <w:right w:val="single" w:sz="4" w:space="0" w:color="auto"/>
            </w:tcBorders>
            <w:vAlign w:val="center"/>
          </w:tcPr>
          <w:p w14:paraId="68A896F4" w14:textId="77777777" w:rsidR="00693E35" w:rsidRPr="006145DB" w:rsidRDefault="00693E35" w:rsidP="000343B6">
            <w:pPr>
              <w:tabs>
                <w:tab w:val="left" w:pos="709"/>
              </w:tabs>
              <w:spacing w:line="240" w:lineRule="auto"/>
              <w:contextualSpacing/>
              <w:jc w:val="both"/>
              <w:rPr>
                <w:rFonts w:cs="Arial"/>
                <w:sz w:val="10"/>
                <w:szCs w:val="18"/>
                <w:lang w:eastAsia="es-CO"/>
              </w:rPr>
            </w:pPr>
          </w:p>
        </w:tc>
      </w:tr>
      <w:tr w:rsidR="00693E35" w:rsidRPr="006145DB" w14:paraId="73837522" w14:textId="77777777" w:rsidTr="002C665D">
        <w:trPr>
          <w:trHeight w:val="955"/>
          <w:jc w:val="center"/>
        </w:trPr>
        <w:tc>
          <w:tcPr>
            <w:tcW w:w="1838" w:type="dxa"/>
            <w:vMerge/>
            <w:vAlign w:val="center"/>
          </w:tcPr>
          <w:p w14:paraId="6203E4A9"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1E8ED6E4" w14:textId="77777777" w:rsidTr="00331406">
              <w:trPr>
                <w:trHeight w:val="340"/>
              </w:trPr>
              <w:tc>
                <w:tcPr>
                  <w:tcW w:w="2722" w:type="dxa"/>
                  <w:vAlign w:val="center"/>
                </w:tcPr>
                <w:p w14:paraId="4A680E4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Restricciones</w:t>
                  </w:r>
                </w:p>
              </w:tc>
              <w:tc>
                <w:tcPr>
                  <w:tcW w:w="1701" w:type="dxa"/>
                  <w:vAlign w:val="center"/>
                </w:tcPr>
                <w:p w14:paraId="14F855F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1606C9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1D7EA50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5EFE3F83" w14:textId="77777777" w:rsidTr="00D65BAD">
              <w:trPr>
                <w:trHeight w:val="491"/>
              </w:trPr>
              <w:tc>
                <w:tcPr>
                  <w:tcW w:w="2722" w:type="dxa"/>
                  <w:tcBorders>
                    <w:bottom w:val="single" w:sz="4" w:space="0" w:color="auto"/>
                  </w:tcBorders>
                  <w:vAlign w:val="center"/>
                </w:tcPr>
                <w:p w14:paraId="68D6A345" w14:textId="77777777" w:rsidR="00693E35" w:rsidRPr="006145DB" w:rsidRDefault="00693E35" w:rsidP="000343B6">
                  <w:pPr>
                    <w:pStyle w:val="Textoindependiente"/>
                    <w:spacing w:after="0"/>
                    <w:jc w:val="both"/>
                    <w:rPr>
                      <w:rFonts w:cs="Arial"/>
                      <w:sz w:val="16"/>
                      <w:szCs w:val="18"/>
                      <w:lang w:eastAsia="es-CO"/>
                    </w:rPr>
                  </w:pPr>
                  <w:r w:rsidRPr="006145DB">
                    <w:rPr>
                      <w:rFonts w:eastAsia="Arial" w:cs="Arial"/>
                      <w:sz w:val="16"/>
                      <w:szCs w:val="18"/>
                    </w:rPr>
                    <w:t>Persona que tenga alguna inconsistencia reportada en SISBEN IV.</w:t>
                  </w:r>
                </w:p>
              </w:tc>
              <w:tc>
                <w:tcPr>
                  <w:tcW w:w="1701" w:type="dxa"/>
                  <w:tcBorders>
                    <w:bottom w:val="single" w:sz="4" w:space="0" w:color="auto"/>
                  </w:tcBorders>
                  <w:vAlign w:val="center"/>
                </w:tcPr>
                <w:p w14:paraId="0D4281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SISBEN IV de Bogotá</w:t>
                  </w:r>
                </w:p>
              </w:tc>
              <w:tc>
                <w:tcPr>
                  <w:tcW w:w="1276" w:type="dxa"/>
                  <w:tcBorders>
                    <w:bottom w:val="single" w:sz="4" w:space="0" w:color="auto"/>
                  </w:tcBorders>
                  <w:vAlign w:val="center"/>
                </w:tcPr>
                <w:p w14:paraId="4B8153F3"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 xml:space="preserve">Mensual </w:t>
                  </w:r>
                </w:p>
                <w:p w14:paraId="3B7E5BFB"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(mes Vencido)</w:t>
                  </w:r>
                </w:p>
              </w:tc>
              <w:tc>
                <w:tcPr>
                  <w:tcW w:w="1702" w:type="dxa"/>
                  <w:tcBorders>
                    <w:bottom w:val="single" w:sz="4" w:space="0" w:color="auto"/>
                  </w:tcBorders>
                  <w:vAlign w:val="center"/>
                </w:tcPr>
                <w:p w14:paraId="799B89B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Secretaría Distrital de Planeación – SDP</w:t>
                  </w:r>
                </w:p>
              </w:tc>
            </w:tr>
            <w:tr w:rsidR="00562504" w:rsidRPr="006145DB" w14:paraId="71747909" w14:textId="77777777" w:rsidTr="00331406">
              <w:trPr>
                <w:trHeight w:val="310"/>
              </w:trPr>
              <w:tc>
                <w:tcPr>
                  <w:tcW w:w="2722" w:type="dxa"/>
                  <w:vMerge w:val="restart"/>
                  <w:vAlign w:val="center"/>
                </w:tcPr>
                <w:p w14:paraId="5AD77A4D" w14:textId="77777777" w:rsidR="00693E35" w:rsidRPr="006145DB" w:rsidRDefault="00693E35" w:rsidP="000343B6">
                  <w:pPr>
                    <w:pStyle w:val="Textoindependiente"/>
                    <w:spacing w:after="0"/>
                    <w:jc w:val="both"/>
                    <w:rPr>
                      <w:rFonts w:eastAsia="Arial" w:cs="Arial"/>
                      <w:sz w:val="16"/>
                      <w:szCs w:val="18"/>
                    </w:rPr>
                  </w:pPr>
                  <w:r w:rsidRPr="006145DB">
                    <w:rPr>
                      <w:rFonts w:eastAsia="Arial" w:cs="Arial"/>
                      <w:sz w:val="16"/>
                      <w:szCs w:val="18"/>
                    </w:rPr>
                    <w:t>Persona egresada del servicio Jóvenes con Oportunidades.</w:t>
                  </w:r>
                </w:p>
              </w:tc>
              <w:tc>
                <w:tcPr>
                  <w:tcW w:w="1701" w:type="dxa"/>
                  <w:tcBorders>
                    <w:bottom w:val="single" w:sz="4" w:space="0" w:color="auto"/>
                  </w:tcBorders>
                  <w:vAlign w:val="center"/>
                </w:tcPr>
                <w:p w14:paraId="177BC387"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SIRBE</w:t>
                  </w:r>
                </w:p>
              </w:tc>
              <w:tc>
                <w:tcPr>
                  <w:tcW w:w="1276" w:type="dxa"/>
                  <w:tcBorders>
                    <w:bottom w:val="single" w:sz="4" w:space="0" w:color="auto"/>
                  </w:tcBorders>
                  <w:vAlign w:val="center"/>
                </w:tcPr>
                <w:p w14:paraId="0208C692"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Demanda</w:t>
                  </w:r>
                </w:p>
              </w:tc>
              <w:tc>
                <w:tcPr>
                  <w:tcW w:w="1702" w:type="dxa"/>
                  <w:tcBorders>
                    <w:bottom w:val="single" w:sz="4" w:space="0" w:color="auto"/>
                  </w:tcBorders>
                  <w:vAlign w:val="center"/>
                </w:tcPr>
                <w:p w14:paraId="25B68F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679F9DC5"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Social - SDIS</w:t>
                  </w:r>
                </w:p>
              </w:tc>
            </w:tr>
            <w:tr w:rsidR="00562504" w:rsidRPr="006145DB" w14:paraId="2F0C5CB1" w14:textId="77777777" w:rsidTr="00D65BAD">
              <w:trPr>
                <w:trHeight w:val="310"/>
              </w:trPr>
              <w:tc>
                <w:tcPr>
                  <w:tcW w:w="2722" w:type="dxa"/>
                  <w:vMerge/>
                  <w:tcBorders>
                    <w:bottom w:val="nil"/>
                  </w:tcBorders>
                </w:tcPr>
                <w:p w14:paraId="1C5452BF" w14:textId="77777777" w:rsidR="00693E35" w:rsidRPr="006145DB" w:rsidRDefault="00693E35" w:rsidP="000343B6">
                  <w:pPr>
                    <w:pStyle w:val="Textoindependiente"/>
                    <w:jc w:val="both"/>
                    <w:rPr>
                      <w:rFonts w:eastAsia="Arial" w:cs="Arial"/>
                      <w:sz w:val="16"/>
                    </w:rPr>
                  </w:pPr>
                </w:p>
              </w:tc>
              <w:tc>
                <w:tcPr>
                  <w:tcW w:w="1701" w:type="dxa"/>
                  <w:tcBorders>
                    <w:bottom w:val="nil"/>
                  </w:tcBorders>
                  <w:vAlign w:val="center"/>
                </w:tcPr>
                <w:p w14:paraId="69F7224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SIGLO</w:t>
                  </w:r>
                </w:p>
              </w:tc>
              <w:tc>
                <w:tcPr>
                  <w:tcW w:w="1276" w:type="dxa"/>
                  <w:tcBorders>
                    <w:bottom w:val="nil"/>
                  </w:tcBorders>
                  <w:vAlign w:val="center"/>
                </w:tcPr>
                <w:p w14:paraId="48EA12A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6DA27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0A2B02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Social - SDIS</w:t>
                  </w:r>
                </w:p>
              </w:tc>
            </w:tr>
          </w:tbl>
          <w:p w14:paraId="080CF0ED" w14:textId="77777777" w:rsidR="00693E35" w:rsidRPr="006145DB" w:rsidRDefault="00693E35" w:rsidP="000343B6">
            <w:pPr>
              <w:tabs>
                <w:tab w:val="left" w:pos="709"/>
              </w:tabs>
              <w:spacing w:line="240" w:lineRule="auto"/>
              <w:contextualSpacing/>
              <w:jc w:val="both"/>
              <w:rPr>
                <w:rFonts w:eastAsia="Calibri" w:cs="Arial"/>
                <w:sz w:val="18"/>
                <w:szCs w:val="18"/>
                <w:lang w:eastAsia="es-CO"/>
              </w:rPr>
            </w:pPr>
          </w:p>
        </w:tc>
      </w:tr>
      <w:tr w:rsidR="00693E35" w:rsidRPr="006145DB" w14:paraId="599A6262" w14:textId="77777777" w:rsidTr="002C665D">
        <w:trPr>
          <w:trHeight w:val="955"/>
          <w:jc w:val="center"/>
        </w:trPr>
        <w:tc>
          <w:tcPr>
            <w:tcW w:w="1838" w:type="dxa"/>
            <w:vAlign w:val="center"/>
          </w:tcPr>
          <w:p w14:paraId="15318CAB" w14:textId="77777777" w:rsidR="00693E35" w:rsidRPr="006145DB" w:rsidRDefault="00693E35" w:rsidP="000343B6">
            <w:pPr>
              <w:spacing w:after="0" w:line="240" w:lineRule="auto"/>
              <w:contextualSpacing/>
              <w:rPr>
                <w:rFonts w:cs="Arial"/>
                <w:sz w:val="20"/>
                <w:szCs w:val="20"/>
                <w:lang w:eastAsia="es-CO"/>
              </w:rPr>
            </w:pPr>
            <w:r w:rsidRPr="006145DB">
              <w:rPr>
                <w:rFonts w:eastAsia="Arial" w:cs="Arial"/>
                <w:sz w:val="20"/>
                <w:szCs w:val="20"/>
                <w:lang w:eastAsia="es-CO"/>
              </w:rPr>
              <w:t>Ejecución</w:t>
            </w:r>
          </w:p>
        </w:tc>
        <w:tc>
          <w:tcPr>
            <w:tcW w:w="7655" w:type="dxa"/>
            <w:vAlign w:val="center"/>
          </w:tcPr>
          <w:p w14:paraId="6F26B263" w14:textId="4197ED96" w:rsidR="00693E35"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La prestación del servicio tiene las siguientes características:</w:t>
            </w:r>
          </w:p>
          <w:p w14:paraId="284E75E9" w14:textId="77777777" w:rsidR="00331406" w:rsidRPr="006145DB" w:rsidRDefault="00331406" w:rsidP="000343B6">
            <w:pPr>
              <w:pStyle w:val="Ttulo1"/>
              <w:rPr>
                <w:sz w:val="20"/>
              </w:rPr>
            </w:pPr>
          </w:p>
          <w:p w14:paraId="3A966A5D"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El acceso al servicio Jóvenes con Oportunidades está sujeto a la disponibilidad de cupos, así como a la verificación del cumplimiento de la población objetivo y al cumplimiento de los criterios de ingreso, no incurrir en restricciones o causales de depuración.</w:t>
            </w:r>
            <w:r w:rsidRPr="006145DB">
              <w:rPr>
                <w:rFonts w:eastAsia="Arial" w:cs="Arial"/>
                <w:sz w:val="20"/>
                <w:szCs w:val="20"/>
              </w:rPr>
              <w:t xml:space="preserve"> </w:t>
            </w:r>
          </w:p>
          <w:p w14:paraId="377B48ED"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Los criterios de ingreso y restricciones específicas para cada una de las rutas de formación serán determinados por los lineamientos, manuales operativos u otros documentos técnicos definidos por los actores aliados responsables.</w:t>
            </w:r>
          </w:p>
          <w:p w14:paraId="0FA98F75"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duración del servicio es diferenciada según la ruta de educación para personas jóvenes y adultas, formación en curso corto y educación pos media de ciclo largo.</w:t>
            </w:r>
          </w:p>
          <w:p w14:paraId="76F1296F"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El componente de acceso a rutas de formación se realiza en articulación con la oferta pública o privada en: (i) educación para personas jóvenes y adultas para cursar educación media ciclo 5 y 6 (Grado 10 y 11), (ii) formación en curso corto (iii) educación pos media de ciclo largo (educación y formación para el trabajo y superior).</w:t>
            </w:r>
          </w:p>
          <w:p w14:paraId="1CCF6E6E"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verificación de los criterios específicos de ingreso a la ruta de educación pos media de ciclo largo – superior están sujetos a lo establecido en los lineamientos definidos por la Agencia ATENEA. Se consideran participantes activos aquellos jóvenes vinculados al programa Jóvenes a la E – línea de educación superior, que se encuentren cursando hasta el tercer semestre.</w:t>
            </w:r>
          </w:p>
          <w:p w14:paraId="5CCC230A"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formación del componente psicosocial busca generar habilidades para el fortalecimiento del proyecto de vida y la prevención de factores de riesgo y vulneración de derechos de los-as jóvenes participantes. El acompañamiento psicosocial y la gestión de alertas de vulneración de derechos del-a joven, se realiza durante la permanencia en el servicio según las rutas establecidas en el Distrito Capital para tal fin.</w:t>
            </w:r>
          </w:p>
          <w:p w14:paraId="1E690F80"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Las transferencias monetarias condicionadas se entregan posterior al cumplimiento de las actividades condicionadas establecidas en el manual del servicio Jóvenes con Oportunidades; éstas están sujetas a la verificación del cumplimiento por parte de las entidades participantes.</w:t>
            </w:r>
          </w:p>
          <w:p w14:paraId="3F84654F"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Para la consolidación y verificación de las actividades condicionadas y aprobación de los pagos, los a</w:t>
            </w:r>
            <w:r w:rsidRPr="006145DB">
              <w:rPr>
                <w:rFonts w:cs="Arial"/>
                <w:sz w:val="20"/>
                <w:szCs w:val="20"/>
                <w:lang w:eastAsia="es-CO"/>
              </w:rPr>
              <w:t xml:space="preserve">ctores públicos y/o privados responsables </w:t>
            </w:r>
            <w:r w:rsidRPr="006145DB">
              <w:rPr>
                <w:rFonts w:cs="Arial"/>
                <w:sz w:val="20"/>
                <w:szCs w:val="20"/>
              </w:rPr>
              <w:t>de cada una de las rutas de formación, remiten a la Secretaría Distrital de Integración Social, los listados de cumplimiento de las actividades condicionadas establecidas en el marco de estas rutas.</w:t>
            </w:r>
          </w:p>
          <w:p w14:paraId="552F704C"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de la SDIS consolida los listados de cumplimiento remitidos por los aliados, valida el estado de las-os participantes en el servicio, </w:t>
            </w:r>
            <w:r w:rsidRPr="006145DB">
              <w:rPr>
                <w:rFonts w:eastAsia="Arial" w:cs="Arial"/>
                <w:sz w:val="20"/>
                <w:szCs w:val="20"/>
              </w:rPr>
              <w:t xml:space="preserve">verifica si la población con estado “EN ATENCIÓN” en el Sistema de Registro de Beneficiarios – SIRBE cumple con los criterios de egreso del servicio, mediante el cruce de las bases de datos referidas en la sección de </w:t>
            </w:r>
            <w:r w:rsidRPr="006145DB">
              <w:rPr>
                <w:rFonts w:cs="Arial"/>
                <w:sz w:val="20"/>
                <w:szCs w:val="20"/>
                <w:lang w:eastAsia="es-CO"/>
              </w:rPr>
              <w:t>criterios de egreso y fuentes de información</w:t>
            </w:r>
            <w:r w:rsidRPr="006145DB">
              <w:rPr>
                <w:rFonts w:eastAsia="Arial" w:cs="Arial"/>
                <w:sz w:val="20"/>
                <w:szCs w:val="20"/>
              </w:rPr>
              <w:t xml:space="preserve">. </w:t>
            </w:r>
          </w:p>
          <w:p w14:paraId="17F40355"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genera los listados de dispersión, los cuales cumplen con los requerimientos establecidos por la Dirección de Transferencias, para la posterior dispersión de transferencias monetarias. </w:t>
            </w:r>
          </w:p>
          <w:p w14:paraId="073080B1" w14:textId="77777777" w:rsidR="00693E35" w:rsidRPr="006145DB" w:rsidRDefault="00693E35" w:rsidP="000343B6">
            <w:pPr>
              <w:pStyle w:val="Prrafodelista"/>
              <w:numPr>
                <w:ilvl w:val="0"/>
                <w:numId w:val="14"/>
              </w:numPr>
              <w:spacing w:after="0" w:line="240" w:lineRule="auto"/>
              <w:ind w:left="317"/>
              <w:jc w:val="both"/>
              <w:rPr>
                <w:rFonts w:cs="Arial"/>
                <w:sz w:val="20"/>
                <w:szCs w:val="20"/>
              </w:rPr>
            </w:pPr>
            <w:r w:rsidRPr="006145DB">
              <w:rPr>
                <w:rFonts w:cs="Arial"/>
                <w:sz w:val="20"/>
                <w:szCs w:val="20"/>
              </w:rPr>
              <w:t xml:space="preserve">Las personas graduadas de la ruta de educación para personas jóvenes y adultas podrán continuar en el servicio, transitando a las rutas de formación en curso corto o de educación pos media de ciclo largo, modalidad educación y formación para el trabajo, siempre y cuando cumplan los criterios de ingreso establecidos por las entidades o instituciones que operen dichas rutas. </w:t>
            </w:r>
          </w:p>
          <w:p w14:paraId="6AC5AB3D"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Las personas participantes de las rutas de formación en curso corto y educación pos media de ciclo largo, no pueden participar simultánea ni posteriormente en otra de las rutas.</w:t>
            </w:r>
          </w:p>
          <w:p w14:paraId="3C47320E"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La implementación del componente de intermediación laboral, liderado por la Secretaría Distrital de Desarrollo Económico y/o aliados según la ruta asignada, comprende acciones para la empleabilidad (registro de hoja de vida, orientación ocupacional, postulación a vacantes, ferias y conexión con el sector productivo) cuyo cumplimiento constituye condicionalidad para la transferencia monetaria, conforme al manual del servicio MNL-PSS-023.</w:t>
            </w:r>
          </w:p>
          <w:p w14:paraId="12581656"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lang w:eastAsia="es-CO"/>
              </w:rPr>
            </w:pPr>
            <w:r w:rsidRPr="006145DB">
              <w:rPr>
                <w:rFonts w:cs="Arial"/>
                <w:sz w:val="20"/>
                <w:szCs w:val="20"/>
                <w:lang w:eastAsia="es-CO"/>
              </w:rPr>
              <w:t>La suspensión de la atención del servicio corresponde a una medida preventiva adoptada ante la posible configuración de un criterio de egreso, la cual se activa cuando se identifican situaciones justificadas que imposibilitan temporalmente el cumplimiento y/o reporte de las actividades condicionadas del servicio. Esta medida tiene carácter transitorio y podrá ser levantada una vez la persona realice el cumplimiento de las actividades condicionadas establecidas en el manual del servicio, a través de estrategias de acompañamiento psicosocial y la atención articulada con entidades participantes. Este estado permite evaluar y mantener la trazabilidad del caso mientras se determina su continuidad o egreso del servicio.</w:t>
            </w:r>
          </w:p>
          <w:p w14:paraId="17FCD595" w14:textId="24A4EC69"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693E35" w:rsidRPr="006145DB" w14:paraId="076FEBDA" w14:textId="77777777" w:rsidTr="002C665D">
        <w:trPr>
          <w:trHeight w:val="955"/>
          <w:jc w:val="center"/>
        </w:trPr>
        <w:tc>
          <w:tcPr>
            <w:tcW w:w="1838" w:type="dxa"/>
            <w:vAlign w:val="center"/>
          </w:tcPr>
          <w:p w14:paraId="12BD3EB8"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Condiciones transversales de calidad</w:t>
            </w:r>
          </w:p>
        </w:tc>
        <w:tc>
          <w:tcPr>
            <w:tcW w:w="7655" w:type="dxa"/>
            <w:vAlign w:val="center"/>
          </w:tcPr>
          <w:p w14:paraId="24E06CBD" w14:textId="77777777" w:rsidR="002D72E8"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w:t>
            </w:r>
          </w:p>
          <w:p w14:paraId="660E4CD0" w14:textId="77777777" w:rsidR="00562504" w:rsidRPr="006145DB" w:rsidRDefault="00562504" w:rsidP="000343B6">
            <w:pPr>
              <w:pStyle w:val="Ttulo1"/>
              <w:rPr>
                <w:sz w:val="20"/>
              </w:rPr>
            </w:pPr>
          </w:p>
          <w:p w14:paraId="3152FAC5" w14:textId="50B0ACC2"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Talento Humano</w:t>
            </w:r>
          </w:p>
          <w:p w14:paraId="576B1EB6"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Atención Social</w:t>
            </w:r>
          </w:p>
          <w:p w14:paraId="438604B8"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18"/>
              </w:rPr>
            </w:pPr>
            <w:r w:rsidRPr="006145DB">
              <w:rPr>
                <w:rFonts w:eastAsia="Arial" w:cs="Arial"/>
                <w:sz w:val="20"/>
                <w:szCs w:val="20"/>
              </w:rPr>
              <w:t>Gestión Administrativa</w:t>
            </w:r>
            <w:r w:rsidRPr="006145DB">
              <w:rPr>
                <w:rFonts w:cs="Arial"/>
                <w:sz w:val="20"/>
                <w:szCs w:val="18"/>
                <w:lang w:eastAsia="es-CO"/>
              </w:rPr>
              <w:t xml:space="preserve"> </w:t>
            </w:r>
          </w:p>
        </w:tc>
      </w:tr>
    </w:tbl>
    <w:p w14:paraId="2930D74C" w14:textId="77777777" w:rsidR="00B01E4E" w:rsidRPr="006145DB" w:rsidRDefault="00B01E4E" w:rsidP="005B435E">
      <w:pPr>
        <w:spacing w:after="0" w:line="240" w:lineRule="auto"/>
        <w:rPr>
          <w:rFonts w:cs="Arial"/>
          <w:lang w:val="es-CO"/>
        </w:rPr>
      </w:pPr>
    </w:p>
    <w:p w14:paraId="2DBDF95D" w14:textId="40B7495F" w:rsidR="00693E35" w:rsidRPr="006145DB" w:rsidRDefault="004A46AE">
      <w:pPr>
        <w:pStyle w:val="Ttulo1"/>
        <w:numPr>
          <w:ilvl w:val="1"/>
          <w:numId w:val="69"/>
        </w:numPr>
        <w:ind w:left="851" w:hanging="851"/>
        <w:rPr>
          <w:lang w:val="es-CO"/>
        </w:rPr>
      </w:pPr>
      <w:bookmarkStart w:id="121" w:name="_Toc210213188"/>
      <w:bookmarkStart w:id="122" w:name="_Toc213273462"/>
      <w:bookmarkStart w:id="123" w:name="_Toc213276089"/>
      <w:bookmarkStart w:id="124" w:name="_Toc216902422"/>
      <w:r w:rsidRPr="006145DB">
        <w:rPr>
          <w:lang w:val="es-CO"/>
        </w:rPr>
        <w:t>Servicios</w:t>
      </w:r>
      <w:r w:rsidR="00562504" w:rsidRPr="006145DB">
        <w:rPr>
          <w:lang w:val="es-CO"/>
        </w:rPr>
        <w:t xml:space="preserve"> para la prevención y atención del fenómeno de habitabilidad en calle</w:t>
      </w:r>
      <w:bookmarkEnd w:id="121"/>
      <w:bookmarkEnd w:id="122"/>
      <w:bookmarkEnd w:id="123"/>
      <w:bookmarkEnd w:id="124"/>
    </w:p>
    <w:p w14:paraId="5B0979F8" w14:textId="77777777" w:rsidR="00C033B9" w:rsidRPr="006145DB" w:rsidRDefault="00C033B9" w:rsidP="005B435E">
      <w:pPr>
        <w:spacing w:after="0" w:line="240" w:lineRule="auto"/>
        <w:jc w:val="center"/>
        <w:rPr>
          <w:rFonts w:cs="Arial"/>
          <w:lang w:val="es-CO"/>
        </w:rPr>
      </w:pPr>
    </w:p>
    <w:p w14:paraId="3DA5ABE9" w14:textId="5314D501" w:rsidR="000E1226" w:rsidRPr="006145DB" w:rsidRDefault="002C3116">
      <w:pPr>
        <w:pStyle w:val="Ttulo1"/>
        <w:numPr>
          <w:ilvl w:val="2"/>
          <w:numId w:val="70"/>
        </w:numPr>
        <w:jc w:val="center"/>
        <w:rPr>
          <w:szCs w:val="20"/>
          <w:lang w:val="es-CO"/>
        </w:rPr>
      </w:pPr>
      <w:bookmarkStart w:id="125" w:name="_Toc210213189"/>
      <w:bookmarkStart w:id="126" w:name="_Toc213273463"/>
      <w:bookmarkStart w:id="127" w:name="_Toc213276090"/>
      <w:bookmarkStart w:id="128" w:name="_Toc216902423"/>
      <w:r w:rsidRPr="006145DB">
        <w:rPr>
          <w:szCs w:val="20"/>
          <w:lang w:val="es-CO"/>
        </w:rPr>
        <w:t xml:space="preserve">Servicio </w:t>
      </w:r>
      <w:bookmarkEnd w:id="125"/>
      <w:r w:rsidR="00562504" w:rsidRPr="006145DB">
        <w:rPr>
          <w:szCs w:val="20"/>
          <w:lang w:eastAsia="es-CO"/>
        </w:rPr>
        <w:t>móvil de abordaje territorial y prevención del fenómeno de habitabilidad en c</w:t>
      </w:r>
      <w:r w:rsidR="00CE7DA2" w:rsidRPr="006145DB">
        <w:rPr>
          <w:szCs w:val="20"/>
          <w:lang w:eastAsia="es-CO"/>
        </w:rPr>
        <w:t>alle</w:t>
      </w:r>
      <w:bookmarkEnd w:id="126"/>
      <w:bookmarkEnd w:id="127"/>
      <w:bookmarkEnd w:id="12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557"/>
      </w:tblGrid>
      <w:tr w:rsidR="00562504" w:rsidRPr="006145DB" w14:paraId="1576172C" w14:textId="77777777" w:rsidTr="003512BE">
        <w:trPr>
          <w:trHeight w:val="417"/>
          <w:jc w:val="center"/>
        </w:trPr>
        <w:tc>
          <w:tcPr>
            <w:tcW w:w="1838" w:type="dxa"/>
            <w:vAlign w:val="center"/>
          </w:tcPr>
          <w:p w14:paraId="5B74023A" w14:textId="77777777" w:rsidR="00693E35" w:rsidRPr="006145DB" w:rsidRDefault="00693E35" w:rsidP="00562504">
            <w:pPr>
              <w:spacing w:after="0" w:line="240" w:lineRule="auto"/>
              <w:ind w:left="22"/>
              <w:contextualSpacing/>
              <w:rPr>
                <w:rFonts w:eastAsia="Calibri" w:cs="Arial"/>
                <w:bCs/>
                <w:sz w:val="20"/>
                <w:szCs w:val="20"/>
                <w:lang w:eastAsia="es-CO"/>
              </w:rPr>
            </w:pPr>
            <w:bookmarkStart w:id="129" w:name="_Hlk213251802"/>
            <w:r w:rsidRPr="006145DB">
              <w:rPr>
                <w:rFonts w:cs="Arial"/>
                <w:bCs/>
                <w:sz w:val="20"/>
                <w:szCs w:val="20"/>
                <w:lang w:eastAsia="es-CO"/>
              </w:rPr>
              <w:t>Nombre del servicio</w:t>
            </w:r>
          </w:p>
        </w:tc>
        <w:tc>
          <w:tcPr>
            <w:tcW w:w="7557" w:type="dxa"/>
            <w:vAlign w:val="center"/>
          </w:tcPr>
          <w:p w14:paraId="0C8640F1" w14:textId="29EEA663" w:rsidR="00693E35" w:rsidRPr="006145DB" w:rsidRDefault="00693E35" w:rsidP="00562504">
            <w:pPr>
              <w:pStyle w:val="Textoindependiente"/>
              <w:spacing w:after="0" w:line="240" w:lineRule="auto"/>
              <w:jc w:val="both"/>
              <w:rPr>
                <w:rFonts w:eastAsia="Lucida Sans Unicode" w:cs="Arial"/>
                <w:sz w:val="20"/>
                <w:szCs w:val="20"/>
              </w:rPr>
            </w:pPr>
            <w:r w:rsidRPr="006145DB">
              <w:rPr>
                <w:rFonts w:cs="Arial"/>
                <w:sz w:val="20"/>
                <w:szCs w:val="20"/>
                <w:lang w:eastAsia="es-CO"/>
              </w:rPr>
              <w:t xml:space="preserve">Móvil de </w:t>
            </w:r>
            <w:r w:rsidR="00562504" w:rsidRPr="006145DB">
              <w:rPr>
                <w:rFonts w:cs="Arial"/>
                <w:sz w:val="20"/>
                <w:szCs w:val="20"/>
                <w:lang w:eastAsia="es-CO"/>
              </w:rPr>
              <w:t>abordaje territorial y prevención del fenómeno de habitabilidad en calle.</w:t>
            </w:r>
          </w:p>
        </w:tc>
      </w:tr>
      <w:tr w:rsidR="00693E35" w:rsidRPr="006145DB" w14:paraId="69FFB970" w14:textId="77777777" w:rsidTr="003512BE">
        <w:trPr>
          <w:trHeight w:val="1249"/>
          <w:jc w:val="center"/>
        </w:trPr>
        <w:tc>
          <w:tcPr>
            <w:tcW w:w="1838" w:type="dxa"/>
            <w:vAlign w:val="center"/>
          </w:tcPr>
          <w:p w14:paraId="6E63C09C" w14:textId="77777777" w:rsidR="00693E35" w:rsidRPr="006145DB" w:rsidRDefault="00693E35" w:rsidP="005B435E">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557" w:type="dxa"/>
            <w:vAlign w:val="center"/>
          </w:tcPr>
          <w:p w14:paraId="03E10169" w14:textId="77777777" w:rsidR="00693E35" w:rsidRPr="006145DB" w:rsidRDefault="00693E35" w:rsidP="005B435E">
            <w:pPr>
              <w:spacing w:line="240" w:lineRule="auto"/>
              <w:contextualSpacing/>
              <w:jc w:val="both"/>
              <w:rPr>
                <w:rFonts w:eastAsia="Arial" w:cs="Arial"/>
                <w:sz w:val="20"/>
                <w:szCs w:val="20"/>
                <w:lang w:eastAsia="es-CO"/>
              </w:rPr>
            </w:pPr>
            <w:r w:rsidRPr="006145DB">
              <w:rPr>
                <w:rFonts w:eastAsia="Arial" w:cs="Arial"/>
                <w:sz w:val="20"/>
                <w:szCs w:val="20"/>
                <w:lang w:eastAsia="es-CO"/>
              </w:rPr>
              <w:t>Promover la inclusión social y el bienestar de personas habitantes de calle y en riesgo de estarlo, mediante acciones institucionales integrales que mejoren su seguridad, fomenten el diálogo respetuoso y la corresponsabilidad ciudadana, e intervengan de manera estratégica en los puntos críticos de la ciudad donde se presentan mayores tensiones sociales.</w:t>
            </w:r>
          </w:p>
        </w:tc>
      </w:tr>
      <w:tr w:rsidR="00693E35" w:rsidRPr="006145DB" w14:paraId="49EA0C3B" w14:textId="77777777" w:rsidTr="003512BE">
        <w:trPr>
          <w:trHeight w:val="1578"/>
          <w:jc w:val="center"/>
        </w:trPr>
        <w:tc>
          <w:tcPr>
            <w:tcW w:w="1838" w:type="dxa"/>
            <w:vAlign w:val="center"/>
          </w:tcPr>
          <w:p w14:paraId="1279E28B"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557" w:type="dxa"/>
            <w:vAlign w:val="center"/>
          </w:tcPr>
          <w:p w14:paraId="0EC53ECD" w14:textId="4A9318EA" w:rsidR="00693E35" w:rsidRPr="006145DB" w:rsidRDefault="00693E35" w:rsidP="00562504">
            <w:pPr>
              <w:pStyle w:val="Textoindependiente"/>
              <w:spacing w:after="0" w:line="240" w:lineRule="auto"/>
              <w:jc w:val="both"/>
              <w:rPr>
                <w:rFonts w:cs="Arial"/>
                <w:sz w:val="20"/>
                <w:szCs w:val="20"/>
              </w:rPr>
            </w:pPr>
            <w:r w:rsidRPr="006145DB">
              <w:rPr>
                <w:rFonts w:cs="Arial"/>
                <w:sz w:val="20"/>
                <w:szCs w:val="20"/>
              </w:rPr>
              <w:t>Implementar acciones diferenciales para la atención de personas habitantes de calle y en riesgo de estarlo, a través de dos líneas de atención:</w:t>
            </w:r>
          </w:p>
          <w:p w14:paraId="28EF0A1E" w14:textId="77777777" w:rsidR="00562504" w:rsidRPr="006145DB" w:rsidRDefault="00562504" w:rsidP="00562504">
            <w:pPr>
              <w:pStyle w:val="Textoindependiente"/>
              <w:spacing w:after="0" w:line="240" w:lineRule="auto"/>
              <w:jc w:val="both"/>
              <w:rPr>
                <w:rFonts w:cs="Arial"/>
                <w:sz w:val="20"/>
                <w:szCs w:val="20"/>
              </w:rPr>
            </w:pPr>
          </w:p>
          <w:p w14:paraId="4006F70B"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 xml:space="preserve">Personas Habitantes de Calle: identificación de necesidades para diseñar plan de atención individual para la intervención psicosocial, que permitan realizar la gestión de casos, para activación de rutas de atención, dignificación y fortalecimiento redes sociales y comunitarias. </w:t>
            </w:r>
          </w:p>
          <w:p w14:paraId="66404027"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Personas en Riesgo de Habitar Calle: identificación de factores de riesgo para la activación rutas de atención, promoción de entornos protectores y de desarrollo de capacidades. Fomentar la acción comunitaria y territorial, transformando imaginarios sociales que promuevan la corresponsabilidad de la ciudadanía e instituciones frente a este fenómeno.</w:t>
            </w:r>
          </w:p>
        </w:tc>
      </w:tr>
      <w:tr w:rsidR="00693E35" w:rsidRPr="006145DB" w14:paraId="19D823A2" w14:textId="77777777" w:rsidTr="003512BE">
        <w:trPr>
          <w:trHeight w:val="553"/>
          <w:jc w:val="center"/>
        </w:trPr>
        <w:tc>
          <w:tcPr>
            <w:tcW w:w="1838" w:type="dxa"/>
            <w:vAlign w:val="center"/>
          </w:tcPr>
          <w:p w14:paraId="32E41B23"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557" w:type="dxa"/>
            <w:vAlign w:val="center"/>
          </w:tcPr>
          <w:p w14:paraId="73F1D02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p>
          <w:p w14:paraId="1ECC2C9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693E35" w:rsidRPr="006145DB" w14:paraId="14D6B111" w14:textId="77777777" w:rsidTr="003512BE">
        <w:trPr>
          <w:trHeight w:val="736"/>
          <w:jc w:val="center"/>
        </w:trPr>
        <w:tc>
          <w:tcPr>
            <w:tcW w:w="1838" w:type="dxa"/>
            <w:vAlign w:val="center"/>
          </w:tcPr>
          <w:p w14:paraId="13DBB1DB" w14:textId="77777777" w:rsidR="00693E35" w:rsidRPr="006145DB" w:rsidRDefault="00693E35" w:rsidP="0056250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tcBorders>
              <w:bottom w:val="single" w:sz="4" w:space="0" w:color="auto"/>
            </w:tcBorders>
            <w:vAlign w:val="center"/>
          </w:tcPr>
          <w:p w14:paraId="6E42D448" w14:textId="77777777" w:rsidR="00693E35" w:rsidRPr="006145DB" w:rsidRDefault="00693E35" w:rsidP="00562504">
            <w:pPr>
              <w:pStyle w:val="Textoindependiente"/>
              <w:spacing w:after="0" w:line="240" w:lineRule="auto"/>
              <w:jc w:val="both"/>
              <w:rPr>
                <w:rFonts w:cs="Arial"/>
              </w:rPr>
            </w:pPr>
            <w:r w:rsidRPr="006145DB">
              <w:rPr>
                <w:rStyle w:val="normaltextrun"/>
                <w:rFonts w:cs="Arial"/>
                <w:sz w:val="20"/>
                <w:shd w:val="clear" w:color="auto" w:fill="FFFFFF"/>
              </w:rPr>
              <w:t>Persona habitante de calle o en alto riesgo de estarlo, de veintinueve (29) años o más. Persona habitante de calle o en alto riesgo de estarlo, de dieciocho (18) a veintiocho (28) años, que requiera atención humanitaria y transitoria.</w:t>
            </w:r>
          </w:p>
        </w:tc>
      </w:tr>
      <w:tr w:rsidR="00693E35" w:rsidRPr="006145DB" w14:paraId="6BDCA41D" w14:textId="77777777" w:rsidTr="003512BE">
        <w:trPr>
          <w:trHeight w:val="50"/>
          <w:jc w:val="center"/>
        </w:trPr>
        <w:tc>
          <w:tcPr>
            <w:tcW w:w="1838" w:type="dxa"/>
            <w:vMerge w:val="restart"/>
            <w:tcBorders>
              <w:right w:val="single" w:sz="4" w:space="0" w:color="auto"/>
            </w:tcBorders>
            <w:vAlign w:val="center"/>
          </w:tcPr>
          <w:p w14:paraId="0B5383AA" w14:textId="77777777" w:rsidR="00693E35" w:rsidRPr="006145DB" w:rsidRDefault="00693E35" w:rsidP="005B435E">
            <w:pPr>
              <w:spacing w:after="0" w:line="240" w:lineRule="auto"/>
              <w:contextualSpacing/>
              <w:rPr>
                <w:rFonts w:cs="Arial"/>
                <w:bCs/>
                <w:sz w:val="20"/>
                <w:szCs w:val="18"/>
                <w:lang w:eastAsia="es-CO"/>
              </w:rPr>
            </w:pPr>
            <w:r w:rsidRPr="006145DB">
              <w:rPr>
                <w:rFonts w:eastAsia="Arial" w:cs="Arial"/>
                <w:sz w:val="20"/>
                <w:szCs w:val="20"/>
                <w:lang w:eastAsia="es-CO"/>
              </w:rPr>
              <w:t>Fuentes de Información de la Población Objetivo</w:t>
            </w:r>
          </w:p>
        </w:tc>
        <w:tc>
          <w:tcPr>
            <w:tcW w:w="7557" w:type="dxa"/>
            <w:tcBorders>
              <w:top w:val="single" w:sz="4" w:space="0" w:color="auto"/>
              <w:left w:val="single" w:sz="4" w:space="0" w:color="auto"/>
              <w:bottom w:val="nil"/>
              <w:right w:val="single" w:sz="4" w:space="0" w:color="auto"/>
            </w:tcBorders>
            <w:vAlign w:val="center"/>
          </w:tcPr>
          <w:p w14:paraId="1DEEC3DC"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7176ADF1" w14:textId="77777777" w:rsidTr="003512BE">
        <w:trPr>
          <w:trHeight w:val="828"/>
          <w:jc w:val="center"/>
        </w:trPr>
        <w:tc>
          <w:tcPr>
            <w:tcW w:w="1838" w:type="dxa"/>
            <w:vMerge/>
            <w:vAlign w:val="center"/>
          </w:tcPr>
          <w:p w14:paraId="0A90DA89" w14:textId="77777777" w:rsidR="00693E35" w:rsidRPr="006145DB" w:rsidRDefault="00693E35" w:rsidP="005B435E">
            <w:pPr>
              <w:spacing w:line="240" w:lineRule="auto"/>
              <w:contextualSpacing/>
              <w:rPr>
                <w:rFonts w:cs="Arial"/>
                <w:bCs/>
                <w:sz w:val="20"/>
                <w:szCs w:val="18"/>
                <w:lang w:eastAsia="es-CO"/>
              </w:rPr>
            </w:pPr>
          </w:p>
        </w:tc>
        <w:tc>
          <w:tcPr>
            <w:tcW w:w="7557" w:type="dxa"/>
            <w:tcBorders>
              <w:top w:val="nil"/>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1C533D7F" w14:textId="77777777" w:rsidTr="00562504">
              <w:trPr>
                <w:trHeight w:val="300"/>
              </w:trPr>
              <w:tc>
                <w:tcPr>
                  <w:tcW w:w="1956" w:type="dxa"/>
                  <w:vAlign w:val="center"/>
                </w:tcPr>
                <w:p w14:paraId="721C5FC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2268" w:type="dxa"/>
                  <w:vAlign w:val="center"/>
                </w:tcPr>
                <w:p w14:paraId="459272D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1E4C622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35EF11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5068014" w14:textId="77777777" w:rsidTr="00562504">
              <w:trPr>
                <w:trHeight w:val="300"/>
              </w:trPr>
              <w:tc>
                <w:tcPr>
                  <w:tcW w:w="1956" w:type="dxa"/>
                  <w:vMerge w:val="restart"/>
                  <w:vAlign w:val="center"/>
                </w:tcPr>
                <w:p w14:paraId="406AF1A6"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61C5563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6A88EE1E"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2223DD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5FE6E580" w14:textId="77777777" w:rsidTr="00562504">
              <w:trPr>
                <w:trHeight w:val="300"/>
              </w:trPr>
              <w:tc>
                <w:tcPr>
                  <w:tcW w:w="1956" w:type="dxa"/>
                  <w:vMerge/>
                  <w:vAlign w:val="center"/>
                </w:tcPr>
                <w:p w14:paraId="756C6012"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59AE86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1768E9F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E513D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53791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69B4B347" w14:textId="77777777" w:rsidTr="00562504">
              <w:trPr>
                <w:trHeight w:val="300"/>
              </w:trPr>
              <w:tc>
                <w:tcPr>
                  <w:tcW w:w="1956" w:type="dxa"/>
                  <w:vMerge w:val="restart"/>
                  <w:vAlign w:val="center"/>
                </w:tcPr>
                <w:p w14:paraId="37FF519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58EAE66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4694D1C2"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63FD3FF"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71640A82" w14:textId="77777777" w:rsidTr="00562504">
              <w:trPr>
                <w:trHeight w:val="300"/>
              </w:trPr>
              <w:tc>
                <w:tcPr>
                  <w:tcW w:w="1956" w:type="dxa"/>
                  <w:vMerge/>
                  <w:vAlign w:val="center"/>
                </w:tcPr>
                <w:p w14:paraId="544E9C3C"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66CC83C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4EE895A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BC112A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48F4C630"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431BFC37" w14:textId="77777777" w:rsidTr="00562504">
              <w:trPr>
                <w:trHeight w:val="300"/>
              </w:trPr>
              <w:tc>
                <w:tcPr>
                  <w:tcW w:w="1956" w:type="dxa"/>
                  <w:vMerge/>
                  <w:vAlign w:val="center"/>
                </w:tcPr>
                <w:p w14:paraId="25F40CB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E98D37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7F5A09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551FE18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F8FC53E" w14:textId="77777777" w:rsidTr="00562504">
              <w:trPr>
                <w:trHeight w:val="300"/>
              </w:trPr>
              <w:tc>
                <w:tcPr>
                  <w:tcW w:w="1956" w:type="dxa"/>
                  <w:vMerge/>
                  <w:vAlign w:val="center"/>
                </w:tcPr>
                <w:p w14:paraId="23A7B3B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73A5E58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E63E79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19B7E9C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76DE1727" w14:textId="77777777" w:rsidTr="00562504">
              <w:trPr>
                <w:trHeight w:val="300"/>
              </w:trPr>
              <w:tc>
                <w:tcPr>
                  <w:tcW w:w="1956" w:type="dxa"/>
                  <w:vMerge w:val="restart"/>
                  <w:vAlign w:val="center"/>
                </w:tcPr>
                <w:p w14:paraId="098EA87A"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0E218B4" w14:textId="77777777" w:rsidR="00693E35" w:rsidRPr="006145DB" w:rsidRDefault="00693E35" w:rsidP="005B435E">
                  <w:pPr>
                    <w:tabs>
                      <w:tab w:val="left" w:pos="709"/>
                    </w:tabs>
                    <w:contextualSpacing/>
                    <w:jc w:val="center"/>
                    <w:rPr>
                      <w:rFonts w:cs="Arial"/>
                      <w:sz w:val="16"/>
                      <w:szCs w:val="16"/>
                    </w:rPr>
                  </w:pPr>
                  <w:r w:rsidRPr="006145DB">
                    <w:rPr>
                      <w:rFonts w:cs="Arial"/>
                      <w:sz w:val="16"/>
                      <w:szCs w:val="16"/>
                      <w:lang w:eastAsia="es-CO"/>
                    </w:rPr>
                    <w:t>SIRBE</w:t>
                  </w:r>
                </w:p>
              </w:tc>
              <w:tc>
                <w:tcPr>
                  <w:tcW w:w="1276" w:type="dxa"/>
                  <w:vAlign w:val="center"/>
                </w:tcPr>
                <w:p w14:paraId="3CDA76B3"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4088B8B"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1F4CD6AA" w14:textId="77777777" w:rsidTr="00562504">
              <w:trPr>
                <w:trHeight w:val="300"/>
              </w:trPr>
              <w:tc>
                <w:tcPr>
                  <w:tcW w:w="1956" w:type="dxa"/>
                  <w:vMerge/>
                  <w:vAlign w:val="center"/>
                </w:tcPr>
                <w:p w14:paraId="412B3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317E33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19A5200"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848BA78"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092659B9"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7972F5D1" w14:textId="77777777" w:rsidTr="00562504">
              <w:trPr>
                <w:trHeight w:val="300"/>
              </w:trPr>
              <w:tc>
                <w:tcPr>
                  <w:tcW w:w="1956" w:type="dxa"/>
                  <w:tcBorders>
                    <w:bottom w:val="single" w:sz="4" w:space="0" w:color="auto"/>
                  </w:tcBorders>
                  <w:vAlign w:val="center"/>
                </w:tcPr>
                <w:p w14:paraId="61D40408"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1DABA3A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5CB274C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453766E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0B55828A" w14:textId="77777777" w:rsidTr="00562504">
              <w:trPr>
                <w:trHeight w:val="300"/>
              </w:trPr>
              <w:tc>
                <w:tcPr>
                  <w:tcW w:w="1956" w:type="dxa"/>
                  <w:tcBorders>
                    <w:bottom w:val="nil"/>
                  </w:tcBorders>
                  <w:vAlign w:val="center"/>
                </w:tcPr>
                <w:p w14:paraId="4A4D4D9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12A6344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0D3172C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nil"/>
                  </w:tcBorders>
                  <w:vAlign w:val="center"/>
                </w:tcPr>
                <w:p w14:paraId="3D0BDE2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6A7DA6D8" w14:textId="77777777" w:rsidR="00693E35" w:rsidRPr="006145DB" w:rsidRDefault="00693E35" w:rsidP="005B435E">
            <w:pPr>
              <w:tabs>
                <w:tab w:val="left" w:pos="709"/>
              </w:tabs>
              <w:spacing w:line="240" w:lineRule="auto"/>
              <w:contextualSpacing/>
              <w:jc w:val="both"/>
              <w:rPr>
                <w:rFonts w:cs="Arial"/>
                <w:bCs/>
                <w:sz w:val="18"/>
                <w:szCs w:val="18"/>
                <w:lang w:eastAsia="es-CO"/>
              </w:rPr>
            </w:pPr>
          </w:p>
        </w:tc>
      </w:tr>
      <w:tr w:rsidR="00693E35" w:rsidRPr="006145DB" w14:paraId="5E3D2E5A" w14:textId="77777777" w:rsidTr="003512BE">
        <w:trPr>
          <w:trHeight w:val="1040"/>
          <w:jc w:val="center"/>
        </w:trPr>
        <w:tc>
          <w:tcPr>
            <w:tcW w:w="1838" w:type="dxa"/>
            <w:vAlign w:val="center"/>
          </w:tcPr>
          <w:p w14:paraId="70FBF1F4"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Priorización y Fuentes de Información</w:t>
            </w:r>
          </w:p>
        </w:tc>
        <w:tc>
          <w:tcPr>
            <w:tcW w:w="7557" w:type="dxa"/>
            <w:tcBorders>
              <w:bottom w:val="single" w:sz="4" w:space="0" w:color="auto"/>
            </w:tcBorders>
            <w:vAlign w:val="center"/>
          </w:tcPr>
          <w:p w14:paraId="0C7E2424" w14:textId="21A00142" w:rsidR="00693E35" w:rsidRPr="006145DB" w:rsidRDefault="00693E35" w:rsidP="00562504">
            <w:pPr>
              <w:pStyle w:val="Textoindependiente"/>
              <w:spacing w:after="0" w:line="240" w:lineRule="auto"/>
              <w:jc w:val="both"/>
              <w:rPr>
                <w:rFonts w:cs="Arial"/>
                <w:szCs w:val="18"/>
                <w:lang w:eastAsia="es-CO"/>
              </w:rPr>
            </w:pPr>
            <w:r w:rsidRPr="006145DB">
              <w:rPr>
                <w:rFonts w:cs="Arial"/>
                <w:sz w:val="20"/>
                <w:szCs w:val="18"/>
                <w:lang w:eastAsia="es-CO"/>
              </w:rPr>
              <w:t>No aplica</w:t>
            </w:r>
            <w:r w:rsidR="00562504" w:rsidRPr="006145DB">
              <w:rPr>
                <w:rFonts w:cs="Arial"/>
                <w:sz w:val="20"/>
                <w:szCs w:val="18"/>
                <w:lang w:eastAsia="es-CO"/>
              </w:rPr>
              <w:t>.</w:t>
            </w:r>
          </w:p>
        </w:tc>
      </w:tr>
      <w:tr w:rsidR="00693E35" w:rsidRPr="006145DB" w14:paraId="285F8F51" w14:textId="77777777" w:rsidTr="003512BE">
        <w:trPr>
          <w:trHeight w:val="50"/>
          <w:jc w:val="center"/>
        </w:trPr>
        <w:tc>
          <w:tcPr>
            <w:tcW w:w="1838" w:type="dxa"/>
            <w:vMerge w:val="restart"/>
            <w:tcBorders>
              <w:right w:val="single" w:sz="4" w:space="0" w:color="auto"/>
            </w:tcBorders>
            <w:vAlign w:val="center"/>
          </w:tcPr>
          <w:p w14:paraId="6C281227"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Ingreso y Fuentes de Información</w:t>
            </w:r>
          </w:p>
        </w:tc>
        <w:tc>
          <w:tcPr>
            <w:tcW w:w="7557" w:type="dxa"/>
            <w:tcBorders>
              <w:top w:val="single" w:sz="4" w:space="0" w:color="auto"/>
              <w:left w:val="single" w:sz="4" w:space="0" w:color="auto"/>
              <w:bottom w:val="nil"/>
              <w:right w:val="single" w:sz="4" w:space="0" w:color="auto"/>
            </w:tcBorders>
            <w:vAlign w:val="center"/>
          </w:tcPr>
          <w:p w14:paraId="584D4BBE"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44D9490F" w14:textId="77777777" w:rsidTr="003512BE">
        <w:trPr>
          <w:trHeight w:val="873"/>
          <w:jc w:val="center"/>
        </w:trPr>
        <w:tc>
          <w:tcPr>
            <w:tcW w:w="1838" w:type="dxa"/>
            <w:vMerge/>
            <w:vAlign w:val="center"/>
          </w:tcPr>
          <w:p w14:paraId="7509E15A" w14:textId="77777777" w:rsidR="00693E35" w:rsidRPr="006145DB" w:rsidRDefault="00693E35" w:rsidP="005B435E">
            <w:pPr>
              <w:spacing w:line="240" w:lineRule="auto"/>
              <w:rPr>
                <w:rFonts w:cs="Arial"/>
                <w:bCs/>
                <w:sz w:val="20"/>
                <w:szCs w:val="18"/>
                <w:lang w:eastAsia="es-CO"/>
              </w:rPr>
            </w:pPr>
          </w:p>
        </w:tc>
        <w:tc>
          <w:tcPr>
            <w:tcW w:w="7557" w:type="dxa"/>
            <w:tcBorders>
              <w:top w:val="nil"/>
              <w:bottom w:val="single" w:sz="4" w:space="0" w:color="auto"/>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520D6185" w14:textId="77777777" w:rsidTr="00351196">
              <w:trPr>
                <w:trHeight w:val="300"/>
              </w:trPr>
              <w:tc>
                <w:tcPr>
                  <w:tcW w:w="1956" w:type="dxa"/>
                  <w:vAlign w:val="center"/>
                </w:tcPr>
                <w:p w14:paraId="17172C1D"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2268" w:type="dxa"/>
                  <w:vAlign w:val="center"/>
                </w:tcPr>
                <w:p w14:paraId="6F04161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AD094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EDBD1D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340552DA" w14:textId="77777777" w:rsidTr="00351196">
              <w:trPr>
                <w:trHeight w:val="300"/>
              </w:trPr>
              <w:tc>
                <w:tcPr>
                  <w:tcW w:w="1956" w:type="dxa"/>
                  <w:vMerge w:val="restart"/>
                  <w:vAlign w:val="center"/>
                </w:tcPr>
                <w:p w14:paraId="66630B73"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00BB165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2454E019"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6725E66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4EE2EDEC" w14:textId="77777777" w:rsidTr="00351196">
              <w:trPr>
                <w:trHeight w:val="300"/>
              </w:trPr>
              <w:tc>
                <w:tcPr>
                  <w:tcW w:w="1956" w:type="dxa"/>
                  <w:vMerge/>
                  <w:vAlign w:val="center"/>
                </w:tcPr>
                <w:p w14:paraId="4B484B5D"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2F80044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D30FB4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B2574D7"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7003AF7"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2A1E80FD" w14:textId="77777777" w:rsidTr="00351196">
              <w:trPr>
                <w:trHeight w:val="300"/>
              </w:trPr>
              <w:tc>
                <w:tcPr>
                  <w:tcW w:w="1956" w:type="dxa"/>
                  <w:vMerge w:val="restart"/>
                  <w:vAlign w:val="center"/>
                </w:tcPr>
                <w:p w14:paraId="72CE488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6EC256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08D1511"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F6E00B9"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6FC3F32" w14:textId="77777777" w:rsidTr="00351196">
              <w:trPr>
                <w:trHeight w:val="300"/>
              </w:trPr>
              <w:tc>
                <w:tcPr>
                  <w:tcW w:w="1956" w:type="dxa"/>
                  <w:vMerge/>
                  <w:vAlign w:val="center"/>
                </w:tcPr>
                <w:p w14:paraId="6F474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C102DA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33B3F9F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A896F9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2589EAAA"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0B616AA0" w14:textId="77777777" w:rsidTr="00351196">
              <w:trPr>
                <w:trHeight w:val="300"/>
              </w:trPr>
              <w:tc>
                <w:tcPr>
                  <w:tcW w:w="1956" w:type="dxa"/>
                  <w:vMerge/>
                  <w:vAlign w:val="center"/>
                </w:tcPr>
                <w:p w14:paraId="061126ED"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B0F09B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AF3C2F5"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248B344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5841ACC1" w14:textId="77777777" w:rsidTr="00351196">
              <w:trPr>
                <w:trHeight w:val="300"/>
              </w:trPr>
              <w:tc>
                <w:tcPr>
                  <w:tcW w:w="1956" w:type="dxa"/>
                  <w:vMerge/>
                  <w:vAlign w:val="center"/>
                </w:tcPr>
                <w:p w14:paraId="33444601"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D3E71F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FA64C1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69C2263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1D82D505" w14:textId="77777777" w:rsidTr="00351196">
              <w:trPr>
                <w:trHeight w:val="300"/>
              </w:trPr>
              <w:tc>
                <w:tcPr>
                  <w:tcW w:w="1956" w:type="dxa"/>
                  <w:vMerge w:val="restart"/>
                  <w:vAlign w:val="center"/>
                </w:tcPr>
                <w:p w14:paraId="6A8D43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8673C7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B87930C"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B2109D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19779A0D" w14:textId="77777777" w:rsidTr="00351196">
              <w:trPr>
                <w:trHeight w:val="300"/>
              </w:trPr>
              <w:tc>
                <w:tcPr>
                  <w:tcW w:w="1956" w:type="dxa"/>
                  <w:vMerge/>
                  <w:vAlign w:val="center"/>
                </w:tcPr>
                <w:p w14:paraId="3F32F3D6"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20C13C7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3039BEB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256DE6E"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801" w:type="dxa"/>
                  <w:vAlign w:val="center"/>
                </w:tcPr>
                <w:p w14:paraId="499FFB46"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562504" w:rsidRPr="006145DB" w14:paraId="28F8EE30" w14:textId="77777777" w:rsidTr="00351196">
              <w:trPr>
                <w:trHeight w:val="300"/>
              </w:trPr>
              <w:tc>
                <w:tcPr>
                  <w:tcW w:w="1956" w:type="dxa"/>
                  <w:tcBorders>
                    <w:bottom w:val="single" w:sz="4" w:space="0" w:color="auto"/>
                  </w:tcBorders>
                  <w:vAlign w:val="center"/>
                </w:tcPr>
                <w:p w14:paraId="1C5DB4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51E61D2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03FA787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3AECC97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3C0B85B4" w14:textId="77777777" w:rsidTr="00351196">
              <w:trPr>
                <w:trHeight w:val="300"/>
              </w:trPr>
              <w:tc>
                <w:tcPr>
                  <w:tcW w:w="1956" w:type="dxa"/>
                  <w:tcBorders>
                    <w:bottom w:val="nil"/>
                  </w:tcBorders>
                  <w:vAlign w:val="center"/>
                </w:tcPr>
                <w:p w14:paraId="70D65DC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6AD7CFC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744A687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nil"/>
                  </w:tcBorders>
                  <w:vAlign w:val="center"/>
                </w:tcPr>
                <w:p w14:paraId="6595B9F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21152FD9" w14:textId="77777777" w:rsidR="00693E35" w:rsidRPr="006145DB" w:rsidRDefault="00693E35" w:rsidP="005B435E">
            <w:pPr>
              <w:pStyle w:val="Textoindependiente"/>
              <w:spacing w:line="240" w:lineRule="auto"/>
              <w:ind w:right="112"/>
              <w:jc w:val="both"/>
              <w:rPr>
                <w:rFonts w:cs="Arial"/>
                <w:bCs/>
                <w:sz w:val="18"/>
                <w:szCs w:val="18"/>
                <w:lang w:eastAsia="es-CO"/>
              </w:rPr>
            </w:pPr>
          </w:p>
        </w:tc>
      </w:tr>
      <w:tr w:rsidR="00693E35" w:rsidRPr="006145DB" w14:paraId="546D060F" w14:textId="77777777" w:rsidTr="003512BE">
        <w:trPr>
          <w:trHeight w:val="20"/>
          <w:jc w:val="center"/>
        </w:trPr>
        <w:tc>
          <w:tcPr>
            <w:tcW w:w="1838" w:type="dxa"/>
            <w:vMerge w:val="restart"/>
            <w:tcBorders>
              <w:right w:val="single" w:sz="4" w:space="0" w:color="auto"/>
            </w:tcBorders>
            <w:vAlign w:val="center"/>
          </w:tcPr>
          <w:p w14:paraId="5ED4AB40" w14:textId="77777777" w:rsidR="00693E35" w:rsidRPr="006145DB" w:rsidRDefault="00693E35" w:rsidP="005B435E">
            <w:pPr>
              <w:spacing w:after="0" w:line="240" w:lineRule="auto"/>
              <w:rPr>
                <w:rFonts w:cs="Arial"/>
                <w:sz w:val="20"/>
                <w:szCs w:val="18"/>
                <w:lang w:eastAsia="es-CO"/>
              </w:rPr>
            </w:pPr>
            <w:r w:rsidRPr="006145DB">
              <w:rPr>
                <w:rFonts w:eastAsia="Arial" w:cs="Arial"/>
                <w:sz w:val="20"/>
                <w:szCs w:val="20"/>
                <w:lang w:eastAsia="es-CO"/>
              </w:rPr>
              <w:t>Criterios de Egreso y Fuentes de Información</w:t>
            </w:r>
          </w:p>
        </w:tc>
        <w:tc>
          <w:tcPr>
            <w:tcW w:w="7557" w:type="dxa"/>
            <w:tcBorders>
              <w:top w:val="single" w:sz="4" w:space="0" w:color="auto"/>
              <w:left w:val="single" w:sz="4" w:space="0" w:color="auto"/>
              <w:bottom w:val="nil"/>
              <w:right w:val="single" w:sz="4" w:space="0" w:color="auto"/>
            </w:tcBorders>
            <w:vAlign w:val="center"/>
          </w:tcPr>
          <w:p w14:paraId="1FBA982F" w14:textId="77777777" w:rsidR="00693E35" w:rsidRPr="006145DB" w:rsidRDefault="00693E35" w:rsidP="005B435E">
            <w:pPr>
              <w:tabs>
                <w:tab w:val="left" w:pos="709"/>
              </w:tabs>
              <w:spacing w:line="240" w:lineRule="auto"/>
              <w:contextualSpacing/>
              <w:jc w:val="center"/>
              <w:rPr>
                <w:rFonts w:cs="Arial"/>
                <w:sz w:val="10"/>
                <w:szCs w:val="18"/>
                <w:lang w:eastAsia="es-CO"/>
              </w:rPr>
            </w:pPr>
          </w:p>
        </w:tc>
      </w:tr>
      <w:tr w:rsidR="00693E35" w:rsidRPr="006145DB" w14:paraId="3D2B1628" w14:textId="77777777" w:rsidTr="003512BE">
        <w:trPr>
          <w:trHeight w:val="20"/>
          <w:jc w:val="center"/>
        </w:trPr>
        <w:tc>
          <w:tcPr>
            <w:tcW w:w="1838" w:type="dxa"/>
            <w:vMerge/>
            <w:vAlign w:val="center"/>
          </w:tcPr>
          <w:p w14:paraId="758E561F" w14:textId="77777777" w:rsidR="00693E35" w:rsidRPr="006145DB" w:rsidRDefault="00693E35" w:rsidP="005B435E">
            <w:pPr>
              <w:spacing w:line="240" w:lineRule="auto"/>
              <w:contextualSpacing/>
              <w:rPr>
                <w:rFonts w:cs="Arial"/>
                <w:sz w:val="20"/>
                <w:szCs w:val="18"/>
                <w:lang w:eastAsia="es-CO"/>
              </w:rPr>
            </w:pPr>
          </w:p>
        </w:tc>
        <w:tc>
          <w:tcPr>
            <w:tcW w:w="7557" w:type="dxa"/>
            <w:tcBorders>
              <w:top w:val="nil"/>
            </w:tcBorders>
            <w:vAlign w:val="center"/>
          </w:tcPr>
          <w:tbl>
            <w:tblPr>
              <w:tblStyle w:val="Tablaconcuadrcula"/>
              <w:tblW w:w="7298" w:type="dxa"/>
              <w:tblLayout w:type="fixed"/>
              <w:tblLook w:val="04A0" w:firstRow="1" w:lastRow="0" w:firstColumn="1" w:lastColumn="0" w:noHBand="0" w:noVBand="1"/>
            </w:tblPr>
            <w:tblGrid>
              <w:gridCol w:w="1955"/>
              <w:gridCol w:w="2269"/>
              <w:gridCol w:w="1276"/>
              <w:gridCol w:w="1798"/>
            </w:tblGrid>
            <w:tr w:rsidR="00562504" w:rsidRPr="006145DB" w14:paraId="5A1875E1" w14:textId="77777777" w:rsidTr="00562504">
              <w:trPr>
                <w:trHeight w:val="380"/>
              </w:trPr>
              <w:tc>
                <w:tcPr>
                  <w:tcW w:w="1955" w:type="dxa"/>
                  <w:vAlign w:val="center"/>
                </w:tcPr>
                <w:p w14:paraId="708AD9F2"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Criterios de Egreso</w:t>
                  </w:r>
                </w:p>
              </w:tc>
              <w:tc>
                <w:tcPr>
                  <w:tcW w:w="2269" w:type="dxa"/>
                  <w:vAlign w:val="center"/>
                </w:tcPr>
                <w:p w14:paraId="19D80E54"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10AA7845"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98" w:type="dxa"/>
                  <w:vAlign w:val="center"/>
                </w:tcPr>
                <w:p w14:paraId="76D4BB0A"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7F040190" w14:textId="77777777" w:rsidTr="00562504">
              <w:trPr>
                <w:trHeight w:val="243"/>
              </w:trPr>
              <w:tc>
                <w:tcPr>
                  <w:tcW w:w="1955" w:type="dxa"/>
                  <w:vAlign w:val="center"/>
                </w:tcPr>
                <w:p w14:paraId="776F0D54" w14:textId="77777777" w:rsidR="00693E35" w:rsidRPr="006145DB" w:rsidRDefault="00693E35" w:rsidP="005B435E">
                  <w:pPr>
                    <w:tabs>
                      <w:tab w:val="left" w:pos="709"/>
                    </w:tabs>
                    <w:contextualSpacing/>
                    <w:jc w:val="both"/>
                    <w:rPr>
                      <w:rFonts w:cs="Arial"/>
                      <w:sz w:val="16"/>
                      <w:szCs w:val="18"/>
                      <w:lang w:eastAsia="es-CO"/>
                    </w:rPr>
                  </w:pPr>
                  <w:r w:rsidRPr="006145DB">
                    <w:rPr>
                      <w:rFonts w:cs="Arial"/>
                      <w:sz w:val="16"/>
                      <w:szCs w:val="18"/>
                      <w:lang w:eastAsia="es-CO"/>
                    </w:rPr>
                    <w:t>Retiro voluntario manifestado libre y expresamente por escrito.</w:t>
                  </w:r>
                </w:p>
              </w:tc>
              <w:tc>
                <w:tcPr>
                  <w:tcW w:w="2269" w:type="dxa"/>
                  <w:vAlign w:val="center"/>
                </w:tcPr>
                <w:p w14:paraId="7A5F527D" w14:textId="77777777" w:rsidR="00693E35" w:rsidRPr="006145DB" w:rsidRDefault="00693E35" w:rsidP="005B435E">
                  <w:pPr>
                    <w:tabs>
                      <w:tab w:val="left" w:pos="709"/>
                    </w:tabs>
                    <w:contextualSpacing/>
                    <w:jc w:val="center"/>
                    <w:rPr>
                      <w:rFonts w:cs="Arial"/>
                      <w:sz w:val="16"/>
                      <w:szCs w:val="18"/>
                    </w:rPr>
                  </w:pPr>
                  <w:r w:rsidRPr="006145DB">
                    <w:rPr>
                      <w:rFonts w:cs="Arial"/>
                      <w:sz w:val="16"/>
                      <w:szCs w:val="18"/>
                    </w:rPr>
                    <w:t xml:space="preserve">Verificación en campo </w:t>
                  </w:r>
                </w:p>
              </w:tc>
              <w:tc>
                <w:tcPr>
                  <w:tcW w:w="1276" w:type="dxa"/>
                  <w:vAlign w:val="center"/>
                </w:tcPr>
                <w:p w14:paraId="35EC72B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798" w:type="dxa"/>
                  <w:vAlign w:val="center"/>
                </w:tcPr>
                <w:p w14:paraId="4AFA4A5F"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rPr>
                    <w:t>Subdirección para la Adultez</w:t>
                  </w:r>
                </w:p>
              </w:tc>
            </w:tr>
            <w:tr w:rsidR="00562504" w:rsidRPr="006145DB" w14:paraId="355D7346" w14:textId="77777777" w:rsidTr="00562504">
              <w:trPr>
                <w:trHeight w:val="485"/>
              </w:trPr>
              <w:tc>
                <w:tcPr>
                  <w:tcW w:w="1955" w:type="dxa"/>
                  <w:vMerge w:val="restart"/>
                  <w:vAlign w:val="center"/>
                </w:tcPr>
                <w:p w14:paraId="57BCF675" w14:textId="77777777" w:rsidR="00693E35" w:rsidRPr="006145DB" w:rsidRDefault="00693E35" w:rsidP="005B435E">
                  <w:pPr>
                    <w:tabs>
                      <w:tab w:val="left" w:pos="709"/>
                    </w:tabs>
                    <w:contextualSpacing/>
                    <w:jc w:val="both"/>
                    <w:rPr>
                      <w:rFonts w:cs="Arial"/>
                      <w:sz w:val="16"/>
                      <w:szCs w:val="18"/>
                      <w:lang w:eastAsia="es-CO"/>
                    </w:rPr>
                  </w:pPr>
                  <w:r w:rsidRPr="006145DB">
                    <w:rPr>
                      <w:rFonts w:cs="Arial"/>
                      <w:sz w:val="16"/>
                      <w:szCs w:val="18"/>
                      <w:lang w:eastAsia="es-CO"/>
                    </w:rPr>
                    <w:t>Fallecimiento.</w:t>
                  </w:r>
                </w:p>
              </w:tc>
              <w:tc>
                <w:tcPr>
                  <w:tcW w:w="2269" w:type="dxa"/>
                  <w:vAlign w:val="center"/>
                </w:tcPr>
                <w:p w14:paraId="0747DE2B"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Registro Social de Hogares</w:t>
                  </w:r>
                </w:p>
              </w:tc>
              <w:tc>
                <w:tcPr>
                  <w:tcW w:w="1276" w:type="dxa"/>
                  <w:vAlign w:val="center"/>
                </w:tcPr>
                <w:p w14:paraId="6B22CE2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 xml:space="preserve">Mensual </w:t>
                  </w:r>
                </w:p>
                <w:p w14:paraId="314C2A74"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798" w:type="dxa"/>
                  <w:vAlign w:val="center"/>
                </w:tcPr>
                <w:p w14:paraId="52056E18"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bCs/>
                      <w:sz w:val="16"/>
                      <w:szCs w:val="18"/>
                      <w:lang w:eastAsia="es-CO"/>
                    </w:rPr>
                    <w:t>Secretaría Distrital de Planeación - SDP</w:t>
                  </w:r>
                </w:p>
              </w:tc>
            </w:tr>
            <w:tr w:rsidR="00562504" w:rsidRPr="006145DB" w14:paraId="4DC8C44C" w14:textId="77777777" w:rsidTr="00562504">
              <w:trPr>
                <w:trHeight w:val="485"/>
              </w:trPr>
              <w:tc>
                <w:tcPr>
                  <w:tcW w:w="1955" w:type="dxa"/>
                  <w:vMerge/>
                  <w:vAlign w:val="center"/>
                </w:tcPr>
                <w:p w14:paraId="5D1C1520" w14:textId="77777777" w:rsidR="00693E35" w:rsidRPr="006145DB" w:rsidRDefault="00693E35" w:rsidP="005B435E">
                  <w:pPr>
                    <w:tabs>
                      <w:tab w:val="left" w:pos="709"/>
                    </w:tabs>
                    <w:contextualSpacing/>
                    <w:jc w:val="both"/>
                    <w:rPr>
                      <w:rFonts w:cs="Arial"/>
                      <w:sz w:val="16"/>
                      <w:szCs w:val="18"/>
                      <w:lang w:eastAsia="es-CO"/>
                    </w:rPr>
                  </w:pPr>
                </w:p>
              </w:tc>
              <w:tc>
                <w:tcPr>
                  <w:tcW w:w="2269" w:type="dxa"/>
                  <w:vAlign w:val="center"/>
                </w:tcPr>
                <w:p w14:paraId="19635E85"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 xml:space="preserve">Fe de supervivencia </w:t>
                  </w:r>
                </w:p>
                <w:p w14:paraId="142DCB64"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(ANI - RCD)</w:t>
                  </w:r>
                </w:p>
              </w:tc>
              <w:tc>
                <w:tcPr>
                  <w:tcW w:w="1276" w:type="dxa"/>
                  <w:vAlign w:val="center"/>
                </w:tcPr>
                <w:p w14:paraId="3BE08236"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Mensual</w:t>
                  </w:r>
                </w:p>
              </w:tc>
              <w:tc>
                <w:tcPr>
                  <w:tcW w:w="1798" w:type="dxa"/>
                  <w:vAlign w:val="center"/>
                </w:tcPr>
                <w:p w14:paraId="2EF02504"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Ministerio de Salud y Protección Social</w:t>
                  </w:r>
                </w:p>
              </w:tc>
            </w:tr>
            <w:tr w:rsidR="00562504" w:rsidRPr="006145DB" w14:paraId="1148C19F" w14:textId="77777777" w:rsidTr="00562504">
              <w:trPr>
                <w:trHeight w:val="485"/>
              </w:trPr>
              <w:tc>
                <w:tcPr>
                  <w:tcW w:w="1955" w:type="dxa"/>
                  <w:vMerge/>
                  <w:tcBorders>
                    <w:bottom w:val="single" w:sz="4" w:space="0" w:color="auto"/>
                  </w:tcBorders>
                  <w:vAlign w:val="center"/>
                </w:tcPr>
                <w:p w14:paraId="2A1F7A24" w14:textId="77777777" w:rsidR="00693E35" w:rsidRPr="006145DB" w:rsidRDefault="00693E35" w:rsidP="005B435E">
                  <w:pPr>
                    <w:tabs>
                      <w:tab w:val="left" w:pos="709"/>
                    </w:tabs>
                    <w:contextualSpacing/>
                    <w:jc w:val="both"/>
                    <w:rPr>
                      <w:rFonts w:cs="Arial"/>
                      <w:sz w:val="16"/>
                      <w:szCs w:val="18"/>
                      <w:lang w:eastAsia="es-CO"/>
                    </w:rPr>
                  </w:pPr>
                </w:p>
              </w:tc>
              <w:tc>
                <w:tcPr>
                  <w:tcW w:w="2269" w:type="dxa"/>
                  <w:tcBorders>
                    <w:bottom w:val="single" w:sz="4" w:space="0" w:color="auto"/>
                  </w:tcBorders>
                  <w:vAlign w:val="center"/>
                </w:tcPr>
                <w:p w14:paraId="149D8B73"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Fallecidos (Inhumados)</w:t>
                  </w:r>
                </w:p>
              </w:tc>
              <w:tc>
                <w:tcPr>
                  <w:tcW w:w="1276" w:type="dxa"/>
                  <w:tcBorders>
                    <w:bottom w:val="single" w:sz="4" w:space="0" w:color="auto"/>
                  </w:tcBorders>
                  <w:vAlign w:val="center"/>
                </w:tcPr>
                <w:p w14:paraId="7AFB827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Mensual</w:t>
                  </w:r>
                </w:p>
                <w:p w14:paraId="1DC9A25F"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798" w:type="dxa"/>
                  <w:tcBorders>
                    <w:bottom w:val="single" w:sz="4" w:space="0" w:color="auto"/>
                  </w:tcBorders>
                  <w:vAlign w:val="center"/>
                </w:tcPr>
                <w:p w14:paraId="5B66C963"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Secretaría Distrital de Salud.</w:t>
                  </w:r>
                </w:p>
              </w:tc>
            </w:tr>
            <w:tr w:rsidR="00562504" w:rsidRPr="006145DB" w14:paraId="50C550B7" w14:textId="77777777" w:rsidTr="00562504">
              <w:trPr>
                <w:trHeight w:val="405"/>
              </w:trPr>
              <w:tc>
                <w:tcPr>
                  <w:tcW w:w="1955" w:type="dxa"/>
                  <w:tcBorders>
                    <w:bottom w:val="nil"/>
                  </w:tcBorders>
                  <w:vAlign w:val="center"/>
                </w:tcPr>
                <w:p w14:paraId="2F389E65" w14:textId="77777777" w:rsidR="00693E35" w:rsidRPr="006145DB" w:rsidRDefault="00693E35" w:rsidP="005B435E">
                  <w:pPr>
                    <w:tabs>
                      <w:tab w:val="left" w:pos="709"/>
                    </w:tabs>
                    <w:contextualSpacing/>
                    <w:jc w:val="both"/>
                    <w:rPr>
                      <w:rFonts w:cs="Arial"/>
                      <w:sz w:val="16"/>
                      <w:szCs w:val="18"/>
                    </w:rPr>
                  </w:pPr>
                  <w:r w:rsidRPr="006145DB">
                    <w:rPr>
                      <w:rFonts w:cs="Arial"/>
                      <w:sz w:val="16"/>
                      <w:szCs w:val="18"/>
                    </w:rPr>
                    <w:t>Incurrir en faltas gravísimas establecidas en el acuerdo de corresponsabilidad después de realizar el debido proceso.</w:t>
                  </w:r>
                </w:p>
              </w:tc>
              <w:tc>
                <w:tcPr>
                  <w:tcW w:w="2269" w:type="dxa"/>
                  <w:tcBorders>
                    <w:bottom w:val="nil"/>
                  </w:tcBorders>
                  <w:vAlign w:val="center"/>
                </w:tcPr>
                <w:p w14:paraId="2A2153EC"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Verificación en campo</w:t>
                  </w:r>
                </w:p>
              </w:tc>
              <w:tc>
                <w:tcPr>
                  <w:tcW w:w="1276" w:type="dxa"/>
                  <w:tcBorders>
                    <w:bottom w:val="nil"/>
                  </w:tcBorders>
                  <w:vAlign w:val="center"/>
                </w:tcPr>
                <w:p w14:paraId="5B9D464C"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798" w:type="dxa"/>
                  <w:tcBorders>
                    <w:bottom w:val="nil"/>
                  </w:tcBorders>
                  <w:vAlign w:val="center"/>
                </w:tcPr>
                <w:p w14:paraId="3B9EA8FA"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sz w:val="16"/>
                      <w:szCs w:val="18"/>
                    </w:rPr>
                    <w:t>Subdirección para la Adultez</w:t>
                  </w:r>
                </w:p>
              </w:tc>
            </w:tr>
          </w:tbl>
          <w:p w14:paraId="3CB66AC7" w14:textId="77777777" w:rsidR="00693E35" w:rsidRPr="006145DB" w:rsidRDefault="00693E35" w:rsidP="005B435E">
            <w:pPr>
              <w:tabs>
                <w:tab w:val="left" w:pos="709"/>
              </w:tabs>
              <w:spacing w:line="240" w:lineRule="auto"/>
              <w:contextualSpacing/>
              <w:jc w:val="both"/>
              <w:rPr>
                <w:rFonts w:cs="Arial"/>
                <w:bCs/>
                <w:sz w:val="18"/>
                <w:szCs w:val="18"/>
                <w:lang w:eastAsia="es-CO"/>
              </w:rPr>
            </w:pPr>
          </w:p>
        </w:tc>
      </w:tr>
      <w:tr w:rsidR="00693E35" w:rsidRPr="006145DB" w14:paraId="42B17161" w14:textId="77777777" w:rsidTr="008845CF">
        <w:trPr>
          <w:trHeight w:val="678"/>
          <w:jc w:val="center"/>
        </w:trPr>
        <w:tc>
          <w:tcPr>
            <w:tcW w:w="1838" w:type="dxa"/>
            <w:vAlign w:val="center"/>
          </w:tcPr>
          <w:p w14:paraId="38FDC969"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Restricciones y fuentes de información</w:t>
            </w:r>
          </w:p>
        </w:tc>
        <w:tc>
          <w:tcPr>
            <w:tcW w:w="7557" w:type="dxa"/>
            <w:vAlign w:val="center"/>
          </w:tcPr>
          <w:p w14:paraId="7B24828E" w14:textId="1A6BD920" w:rsidR="00693E35" w:rsidRPr="006145DB" w:rsidRDefault="00693E35" w:rsidP="00562504">
            <w:pPr>
              <w:pStyle w:val="Textoindependiente"/>
              <w:spacing w:after="0" w:line="240" w:lineRule="auto"/>
              <w:jc w:val="both"/>
              <w:rPr>
                <w:rFonts w:cs="Arial"/>
                <w:bCs/>
                <w:lang w:eastAsia="es-CO"/>
              </w:rPr>
            </w:pPr>
            <w:r w:rsidRPr="006145DB">
              <w:rPr>
                <w:rFonts w:cs="Arial"/>
                <w:bCs/>
                <w:sz w:val="20"/>
                <w:lang w:eastAsia="es-CO"/>
              </w:rPr>
              <w:t>No aplica</w:t>
            </w:r>
            <w:r w:rsidR="00562504" w:rsidRPr="006145DB">
              <w:rPr>
                <w:rFonts w:cs="Arial"/>
                <w:bCs/>
                <w:sz w:val="20"/>
                <w:lang w:eastAsia="es-CO"/>
              </w:rPr>
              <w:t>.</w:t>
            </w:r>
          </w:p>
        </w:tc>
      </w:tr>
      <w:tr w:rsidR="00693E35" w:rsidRPr="006145DB" w14:paraId="66A67F76" w14:textId="77777777" w:rsidTr="003512BE">
        <w:trPr>
          <w:trHeight w:val="983"/>
          <w:jc w:val="center"/>
        </w:trPr>
        <w:tc>
          <w:tcPr>
            <w:tcW w:w="1838" w:type="dxa"/>
            <w:vAlign w:val="center"/>
          </w:tcPr>
          <w:p w14:paraId="2C577061"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Ejecución</w:t>
            </w:r>
          </w:p>
        </w:tc>
        <w:tc>
          <w:tcPr>
            <w:tcW w:w="7557" w:type="dxa"/>
            <w:vAlign w:val="center"/>
          </w:tcPr>
          <w:p w14:paraId="611F4CCD" w14:textId="01DB5CF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El servicio Móvil de Abordaje Territorial y Prevención del Fenómeno de Habitabilidad en Calle implementa estrategias integrales y articuladas, que permiten intervenir de manera efectiva en los territorios donde se encuentran personas en situación de habitabilidad en calle o en riesgo de estarlo. </w:t>
            </w:r>
          </w:p>
          <w:p w14:paraId="50AE2592" w14:textId="77777777" w:rsidR="00351196" w:rsidRPr="006145DB" w:rsidRDefault="00351196" w:rsidP="00351196">
            <w:pPr>
              <w:spacing w:after="0" w:line="240" w:lineRule="auto"/>
              <w:jc w:val="both"/>
              <w:textAlignment w:val="baseline"/>
              <w:rPr>
                <w:rFonts w:cs="Arial"/>
                <w:sz w:val="20"/>
                <w:szCs w:val="20"/>
                <w:lang w:eastAsia="es-CO"/>
              </w:rPr>
            </w:pPr>
          </w:p>
          <w:p w14:paraId="03CE7326" w14:textId="596E91C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Su propósito es garantizar la atención y la prevención del fenómeno de habitabilidad en calle, a través de la promoción de derechos, la activación de rutas de atención, el fortalecimiento de capacidades individuales y comunitarias y la consolidación de entornos protectores, todo ello desde un enfoque diferencial, de género y territorial.</w:t>
            </w:r>
          </w:p>
          <w:p w14:paraId="43E438EA" w14:textId="77777777" w:rsidR="00351196" w:rsidRPr="006145DB" w:rsidRDefault="00351196" w:rsidP="00351196">
            <w:pPr>
              <w:spacing w:after="0" w:line="240" w:lineRule="auto"/>
              <w:jc w:val="both"/>
              <w:textAlignment w:val="baseline"/>
              <w:rPr>
                <w:rFonts w:cs="Arial"/>
                <w:sz w:val="20"/>
                <w:szCs w:val="20"/>
                <w:lang w:eastAsia="es-CO"/>
              </w:rPr>
            </w:pPr>
          </w:p>
          <w:p w14:paraId="62F13EBD" w14:textId="0375CE0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El servicio se despliega en 19 localidades de Bogotá, mediante equipos territoriales interdisciplinarios que realizan acciones de atención directa a las personas habitante de calle que permanecen en esta y, de prevención para personas en riesgo de habitarla, promoviendo la articulación con actores comunitarios e institucionales, y favoreciendo el acceso oportuno a servicios y recursos que contribuyan a la dignificación de la vida y la mitigación de las formas extremas de exclusión.</w:t>
            </w:r>
          </w:p>
          <w:p w14:paraId="256851E9" w14:textId="77777777" w:rsidR="00351196" w:rsidRPr="006145DB" w:rsidRDefault="00351196" w:rsidP="00351196">
            <w:pPr>
              <w:spacing w:after="0" w:line="240" w:lineRule="auto"/>
              <w:jc w:val="both"/>
              <w:textAlignment w:val="baseline"/>
              <w:rPr>
                <w:rFonts w:cs="Arial"/>
                <w:sz w:val="20"/>
                <w:szCs w:val="20"/>
                <w:lang w:eastAsia="es-CO"/>
              </w:rPr>
            </w:pPr>
          </w:p>
          <w:p w14:paraId="22A72058" w14:textId="20F3B24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Estas acciones se estructuran en dos (2) líneas complementarias, que actúan de manera interdependiente para dar respuesta integral al fenómeno de habitabilidad en calle:</w:t>
            </w:r>
          </w:p>
          <w:p w14:paraId="2E1B1683" w14:textId="77777777" w:rsidR="00351196" w:rsidRPr="006145DB" w:rsidRDefault="00351196" w:rsidP="00351196">
            <w:pPr>
              <w:spacing w:after="0" w:line="240" w:lineRule="auto"/>
              <w:jc w:val="both"/>
              <w:textAlignment w:val="baseline"/>
              <w:rPr>
                <w:rFonts w:cs="Arial"/>
                <w:sz w:val="20"/>
                <w:szCs w:val="20"/>
                <w:lang w:eastAsia="es-CO"/>
              </w:rPr>
            </w:pPr>
          </w:p>
          <w:p w14:paraId="47CC8783" w14:textId="632F198A"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1. Atención integral a ciudadanas y ciudadanos habitantes de calle que permanecen en calle.</w:t>
            </w:r>
          </w:p>
          <w:p w14:paraId="603B6246" w14:textId="77777777" w:rsidR="00351196" w:rsidRPr="006145DB" w:rsidRDefault="00351196" w:rsidP="00351196">
            <w:pPr>
              <w:spacing w:after="0" w:line="240" w:lineRule="auto"/>
              <w:jc w:val="both"/>
              <w:textAlignment w:val="baseline"/>
              <w:rPr>
                <w:rFonts w:cs="Arial"/>
                <w:sz w:val="20"/>
                <w:szCs w:val="20"/>
                <w:lang w:eastAsia="es-CO"/>
              </w:rPr>
            </w:pPr>
          </w:p>
          <w:p w14:paraId="5E731DDB" w14:textId="77506B3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Comprende acciones interdisciplinares orientadas a responder a las necesidades de las y los ciudadanos habitantes de calle, mediante acompañamiento psicosocial, atención en salud, inclusión social y construcción del plan de atención individual ajustado a las expectativas y voluntades de cada persona. Estas acciones buscan contribuir al fortalecimiento de procesos de inclusión social, la ampliación de capacidades y la generación de oportunidades, que orienten sus proyectos de vida hacia la dignificación y la reconstrucción de redes de apoyo, en coordinación con las instituciones y la comunidad.</w:t>
            </w:r>
          </w:p>
          <w:p w14:paraId="61360A98" w14:textId="77777777" w:rsidR="00351196" w:rsidRPr="006145DB" w:rsidRDefault="00351196" w:rsidP="00351196">
            <w:pPr>
              <w:spacing w:after="0" w:line="240" w:lineRule="auto"/>
              <w:jc w:val="both"/>
              <w:textAlignment w:val="baseline"/>
              <w:rPr>
                <w:rFonts w:cs="Arial"/>
                <w:sz w:val="20"/>
                <w:szCs w:val="20"/>
                <w:lang w:eastAsia="es-CO"/>
              </w:rPr>
            </w:pPr>
          </w:p>
          <w:p w14:paraId="0DD0F156" w14:textId="73113CA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El servicio promueve el acceso a condiciones dignas y oportunidades para el goce efectivo de derechos, mediante jornadas móviles de autocuidado y escucha activa con apoyo alimentario; articuladas con la oferta institucional y comunitaria, alcanzando a las personas en los lugares donde desarrollan sus dinámicas.</w:t>
            </w:r>
          </w:p>
          <w:p w14:paraId="2B52F444" w14:textId="2378F9BB"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Entre las principales acciones se encuentran:</w:t>
            </w:r>
          </w:p>
          <w:p w14:paraId="70C1BC17" w14:textId="77777777" w:rsidR="00351196" w:rsidRPr="006145DB" w:rsidRDefault="00351196" w:rsidP="00351196">
            <w:pPr>
              <w:pStyle w:val="Ttulo1"/>
              <w:rPr>
                <w:sz w:val="20"/>
                <w:szCs w:val="20"/>
                <w:lang w:eastAsia="es-CO"/>
              </w:rPr>
            </w:pPr>
          </w:p>
          <w:p w14:paraId="2B1299D0" w14:textId="7556F16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a) Impulsar los atributos de bienestar de los ciudadanos habitantes de calle y su inclusión social:</w:t>
            </w:r>
          </w:p>
          <w:p w14:paraId="5359BE8F" w14:textId="77777777" w:rsidR="00351196" w:rsidRPr="006145DB" w:rsidRDefault="00351196" w:rsidP="00351196">
            <w:pPr>
              <w:pStyle w:val="Ttulo1"/>
              <w:rPr>
                <w:sz w:val="20"/>
                <w:szCs w:val="20"/>
                <w:lang w:eastAsia="es-CO"/>
              </w:rPr>
            </w:pPr>
          </w:p>
          <w:p w14:paraId="03A3938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Caracterización territorial de las y los ciudadanos habitantes de calle</w:t>
            </w:r>
          </w:p>
          <w:p w14:paraId="35602EE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Realización de Jornadas de autocuidado y escucha activa – dignidad y cuidado menstrual</w:t>
            </w:r>
          </w:p>
          <w:p w14:paraId="45F4F9C0"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Recorrido conjunto con la Secretaría Distrital de Salud con su estrategia Más bienestar en calle</w:t>
            </w:r>
          </w:p>
          <w:p w14:paraId="350D64A9" w14:textId="10FA81EC"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Apertura, seguimiento y cierre del plan de atención individual para el desarrollo de capacidades y la inclusión social, que puede ser complementario a las jornadas de autocuidado.</w:t>
            </w:r>
          </w:p>
          <w:p w14:paraId="4C2EA09C" w14:textId="77777777" w:rsidR="00562504" w:rsidRPr="006145DB" w:rsidRDefault="00562504" w:rsidP="00351196">
            <w:pPr>
              <w:pStyle w:val="Prrafodelista"/>
              <w:spacing w:after="0" w:line="240" w:lineRule="auto"/>
              <w:ind w:left="544"/>
              <w:jc w:val="both"/>
              <w:textAlignment w:val="baseline"/>
              <w:rPr>
                <w:rFonts w:cs="Arial"/>
                <w:sz w:val="20"/>
                <w:szCs w:val="20"/>
                <w:lang w:eastAsia="es-CO"/>
              </w:rPr>
            </w:pPr>
          </w:p>
          <w:p w14:paraId="78FC531D" w14:textId="3E817598" w:rsidR="00693E35" w:rsidRPr="006145DB" w:rsidRDefault="00693E35" w:rsidP="00351196">
            <w:pPr>
              <w:spacing w:after="0" w:line="240" w:lineRule="auto"/>
              <w:jc w:val="both"/>
              <w:textAlignment w:val="baseline"/>
              <w:rPr>
                <w:rFonts w:cs="Arial"/>
                <w:sz w:val="20"/>
                <w:szCs w:val="20"/>
              </w:rPr>
            </w:pPr>
            <w:r w:rsidRPr="006145DB">
              <w:rPr>
                <w:rFonts w:cs="Arial"/>
                <w:sz w:val="20"/>
                <w:szCs w:val="20"/>
                <w:lang w:eastAsia="es-CO"/>
              </w:rPr>
              <w:t>b) Mejorar la situación de seguridad del habitante de calle:</w:t>
            </w:r>
          </w:p>
          <w:p w14:paraId="5D6C0692" w14:textId="77777777" w:rsidR="00351196" w:rsidRPr="006145DB" w:rsidRDefault="00351196" w:rsidP="00351196">
            <w:pPr>
              <w:spacing w:after="0" w:line="240" w:lineRule="auto"/>
              <w:jc w:val="both"/>
              <w:textAlignment w:val="baseline"/>
              <w:rPr>
                <w:rFonts w:cs="Arial"/>
                <w:sz w:val="20"/>
                <w:szCs w:val="20"/>
                <w:lang w:eastAsia="es-CO"/>
              </w:rPr>
            </w:pPr>
          </w:p>
          <w:p w14:paraId="37211076" w14:textId="2F99E8B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Prevención de violencias en contra de las personas habitantes de calle, la respuesta a alertas tempranas y la presencia 24 hor</w:t>
            </w:r>
            <w:r w:rsidRPr="006145DB">
              <w:rPr>
                <w:rFonts w:cs="Arial"/>
                <w:sz w:val="20"/>
                <w:szCs w:val="20"/>
              </w:rPr>
              <w:t>as para la atención, a</w:t>
            </w:r>
            <w:r w:rsidRPr="006145DB">
              <w:rPr>
                <w:rFonts w:cs="Arial"/>
                <w:sz w:val="20"/>
                <w:szCs w:val="20"/>
                <w:lang w:eastAsia="es-CO"/>
              </w:rPr>
              <w:t xml:space="preserve"> través del trabajo conjunto con la Secretaría Distrital de Seguridad, Convivencia y Justicia.</w:t>
            </w:r>
          </w:p>
          <w:p w14:paraId="5C823019" w14:textId="77777777" w:rsidR="00351196" w:rsidRPr="006145DB" w:rsidRDefault="00351196" w:rsidP="00351196">
            <w:pPr>
              <w:pStyle w:val="Ttulo1"/>
              <w:rPr>
                <w:sz w:val="20"/>
                <w:szCs w:val="20"/>
                <w:lang w:eastAsia="es-CO"/>
              </w:rPr>
            </w:pPr>
          </w:p>
          <w:p w14:paraId="1D6BF4FE" w14:textId="34F416E6"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Promover el diálogo respetuoso entre toda la ciudadanía:</w:t>
            </w:r>
          </w:p>
          <w:p w14:paraId="1444F83E" w14:textId="77777777" w:rsidR="00351196" w:rsidRPr="006145DB" w:rsidRDefault="00351196" w:rsidP="00351196">
            <w:pPr>
              <w:pStyle w:val="Ttulo1"/>
              <w:ind w:left="360"/>
              <w:rPr>
                <w:sz w:val="20"/>
                <w:szCs w:val="20"/>
                <w:lang w:eastAsia="es-CO"/>
              </w:rPr>
            </w:pPr>
          </w:p>
          <w:p w14:paraId="51A287AB" w14:textId="36220D32"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rPr>
            </w:pPr>
            <w:r w:rsidRPr="006145DB">
              <w:rPr>
                <w:rFonts w:cs="Arial"/>
                <w:sz w:val="20"/>
                <w:szCs w:val="20"/>
                <w:lang w:eastAsia="es-CO"/>
              </w:rPr>
              <w:t>Desarrollo de actividades de apropiación comunitaria</w:t>
            </w:r>
            <w:r w:rsidR="008845CF" w:rsidRPr="006145DB">
              <w:rPr>
                <w:rFonts w:cs="Arial"/>
                <w:sz w:val="20"/>
                <w:szCs w:val="20"/>
                <w:lang w:eastAsia="es-CO"/>
              </w:rPr>
              <w:t>.</w:t>
            </w:r>
          </w:p>
          <w:p w14:paraId="633B8B54" w14:textId="4CF6E0FC"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Realización de Comités Operativos Locales del Fenómeno Social de Habitabilidad en Calle</w:t>
            </w:r>
            <w:r w:rsidR="008845CF" w:rsidRPr="006145DB">
              <w:rPr>
                <w:rFonts w:cs="Arial"/>
                <w:sz w:val="20"/>
                <w:szCs w:val="20"/>
                <w:lang w:eastAsia="es-CO"/>
              </w:rPr>
              <w:t>.</w:t>
            </w:r>
          </w:p>
          <w:p w14:paraId="4FA4B8BA" w14:textId="0815F223"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Respuesta a solicitudes ciudadanas, institucionales y entes de control</w:t>
            </w:r>
            <w:r w:rsidR="008845CF" w:rsidRPr="006145DB">
              <w:rPr>
                <w:rFonts w:cs="Arial"/>
                <w:sz w:val="20"/>
                <w:szCs w:val="20"/>
                <w:lang w:eastAsia="es-CO"/>
              </w:rPr>
              <w:t>.</w:t>
            </w:r>
          </w:p>
          <w:p w14:paraId="05221827" w14:textId="77777777" w:rsidR="0008495F" w:rsidRPr="006145DB" w:rsidRDefault="0008495F" w:rsidP="00351196">
            <w:pPr>
              <w:pStyle w:val="Prrafodelista"/>
              <w:spacing w:after="0" w:line="240" w:lineRule="auto"/>
              <w:jc w:val="both"/>
              <w:textAlignment w:val="baseline"/>
              <w:rPr>
                <w:rFonts w:cs="Arial"/>
                <w:sz w:val="20"/>
                <w:szCs w:val="20"/>
                <w:lang w:eastAsia="es-CO"/>
              </w:rPr>
            </w:pPr>
          </w:p>
          <w:p w14:paraId="739817A3" w14:textId="787A3FDE"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Resolver los puntos críticos donde hay un relacionamiento conflictivo entre el habitante de calle y otros actores o con bienes públicos en el marco de la estrategia distrital de residuos sólidos y el desarrollo de actividades de ornato y cuidado voluntario de la ciudad realizado por habitantes de calle.</w:t>
            </w:r>
          </w:p>
          <w:p w14:paraId="097C1690" w14:textId="77777777" w:rsidR="00351196" w:rsidRPr="006145DB" w:rsidRDefault="00351196" w:rsidP="00351196">
            <w:pPr>
              <w:pStyle w:val="Ttulo1"/>
              <w:ind w:left="360"/>
              <w:rPr>
                <w:sz w:val="20"/>
                <w:szCs w:val="20"/>
                <w:lang w:eastAsia="es-CO"/>
              </w:rPr>
            </w:pPr>
          </w:p>
          <w:p w14:paraId="38FB119F" w14:textId="16515F68"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2. Prevención de la habitabilidad en calle y fortalecimiento de entornos protectores.</w:t>
            </w:r>
          </w:p>
          <w:p w14:paraId="0DA38424" w14:textId="77777777" w:rsidR="00351196" w:rsidRPr="006145DB" w:rsidRDefault="00351196" w:rsidP="00351196">
            <w:pPr>
              <w:spacing w:after="0" w:line="240" w:lineRule="auto"/>
              <w:jc w:val="both"/>
              <w:textAlignment w:val="baseline"/>
              <w:rPr>
                <w:rFonts w:cs="Arial"/>
                <w:sz w:val="20"/>
                <w:szCs w:val="20"/>
                <w:lang w:eastAsia="es-CO"/>
              </w:rPr>
            </w:pPr>
          </w:p>
          <w:p w14:paraId="2EB2D010" w14:textId="6D1D40F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Contempla intervenciones territoriales que permitan identificar oportunamente factores de riesgo, activar rutas de atención y promover capacidades individuales, familiares y comunitarias. Se orienta al reconocimiento del territorio y de las dinámicas sociales en las que emergen situaciones de riesgo, impulsando acciones que fortalezcan redes de apoyo, entornos protectores y procesos de ciudadanía activa.</w:t>
            </w:r>
          </w:p>
          <w:p w14:paraId="551122F5" w14:textId="77777777" w:rsidR="00351196" w:rsidRPr="006145DB" w:rsidRDefault="00351196" w:rsidP="00351196">
            <w:pPr>
              <w:spacing w:after="0" w:line="240" w:lineRule="auto"/>
              <w:jc w:val="both"/>
              <w:textAlignment w:val="baseline"/>
              <w:rPr>
                <w:rFonts w:cs="Arial"/>
                <w:sz w:val="20"/>
                <w:szCs w:val="20"/>
                <w:lang w:eastAsia="es-CO"/>
              </w:rPr>
            </w:pPr>
          </w:p>
          <w:p w14:paraId="0CEB9A4A" w14:textId="6DBC5532" w:rsidR="00693E35" w:rsidRPr="006145DB" w:rsidRDefault="00693E35" w:rsidP="000568CF">
            <w:pPr>
              <w:spacing w:after="0" w:line="240" w:lineRule="auto"/>
              <w:jc w:val="both"/>
              <w:textAlignment w:val="baseline"/>
              <w:rPr>
                <w:rFonts w:cs="Arial"/>
                <w:sz w:val="20"/>
                <w:szCs w:val="20"/>
                <w:lang w:eastAsia="es-CO"/>
              </w:rPr>
            </w:pPr>
            <w:r w:rsidRPr="006145DB">
              <w:rPr>
                <w:rFonts w:cs="Arial"/>
                <w:sz w:val="20"/>
                <w:szCs w:val="20"/>
                <w:lang w:eastAsia="es-CO"/>
              </w:rPr>
              <w:t>Las acciones preventivas se desarrollan de manera articulada con los sectores distritales, las organizaciones sociales y comunitarias, y comprenden:</w:t>
            </w:r>
          </w:p>
          <w:p w14:paraId="4118764B" w14:textId="77777777" w:rsidR="000568CF" w:rsidRPr="006145DB" w:rsidRDefault="000568CF" w:rsidP="000568CF">
            <w:pPr>
              <w:pStyle w:val="Ttulo1"/>
              <w:rPr>
                <w:sz w:val="20"/>
                <w:szCs w:val="20"/>
                <w:lang w:eastAsia="es-CO"/>
              </w:rPr>
            </w:pPr>
          </w:p>
          <w:p w14:paraId="458ABBAF"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Identificación temprana de personas o grupos en riesgo de habitar la calle y caracterización territorial.</w:t>
            </w:r>
          </w:p>
          <w:p w14:paraId="764F0841"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Activación y acompañamiento de rutas de atención integral.</w:t>
            </w:r>
          </w:p>
          <w:p w14:paraId="50FCA417"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Desarrollo de capacidades para la autonomía, la autogestión y la resolución pacífica de conflictos.</w:t>
            </w:r>
          </w:p>
          <w:p w14:paraId="5639877C" w14:textId="2E5381D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Fortalecimiento de entornos protectores mediante acciones educativas, culturales y participativas, que reduzcan la exposición a riesgos sociales, familiares o económicos.</w:t>
            </w:r>
          </w:p>
          <w:p w14:paraId="077B6BD8" w14:textId="6F6E37B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 la prestación del servicio para personas habitantes de calle de 18 a 28 años, que requieran atención en las jornadas de autocuidado, el equipo interdisciplinar activará las rutas de atención adecuadas según su interés en el marco de la necesidad y realizará el respectivo seguimiento.</w:t>
            </w:r>
          </w:p>
          <w:p w14:paraId="2C7D1701" w14:textId="77777777" w:rsidR="00351196" w:rsidRPr="006145DB" w:rsidRDefault="00351196" w:rsidP="00351196">
            <w:pPr>
              <w:spacing w:after="0" w:line="240" w:lineRule="auto"/>
              <w:jc w:val="both"/>
              <w:textAlignment w:val="baseline"/>
              <w:rPr>
                <w:rFonts w:cs="Arial"/>
                <w:sz w:val="20"/>
                <w:szCs w:val="20"/>
                <w:lang w:eastAsia="es-CO"/>
              </w:rPr>
            </w:pPr>
          </w:p>
          <w:p w14:paraId="7DF0C61A" w14:textId="15F191AC"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En el caso de presentarse niños, niñas y adolescentes con alta permanencia en calle o en situación de vida en calle, el equipo interdisciplinar activará las rutas correspondientes para su protección y orientación. </w:t>
            </w:r>
          </w:p>
          <w:p w14:paraId="55E83BF5"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4D27BF97" w14:textId="1A7858C1"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951017E"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296A1B4F" w14:textId="618DDD86"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En caso de interrupción parcial o total en la prestación del servicio Móvil de Abordaje Territorial y Prevención del Fenómeno de Habitabilidad en Calle, se implementará el plan operativo de continuidad correspondiente.</w:t>
            </w:r>
          </w:p>
        </w:tc>
      </w:tr>
      <w:tr w:rsidR="00693E35" w:rsidRPr="006145DB" w14:paraId="6EF86D52" w14:textId="77777777" w:rsidTr="003512BE">
        <w:trPr>
          <w:trHeight w:val="1266"/>
          <w:jc w:val="center"/>
        </w:trPr>
        <w:tc>
          <w:tcPr>
            <w:tcW w:w="1838" w:type="dxa"/>
            <w:vAlign w:val="center"/>
          </w:tcPr>
          <w:p w14:paraId="1C74C2F0"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Condiciones transversales de calidad</w:t>
            </w:r>
          </w:p>
        </w:tc>
        <w:tc>
          <w:tcPr>
            <w:tcW w:w="7557" w:type="dxa"/>
            <w:vAlign w:val="center"/>
          </w:tcPr>
          <w:p w14:paraId="0B321CFF" w14:textId="21D41DF4" w:rsidR="00693E35" w:rsidRPr="006145DB" w:rsidRDefault="00693E35" w:rsidP="005B435E">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 transversales de calidad:  </w:t>
            </w:r>
          </w:p>
          <w:p w14:paraId="1FBF139B" w14:textId="77777777" w:rsidR="00351196" w:rsidRPr="006145DB" w:rsidRDefault="00351196" w:rsidP="00351196">
            <w:pPr>
              <w:pStyle w:val="Ttulo1"/>
              <w:rPr>
                <w:sz w:val="20"/>
              </w:rPr>
            </w:pPr>
          </w:p>
          <w:p w14:paraId="1C8F1D02"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Talento Humano. </w:t>
            </w:r>
          </w:p>
          <w:p w14:paraId="39589C4F"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Atención Social.  </w:t>
            </w:r>
          </w:p>
          <w:p w14:paraId="17716096"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Gestión Administrativa. </w:t>
            </w:r>
          </w:p>
          <w:p w14:paraId="739324D1"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Nutrición.</w:t>
            </w:r>
          </w:p>
        </w:tc>
      </w:tr>
      <w:bookmarkEnd w:id="129"/>
    </w:tbl>
    <w:p w14:paraId="6B6BB271" w14:textId="77777777" w:rsidR="00743FA1" w:rsidRPr="006145DB" w:rsidRDefault="00743FA1" w:rsidP="005B435E">
      <w:pPr>
        <w:pStyle w:val="commentcontentpara"/>
        <w:spacing w:before="0" w:beforeAutospacing="0" w:after="0" w:afterAutospacing="0"/>
        <w:rPr>
          <w:rFonts w:ascii="Arial" w:hAnsi="Arial" w:cs="Arial"/>
          <w:sz w:val="22"/>
          <w:szCs w:val="22"/>
        </w:rPr>
      </w:pPr>
    </w:p>
    <w:p w14:paraId="2037A518" w14:textId="7DD1E124" w:rsidR="000023BE" w:rsidRPr="006145DB" w:rsidRDefault="00F54CB5">
      <w:pPr>
        <w:pStyle w:val="Ttulo1"/>
        <w:numPr>
          <w:ilvl w:val="2"/>
          <w:numId w:val="70"/>
        </w:numPr>
        <w:ind w:left="709"/>
        <w:jc w:val="center"/>
        <w:rPr>
          <w:lang w:val="es-CO"/>
        </w:rPr>
      </w:pPr>
      <w:bookmarkStart w:id="130" w:name="_Toc210213190"/>
      <w:bookmarkStart w:id="131" w:name="_Toc213273464"/>
      <w:bookmarkStart w:id="132" w:name="_Toc213276091"/>
      <w:bookmarkStart w:id="133" w:name="_Toc216902424"/>
      <w:r w:rsidRPr="006145DB">
        <w:rPr>
          <w:lang w:val="es-CO"/>
        </w:rPr>
        <w:t xml:space="preserve">Servicio de </w:t>
      </w:r>
      <w:r w:rsidR="009D59A5" w:rsidRPr="006145DB">
        <w:rPr>
          <w:lang w:val="es-CO"/>
        </w:rPr>
        <w:t xml:space="preserve">Autocuidado para </w:t>
      </w:r>
      <w:r w:rsidR="00D65BAD" w:rsidRPr="006145DB">
        <w:rPr>
          <w:lang w:val="es-CO"/>
        </w:rPr>
        <w:t>población habitante de calle</w:t>
      </w:r>
      <w:bookmarkEnd w:id="130"/>
      <w:bookmarkEnd w:id="131"/>
      <w:bookmarkEnd w:id="132"/>
      <w:bookmarkEnd w:id="13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5342A" w:rsidRPr="006145DB" w14:paraId="08561EFD" w14:textId="77777777" w:rsidTr="00BA3190">
        <w:trPr>
          <w:trHeight w:val="585"/>
          <w:jc w:val="center"/>
        </w:trPr>
        <w:tc>
          <w:tcPr>
            <w:tcW w:w="1940" w:type="dxa"/>
            <w:vAlign w:val="center"/>
          </w:tcPr>
          <w:p w14:paraId="121CEB93"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Nombre del servicio social</w:t>
            </w:r>
          </w:p>
        </w:tc>
        <w:tc>
          <w:tcPr>
            <w:tcW w:w="7455" w:type="dxa"/>
            <w:vAlign w:val="center"/>
          </w:tcPr>
          <w:p w14:paraId="7A862C15" w14:textId="305EBE8E" w:rsidR="00C10841" w:rsidRPr="006145DB" w:rsidRDefault="00C10841" w:rsidP="005B435E">
            <w:pPr>
              <w:spacing w:after="0" w:line="240" w:lineRule="auto"/>
              <w:textAlignment w:val="baseline"/>
              <w:rPr>
                <w:rFonts w:cs="Arial"/>
                <w:sz w:val="18"/>
                <w:szCs w:val="18"/>
                <w:lang w:eastAsia="es-CO"/>
              </w:rPr>
            </w:pPr>
            <w:r w:rsidRPr="006145DB">
              <w:rPr>
                <w:rStyle w:val="normaltextrun"/>
                <w:rFonts w:cs="Arial"/>
                <w:sz w:val="20"/>
                <w:szCs w:val="20"/>
                <w:bdr w:val="none" w:sz="0" w:space="0" w:color="auto" w:frame="1"/>
              </w:rPr>
              <w:t xml:space="preserve">Autocuidado para la </w:t>
            </w:r>
            <w:r w:rsidR="00D65BAD" w:rsidRPr="006145DB">
              <w:rPr>
                <w:rStyle w:val="normaltextrun"/>
                <w:rFonts w:cs="Arial"/>
                <w:sz w:val="20"/>
                <w:szCs w:val="20"/>
                <w:bdr w:val="none" w:sz="0" w:space="0" w:color="auto" w:frame="1"/>
              </w:rPr>
              <w:t>población habitante de calle.</w:t>
            </w:r>
          </w:p>
        </w:tc>
      </w:tr>
      <w:tr w:rsidR="0055342A" w:rsidRPr="006145DB" w14:paraId="19CBCEF3" w14:textId="77777777" w:rsidTr="00C10841">
        <w:trPr>
          <w:trHeight w:val="1238"/>
          <w:jc w:val="center"/>
        </w:trPr>
        <w:tc>
          <w:tcPr>
            <w:tcW w:w="1940" w:type="dxa"/>
            <w:vAlign w:val="center"/>
          </w:tcPr>
          <w:p w14:paraId="6AEF7F0A"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00E98624" w14:textId="30793CAF" w:rsidR="00C10841" w:rsidRPr="006145DB" w:rsidRDefault="00C10841" w:rsidP="005B435E">
            <w:pPr>
              <w:spacing w:after="0" w:line="240" w:lineRule="auto"/>
              <w:jc w:val="both"/>
              <w:rPr>
                <w:rFonts w:eastAsia="Arial" w:cs="Arial"/>
                <w:sz w:val="20"/>
                <w:szCs w:val="20"/>
              </w:rPr>
            </w:pPr>
            <w:r w:rsidRPr="006145DB">
              <w:rPr>
                <w:rFonts w:eastAsia="Arial" w:cs="Arial"/>
                <w:sz w:val="20"/>
                <w:szCs w:val="20"/>
              </w:rPr>
              <w:t>Brindar atención básica diaria a personas habitantes de calle, mediante acciones que promuevan el autocuidado, reduzcan los riesgos y daños asociados a la vida en calle, faciliten la activación de rutas de atención y contribuyan a la dignificación y bienestar general de las personas atendidas, para mitigar las formas extremas de exclusión en el marco de la habitabilidad en calle.</w:t>
            </w:r>
          </w:p>
        </w:tc>
      </w:tr>
      <w:tr w:rsidR="0055342A" w:rsidRPr="006145DB" w14:paraId="4C6D5F45" w14:textId="77777777" w:rsidTr="00BA3190">
        <w:trPr>
          <w:trHeight w:val="20"/>
          <w:jc w:val="center"/>
        </w:trPr>
        <w:tc>
          <w:tcPr>
            <w:tcW w:w="1940" w:type="dxa"/>
            <w:vAlign w:val="center"/>
          </w:tcPr>
          <w:p w14:paraId="3ACEF8C6"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vAlign w:val="center"/>
          </w:tcPr>
          <w:p w14:paraId="312AA79F" w14:textId="3619C856" w:rsidR="00C10841" w:rsidRPr="006145DB" w:rsidRDefault="00C10841" w:rsidP="005B435E">
            <w:pPr>
              <w:tabs>
                <w:tab w:val="left" w:pos="709"/>
              </w:tabs>
              <w:spacing w:after="0" w:line="240" w:lineRule="auto"/>
              <w:contextualSpacing/>
              <w:jc w:val="both"/>
              <w:rPr>
                <w:rFonts w:eastAsia="Arial" w:cs="Arial"/>
                <w:sz w:val="20"/>
                <w:szCs w:val="20"/>
                <w:shd w:val="clear" w:color="auto" w:fill="FFFFFF"/>
              </w:rPr>
            </w:pPr>
            <w:r w:rsidRPr="006145DB">
              <w:rPr>
                <w:rFonts w:eastAsia="Arial" w:cs="Arial"/>
                <w:sz w:val="20"/>
                <w:szCs w:val="20"/>
              </w:rPr>
              <w:t>Espacios de bienestar en donde se suplen necesidades básicas y se fomenta un ambiente seguro y digno para la población, que incluye la entrega de apoyo alimentario, acceso a instalaciones para higiene personal y en el marco del enfoque de género, alojamiento transitorio para el descanso nocturno de mujeres. Dentro de estos; se realizan acciones que promueven hábitos de autocuidado, promoción de estilos de vida saludable y activación de rutas de atención a otros servicios sociales.</w:t>
            </w:r>
          </w:p>
        </w:tc>
      </w:tr>
      <w:tr w:rsidR="0055342A" w:rsidRPr="006145DB" w14:paraId="226A7A44" w14:textId="77777777" w:rsidTr="00BA3190">
        <w:trPr>
          <w:trHeight w:val="20"/>
          <w:jc w:val="center"/>
        </w:trPr>
        <w:tc>
          <w:tcPr>
            <w:tcW w:w="1940" w:type="dxa"/>
            <w:vAlign w:val="center"/>
          </w:tcPr>
          <w:p w14:paraId="1AECB21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579A010"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25FE28A8"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55342A" w:rsidRPr="006145DB" w14:paraId="6FA61E2E" w14:textId="77777777" w:rsidTr="000568CF">
        <w:trPr>
          <w:trHeight w:val="317"/>
          <w:jc w:val="center"/>
        </w:trPr>
        <w:tc>
          <w:tcPr>
            <w:tcW w:w="1940" w:type="dxa"/>
            <w:vAlign w:val="center"/>
          </w:tcPr>
          <w:p w14:paraId="69E1563F"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CB31631" w14:textId="4797AF6C" w:rsidR="00C10841" w:rsidRPr="006145DB" w:rsidRDefault="00C10841"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2D675149" w14:textId="77777777" w:rsidR="00C10841" w:rsidRPr="006145DB" w:rsidRDefault="00C10841" w:rsidP="005B435E">
            <w:pPr>
              <w:spacing w:after="0" w:line="240" w:lineRule="auto"/>
              <w:jc w:val="both"/>
              <w:textAlignment w:val="baseline"/>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55342A" w:rsidRPr="006145DB" w14:paraId="15198E8D" w14:textId="77777777" w:rsidTr="00F51917">
        <w:trPr>
          <w:jc w:val="center"/>
        </w:trPr>
        <w:tc>
          <w:tcPr>
            <w:tcW w:w="1940" w:type="dxa"/>
            <w:vAlign w:val="center"/>
          </w:tcPr>
          <w:p w14:paraId="52E0C18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483"/>
              <w:gridCol w:w="1701"/>
              <w:gridCol w:w="1134"/>
              <w:gridCol w:w="1983"/>
            </w:tblGrid>
            <w:tr w:rsidR="006A50AF" w:rsidRPr="006145DB" w14:paraId="3B91D75D" w14:textId="77777777" w:rsidTr="000568CF">
              <w:trPr>
                <w:trHeight w:val="80"/>
              </w:trPr>
              <w:tc>
                <w:tcPr>
                  <w:tcW w:w="2483" w:type="dxa"/>
                  <w:tcBorders>
                    <w:top w:val="nil"/>
                    <w:left w:val="nil"/>
                    <w:right w:val="nil"/>
                  </w:tcBorders>
                  <w:vAlign w:val="center"/>
                </w:tcPr>
                <w:p w14:paraId="5275904D" w14:textId="77777777" w:rsidR="006A50AF" w:rsidRPr="006145DB" w:rsidRDefault="006A50AF" w:rsidP="005B435E">
                  <w:pPr>
                    <w:tabs>
                      <w:tab w:val="left" w:pos="709"/>
                    </w:tabs>
                    <w:contextualSpacing/>
                    <w:jc w:val="center"/>
                    <w:rPr>
                      <w:rFonts w:cs="Arial"/>
                      <w:sz w:val="16"/>
                      <w:szCs w:val="16"/>
                      <w:lang w:eastAsia="es-CO"/>
                    </w:rPr>
                  </w:pPr>
                </w:p>
              </w:tc>
              <w:tc>
                <w:tcPr>
                  <w:tcW w:w="1701" w:type="dxa"/>
                  <w:tcBorders>
                    <w:top w:val="nil"/>
                    <w:left w:val="nil"/>
                    <w:right w:val="nil"/>
                  </w:tcBorders>
                  <w:vAlign w:val="center"/>
                </w:tcPr>
                <w:p w14:paraId="032DCC18" w14:textId="77777777" w:rsidR="006A50AF" w:rsidRPr="006145DB"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0EFB5A56" w14:textId="77777777" w:rsidR="006A50AF" w:rsidRPr="006145DB" w:rsidRDefault="006A50AF" w:rsidP="005B435E">
                  <w:pPr>
                    <w:tabs>
                      <w:tab w:val="left" w:pos="709"/>
                    </w:tabs>
                    <w:contextualSpacing/>
                    <w:jc w:val="center"/>
                    <w:rPr>
                      <w:rFonts w:cs="Arial"/>
                      <w:sz w:val="16"/>
                      <w:szCs w:val="16"/>
                      <w:lang w:eastAsia="es-CO"/>
                    </w:rPr>
                  </w:pPr>
                </w:p>
              </w:tc>
              <w:tc>
                <w:tcPr>
                  <w:tcW w:w="1983" w:type="dxa"/>
                  <w:tcBorders>
                    <w:top w:val="nil"/>
                    <w:left w:val="nil"/>
                    <w:right w:val="nil"/>
                  </w:tcBorders>
                  <w:vAlign w:val="center"/>
                </w:tcPr>
                <w:p w14:paraId="5BC54FC3"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34DD8AF1" w14:textId="77777777" w:rsidTr="000568CF">
              <w:trPr>
                <w:trHeight w:val="372"/>
              </w:trPr>
              <w:tc>
                <w:tcPr>
                  <w:tcW w:w="2483" w:type="dxa"/>
                  <w:tcBorders>
                    <w:top w:val="nil"/>
                  </w:tcBorders>
                  <w:vAlign w:val="center"/>
                </w:tcPr>
                <w:p w14:paraId="136DF50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1" w:type="dxa"/>
                  <w:tcBorders>
                    <w:top w:val="nil"/>
                  </w:tcBorders>
                  <w:vAlign w:val="center"/>
                </w:tcPr>
                <w:p w14:paraId="7C5CAC0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A3FAC9C"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3" w:type="dxa"/>
                  <w:tcBorders>
                    <w:top w:val="nil"/>
                  </w:tcBorders>
                  <w:vAlign w:val="center"/>
                </w:tcPr>
                <w:p w14:paraId="47CD951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071BBAFC" w14:textId="77777777" w:rsidTr="000568CF">
              <w:trPr>
                <w:trHeight w:val="221"/>
              </w:trPr>
              <w:tc>
                <w:tcPr>
                  <w:tcW w:w="2483" w:type="dxa"/>
                  <w:vMerge w:val="restart"/>
                  <w:vAlign w:val="center"/>
                </w:tcPr>
                <w:p w14:paraId="3228157F"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lang w:eastAsia="es-CO"/>
                    </w:rPr>
                    <w:t>Categoría de Población Objetivo</w:t>
                  </w:r>
                </w:p>
                <w:p w14:paraId="46CD69BA"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shd w:val="clear" w:color="auto" w:fill="FFFFFF"/>
                      <w:lang w:val="es-ES_tradnl"/>
                    </w:rPr>
                    <w:t>Persona habitante de calle de 29 años o más.</w:t>
                  </w:r>
                </w:p>
              </w:tc>
              <w:tc>
                <w:tcPr>
                  <w:tcW w:w="1701" w:type="dxa"/>
                  <w:vAlign w:val="center"/>
                </w:tcPr>
                <w:p w14:paraId="515DCE1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1B1C8627" w14:textId="3FC6EA38"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Consulta individual a demanda</w:t>
                  </w:r>
                </w:p>
              </w:tc>
              <w:tc>
                <w:tcPr>
                  <w:tcW w:w="1983" w:type="dxa"/>
                  <w:vAlign w:val="center"/>
                </w:tcPr>
                <w:p w14:paraId="30534F7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55342A" w:rsidRPr="006145DB" w14:paraId="5A19264E" w14:textId="77777777" w:rsidTr="000568CF">
              <w:trPr>
                <w:trHeight w:val="231"/>
              </w:trPr>
              <w:tc>
                <w:tcPr>
                  <w:tcW w:w="2483" w:type="dxa"/>
                  <w:vMerge/>
                  <w:vAlign w:val="center"/>
                </w:tcPr>
                <w:p w14:paraId="4DE0FE9B" w14:textId="77777777" w:rsidR="00C10841" w:rsidRPr="006145DB" w:rsidRDefault="00C10841" w:rsidP="005B435E">
                  <w:pPr>
                    <w:tabs>
                      <w:tab w:val="left" w:pos="709"/>
                    </w:tabs>
                    <w:contextualSpacing/>
                    <w:jc w:val="both"/>
                    <w:rPr>
                      <w:rFonts w:cs="Arial"/>
                      <w:bCs/>
                      <w:sz w:val="16"/>
                      <w:szCs w:val="16"/>
                      <w:lang w:eastAsia="es-CO"/>
                    </w:rPr>
                  </w:pPr>
                </w:p>
              </w:tc>
              <w:tc>
                <w:tcPr>
                  <w:tcW w:w="1701" w:type="dxa"/>
                  <w:vAlign w:val="center"/>
                </w:tcPr>
                <w:p w14:paraId="4B946ED4"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186C91C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983" w:type="dxa"/>
                  <w:vAlign w:val="center"/>
                </w:tcPr>
                <w:p w14:paraId="18218C89"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57C54686" w14:textId="77777777" w:rsidTr="000568CF">
              <w:trPr>
                <w:trHeight w:val="231"/>
              </w:trPr>
              <w:tc>
                <w:tcPr>
                  <w:tcW w:w="2483" w:type="dxa"/>
                  <w:vAlign w:val="center"/>
                </w:tcPr>
                <w:p w14:paraId="11DF6391" w14:textId="77777777" w:rsidR="00C10841" w:rsidRPr="006145DB" w:rsidRDefault="00C10841" w:rsidP="005B435E">
                  <w:pPr>
                    <w:tabs>
                      <w:tab w:val="left" w:pos="709"/>
                    </w:tabs>
                    <w:contextualSpacing/>
                    <w:jc w:val="both"/>
                    <w:rPr>
                      <w:rFonts w:cs="Arial"/>
                      <w:bCs/>
                      <w:sz w:val="16"/>
                      <w:szCs w:val="16"/>
                      <w:lang w:eastAsia="es-CO"/>
                    </w:rPr>
                  </w:pPr>
                  <w:r w:rsidRPr="006145DB">
                    <w:rPr>
                      <w:rStyle w:val="normaltextrun"/>
                      <w:rFonts w:eastAsia="Calibri" w:cs="Arial"/>
                      <w:sz w:val="16"/>
                      <w:szCs w:val="16"/>
                      <w:shd w:val="clear" w:color="auto" w:fill="FFFFFF"/>
                    </w:rPr>
                    <w:t>Q</w:t>
                  </w:r>
                  <w:r w:rsidRPr="006145DB">
                    <w:rPr>
                      <w:rStyle w:val="normaltextrun"/>
                      <w:rFonts w:eastAsia="Calibri" w:cs="Arial"/>
                      <w:sz w:val="16"/>
                      <w:szCs w:val="16"/>
                      <w:shd w:val="clear" w:color="auto" w:fill="FFFFFF"/>
                      <w:lang w:val="es-ES_tradnl"/>
                    </w:rPr>
                    <w:t>ue habita permanente o transitoriamente la calle concibiéndola como su espacio de vivienda y/o habitación no convencional</w:t>
                  </w:r>
                </w:p>
              </w:tc>
              <w:tc>
                <w:tcPr>
                  <w:tcW w:w="1701" w:type="dxa"/>
                  <w:vAlign w:val="center"/>
                </w:tcPr>
                <w:p w14:paraId="41FB745D"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66ABE096"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3" w:type="dxa"/>
                  <w:vAlign w:val="center"/>
                </w:tcPr>
                <w:p w14:paraId="6AD3BB4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46585A48" w14:textId="77777777" w:rsidTr="000568CF">
              <w:trPr>
                <w:trHeight w:val="231"/>
              </w:trPr>
              <w:tc>
                <w:tcPr>
                  <w:tcW w:w="2483" w:type="dxa"/>
                  <w:vAlign w:val="center"/>
                </w:tcPr>
                <w:p w14:paraId="462F5C85" w14:textId="77777777" w:rsidR="00C10841" w:rsidRPr="006145DB" w:rsidRDefault="00C10841" w:rsidP="005B435E">
                  <w:pPr>
                    <w:tabs>
                      <w:tab w:val="left" w:pos="709"/>
                    </w:tabs>
                    <w:contextualSpacing/>
                    <w:jc w:val="both"/>
                    <w:rPr>
                      <w:rStyle w:val="normaltextrun"/>
                      <w:rFonts w:eastAsia="Calibri" w:cs="Arial"/>
                      <w:sz w:val="16"/>
                      <w:szCs w:val="16"/>
                      <w:shd w:val="clear" w:color="auto" w:fill="FFFFFF"/>
                      <w:lang w:val="es-ES_tradnl"/>
                    </w:rPr>
                  </w:pPr>
                  <w:r w:rsidRPr="006145DB">
                    <w:rPr>
                      <w:rFonts w:cs="Arial"/>
                      <w:sz w:val="16"/>
                      <w:szCs w:val="16"/>
                      <w:shd w:val="clear" w:color="auto" w:fill="FFFFFF"/>
                      <w:lang w:val="es-ES_tradnl"/>
                    </w:rPr>
                    <w:t>Perona que se ubica y concibe como vivienda espacios no convencionales (puentes, fuentes hídricas, estructuras en ruinas, parques, andenes, separadores, carretas, entre otros equipamientos urbanos) o</w:t>
                  </w:r>
                </w:p>
              </w:tc>
              <w:tc>
                <w:tcPr>
                  <w:tcW w:w="1701" w:type="dxa"/>
                  <w:vAlign w:val="center"/>
                </w:tcPr>
                <w:p w14:paraId="21FD2BF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88D624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3" w:type="dxa"/>
                  <w:vAlign w:val="center"/>
                </w:tcPr>
                <w:p w14:paraId="3300F233"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1CDA7C64" w14:textId="77777777" w:rsidTr="000568CF">
              <w:trPr>
                <w:trHeight w:val="231"/>
              </w:trPr>
              <w:tc>
                <w:tcPr>
                  <w:tcW w:w="2483" w:type="dxa"/>
                  <w:vMerge w:val="restart"/>
                  <w:vAlign w:val="center"/>
                </w:tcPr>
                <w:p w14:paraId="468C4822" w14:textId="77777777" w:rsidR="00C10841" w:rsidRPr="006145DB" w:rsidRDefault="00C10841" w:rsidP="005B435E">
                  <w:pPr>
                    <w:tabs>
                      <w:tab w:val="left" w:pos="709"/>
                    </w:tabs>
                    <w:contextualSpacing/>
                    <w:jc w:val="both"/>
                    <w:rPr>
                      <w:rFonts w:cs="Arial"/>
                      <w:sz w:val="16"/>
                      <w:szCs w:val="16"/>
                      <w:shd w:val="clear" w:color="auto" w:fill="FFFFFF"/>
                      <w:lang w:val="es-ES_tradnl"/>
                    </w:rPr>
                  </w:pPr>
                  <w:r w:rsidRPr="006145DB">
                    <w:rPr>
                      <w:rFonts w:cs="Arial"/>
                      <w:sz w:val="16"/>
                      <w:szCs w:val="16"/>
                      <w:shd w:val="clear" w:color="auto" w:fill="FFFFFF"/>
                      <w:lang w:val="es-ES_tradnl"/>
                    </w:rPr>
                    <w:t>Persona que vive en soluciones habitacionales temporales “paga diarios”.</w:t>
                  </w:r>
                </w:p>
              </w:tc>
              <w:tc>
                <w:tcPr>
                  <w:tcW w:w="1701" w:type="dxa"/>
                  <w:vAlign w:val="center"/>
                </w:tcPr>
                <w:p w14:paraId="0EB8213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48DFCF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vAlign w:val="center"/>
                </w:tcPr>
                <w:p w14:paraId="4D212C1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983" w:type="dxa"/>
                  <w:vAlign w:val="center"/>
                </w:tcPr>
                <w:p w14:paraId="0CA4799F" w14:textId="3AF8A33C"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06204B4B" w14:textId="77777777" w:rsidTr="000568CF">
              <w:trPr>
                <w:trHeight w:val="231"/>
              </w:trPr>
              <w:tc>
                <w:tcPr>
                  <w:tcW w:w="2483" w:type="dxa"/>
                  <w:vMerge/>
                  <w:tcBorders>
                    <w:bottom w:val="single" w:sz="4" w:space="0" w:color="auto"/>
                  </w:tcBorders>
                  <w:vAlign w:val="center"/>
                </w:tcPr>
                <w:p w14:paraId="04E2C194" w14:textId="77777777" w:rsidR="00C10841" w:rsidRPr="006145DB" w:rsidRDefault="00C10841" w:rsidP="005B435E">
                  <w:pPr>
                    <w:tabs>
                      <w:tab w:val="left" w:pos="709"/>
                    </w:tabs>
                    <w:contextualSpacing/>
                    <w:jc w:val="both"/>
                    <w:rPr>
                      <w:rFonts w:cs="Arial"/>
                      <w:sz w:val="16"/>
                      <w:szCs w:val="16"/>
                      <w:shd w:val="clear" w:color="auto" w:fill="FFFFFF"/>
                      <w:lang w:val="es-ES_tradnl"/>
                    </w:rPr>
                  </w:pPr>
                </w:p>
              </w:tc>
              <w:tc>
                <w:tcPr>
                  <w:tcW w:w="1701" w:type="dxa"/>
                  <w:tcBorders>
                    <w:bottom w:val="single" w:sz="4" w:space="0" w:color="auto"/>
                  </w:tcBorders>
                  <w:vAlign w:val="center"/>
                </w:tcPr>
                <w:p w14:paraId="0A28F58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6060F132"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983" w:type="dxa"/>
                  <w:tcBorders>
                    <w:bottom w:val="single" w:sz="4" w:space="0" w:color="auto"/>
                  </w:tcBorders>
                </w:tcPr>
                <w:p w14:paraId="0211F63E" w14:textId="275739E0"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de Integración Social y 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75B04A53" w14:textId="77777777" w:rsidTr="000568CF">
              <w:trPr>
                <w:trHeight w:val="324"/>
              </w:trPr>
              <w:tc>
                <w:tcPr>
                  <w:tcW w:w="2483" w:type="dxa"/>
                  <w:tcBorders>
                    <w:bottom w:val="single" w:sz="4" w:space="0" w:color="auto"/>
                  </w:tcBorders>
                  <w:vAlign w:val="center"/>
                </w:tcPr>
                <w:p w14:paraId="1FF53A84"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habitante de calle de 18 a 28 años.</w:t>
                  </w:r>
                </w:p>
              </w:tc>
              <w:tc>
                <w:tcPr>
                  <w:tcW w:w="1701" w:type="dxa"/>
                  <w:tcBorders>
                    <w:bottom w:val="single" w:sz="4" w:space="0" w:color="auto"/>
                  </w:tcBorders>
                  <w:vAlign w:val="center"/>
                </w:tcPr>
                <w:p w14:paraId="1DD2A241" w14:textId="77777777" w:rsidR="00C10841" w:rsidRPr="006145DB" w:rsidRDefault="00C10841"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34A746B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983" w:type="dxa"/>
                  <w:tcBorders>
                    <w:bottom w:val="single" w:sz="4" w:space="0" w:color="auto"/>
                  </w:tcBorders>
                  <w:vAlign w:val="center"/>
                </w:tcPr>
                <w:p w14:paraId="10505A99" w14:textId="77777777" w:rsidR="00C10841" w:rsidRPr="006145DB" w:rsidRDefault="00C10841"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60E69364" w14:textId="77777777" w:rsidTr="000568CF">
              <w:trPr>
                <w:trHeight w:val="368"/>
              </w:trPr>
              <w:tc>
                <w:tcPr>
                  <w:tcW w:w="2483" w:type="dxa"/>
                  <w:tcBorders>
                    <w:top w:val="single" w:sz="4" w:space="0" w:color="auto"/>
                    <w:bottom w:val="single" w:sz="4" w:space="0" w:color="auto"/>
                  </w:tcBorders>
                  <w:vAlign w:val="center"/>
                </w:tcPr>
                <w:p w14:paraId="07205731"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que requiera atención humanitaria y transitoria.</w:t>
                  </w:r>
                </w:p>
              </w:tc>
              <w:tc>
                <w:tcPr>
                  <w:tcW w:w="1701" w:type="dxa"/>
                  <w:tcBorders>
                    <w:top w:val="single" w:sz="4" w:space="0" w:color="auto"/>
                    <w:bottom w:val="single" w:sz="4" w:space="0" w:color="auto"/>
                  </w:tcBorders>
                  <w:vAlign w:val="center"/>
                </w:tcPr>
                <w:p w14:paraId="7EBDA66C" w14:textId="77777777" w:rsidR="00C10841" w:rsidRPr="006145DB" w:rsidRDefault="00C10841"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4CA68335" w14:textId="77777777" w:rsidR="00C10841" w:rsidRPr="006145DB" w:rsidRDefault="00C10841" w:rsidP="005B435E">
                  <w:pPr>
                    <w:tabs>
                      <w:tab w:val="left" w:pos="709"/>
                    </w:tabs>
                    <w:contextualSpacing/>
                    <w:jc w:val="center"/>
                    <w:rPr>
                      <w:rFonts w:cs="Arial"/>
                      <w:sz w:val="16"/>
                      <w:szCs w:val="16"/>
                      <w:bdr w:val="none" w:sz="0" w:space="0" w:color="auto" w:frame="1"/>
                    </w:rPr>
                  </w:pPr>
                  <w:r w:rsidRPr="006145DB">
                    <w:rPr>
                      <w:rFonts w:cs="Arial"/>
                      <w:sz w:val="16"/>
                      <w:szCs w:val="16"/>
                      <w:lang w:eastAsia="es-CO"/>
                    </w:rPr>
                    <w:t>Demanda</w:t>
                  </w:r>
                </w:p>
              </w:tc>
              <w:tc>
                <w:tcPr>
                  <w:tcW w:w="1983" w:type="dxa"/>
                  <w:tcBorders>
                    <w:top w:val="single" w:sz="4" w:space="0" w:color="auto"/>
                    <w:bottom w:val="single" w:sz="4" w:space="0" w:color="auto"/>
                  </w:tcBorders>
                  <w:vAlign w:val="center"/>
                </w:tcPr>
                <w:p w14:paraId="2B045967" w14:textId="77777777" w:rsidR="00C10841" w:rsidRPr="006145DB" w:rsidRDefault="00C10841"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6A50AF" w:rsidRPr="006145DB" w14:paraId="6430AB14" w14:textId="77777777" w:rsidTr="000568CF">
              <w:trPr>
                <w:trHeight w:val="70"/>
              </w:trPr>
              <w:tc>
                <w:tcPr>
                  <w:tcW w:w="2483" w:type="dxa"/>
                  <w:tcBorders>
                    <w:top w:val="single" w:sz="4" w:space="0" w:color="auto"/>
                    <w:left w:val="nil"/>
                    <w:bottom w:val="nil"/>
                    <w:right w:val="nil"/>
                  </w:tcBorders>
                  <w:vAlign w:val="center"/>
                </w:tcPr>
                <w:p w14:paraId="4A3FD1A3" w14:textId="77777777" w:rsidR="006A50AF" w:rsidRPr="006145DB" w:rsidRDefault="006A50AF" w:rsidP="005B435E">
                  <w:pPr>
                    <w:jc w:val="both"/>
                    <w:rPr>
                      <w:rFonts w:cs="Arial"/>
                      <w:sz w:val="14"/>
                      <w:szCs w:val="14"/>
                      <w:shd w:val="clear" w:color="auto" w:fill="FFFFFF"/>
                      <w:lang w:val="es-ES_tradnl"/>
                    </w:rPr>
                  </w:pPr>
                </w:p>
              </w:tc>
              <w:tc>
                <w:tcPr>
                  <w:tcW w:w="1701" w:type="dxa"/>
                  <w:tcBorders>
                    <w:top w:val="single" w:sz="4" w:space="0" w:color="auto"/>
                    <w:left w:val="nil"/>
                    <w:bottom w:val="nil"/>
                    <w:right w:val="nil"/>
                  </w:tcBorders>
                  <w:vAlign w:val="center"/>
                </w:tcPr>
                <w:p w14:paraId="0D5A49F0" w14:textId="77777777" w:rsidR="006A50AF" w:rsidRPr="006145DB" w:rsidRDefault="006A50AF" w:rsidP="005B435E">
                  <w:pPr>
                    <w:jc w:val="center"/>
                    <w:rPr>
                      <w:rFonts w:cs="Arial"/>
                      <w:sz w:val="14"/>
                      <w:szCs w:val="14"/>
                      <w:lang w:eastAsia="es-CO"/>
                    </w:rPr>
                  </w:pPr>
                </w:p>
              </w:tc>
              <w:tc>
                <w:tcPr>
                  <w:tcW w:w="1134" w:type="dxa"/>
                  <w:tcBorders>
                    <w:top w:val="single" w:sz="4" w:space="0" w:color="auto"/>
                    <w:left w:val="nil"/>
                    <w:bottom w:val="nil"/>
                    <w:right w:val="nil"/>
                  </w:tcBorders>
                  <w:vAlign w:val="center"/>
                </w:tcPr>
                <w:p w14:paraId="5BD328FE" w14:textId="77777777" w:rsidR="006A50AF" w:rsidRPr="006145DB" w:rsidRDefault="006A50AF" w:rsidP="005B435E">
                  <w:pPr>
                    <w:tabs>
                      <w:tab w:val="left" w:pos="709"/>
                    </w:tabs>
                    <w:contextualSpacing/>
                    <w:jc w:val="center"/>
                    <w:rPr>
                      <w:rFonts w:cs="Arial"/>
                      <w:sz w:val="14"/>
                      <w:szCs w:val="14"/>
                      <w:lang w:eastAsia="es-CO"/>
                    </w:rPr>
                  </w:pPr>
                </w:p>
              </w:tc>
              <w:tc>
                <w:tcPr>
                  <w:tcW w:w="1983" w:type="dxa"/>
                  <w:tcBorders>
                    <w:top w:val="single" w:sz="4" w:space="0" w:color="auto"/>
                    <w:left w:val="nil"/>
                    <w:bottom w:val="nil"/>
                    <w:right w:val="nil"/>
                  </w:tcBorders>
                  <w:vAlign w:val="center"/>
                </w:tcPr>
                <w:p w14:paraId="4ED889F0" w14:textId="77777777" w:rsidR="006A50AF" w:rsidRPr="006145DB" w:rsidRDefault="006A50AF" w:rsidP="005B435E">
                  <w:pPr>
                    <w:jc w:val="center"/>
                    <w:rPr>
                      <w:rFonts w:cs="Arial"/>
                      <w:bCs/>
                      <w:sz w:val="14"/>
                      <w:szCs w:val="14"/>
                      <w:lang w:eastAsia="es-CO"/>
                    </w:rPr>
                  </w:pPr>
                </w:p>
              </w:tc>
            </w:tr>
          </w:tbl>
          <w:p w14:paraId="08B14E68" w14:textId="77777777" w:rsidR="00C10841" w:rsidRPr="006145DB" w:rsidRDefault="00C10841" w:rsidP="005B435E">
            <w:pPr>
              <w:tabs>
                <w:tab w:val="left" w:pos="709"/>
              </w:tabs>
              <w:spacing w:after="0" w:line="240" w:lineRule="auto"/>
              <w:contextualSpacing/>
              <w:jc w:val="center"/>
              <w:rPr>
                <w:rFonts w:cs="Arial"/>
                <w:sz w:val="10"/>
                <w:szCs w:val="10"/>
                <w:lang w:eastAsia="es-CO"/>
              </w:rPr>
            </w:pPr>
          </w:p>
        </w:tc>
      </w:tr>
      <w:tr w:rsidR="0055342A" w:rsidRPr="006145DB" w14:paraId="17F89689" w14:textId="77777777" w:rsidTr="00BA3190">
        <w:trPr>
          <w:trHeight w:val="422"/>
          <w:jc w:val="center"/>
        </w:trPr>
        <w:tc>
          <w:tcPr>
            <w:tcW w:w="1940" w:type="dxa"/>
            <w:vAlign w:val="center"/>
          </w:tcPr>
          <w:p w14:paraId="107E757E"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52" w:type="dxa"/>
              <w:tblLayout w:type="fixed"/>
              <w:tblLook w:val="04A0" w:firstRow="1" w:lastRow="0" w:firstColumn="1" w:lastColumn="0" w:noHBand="0" w:noVBand="1"/>
            </w:tblPr>
            <w:tblGrid>
              <w:gridCol w:w="2483"/>
              <w:gridCol w:w="1701"/>
              <w:gridCol w:w="1134"/>
              <w:gridCol w:w="1934"/>
            </w:tblGrid>
            <w:tr w:rsidR="006A50AF" w:rsidRPr="006145DB" w14:paraId="1E283256" w14:textId="77777777" w:rsidTr="00351196">
              <w:trPr>
                <w:trHeight w:val="80"/>
              </w:trPr>
              <w:tc>
                <w:tcPr>
                  <w:tcW w:w="2483" w:type="dxa"/>
                  <w:tcBorders>
                    <w:top w:val="nil"/>
                    <w:left w:val="nil"/>
                    <w:bottom w:val="single" w:sz="4" w:space="0" w:color="auto"/>
                    <w:right w:val="nil"/>
                  </w:tcBorders>
                  <w:vAlign w:val="center"/>
                </w:tcPr>
                <w:p w14:paraId="04884E12" w14:textId="77777777" w:rsidR="006A50AF" w:rsidRPr="006145DB" w:rsidRDefault="006A50AF" w:rsidP="005B435E">
                  <w:pPr>
                    <w:tabs>
                      <w:tab w:val="left" w:pos="709"/>
                    </w:tabs>
                    <w:jc w:val="center"/>
                    <w:rPr>
                      <w:rFonts w:cs="Arial"/>
                      <w:sz w:val="16"/>
                      <w:szCs w:val="16"/>
                      <w:lang w:eastAsia="es-CO"/>
                    </w:rPr>
                  </w:pPr>
                </w:p>
              </w:tc>
              <w:tc>
                <w:tcPr>
                  <w:tcW w:w="1701" w:type="dxa"/>
                  <w:tcBorders>
                    <w:top w:val="nil"/>
                    <w:left w:val="nil"/>
                    <w:bottom w:val="single" w:sz="4" w:space="0" w:color="auto"/>
                    <w:right w:val="nil"/>
                  </w:tcBorders>
                  <w:vAlign w:val="center"/>
                </w:tcPr>
                <w:p w14:paraId="7C27B438" w14:textId="77777777" w:rsidR="006A50AF" w:rsidRPr="006145DB" w:rsidRDefault="006A50AF"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1A39C494" w14:textId="77777777" w:rsidR="006A50AF" w:rsidRPr="006145DB" w:rsidRDefault="006A50AF" w:rsidP="005B435E">
                  <w:pPr>
                    <w:tabs>
                      <w:tab w:val="left" w:pos="709"/>
                    </w:tabs>
                    <w:jc w:val="center"/>
                    <w:rPr>
                      <w:rFonts w:cs="Arial"/>
                      <w:sz w:val="16"/>
                      <w:szCs w:val="16"/>
                      <w:lang w:eastAsia="es-CO"/>
                    </w:rPr>
                  </w:pPr>
                </w:p>
              </w:tc>
              <w:tc>
                <w:tcPr>
                  <w:tcW w:w="1934" w:type="dxa"/>
                  <w:tcBorders>
                    <w:top w:val="nil"/>
                    <w:left w:val="nil"/>
                    <w:bottom w:val="single" w:sz="4" w:space="0" w:color="auto"/>
                    <w:right w:val="nil"/>
                  </w:tcBorders>
                  <w:vAlign w:val="center"/>
                </w:tcPr>
                <w:p w14:paraId="35371B89" w14:textId="77777777" w:rsidR="006A50AF" w:rsidRPr="006145DB" w:rsidRDefault="006A50AF" w:rsidP="005B435E">
                  <w:pPr>
                    <w:tabs>
                      <w:tab w:val="left" w:pos="709"/>
                    </w:tabs>
                    <w:jc w:val="center"/>
                    <w:rPr>
                      <w:rFonts w:cs="Arial"/>
                      <w:sz w:val="16"/>
                      <w:szCs w:val="16"/>
                      <w:lang w:eastAsia="es-CO"/>
                    </w:rPr>
                  </w:pPr>
                </w:p>
              </w:tc>
            </w:tr>
            <w:tr w:rsidR="0055342A" w:rsidRPr="006145DB" w14:paraId="2AEFD340" w14:textId="77777777" w:rsidTr="00D65BAD">
              <w:trPr>
                <w:trHeight w:val="379"/>
              </w:trPr>
              <w:tc>
                <w:tcPr>
                  <w:tcW w:w="2483" w:type="dxa"/>
                  <w:tcBorders>
                    <w:top w:val="nil"/>
                    <w:left w:val="single" w:sz="4" w:space="0" w:color="auto"/>
                    <w:bottom w:val="single" w:sz="4" w:space="0" w:color="auto"/>
                    <w:right w:val="single" w:sz="4" w:space="0" w:color="auto"/>
                  </w:tcBorders>
                  <w:vAlign w:val="center"/>
                  <w:hideMark/>
                </w:tcPr>
                <w:p w14:paraId="5E6E1413"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701" w:type="dxa"/>
                  <w:tcBorders>
                    <w:top w:val="nil"/>
                    <w:left w:val="single" w:sz="4" w:space="0" w:color="auto"/>
                    <w:bottom w:val="single" w:sz="4" w:space="0" w:color="auto"/>
                    <w:right w:val="single" w:sz="4" w:space="0" w:color="auto"/>
                  </w:tcBorders>
                  <w:vAlign w:val="center"/>
                  <w:hideMark/>
                </w:tcPr>
                <w:p w14:paraId="40050AA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1C77464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934" w:type="dxa"/>
                  <w:tcBorders>
                    <w:top w:val="nil"/>
                    <w:left w:val="single" w:sz="4" w:space="0" w:color="auto"/>
                    <w:bottom w:val="single" w:sz="4" w:space="0" w:color="auto"/>
                    <w:right w:val="single" w:sz="4" w:space="0" w:color="auto"/>
                  </w:tcBorders>
                  <w:vAlign w:val="center"/>
                  <w:hideMark/>
                </w:tcPr>
                <w:p w14:paraId="26D094F9"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55342A" w:rsidRPr="006145DB" w14:paraId="7BF1E815" w14:textId="77777777" w:rsidTr="00D65BAD">
              <w:trPr>
                <w:trHeight w:val="225"/>
              </w:trPr>
              <w:tc>
                <w:tcPr>
                  <w:tcW w:w="2483" w:type="dxa"/>
                  <w:tcBorders>
                    <w:top w:val="single" w:sz="4" w:space="0" w:color="auto"/>
                    <w:left w:val="single" w:sz="4" w:space="0" w:color="auto"/>
                    <w:bottom w:val="single" w:sz="4" w:space="0" w:color="auto"/>
                    <w:right w:val="single" w:sz="4" w:space="0" w:color="auto"/>
                  </w:tcBorders>
                  <w:vAlign w:val="center"/>
                  <w:hideMark/>
                </w:tcPr>
                <w:p w14:paraId="4D87F9F8" w14:textId="63BBE235" w:rsidR="00C10841" w:rsidRPr="006145DB" w:rsidRDefault="00C10841" w:rsidP="005B435E">
                  <w:pPr>
                    <w:tabs>
                      <w:tab w:val="left" w:pos="709"/>
                    </w:tabs>
                    <w:jc w:val="both"/>
                    <w:rPr>
                      <w:rFonts w:eastAsia="Arial" w:cs="Arial"/>
                      <w:sz w:val="16"/>
                      <w:szCs w:val="16"/>
                    </w:rPr>
                  </w:pPr>
                  <w:bookmarkStart w:id="134" w:name="_Int_oNli5vxr"/>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34"/>
                </w:p>
              </w:tc>
              <w:tc>
                <w:tcPr>
                  <w:tcW w:w="1701" w:type="dxa"/>
                  <w:tcBorders>
                    <w:top w:val="single" w:sz="4" w:space="0" w:color="auto"/>
                    <w:left w:val="single" w:sz="4" w:space="0" w:color="auto"/>
                    <w:bottom w:val="single" w:sz="4" w:space="0" w:color="auto"/>
                    <w:right w:val="single" w:sz="4" w:space="0" w:color="auto"/>
                  </w:tcBorders>
                  <w:vAlign w:val="center"/>
                  <w:hideMark/>
                </w:tcPr>
                <w:p w14:paraId="748D7003"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0F29E2"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Trimestral</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DC6BA9C" w14:textId="77777777" w:rsidR="00C10841" w:rsidRPr="006145DB" w:rsidRDefault="00C10841"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55342A" w:rsidRPr="006145DB" w14:paraId="0F5DD36D" w14:textId="77777777" w:rsidTr="00D65BAD">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0A615FC0" w14:textId="30ECD7C9"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A2EE70"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A2268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2CAD4C88" w14:textId="61009965"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60C12A19"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1D84C428"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65F7E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E4AD7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0AE07A51" w14:textId="607C5968"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2E50F41"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6D78F585" w14:textId="77777777"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mayor de 60 años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6FD37F"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11836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7EBFA0F" w14:textId="284BDFC2"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14BE6AFA"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1887098E" w14:textId="77777777" w:rsidR="00C10841" w:rsidRPr="006145DB" w:rsidRDefault="00C10841" w:rsidP="005B435E">
                  <w:pPr>
                    <w:jc w:val="both"/>
                    <w:rPr>
                      <w:rFonts w:eastAsia="Arial" w:cs="Arial"/>
                      <w:sz w:val="16"/>
                      <w:szCs w:val="16"/>
                    </w:rPr>
                  </w:pPr>
                  <w:r w:rsidRPr="006145DB">
                    <w:rPr>
                      <w:rFonts w:eastAsia="Arial"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86575E" w14:textId="77777777" w:rsidR="00C10841" w:rsidRPr="006145DB" w:rsidRDefault="00C10841"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D26F44" w14:textId="77777777" w:rsidR="00C10841" w:rsidRPr="006145DB" w:rsidRDefault="00C10841" w:rsidP="005B435E">
                  <w:pPr>
                    <w:jc w:val="center"/>
                    <w:rPr>
                      <w:rFonts w:eastAsia="Arial" w:cs="Arial"/>
                      <w:sz w:val="16"/>
                      <w:szCs w:val="16"/>
                    </w:rPr>
                  </w:pPr>
                  <w:r w:rsidRPr="006145DB">
                    <w:rPr>
                      <w:rFonts w:eastAsia="Arial" w:cs="Arial"/>
                      <w:sz w:val="16"/>
                      <w:szCs w:val="16"/>
                    </w:rPr>
                    <w:t xml:space="preserve">2021 </w:t>
                  </w:r>
                  <w:bookmarkStart w:id="135" w:name="_Int_letGQNdl"/>
                  <w:r w:rsidRPr="006145DB">
                    <w:rPr>
                      <w:rFonts w:eastAsia="Arial" w:cs="Arial"/>
                      <w:sz w:val="16"/>
                      <w:szCs w:val="16"/>
                    </w:rPr>
                    <w:t>Entrega</w:t>
                  </w:r>
                  <w:bookmarkEnd w:id="135"/>
                  <w:r w:rsidRPr="006145DB">
                    <w:rPr>
                      <w:rFonts w:eastAsia="Arial" w:cs="Arial"/>
                      <w:sz w:val="16"/>
                      <w:szCs w:val="16"/>
                    </w:rPr>
                    <w:t xml:space="preserve"> única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37034D6F" w14:textId="77777777" w:rsidR="00C10841" w:rsidRPr="006145DB" w:rsidRDefault="00C10841" w:rsidP="005B435E">
                  <w:pPr>
                    <w:jc w:val="center"/>
                    <w:rPr>
                      <w:rFonts w:eastAsia="Arial" w:cs="Arial"/>
                      <w:sz w:val="16"/>
                      <w:szCs w:val="16"/>
                    </w:rPr>
                  </w:pPr>
                  <w:r w:rsidRPr="006145DB">
                    <w:rPr>
                      <w:rFonts w:eastAsia="Arial" w:cs="Arial"/>
                      <w:sz w:val="16"/>
                      <w:szCs w:val="16"/>
                    </w:rPr>
                    <w:t>Ministerio del Interior</w:t>
                  </w:r>
                </w:p>
              </w:tc>
            </w:tr>
            <w:tr w:rsidR="0055342A" w:rsidRPr="006145DB" w14:paraId="656A8457"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681AAF84"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81B9D8" w14:textId="2E658225"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w:t>
                  </w:r>
                  <w:r w:rsidR="00C9671D"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C371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5F1B99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7E00D46"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4263E24F"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CEDCF5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37D98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BA0EE3A"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69AF0846"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096A06FB" w14:textId="70910DC9"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8563D3" w:rsidRPr="006145DB">
                    <w:rPr>
                      <w:rFonts w:eastAsia="Arial" w:cs="Arial"/>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9A88C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7DF99C"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DDD9B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8FEDE92"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7ADD488E"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357BB4"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D775A5"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10C8F8D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70A55E9" w14:textId="77777777" w:rsidTr="000568CF">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34AD3CB0"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4FE07DF"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80F15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DB79634"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F6F9FF7" w14:textId="77777777" w:rsidTr="000568CF">
              <w:trPr>
                <w:trHeight w:val="235"/>
              </w:trPr>
              <w:tc>
                <w:tcPr>
                  <w:tcW w:w="2483" w:type="dxa"/>
                  <w:tcBorders>
                    <w:top w:val="single" w:sz="4" w:space="0" w:color="auto"/>
                    <w:left w:val="single" w:sz="4" w:space="0" w:color="auto"/>
                    <w:bottom w:val="nil"/>
                    <w:right w:val="single" w:sz="4" w:space="0" w:color="auto"/>
                  </w:tcBorders>
                  <w:vAlign w:val="center"/>
                  <w:hideMark/>
                </w:tcPr>
                <w:p w14:paraId="328E796D" w14:textId="07CACE8F"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8563D3" w:rsidRPr="006145DB">
                    <w:rPr>
                      <w:rFonts w:cs="Arial"/>
                      <w:sz w:val="16"/>
                      <w:szCs w:val="16"/>
                      <w:lang w:eastAsia="es-CO"/>
                    </w:rPr>
                    <w:t>.</w:t>
                  </w:r>
                </w:p>
              </w:tc>
              <w:tc>
                <w:tcPr>
                  <w:tcW w:w="1701" w:type="dxa"/>
                  <w:tcBorders>
                    <w:top w:val="single" w:sz="4" w:space="0" w:color="auto"/>
                    <w:left w:val="single" w:sz="4" w:space="0" w:color="auto"/>
                    <w:bottom w:val="nil"/>
                    <w:right w:val="single" w:sz="4" w:space="0" w:color="auto"/>
                  </w:tcBorders>
                  <w:vAlign w:val="center"/>
                  <w:hideMark/>
                </w:tcPr>
                <w:p w14:paraId="1ED523C4"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1C9CF85"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nil"/>
                    <w:right w:val="single" w:sz="4" w:space="0" w:color="auto"/>
                  </w:tcBorders>
                  <w:vAlign w:val="center"/>
                  <w:hideMark/>
                </w:tcPr>
                <w:p w14:paraId="662B1FCB" w14:textId="35440524"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bl>
          <w:p w14:paraId="18588BD1"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47067F1F" w14:textId="77777777" w:rsidTr="00C3075C">
        <w:trPr>
          <w:trHeight w:val="5845"/>
          <w:jc w:val="center"/>
        </w:trPr>
        <w:tc>
          <w:tcPr>
            <w:tcW w:w="1940" w:type="dxa"/>
            <w:vAlign w:val="center"/>
          </w:tcPr>
          <w:p w14:paraId="36B3D5CB"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2623"/>
              <w:gridCol w:w="1465"/>
              <w:gridCol w:w="1371"/>
              <w:gridCol w:w="1783"/>
            </w:tblGrid>
            <w:tr w:rsidR="006A50AF" w:rsidRPr="006145DB" w14:paraId="04E48446" w14:textId="77777777" w:rsidTr="006A50AF">
              <w:trPr>
                <w:trHeight w:val="178"/>
              </w:trPr>
              <w:tc>
                <w:tcPr>
                  <w:tcW w:w="2623" w:type="dxa"/>
                  <w:tcBorders>
                    <w:top w:val="nil"/>
                    <w:left w:val="nil"/>
                    <w:right w:val="nil"/>
                  </w:tcBorders>
                  <w:vAlign w:val="center"/>
                </w:tcPr>
                <w:p w14:paraId="6360F6C3" w14:textId="77777777" w:rsidR="006A50AF" w:rsidRPr="006145DB" w:rsidRDefault="006A50AF" w:rsidP="005B435E">
                  <w:pPr>
                    <w:tabs>
                      <w:tab w:val="left" w:pos="709"/>
                    </w:tabs>
                    <w:contextualSpacing/>
                    <w:jc w:val="center"/>
                    <w:rPr>
                      <w:rFonts w:cs="Arial"/>
                      <w:sz w:val="16"/>
                      <w:szCs w:val="16"/>
                      <w:lang w:eastAsia="es-CO"/>
                    </w:rPr>
                  </w:pPr>
                </w:p>
              </w:tc>
              <w:tc>
                <w:tcPr>
                  <w:tcW w:w="1465" w:type="dxa"/>
                  <w:tcBorders>
                    <w:top w:val="nil"/>
                    <w:left w:val="nil"/>
                    <w:right w:val="nil"/>
                  </w:tcBorders>
                  <w:vAlign w:val="center"/>
                </w:tcPr>
                <w:p w14:paraId="19E772A1" w14:textId="77777777" w:rsidR="006A50AF" w:rsidRPr="006145DB" w:rsidRDefault="006A50AF" w:rsidP="005B435E">
                  <w:pPr>
                    <w:tabs>
                      <w:tab w:val="left" w:pos="709"/>
                    </w:tabs>
                    <w:contextualSpacing/>
                    <w:jc w:val="center"/>
                    <w:rPr>
                      <w:rFonts w:cs="Arial"/>
                      <w:sz w:val="16"/>
                      <w:szCs w:val="16"/>
                      <w:lang w:eastAsia="es-CO"/>
                    </w:rPr>
                  </w:pPr>
                </w:p>
              </w:tc>
              <w:tc>
                <w:tcPr>
                  <w:tcW w:w="1371" w:type="dxa"/>
                  <w:tcBorders>
                    <w:top w:val="nil"/>
                    <w:left w:val="nil"/>
                    <w:right w:val="nil"/>
                  </w:tcBorders>
                  <w:vAlign w:val="center"/>
                </w:tcPr>
                <w:p w14:paraId="5F255185" w14:textId="77777777" w:rsidR="006A50AF" w:rsidRPr="006145DB" w:rsidRDefault="006A50AF" w:rsidP="005B435E">
                  <w:pPr>
                    <w:tabs>
                      <w:tab w:val="left" w:pos="709"/>
                    </w:tabs>
                    <w:contextualSpacing/>
                    <w:jc w:val="center"/>
                    <w:rPr>
                      <w:rFonts w:cs="Arial"/>
                      <w:sz w:val="16"/>
                      <w:szCs w:val="16"/>
                      <w:lang w:eastAsia="es-CO"/>
                    </w:rPr>
                  </w:pPr>
                </w:p>
              </w:tc>
              <w:tc>
                <w:tcPr>
                  <w:tcW w:w="1783" w:type="dxa"/>
                  <w:tcBorders>
                    <w:top w:val="nil"/>
                    <w:left w:val="nil"/>
                    <w:right w:val="nil"/>
                  </w:tcBorders>
                  <w:vAlign w:val="center"/>
                </w:tcPr>
                <w:p w14:paraId="35B53CA6"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25CC4BAF" w14:textId="77777777" w:rsidTr="00B96264">
              <w:trPr>
                <w:trHeight w:val="389"/>
              </w:trPr>
              <w:tc>
                <w:tcPr>
                  <w:tcW w:w="2623" w:type="dxa"/>
                  <w:tcBorders>
                    <w:top w:val="nil"/>
                  </w:tcBorders>
                  <w:vAlign w:val="center"/>
                </w:tcPr>
                <w:p w14:paraId="2C1DA64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65" w:type="dxa"/>
                  <w:tcBorders>
                    <w:top w:val="nil"/>
                  </w:tcBorders>
                  <w:vAlign w:val="center"/>
                </w:tcPr>
                <w:p w14:paraId="08811AAF"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1" w:type="dxa"/>
                  <w:tcBorders>
                    <w:top w:val="nil"/>
                  </w:tcBorders>
                  <w:vAlign w:val="center"/>
                </w:tcPr>
                <w:p w14:paraId="5BE96F1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tcBorders>
                    <w:top w:val="nil"/>
                  </w:tcBorders>
                  <w:vAlign w:val="center"/>
                </w:tcPr>
                <w:p w14:paraId="25576BB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202F9C56" w14:textId="77777777" w:rsidTr="00B96264">
              <w:trPr>
                <w:trHeight w:val="231"/>
              </w:trPr>
              <w:tc>
                <w:tcPr>
                  <w:tcW w:w="2623" w:type="dxa"/>
                  <w:vAlign w:val="center"/>
                </w:tcPr>
                <w:p w14:paraId="29804A3F" w14:textId="77777777" w:rsidR="00C10841" w:rsidRPr="006145DB" w:rsidRDefault="00C10841"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465" w:type="dxa"/>
                  <w:vAlign w:val="center"/>
                </w:tcPr>
                <w:p w14:paraId="39AD2C47"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371" w:type="dxa"/>
                  <w:vAlign w:val="center"/>
                </w:tcPr>
                <w:p w14:paraId="43886E05"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vAlign w:val="center"/>
                </w:tcPr>
                <w:p w14:paraId="43048A04" w14:textId="6957677A" w:rsidR="00C10841"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492D0A5" w14:textId="77777777" w:rsidTr="00B96264">
              <w:trPr>
                <w:trHeight w:val="231"/>
              </w:trPr>
              <w:tc>
                <w:tcPr>
                  <w:tcW w:w="2623" w:type="dxa"/>
                  <w:vAlign w:val="center"/>
                </w:tcPr>
                <w:p w14:paraId="5D8D63C3"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lang w:val="es-ES_tradnl"/>
                    </w:rPr>
                  </w:pPr>
                  <w:r w:rsidRPr="006145DB">
                    <w:rPr>
                      <w:rFonts w:cs="Arial"/>
                      <w:sz w:val="16"/>
                      <w:szCs w:val="20"/>
                      <w:shd w:val="clear" w:color="auto" w:fill="FFFFFF"/>
                      <w:lang w:val="es-ES_tradnl"/>
                    </w:rPr>
                    <w:t>Perona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p>
              </w:tc>
              <w:tc>
                <w:tcPr>
                  <w:tcW w:w="1465" w:type="dxa"/>
                  <w:vAlign w:val="center"/>
                </w:tcPr>
                <w:p w14:paraId="1439057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371" w:type="dxa"/>
                  <w:vAlign w:val="center"/>
                </w:tcPr>
                <w:p w14:paraId="6A94311F"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783" w:type="dxa"/>
                  <w:vAlign w:val="center"/>
                </w:tcPr>
                <w:p w14:paraId="522D729D"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DCD39F5" w14:textId="77777777" w:rsidTr="00B96264">
              <w:trPr>
                <w:trHeight w:val="231"/>
              </w:trPr>
              <w:tc>
                <w:tcPr>
                  <w:tcW w:w="2623" w:type="dxa"/>
                  <w:vAlign w:val="center"/>
                </w:tcPr>
                <w:p w14:paraId="7F5B1B16"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p>
              </w:tc>
              <w:tc>
                <w:tcPr>
                  <w:tcW w:w="1465" w:type="dxa"/>
                  <w:vAlign w:val="center"/>
                </w:tcPr>
                <w:p w14:paraId="652B105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371" w:type="dxa"/>
                  <w:vAlign w:val="center"/>
                </w:tcPr>
                <w:p w14:paraId="401E5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83" w:type="dxa"/>
                  <w:vAlign w:val="center"/>
                </w:tcPr>
                <w:p w14:paraId="663296BA"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8FC4008" w14:textId="77777777" w:rsidTr="00B96264">
              <w:trPr>
                <w:trHeight w:val="231"/>
              </w:trPr>
              <w:tc>
                <w:tcPr>
                  <w:tcW w:w="2623" w:type="dxa"/>
                  <w:vAlign w:val="center"/>
                </w:tcPr>
                <w:p w14:paraId="0535446C"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p>
              </w:tc>
              <w:tc>
                <w:tcPr>
                  <w:tcW w:w="1465" w:type="dxa"/>
                  <w:vAlign w:val="center"/>
                </w:tcPr>
                <w:p w14:paraId="678EA39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371" w:type="dxa"/>
                  <w:vAlign w:val="center"/>
                </w:tcPr>
                <w:p w14:paraId="6626FF8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783" w:type="dxa"/>
                  <w:vAlign w:val="center"/>
                </w:tcPr>
                <w:p w14:paraId="012664F8" w14:textId="77777777" w:rsidR="00C10841" w:rsidRPr="006145DB" w:rsidRDefault="00C10841"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242D7123" w14:textId="77777777" w:rsidTr="00B96264">
              <w:trPr>
                <w:trHeight w:val="231"/>
              </w:trPr>
              <w:tc>
                <w:tcPr>
                  <w:tcW w:w="2623" w:type="dxa"/>
                  <w:tcBorders>
                    <w:bottom w:val="single" w:sz="4" w:space="0" w:color="auto"/>
                  </w:tcBorders>
                  <w:vAlign w:val="center"/>
                </w:tcPr>
                <w:p w14:paraId="403146C1"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requiera atención humanitaria y transitoria.</w:t>
                  </w:r>
                </w:p>
              </w:tc>
              <w:tc>
                <w:tcPr>
                  <w:tcW w:w="1465" w:type="dxa"/>
                  <w:tcBorders>
                    <w:bottom w:val="single" w:sz="4" w:space="0" w:color="auto"/>
                  </w:tcBorders>
                  <w:vAlign w:val="center"/>
                </w:tcPr>
                <w:p w14:paraId="3D7422D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371" w:type="dxa"/>
                  <w:tcBorders>
                    <w:bottom w:val="single" w:sz="4" w:space="0" w:color="auto"/>
                  </w:tcBorders>
                  <w:vAlign w:val="center"/>
                </w:tcPr>
                <w:p w14:paraId="2B6A86C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83" w:type="dxa"/>
                  <w:tcBorders>
                    <w:bottom w:val="single" w:sz="4" w:space="0" w:color="auto"/>
                  </w:tcBorders>
                  <w:vAlign w:val="center"/>
                </w:tcPr>
                <w:p w14:paraId="30C22C62"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65997AC0" w14:textId="77777777" w:rsidTr="00E40EA3">
              <w:trPr>
                <w:trHeight w:val="1104"/>
              </w:trPr>
              <w:tc>
                <w:tcPr>
                  <w:tcW w:w="2623" w:type="dxa"/>
                  <w:tcBorders>
                    <w:bottom w:val="single" w:sz="4" w:space="0" w:color="auto"/>
                  </w:tcBorders>
                  <w:vAlign w:val="center"/>
                </w:tcPr>
                <w:p w14:paraId="7E5A14C4" w14:textId="75DE5D7B" w:rsidR="00C10841" w:rsidRPr="006145DB" w:rsidRDefault="00C10841"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465" w:type="dxa"/>
                  <w:tcBorders>
                    <w:bottom w:val="single" w:sz="4" w:space="0" w:color="auto"/>
                  </w:tcBorders>
                  <w:vAlign w:val="center"/>
                </w:tcPr>
                <w:p w14:paraId="60DBA73A"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371" w:type="dxa"/>
                  <w:tcBorders>
                    <w:bottom w:val="single" w:sz="4" w:space="0" w:color="auto"/>
                  </w:tcBorders>
                  <w:vAlign w:val="center"/>
                </w:tcPr>
                <w:p w14:paraId="65AB3801"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783" w:type="dxa"/>
                  <w:tcBorders>
                    <w:bottom w:val="single" w:sz="4" w:space="0" w:color="auto"/>
                  </w:tcBorders>
                  <w:vAlign w:val="center"/>
                </w:tcPr>
                <w:p w14:paraId="749079B1"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E40EA3" w:rsidRPr="006145DB" w14:paraId="379F36E0" w14:textId="77777777" w:rsidTr="00C3075C">
              <w:trPr>
                <w:trHeight w:val="70"/>
              </w:trPr>
              <w:tc>
                <w:tcPr>
                  <w:tcW w:w="2623" w:type="dxa"/>
                  <w:tcBorders>
                    <w:left w:val="nil"/>
                    <w:bottom w:val="nil"/>
                    <w:right w:val="nil"/>
                  </w:tcBorders>
                  <w:vAlign w:val="center"/>
                </w:tcPr>
                <w:p w14:paraId="5B356DB7" w14:textId="77777777" w:rsidR="00E40EA3" w:rsidRPr="006145DB" w:rsidRDefault="00E40EA3" w:rsidP="005B435E">
                  <w:pPr>
                    <w:tabs>
                      <w:tab w:val="left" w:pos="709"/>
                    </w:tabs>
                    <w:contextualSpacing/>
                    <w:jc w:val="both"/>
                    <w:rPr>
                      <w:rFonts w:cs="Arial"/>
                      <w:bCs/>
                      <w:sz w:val="16"/>
                      <w:szCs w:val="16"/>
                      <w:lang w:eastAsia="es-CO"/>
                    </w:rPr>
                  </w:pPr>
                </w:p>
              </w:tc>
              <w:tc>
                <w:tcPr>
                  <w:tcW w:w="1465" w:type="dxa"/>
                  <w:tcBorders>
                    <w:left w:val="nil"/>
                    <w:bottom w:val="nil"/>
                    <w:right w:val="nil"/>
                  </w:tcBorders>
                  <w:vAlign w:val="center"/>
                </w:tcPr>
                <w:p w14:paraId="2BBEFC65" w14:textId="77777777" w:rsidR="00E40EA3" w:rsidRPr="006145DB" w:rsidRDefault="00E40EA3" w:rsidP="005B435E">
                  <w:pPr>
                    <w:tabs>
                      <w:tab w:val="left" w:pos="709"/>
                    </w:tabs>
                    <w:contextualSpacing/>
                    <w:jc w:val="center"/>
                    <w:rPr>
                      <w:rFonts w:cs="Arial"/>
                      <w:sz w:val="16"/>
                      <w:szCs w:val="16"/>
                      <w:lang w:eastAsia="es-CO"/>
                    </w:rPr>
                  </w:pPr>
                </w:p>
              </w:tc>
              <w:tc>
                <w:tcPr>
                  <w:tcW w:w="1371" w:type="dxa"/>
                  <w:tcBorders>
                    <w:left w:val="nil"/>
                    <w:bottom w:val="nil"/>
                    <w:right w:val="nil"/>
                  </w:tcBorders>
                  <w:vAlign w:val="center"/>
                </w:tcPr>
                <w:p w14:paraId="58E56C48" w14:textId="77777777" w:rsidR="00E40EA3" w:rsidRPr="006145DB" w:rsidRDefault="00E40EA3" w:rsidP="005B435E">
                  <w:pPr>
                    <w:tabs>
                      <w:tab w:val="left" w:pos="709"/>
                    </w:tabs>
                    <w:contextualSpacing/>
                    <w:jc w:val="center"/>
                    <w:rPr>
                      <w:rFonts w:cs="Arial"/>
                      <w:sz w:val="16"/>
                      <w:szCs w:val="20"/>
                      <w:lang w:eastAsia="es-CO"/>
                    </w:rPr>
                  </w:pPr>
                </w:p>
              </w:tc>
              <w:tc>
                <w:tcPr>
                  <w:tcW w:w="1783" w:type="dxa"/>
                  <w:tcBorders>
                    <w:left w:val="nil"/>
                    <w:bottom w:val="nil"/>
                    <w:right w:val="nil"/>
                  </w:tcBorders>
                  <w:vAlign w:val="center"/>
                </w:tcPr>
                <w:p w14:paraId="7477EBD5" w14:textId="77777777" w:rsidR="00E40EA3" w:rsidRPr="006145DB" w:rsidRDefault="00E40EA3" w:rsidP="005B435E">
                  <w:pPr>
                    <w:tabs>
                      <w:tab w:val="left" w:pos="709"/>
                    </w:tabs>
                    <w:contextualSpacing/>
                    <w:jc w:val="center"/>
                    <w:rPr>
                      <w:rFonts w:cs="Arial"/>
                      <w:bCs/>
                      <w:sz w:val="16"/>
                      <w:szCs w:val="16"/>
                      <w:lang w:eastAsia="es-CO"/>
                    </w:rPr>
                  </w:pPr>
                </w:p>
              </w:tc>
            </w:tr>
          </w:tbl>
          <w:p w14:paraId="4C0716E7" w14:textId="77777777" w:rsidR="00C10841" w:rsidRPr="006145DB" w:rsidRDefault="00C10841" w:rsidP="005B435E">
            <w:pPr>
              <w:pStyle w:val="Textoindependiente"/>
              <w:spacing w:after="0" w:line="240" w:lineRule="auto"/>
              <w:ind w:right="112"/>
              <w:rPr>
                <w:rFonts w:cs="Arial"/>
                <w:lang w:eastAsia="es-CO"/>
              </w:rPr>
            </w:pPr>
          </w:p>
        </w:tc>
      </w:tr>
      <w:tr w:rsidR="0055342A" w:rsidRPr="006145DB" w14:paraId="5C83912D" w14:textId="77777777" w:rsidTr="00BA3190">
        <w:trPr>
          <w:trHeight w:val="20"/>
          <w:jc w:val="center"/>
        </w:trPr>
        <w:tc>
          <w:tcPr>
            <w:tcW w:w="1940" w:type="dxa"/>
            <w:vAlign w:val="center"/>
          </w:tcPr>
          <w:p w14:paraId="5F47B4FB"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2623"/>
              <w:gridCol w:w="1451"/>
              <w:gridCol w:w="1400"/>
              <w:gridCol w:w="1783"/>
            </w:tblGrid>
            <w:tr w:rsidR="00E40EA3" w:rsidRPr="006145DB" w14:paraId="68F15571" w14:textId="77777777" w:rsidTr="00C3075C">
              <w:trPr>
                <w:trHeight w:val="88"/>
              </w:trPr>
              <w:tc>
                <w:tcPr>
                  <w:tcW w:w="2623" w:type="dxa"/>
                  <w:tcBorders>
                    <w:top w:val="nil"/>
                    <w:left w:val="nil"/>
                    <w:bottom w:val="single" w:sz="4" w:space="0" w:color="auto"/>
                    <w:right w:val="nil"/>
                  </w:tcBorders>
                  <w:vAlign w:val="center"/>
                </w:tcPr>
                <w:p w14:paraId="585D847B" w14:textId="77777777" w:rsidR="00E40EA3" w:rsidRPr="006145DB" w:rsidRDefault="00E40EA3" w:rsidP="005B435E">
                  <w:pPr>
                    <w:tabs>
                      <w:tab w:val="left" w:pos="709"/>
                    </w:tabs>
                    <w:contextualSpacing/>
                    <w:jc w:val="center"/>
                    <w:rPr>
                      <w:rFonts w:cs="Arial"/>
                      <w:sz w:val="16"/>
                      <w:szCs w:val="16"/>
                      <w:lang w:eastAsia="es-CO"/>
                    </w:rPr>
                  </w:pPr>
                </w:p>
              </w:tc>
              <w:tc>
                <w:tcPr>
                  <w:tcW w:w="1451" w:type="dxa"/>
                  <w:tcBorders>
                    <w:top w:val="nil"/>
                    <w:left w:val="nil"/>
                    <w:bottom w:val="single" w:sz="4" w:space="0" w:color="auto"/>
                    <w:right w:val="nil"/>
                  </w:tcBorders>
                  <w:vAlign w:val="center"/>
                </w:tcPr>
                <w:p w14:paraId="16B05853" w14:textId="77777777" w:rsidR="00E40EA3" w:rsidRPr="006145DB" w:rsidRDefault="00E40EA3" w:rsidP="005B435E">
                  <w:pPr>
                    <w:tabs>
                      <w:tab w:val="left" w:pos="709"/>
                    </w:tabs>
                    <w:contextualSpacing/>
                    <w:jc w:val="center"/>
                    <w:rPr>
                      <w:rFonts w:cs="Arial"/>
                      <w:sz w:val="16"/>
                      <w:szCs w:val="16"/>
                      <w:lang w:eastAsia="es-CO"/>
                    </w:rPr>
                  </w:pPr>
                </w:p>
              </w:tc>
              <w:tc>
                <w:tcPr>
                  <w:tcW w:w="1400" w:type="dxa"/>
                  <w:tcBorders>
                    <w:top w:val="nil"/>
                    <w:left w:val="nil"/>
                    <w:bottom w:val="single" w:sz="4" w:space="0" w:color="auto"/>
                    <w:right w:val="nil"/>
                  </w:tcBorders>
                  <w:vAlign w:val="center"/>
                </w:tcPr>
                <w:p w14:paraId="06392260" w14:textId="77777777" w:rsidR="00E40EA3" w:rsidRPr="006145DB" w:rsidRDefault="00E40EA3" w:rsidP="005B435E">
                  <w:pPr>
                    <w:tabs>
                      <w:tab w:val="left" w:pos="709"/>
                    </w:tabs>
                    <w:contextualSpacing/>
                    <w:jc w:val="center"/>
                    <w:rPr>
                      <w:rFonts w:cs="Arial"/>
                      <w:sz w:val="16"/>
                      <w:szCs w:val="16"/>
                      <w:lang w:eastAsia="es-CO"/>
                    </w:rPr>
                  </w:pPr>
                </w:p>
              </w:tc>
              <w:tc>
                <w:tcPr>
                  <w:tcW w:w="1783" w:type="dxa"/>
                  <w:tcBorders>
                    <w:top w:val="nil"/>
                    <w:left w:val="nil"/>
                    <w:bottom w:val="single" w:sz="4" w:space="0" w:color="auto"/>
                    <w:right w:val="nil"/>
                  </w:tcBorders>
                  <w:vAlign w:val="center"/>
                </w:tcPr>
                <w:p w14:paraId="58E87585" w14:textId="77777777" w:rsidR="00E40EA3" w:rsidRPr="006145DB" w:rsidRDefault="00E40EA3" w:rsidP="005B435E">
                  <w:pPr>
                    <w:tabs>
                      <w:tab w:val="left" w:pos="709"/>
                    </w:tabs>
                    <w:contextualSpacing/>
                    <w:jc w:val="center"/>
                    <w:rPr>
                      <w:rFonts w:cs="Arial"/>
                      <w:sz w:val="16"/>
                      <w:szCs w:val="16"/>
                      <w:lang w:eastAsia="es-CO"/>
                    </w:rPr>
                  </w:pPr>
                </w:p>
              </w:tc>
            </w:tr>
            <w:tr w:rsidR="0055342A" w:rsidRPr="006145DB" w14:paraId="3A0DFB80" w14:textId="77777777" w:rsidTr="00C3075C">
              <w:trPr>
                <w:trHeight w:val="380"/>
              </w:trPr>
              <w:tc>
                <w:tcPr>
                  <w:tcW w:w="2623" w:type="dxa"/>
                  <w:tcBorders>
                    <w:top w:val="single" w:sz="4" w:space="0" w:color="auto"/>
                  </w:tcBorders>
                  <w:vAlign w:val="center"/>
                </w:tcPr>
                <w:p w14:paraId="5CF6F087"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51" w:type="dxa"/>
                  <w:tcBorders>
                    <w:top w:val="single" w:sz="4" w:space="0" w:color="auto"/>
                  </w:tcBorders>
                  <w:vAlign w:val="center"/>
                </w:tcPr>
                <w:p w14:paraId="08764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400" w:type="dxa"/>
                  <w:tcBorders>
                    <w:top w:val="single" w:sz="4" w:space="0" w:color="auto"/>
                  </w:tcBorders>
                  <w:vAlign w:val="center"/>
                </w:tcPr>
                <w:p w14:paraId="3BC4A93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tcBorders>
                    <w:top w:val="single" w:sz="4" w:space="0" w:color="auto"/>
                  </w:tcBorders>
                  <w:vAlign w:val="center"/>
                </w:tcPr>
                <w:p w14:paraId="029C1CEA"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5063414C" w14:textId="77777777" w:rsidTr="00B96264">
              <w:trPr>
                <w:trHeight w:val="243"/>
              </w:trPr>
              <w:tc>
                <w:tcPr>
                  <w:tcW w:w="2623" w:type="dxa"/>
                  <w:vAlign w:val="center"/>
                </w:tcPr>
                <w:p w14:paraId="457623B6" w14:textId="77777777" w:rsidR="00C10841" w:rsidRPr="006145DB" w:rsidRDefault="00C10841"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451" w:type="dxa"/>
                  <w:vAlign w:val="center"/>
                </w:tcPr>
                <w:p w14:paraId="6044CF29"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400" w:type="dxa"/>
                  <w:vAlign w:val="center"/>
                </w:tcPr>
                <w:p w14:paraId="4ACC5420"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vAlign w:val="center"/>
                </w:tcPr>
                <w:p w14:paraId="1BC42F9C" w14:textId="77777777" w:rsidR="00C10841" w:rsidRPr="006145DB" w:rsidRDefault="00C10841" w:rsidP="005B435E">
                  <w:pPr>
                    <w:tabs>
                      <w:tab w:val="left" w:pos="709"/>
                    </w:tabs>
                    <w:contextualSpacing/>
                    <w:jc w:val="center"/>
                    <w:rPr>
                      <w:rFonts w:cs="Arial"/>
                      <w:sz w:val="20"/>
                      <w:szCs w:val="20"/>
                      <w:lang w:eastAsia="es-CO"/>
                    </w:rPr>
                  </w:pPr>
                  <w:r w:rsidRPr="006145DB">
                    <w:rPr>
                      <w:rFonts w:eastAsia="Arial" w:cs="Arial"/>
                      <w:sz w:val="16"/>
                      <w:szCs w:val="16"/>
                    </w:rPr>
                    <w:t>Subdirección para la adultez</w:t>
                  </w:r>
                </w:p>
              </w:tc>
            </w:tr>
            <w:tr w:rsidR="0055342A" w:rsidRPr="006145DB" w14:paraId="0BD22BE4" w14:textId="77777777" w:rsidTr="00B96264">
              <w:trPr>
                <w:trHeight w:val="243"/>
              </w:trPr>
              <w:tc>
                <w:tcPr>
                  <w:tcW w:w="2623" w:type="dxa"/>
                  <w:vAlign w:val="center"/>
                </w:tcPr>
                <w:p w14:paraId="0ACCE158" w14:textId="77777777" w:rsidR="00C10841" w:rsidRPr="006145DB" w:rsidRDefault="00C10841"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reportado en las bases de datos Registraduría Nacional del Estado Civil, con estados diferentes a Vigente.</w:t>
                  </w:r>
                </w:p>
              </w:tc>
              <w:tc>
                <w:tcPr>
                  <w:tcW w:w="1451" w:type="dxa"/>
                  <w:vAlign w:val="center"/>
                </w:tcPr>
                <w:p w14:paraId="6A0E061B" w14:textId="5CDAA3DD"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400" w:type="dxa"/>
                  <w:vAlign w:val="center"/>
                </w:tcPr>
                <w:p w14:paraId="370D2A9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83" w:type="dxa"/>
                  <w:vAlign w:val="center"/>
                </w:tcPr>
                <w:p w14:paraId="0F273168"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p w14:paraId="6D9F1AC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55342A" w:rsidRPr="006145DB" w14:paraId="30DD6C91" w14:textId="77777777" w:rsidTr="00F51917">
              <w:trPr>
                <w:trHeight w:val="827"/>
              </w:trPr>
              <w:tc>
                <w:tcPr>
                  <w:tcW w:w="2623" w:type="dxa"/>
                  <w:vAlign w:val="center"/>
                </w:tcPr>
                <w:p w14:paraId="18EA9249" w14:textId="77777777" w:rsidR="00C10841" w:rsidRPr="006145DB" w:rsidRDefault="00C10841"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451" w:type="dxa"/>
                  <w:vAlign w:val="center"/>
                </w:tcPr>
                <w:p w14:paraId="79FAC6C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400" w:type="dxa"/>
                  <w:vAlign w:val="center"/>
                </w:tcPr>
                <w:p w14:paraId="24A95681"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83" w:type="dxa"/>
                  <w:vAlign w:val="center"/>
                </w:tcPr>
                <w:p w14:paraId="0F6856FA" w14:textId="77777777" w:rsidR="00C10841" w:rsidRPr="006145DB" w:rsidRDefault="00C10841" w:rsidP="005B435E">
                  <w:pPr>
                    <w:tabs>
                      <w:tab w:val="left" w:pos="709"/>
                    </w:tabs>
                    <w:contextualSpacing/>
                    <w:jc w:val="center"/>
                    <w:rPr>
                      <w:rFonts w:cs="Arial"/>
                      <w:sz w:val="16"/>
                      <w:szCs w:val="16"/>
                      <w:lang w:eastAsia="es-CO"/>
                    </w:rPr>
                  </w:pPr>
                  <w:r w:rsidRPr="006145DB">
                    <w:rPr>
                      <w:rFonts w:eastAsia="Arial" w:cs="Arial"/>
                      <w:sz w:val="16"/>
                      <w:szCs w:val="16"/>
                    </w:rPr>
                    <w:t>Subdirección para la adultez</w:t>
                  </w:r>
                </w:p>
              </w:tc>
            </w:tr>
            <w:tr w:rsidR="0055342A" w:rsidRPr="006145DB" w14:paraId="7D4AC078" w14:textId="77777777" w:rsidTr="00F51917">
              <w:trPr>
                <w:trHeight w:val="299"/>
              </w:trPr>
              <w:tc>
                <w:tcPr>
                  <w:tcW w:w="2623" w:type="dxa"/>
                  <w:vAlign w:val="center"/>
                </w:tcPr>
                <w:p w14:paraId="399AD5E9" w14:textId="77777777" w:rsidR="00C10841" w:rsidRPr="006145DB" w:rsidRDefault="00C10841" w:rsidP="005B435E">
                  <w:pPr>
                    <w:jc w:val="both"/>
                    <w:rPr>
                      <w:rFonts w:eastAsia="Arial" w:cs="Arial"/>
                      <w:sz w:val="16"/>
                      <w:szCs w:val="16"/>
                    </w:rPr>
                  </w:pPr>
                  <w:r w:rsidRPr="006145DB">
                    <w:rPr>
                      <w:rFonts w:cs="Arial"/>
                      <w:sz w:val="16"/>
                      <w:szCs w:val="16"/>
                      <w:lang w:eastAsia="es-CO"/>
                    </w:rPr>
                    <w:t>Persona con pena privativa de la libertad y no privativa.</w:t>
                  </w:r>
                </w:p>
              </w:tc>
              <w:tc>
                <w:tcPr>
                  <w:tcW w:w="1451" w:type="dxa"/>
                  <w:vAlign w:val="center"/>
                </w:tcPr>
                <w:p w14:paraId="040D20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400" w:type="dxa"/>
                  <w:vAlign w:val="center"/>
                </w:tcPr>
                <w:p w14:paraId="635CFCC7" w14:textId="5AF081DE" w:rsidR="00C10841" w:rsidRPr="006145DB" w:rsidRDefault="00C10841" w:rsidP="005B435E">
                  <w:pPr>
                    <w:tabs>
                      <w:tab w:val="left" w:pos="709"/>
                    </w:tabs>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83" w:type="dxa"/>
                  <w:vAlign w:val="center"/>
                </w:tcPr>
                <w:p w14:paraId="015A390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55342A" w:rsidRPr="006145DB" w14:paraId="2115B4DA" w14:textId="77777777" w:rsidTr="00B02B6D">
              <w:trPr>
                <w:trHeight w:val="485"/>
              </w:trPr>
              <w:tc>
                <w:tcPr>
                  <w:tcW w:w="2623" w:type="dxa"/>
                  <w:tcBorders>
                    <w:bottom w:val="single" w:sz="4" w:space="0" w:color="auto"/>
                  </w:tcBorders>
                  <w:vAlign w:val="center"/>
                </w:tcPr>
                <w:p w14:paraId="37C6B042" w14:textId="77777777" w:rsidR="00C10841" w:rsidRPr="006145DB" w:rsidRDefault="00C10841"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451" w:type="dxa"/>
                  <w:tcBorders>
                    <w:bottom w:val="single" w:sz="4" w:space="0" w:color="auto"/>
                  </w:tcBorders>
                  <w:vAlign w:val="center"/>
                </w:tcPr>
                <w:p w14:paraId="5C64B24F"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400" w:type="dxa"/>
                  <w:tcBorders>
                    <w:bottom w:val="single" w:sz="4" w:space="0" w:color="auto"/>
                  </w:tcBorders>
                  <w:vAlign w:val="center"/>
                </w:tcPr>
                <w:p w14:paraId="1E1974D7"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783" w:type="dxa"/>
                  <w:tcBorders>
                    <w:bottom w:val="single" w:sz="4" w:space="0" w:color="auto"/>
                  </w:tcBorders>
                  <w:vAlign w:val="center"/>
                </w:tcPr>
                <w:p w14:paraId="51A4246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55342A" w:rsidRPr="006145DB" w14:paraId="6E735FBC" w14:textId="77777777" w:rsidTr="00B02B6D">
              <w:trPr>
                <w:trHeight w:val="259"/>
              </w:trPr>
              <w:tc>
                <w:tcPr>
                  <w:tcW w:w="2623" w:type="dxa"/>
                  <w:tcBorders>
                    <w:bottom w:val="single" w:sz="4" w:space="0" w:color="auto"/>
                  </w:tcBorders>
                  <w:vAlign w:val="center"/>
                </w:tcPr>
                <w:p w14:paraId="58C7C777" w14:textId="77777777" w:rsidR="00C10841" w:rsidRPr="006145DB" w:rsidRDefault="00C10841" w:rsidP="005B435E">
                  <w:pPr>
                    <w:tabs>
                      <w:tab w:val="left" w:pos="709"/>
                    </w:tabs>
                    <w:contextualSpacing/>
                    <w:jc w:val="both"/>
                    <w:rPr>
                      <w:rFonts w:eastAsia="Arial" w:cs="Arial"/>
                      <w:strike/>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451" w:type="dxa"/>
                  <w:tcBorders>
                    <w:bottom w:val="single" w:sz="4" w:space="0" w:color="auto"/>
                  </w:tcBorders>
                  <w:vAlign w:val="center"/>
                </w:tcPr>
                <w:p w14:paraId="033C09E2"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400" w:type="dxa"/>
                  <w:tcBorders>
                    <w:bottom w:val="single" w:sz="4" w:space="0" w:color="auto"/>
                  </w:tcBorders>
                  <w:vAlign w:val="center"/>
                </w:tcPr>
                <w:p w14:paraId="3153DAED"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tcBorders>
                    <w:bottom w:val="single" w:sz="4" w:space="0" w:color="auto"/>
                  </w:tcBorders>
                  <w:vAlign w:val="center"/>
                </w:tcPr>
                <w:p w14:paraId="790275F0" w14:textId="77777777" w:rsidR="00C10841" w:rsidRPr="006145DB" w:rsidRDefault="00C10841" w:rsidP="005B435E">
                  <w:pPr>
                    <w:tabs>
                      <w:tab w:val="left" w:pos="709"/>
                    </w:tabs>
                    <w:contextualSpacing/>
                    <w:jc w:val="center"/>
                    <w:rPr>
                      <w:rFonts w:cs="Arial"/>
                      <w:bCs/>
                      <w:sz w:val="20"/>
                      <w:szCs w:val="20"/>
                      <w:lang w:eastAsia="es-CO"/>
                    </w:rPr>
                  </w:pPr>
                  <w:r w:rsidRPr="006145DB">
                    <w:rPr>
                      <w:rFonts w:eastAsia="Arial" w:cs="Arial"/>
                      <w:sz w:val="16"/>
                      <w:szCs w:val="16"/>
                    </w:rPr>
                    <w:t>Subdirección para la adultez</w:t>
                  </w:r>
                </w:p>
              </w:tc>
            </w:tr>
            <w:tr w:rsidR="00E40EA3" w:rsidRPr="006145DB" w14:paraId="772DCE1B" w14:textId="77777777" w:rsidTr="00B02B6D">
              <w:trPr>
                <w:trHeight w:val="70"/>
              </w:trPr>
              <w:tc>
                <w:tcPr>
                  <w:tcW w:w="2623" w:type="dxa"/>
                  <w:tcBorders>
                    <w:top w:val="single" w:sz="4" w:space="0" w:color="auto"/>
                    <w:left w:val="nil"/>
                    <w:bottom w:val="nil"/>
                    <w:right w:val="nil"/>
                  </w:tcBorders>
                  <w:vAlign w:val="center"/>
                </w:tcPr>
                <w:p w14:paraId="00F28952" w14:textId="77777777" w:rsidR="00E40EA3" w:rsidRPr="006145DB" w:rsidRDefault="00E40EA3" w:rsidP="005B435E">
                  <w:pPr>
                    <w:tabs>
                      <w:tab w:val="left" w:pos="709"/>
                    </w:tabs>
                    <w:contextualSpacing/>
                    <w:jc w:val="both"/>
                    <w:rPr>
                      <w:rFonts w:cs="Arial"/>
                      <w:sz w:val="16"/>
                      <w:szCs w:val="16"/>
                    </w:rPr>
                  </w:pPr>
                </w:p>
              </w:tc>
              <w:tc>
                <w:tcPr>
                  <w:tcW w:w="1451" w:type="dxa"/>
                  <w:tcBorders>
                    <w:top w:val="single" w:sz="4" w:space="0" w:color="auto"/>
                    <w:left w:val="nil"/>
                    <w:bottom w:val="nil"/>
                    <w:right w:val="nil"/>
                  </w:tcBorders>
                  <w:vAlign w:val="center"/>
                </w:tcPr>
                <w:p w14:paraId="738AB4A0" w14:textId="77777777" w:rsidR="00E40EA3" w:rsidRPr="006145DB" w:rsidRDefault="00E40EA3" w:rsidP="005B435E">
                  <w:pPr>
                    <w:tabs>
                      <w:tab w:val="left" w:pos="709"/>
                    </w:tabs>
                    <w:contextualSpacing/>
                    <w:jc w:val="center"/>
                    <w:rPr>
                      <w:rFonts w:cs="Arial"/>
                      <w:sz w:val="16"/>
                      <w:szCs w:val="16"/>
                      <w:lang w:eastAsia="es-CO"/>
                    </w:rPr>
                  </w:pPr>
                </w:p>
              </w:tc>
              <w:tc>
                <w:tcPr>
                  <w:tcW w:w="1400" w:type="dxa"/>
                  <w:tcBorders>
                    <w:top w:val="single" w:sz="4" w:space="0" w:color="auto"/>
                    <w:left w:val="nil"/>
                    <w:bottom w:val="nil"/>
                    <w:right w:val="nil"/>
                  </w:tcBorders>
                  <w:vAlign w:val="center"/>
                </w:tcPr>
                <w:p w14:paraId="2B4053EA" w14:textId="77777777" w:rsidR="00E40EA3" w:rsidRPr="006145DB" w:rsidRDefault="00E40EA3" w:rsidP="005B435E">
                  <w:pPr>
                    <w:tabs>
                      <w:tab w:val="left" w:pos="709"/>
                    </w:tabs>
                    <w:contextualSpacing/>
                    <w:jc w:val="center"/>
                    <w:rPr>
                      <w:rFonts w:cs="Arial"/>
                      <w:bCs/>
                      <w:sz w:val="16"/>
                      <w:szCs w:val="16"/>
                      <w:lang w:eastAsia="es-CO"/>
                    </w:rPr>
                  </w:pPr>
                </w:p>
              </w:tc>
              <w:tc>
                <w:tcPr>
                  <w:tcW w:w="1783" w:type="dxa"/>
                  <w:tcBorders>
                    <w:top w:val="single" w:sz="4" w:space="0" w:color="auto"/>
                    <w:left w:val="nil"/>
                    <w:bottom w:val="nil"/>
                    <w:right w:val="nil"/>
                  </w:tcBorders>
                  <w:vAlign w:val="center"/>
                </w:tcPr>
                <w:p w14:paraId="5DE00BB4" w14:textId="77777777" w:rsidR="00E40EA3" w:rsidRPr="006145DB" w:rsidRDefault="00E40EA3" w:rsidP="005B435E">
                  <w:pPr>
                    <w:tabs>
                      <w:tab w:val="left" w:pos="709"/>
                    </w:tabs>
                    <w:contextualSpacing/>
                    <w:jc w:val="center"/>
                    <w:rPr>
                      <w:rFonts w:eastAsia="Arial" w:cs="Arial"/>
                      <w:sz w:val="16"/>
                      <w:szCs w:val="16"/>
                    </w:rPr>
                  </w:pPr>
                </w:p>
              </w:tc>
            </w:tr>
          </w:tbl>
          <w:p w14:paraId="5B2CB0B2"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5DA40052" w14:textId="77777777" w:rsidTr="00BA3190">
        <w:trPr>
          <w:trHeight w:val="955"/>
          <w:jc w:val="center"/>
        </w:trPr>
        <w:tc>
          <w:tcPr>
            <w:tcW w:w="1940" w:type="dxa"/>
            <w:vAlign w:val="center"/>
          </w:tcPr>
          <w:p w14:paraId="3E65567F"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8"/>
              <w:gridCol w:w="1462"/>
              <w:gridCol w:w="1373"/>
              <w:gridCol w:w="1777"/>
            </w:tblGrid>
            <w:tr w:rsidR="00E40EA3" w:rsidRPr="006145DB" w14:paraId="02F0C257" w14:textId="77777777" w:rsidTr="00E40EA3">
              <w:trPr>
                <w:trHeight w:val="80"/>
              </w:trPr>
              <w:tc>
                <w:tcPr>
                  <w:tcW w:w="2618" w:type="dxa"/>
                  <w:tcBorders>
                    <w:top w:val="nil"/>
                    <w:left w:val="nil"/>
                    <w:right w:val="nil"/>
                  </w:tcBorders>
                  <w:vAlign w:val="center"/>
                </w:tcPr>
                <w:p w14:paraId="2D98D9FA" w14:textId="77777777" w:rsidR="00E40EA3" w:rsidRPr="006145DB" w:rsidRDefault="00E40EA3" w:rsidP="005B435E">
                  <w:pPr>
                    <w:spacing w:after="0" w:line="240" w:lineRule="auto"/>
                    <w:jc w:val="center"/>
                    <w:textAlignment w:val="baseline"/>
                    <w:rPr>
                      <w:rFonts w:cs="Arial"/>
                      <w:sz w:val="16"/>
                      <w:szCs w:val="16"/>
                      <w:lang w:eastAsia="es-CO"/>
                    </w:rPr>
                  </w:pPr>
                </w:p>
              </w:tc>
              <w:tc>
                <w:tcPr>
                  <w:tcW w:w="1462" w:type="dxa"/>
                  <w:tcBorders>
                    <w:top w:val="nil"/>
                    <w:left w:val="nil"/>
                    <w:right w:val="nil"/>
                  </w:tcBorders>
                  <w:vAlign w:val="center"/>
                </w:tcPr>
                <w:p w14:paraId="5BEF0EE1" w14:textId="77777777" w:rsidR="00E40EA3" w:rsidRPr="006145DB" w:rsidRDefault="00E40EA3" w:rsidP="005B435E">
                  <w:pPr>
                    <w:spacing w:after="0" w:line="240" w:lineRule="auto"/>
                    <w:jc w:val="center"/>
                    <w:textAlignment w:val="baseline"/>
                    <w:rPr>
                      <w:rFonts w:cs="Arial"/>
                      <w:sz w:val="16"/>
                      <w:szCs w:val="16"/>
                      <w:lang w:eastAsia="es-CO"/>
                    </w:rPr>
                  </w:pPr>
                </w:p>
              </w:tc>
              <w:tc>
                <w:tcPr>
                  <w:tcW w:w="1373" w:type="dxa"/>
                  <w:tcBorders>
                    <w:top w:val="nil"/>
                    <w:left w:val="nil"/>
                    <w:right w:val="nil"/>
                  </w:tcBorders>
                  <w:vAlign w:val="center"/>
                </w:tcPr>
                <w:p w14:paraId="7D1ABD61" w14:textId="77777777" w:rsidR="00E40EA3" w:rsidRPr="006145DB" w:rsidRDefault="00E40EA3" w:rsidP="005B435E">
                  <w:pPr>
                    <w:spacing w:after="0" w:line="240" w:lineRule="auto"/>
                    <w:jc w:val="center"/>
                    <w:textAlignment w:val="baseline"/>
                    <w:rPr>
                      <w:rFonts w:cs="Arial"/>
                      <w:sz w:val="16"/>
                      <w:szCs w:val="16"/>
                      <w:lang w:eastAsia="es-CO"/>
                    </w:rPr>
                  </w:pPr>
                </w:p>
              </w:tc>
              <w:tc>
                <w:tcPr>
                  <w:tcW w:w="1777" w:type="dxa"/>
                  <w:tcBorders>
                    <w:top w:val="nil"/>
                    <w:left w:val="nil"/>
                    <w:right w:val="nil"/>
                  </w:tcBorders>
                  <w:vAlign w:val="center"/>
                </w:tcPr>
                <w:p w14:paraId="05E024CF" w14:textId="77777777" w:rsidR="00E40EA3" w:rsidRPr="006145DB" w:rsidRDefault="00E40EA3" w:rsidP="005B435E">
                  <w:pPr>
                    <w:spacing w:after="0" w:line="240" w:lineRule="auto"/>
                    <w:jc w:val="center"/>
                    <w:textAlignment w:val="baseline"/>
                    <w:rPr>
                      <w:rFonts w:cs="Arial"/>
                      <w:sz w:val="16"/>
                      <w:szCs w:val="16"/>
                      <w:lang w:eastAsia="es-CO"/>
                    </w:rPr>
                  </w:pPr>
                </w:p>
              </w:tc>
            </w:tr>
            <w:tr w:rsidR="0055342A" w:rsidRPr="006145DB" w14:paraId="4D9CED5A" w14:textId="77777777" w:rsidTr="00E40EA3">
              <w:trPr>
                <w:trHeight w:val="404"/>
              </w:trPr>
              <w:tc>
                <w:tcPr>
                  <w:tcW w:w="2618" w:type="dxa"/>
                  <w:tcBorders>
                    <w:top w:val="nil"/>
                  </w:tcBorders>
                  <w:vAlign w:val="center"/>
                  <w:hideMark/>
                </w:tcPr>
                <w:p w14:paraId="50B4163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462" w:type="dxa"/>
                  <w:tcBorders>
                    <w:top w:val="nil"/>
                  </w:tcBorders>
                  <w:vAlign w:val="center"/>
                  <w:hideMark/>
                </w:tcPr>
                <w:p w14:paraId="27C5DC4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373" w:type="dxa"/>
                  <w:tcBorders>
                    <w:top w:val="nil"/>
                  </w:tcBorders>
                  <w:vAlign w:val="center"/>
                  <w:hideMark/>
                </w:tcPr>
                <w:p w14:paraId="6CA17460"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777" w:type="dxa"/>
                  <w:tcBorders>
                    <w:top w:val="nil"/>
                  </w:tcBorders>
                  <w:vAlign w:val="center"/>
                  <w:hideMark/>
                </w:tcPr>
                <w:p w14:paraId="0AD2A1FC" w14:textId="373733F1"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55342A" w:rsidRPr="006145DB" w14:paraId="3167E3C2" w14:textId="77777777" w:rsidTr="00E40EA3">
              <w:trPr>
                <w:trHeight w:val="210"/>
              </w:trPr>
              <w:tc>
                <w:tcPr>
                  <w:tcW w:w="2618" w:type="dxa"/>
                  <w:vAlign w:val="center"/>
                </w:tcPr>
                <w:p w14:paraId="184A875D"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462" w:type="dxa"/>
                  <w:vAlign w:val="center"/>
                </w:tcPr>
                <w:p w14:paraId="7E37C350"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3C4CCDA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697B11D4" w14:textId="64774313"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356FE1E8" w14:textId="77777777" w:rsidTr="00E40EA3">
              <w:trPr>
                <w:trHeight w:val="210"/>
              </w:trPr>
              <w:tc>
                <w:tcPr>
                  <w:tcW w:w="2618" w:type="dxa"/>
                  <w:vAlign w:val="center"/>
                </w:tcPr>
                <w:p w14:paraId="799958F9" w14:textId="77777777" w:rsidR="00C10841" w:rsidRPr="006145DB" w:rsidRDefault="00C10841"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462" w:type="dxa"/>
                  <w:vAlign w:val="center"/>
                </w:tcPr>
                <w:p w14:paraId="0AF73DF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A103F8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6C63383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5E68DD" w14:textId="77777777" w:rsidTr="00E40EA3">
              <w:trPr>
                <w:trHeight w:val="210"/>
              </w:trPr>
              <w:tc>
                <w:tcPr>
                  <w:tcW w:w="2618" w:type="dxa"/>
                  <w:vAlign w:val="center"/>
                </w:tcPr>
                <w:p w14:paraId="203A51FB"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para población habitante de calle y en alto riesgo de estarlo</w:t>
                  </w:r>
                </w:p>
              </w:tc>
              <w:tc>
                <w:tcPr>
                  <w:tcW w:w="1462" w:type="dxa"/>
                  <w:vAlign w:val="center"/>
                </w:tcPr>
                <w:p w14:paraId="7867D5B5"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27E848E"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0AB0028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A188F8" w14:textId="77777777" w:rsidTr="00E40EA3">
              <w:trPr>
                <w:trHeight w:val="210"/>
              </w:trPr>
              <w:tc>
                <w:tcPr>
                  <w:tcW w:w="2618" w:type="dxa"/>
                  <w:vAlign w:val="center"/>
                </w:tcPr>
                <w:p w14:paraId="49E99C02"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462" w:type="dxa"/>
                  <w:vAlign w:val="center"/>
                </w:tcPr>
                <w:p w14:paraId="2212DBA2"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880A6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0A87FA7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4DD2728" w14:textId="77777777" w:rsidTr="00E40EA3">
              <w:trPr>
                <w:trHeight w:val="225"/>
              </w:trPr>
              <w:tc>
                <w:tcPr>
                  <w:tcW w:w="2618" w:type="dxa"/>
                  <w:vAlign w:val="center"/>
                  <w:hideMark/>
                </w:tcPr>
                <w:p w14:paraId="591059B9"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462" w:type="dxa"/>
                  <w:vAlign w:val="center"/>
                  <w:hideMark/>
                </w:tcPr>
                <w:p w14:paraId="634F00E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373" w:type="dxa"/>
                  <w:vAlign w:val="center"/>
                  <w:hideMark/>
                </w:tcPr>
                <w:p w14:paraId="68E33B1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77" w:type="dxa"/>
                  <w:vAlign w:val="center"/>
                  <w:hideMark/>
                </w:tcPr>
                <w:p w14:paraId="705EEDF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55342A" w:rsidRPr="006145DB" w14:paraId="2F1AD8DA" w14:textId="77777777" w:rsidTr="00E40EA3">
              <w:trPr>
                <w:trHeight w:val="225"/>
              </w:trPr>
              <w:tc>
                <w:tcPr>
                  <w:tcW w:w="2618" w:type="dxa"/>
                  <w:vAlign w:val="center"/>
                </w:tcPr>
                <w:p w14:paraId="3333E301"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p>
              </w:tc>
              <w:tc>
                <w:tcPr>
                  <w:tcW w:w="1462" w:type="dxa"/>
                  <w:vAlign w:val="center"/>
                </w:tcPr>
                <w:p w14:paraId="68985D0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3836A4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23592CD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60F054AF" w14:textId="77777777" w:rsidTr="00E40EA3">
              <w:trPr>
                <w:trHeight w:val="225"/>
              </w:trPr>
              <w:tc>
                <w:tcPr>
                  <w:tcW w:w="2618" w:type="dxa"/>
                  <w:tcBorders>
                    <w:bottom w:val="single" w:sz="4" w:space="0" w:color="auto"/>
                  </w:tcBorders>
                  <w:vAlign w:val="center"/>
                </w:tcPr>
                <w:p w14:paraId="33FDF05F"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 y Externa).</w:t>
                  </w:r>
                </w:p>
              </w:tc>
              <w:tc>
                <w:tcPr>
                  <w:tcW w:w="1462" w:type="dxa"/>
                  <w:tcBorders>
                    <w:bottom w:val="single" w:sz="4" w:space="0" w:color="auto"/>
                  </w:tcBorders>
                  <w:vAlign w:val="center"/>
                </w:tcPr>
                <w:p w14:paraId="2FFB49C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tcBorders>
                    <w:bottom w:val="single" w:sz="4" w:space="0" w:color="auto"/>
                  </w:tcBorders>
                  <w:vAlign w:val="center"/>
                </w:tcPr>
                <w:p w14:paraId="564AF66B"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tcBorders>
                    <w:bottom w:val="single" w:sz="4" w:space="0" w:color="auto"/>
                  </w:tcBorders>
                  <w:vAlign w:val="center"/>
                </w:tcPr>
                <w:p w14:paraId="14DC428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0B84663" w14:textId="77777777" w:rsidTr="00E40EA3">
              <w:trPr>
                <w:trHeight w:val="225"/>
              </w:trPr>
              <w:tc>
                <w:tcPr>
                  <w:tcW w:w="2618" w:type="dxa"/>
                  <w:tcBorders>
                    <w:bottom w:val="nil"/>
                  </w:tcBorders>
                  <w:vAlign w:val="center"/>
                  <w:hideMark/>
                </w:tcPr>
                <w:p w14:paraId="7EEDA725"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462" w:type="dxa"/>
                  <w:tcBorders>
                    <w:bottom w:val="nil"/>
                  </w:tcBorders>
                  <w:vAlign w:val="center"/>
                  <w:hideMark/>
                </w:tcPr>
                <w:p w14:paraId="7E323405"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373" w:type="dxa"/>
                  <w:tcBorders>
                    <w:bottom w:val="nil"/>
                  </w:tcBorders>
                  <w:vAlign w:val="center"/>
                  <w:hideMark/>
                </w:tcPr>
                <w:p w14:paraId="6813CB53" w14:textId="218C1462" w:rsidR="00C10841" w:rsidRPr="006145DB" w:rsidRDefault="00351196" w:rsidP="00351196">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77" w:type="dxa"/>
                  <w:tcBorders>
                    <w:bottom w:val="nil"/>
                  </w:tcBorders>
                  <w:vAlign w:val="center"/>
                  <w:hideMark/>
                </w:tcPr>
                <w:p w14:paraId="5A6C1D9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3870E23D" w14:textId="77777777" w:rsidR="00C10841" w:rsidRPr="006145DB" w:rsidRDefault="00C10841" w:rsidP="005B435E">
            <w:pPr>
              <w:tabs>
                <w:tab w:val="left" w:pos="709"/>
              </w:tabs>
              <w:spacing w:after="0" w:line="240" w:lineRule="auto"/>
              <w:contextualSpacing/>
              <w:jc w:val="center"/>
              <w:rPr>
                <w:rFonts w:eastAsia="Calibri" w:cs="Arial"/>
                <w:sz w:val="20"/>
                <w:szCs w:val="20"/>
                <w:lang w:eastAsia="es-CO"/>
              </w:rPr>
            </w:pPr>
          </w:p>
        </w:tc>
      </w:tr>
      <w:tr w:rsidR="0055342A" w:rsidRPr="006145DB" w14:paraId="3EFEC125" w14:textId="77777777" w:rsidTr="00963D77">
        <w:trPr>
          <w:trHeight w:val="600"/>
          <w:jc w:val="center"/>
        </w:trPr>
        <w:tc>
          <w:tcPr>
            <w:tcW w:w="1940" w:type="dxa"/>
            <w:vAlign w:val="center"/>
          </w:tcPr>
          <w:p w14:paraId="77AD3E00"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vAlign w:val="center"/>
          </w:tcPr>
          <w:p w14:paraId="7B03FCF2" w14:textId="4E550D30"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El servicio se ejecuta en un centro de atención de lunes a sábado en jornada diurna de 7:00 am a 2:00 pm y jornada nocturna de 5:00 pm a 6:00 am de domingo a domingo, a través de las siguientes líneas de atención: </w:t>
            </w:r>
          </w:p>
          <w:p w14:paraId="0A630537" w14:textId="77777777" w:rsidR="008563D3" w:rsidRPr="006145DB" w:rsidRDefault="008563D3" w:rsidP="005B435E">
            <w:pPr>
              <w:pStyle w:val="Ttulo1"/>
              <w:rPr>
                <w:sz w:val="20"/>
                <w:szCs w:val="20"/>
              </w:rPr>
            </w:pPr>
          </w:p>
          <w:p w14:paraId="545921F5" w14:textId="2FE7C9BF"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a. Cuidado de sí mismo, del otro y del entorno, con el fin de lograr el reconocimiento de este como una herramienta efectiva para la adquisición de hábitos de vida saludable y el mejoramiento de la convivencia, mediante acciones de autocuidado, y acompañamiento profesional. </w:t>
            </w:r>
          </w:p>
          <w:p w14:paraId="13CBCA7A" w14:textId="77777777" w:rsidR="008563D3" w:rsidRPr="006145DB" w:rsidRDefault="008563D3" w:rsidP="005B435E">
            <w:pPr>
              <w:pStyle w:val="Ttulo1"/>
              <w:rPr>
                <w:sz w:val="20"/>
                <w:szCs w:val="20"/>
              </w:rPr>
            </w:pPr>
          </w:p>
          <w:p w14:paraId="7DAA0BDA" w14:textId="6A338006"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b. Identificación y activación de rutas de atención, a través de la escucha activa por parte del equipo profesional que demuestra a las ciudadanas y ciudadanos el interés para atender sus necesidades y de este modo, orientar y direccionar a la población a las entidades y servicios que puedan dar respuesta adecuada. </w:t>
            </w:r>
          </w:p>
          <w:p w14:paraId="2D210C82" w14:textId="54C345A3"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c. Reducción de daños asociados a la vida en calle, por medio de alojamiento transitorio nocturno para mujeres y acciones orientadas a que la población cuente con herramientas que, desde la identificación de sus necesidades básicas, les permita restablecer condiciones mínimas para el mejoramiento de su calidad de vida y la disminución del impacto que ha ocasionado la habitabilidad en calle.  </w:t>
            </w:r>
          </w:p>
          <w:p w14:paraId="5FB94F7B" w14:textId="77777777" w:rsidR="008563D3" w:rsidRPr="006145DB" w:rsidRDefault="008563D3" w:rsidP="005B435E">
            <w:pPr>
              <w:pStyle w:val="Ttulo1"/>
              <w:rPr>
                <w:sz w:val="20"/>
                <w:szCs w:val="20"/>
              </w:rPr>
            </w:pPr>
          </w:p>
          <w:p w14:paraId="092402E8" w14:textId="625367C9" w:rsidR="00C10841" w:rsidRPr="006145DB" w:rsidRDefault="00C10841"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4FF5692B" w14:textId="77777777" w:rsidR="00583ECF" w:rsidRPr="006145DB" w:rsidRDefault="00583ECF" w:rsidP="005B435E">
            <w:pPr>
              <w:pStyle w:val="Ttulo1"/>
              <w:rPr>
                <w:sz w:val="20"/>
                <w:szCs w:val="20"/>
              </w:rPr>
            </w:pPr>
          </w:p>
          <w:p w14:paraId="47A3B338" w14:textId="34C1879A"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Beneficios tangibles que se otorgaran a través del servicio: Entrega de elementos de aseo personal dosificado, insumos para la dignidad menstrual, apoyo alimentario, alojamiento, acceso a instalaciones con baño, acompañamiento psicosocial, servicio de alojamiento y acompañamiento para identificación y referenciación. </w:t>
            </w:r>
          </w:p>
          <w:p w14:paraId="05337C02" w14:textId="77777777" w:rsidR="008563D3" w:rsidRPr="006145DB" w:rsidRDefault="008563D3" w:rsidP="005B435E">
            <w:pPr>
              <w:pStyle w:val="Ttulo1"/>
              <w:rPr>
                <w:sz w:val="20"/>
                <w:szCs w:val="20"/>
              </w:rPr>
            </w:pPr>
          </w:p>
          <w:p w14:paraId="6E1F39F1" w14:textId="77777777" w:rsidR="00C10841" w:rsidRPr="006145DB" w:rsidRDefault="00C10841" w:rsidP="005B435E">
            <w:pPr>
              <w:spacing w:after="0" w:line="240" w:lineRule="auto"/>
              <w:jc w:val="both"/>
              <w:textAlignment w:val="baseline"/>
              <w:rPr>
                <w:rFonts w:cs="Arial"/>
                <w:sz w:val="20"/>
                <w:szCs w:val="20"/>
              </w:rPr>
            </w:pPr>
            <w:r w:rsidRPr="006145DB">
              <w:rPr>
                <w:rFonts w:eastAsia="Arial" w:cs="Arial"/>
                <w:sz w:val="20"/>
                <w:szCs w:val="20"/>
              </w:rPr>
              <w:t>En caso de interrupción parcial o total en la prestación del servicio social Autocuidado para población habitante de calle se implementará el plan operativo de continuidad correspondiente.</w:t>
            </w:r>
          </w:p>
        </w:tc>
      </w:tr>
      <w:tr w:rsidR="0055342A" w:rsidRPr="006145DB" w14:paraId="54F23550" w14:textId="77777777" w:rsidTr="00583ECF">
        <w:trPr>
          <w:trHeight w:val="70"/>
          <w:jc w:val="center"/>
        </w:trPr>
        <w:tc>
          <w:tcPr>
            <w:tcW w:w="1940" w:type="dxa"/>
            <w:vAlign w:val="center"/>
          </w:tcPr>
          <w:p w14:paraId="4E44862D"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455" w:type="dxa"/>
            <w:vAlign w:val="center"/>
          </w:tcPr>
          <w:p w14:paraId="35DC4F1B" w14:textId="77777777" w:rsidR="00C10841" w:rsidRPr="006145DB" w:rsidRDefault="00C10841"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  </w:t>
            </w:r>
          </w:p>
          <w:p w14:paraId="15F6C979" w14:textId="77777777" w:rsidR="00351196" w:rsidRPr="006145DB" w:rsidRDefault="00351196" w:rsidP="00351196">
            <w:pPr>
              <w:pStyle w:val="Ttulo1"/>
              <w:rPr>
                <w:sz w:val="20"/>
                <w:lang w:eastAsia="es-CO"/>
              </w:rPr>
            </w:pPr>
          </w:p>
          <w:p w14:paraId="5FD381B8" w14:textId="77777777" w:rsidR="00C10841" w:rsidRPr="006145DB" w:rsidRDefault="00C10841">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5024518D" w14:textId="77777777" w:rsidR="00C10841" w:rsidRPr="006145DB" w:rsidRDefault="00C10841">
            <w:pPr>
              <w:pStyle w:val="Prrafodelista"/>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1C5962AB" w14:textId="77777777" w:rsidR="00C10841" w:rsidRPr="006145DB" w:rsidRDefault="00C10841">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2C2B08CC"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09FD4950"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6EC862CC" w14:textId="77777777" w:rsidR="00C10841" w:rsidRPr="006145DB" w:rsidRDefault="00C10841" w:rsidP="005B435E">
      <w:pPr>
        <w:pStyle w:val="commentcontentpara"/>
        <w:spacing w:before="0" w:beforeAutospacing="0" w:after="0" w:afterAutospacing="0"/>
        <w:rPr>
          <w:rFonts w:ascii="Arial" w:hAnsi="Arial" w:cs="Arial"/>
          <w:sz w:val="22"/>
          <w:szCs w:val="22"/>
        </w:rPr>
      </w:pPr>
    </w:p>
    <w:p w14:paraId="60E7FD1A" w14:textId="57F3FA23" w:rsidR="00BA3190" w:rsidRPr="006145DB" w:rsidRDefault="00696559">
      <w:pPr>
        <w:pStyle w:val="Ttulo1"/>
        <w:numPr>
          <w:ilvl w:val="2"/>
          <w:numId w:val="70"/>
        </w:numPr>
        <w:ind w:left="709"/>
        <w:jc w:val="center"/>
        <w:rPr>
          <w:lang w:val="es-CO"/>
        </w:rPr>
      </w:pPr>
      <w:bookmarkStart w:id="136" w:name="_Toc210213191"/>
      <w:bookmarkStart w:id="137" w:name="_Toc213273465"/>
      <w:bookmarkStart w:id="138" w:name="_Toc213276092"/>
      <w:bookmarkStart w:id="139" w:name="_Toc216902425"/>
      <w:r w:rsidRPr="006145DB">
        <w:t xml:space="preserve">Servicio </w:t>
      </w:r>
      <w:r w:rsidR="00351196" w:rsidRPr="006145DB">
        <w:t>de hogar de paso día y hogar de paso noche para la atención de población</w:t>
      </w:r>
      <w:r w:rsidR="00351196" w:rsidRPr="006145DB">
        <w:rPr>
          <w:lang w:val="es-CO"/>
        </w:rPr>
        <w:t xml:space="preserve"> habitante de calle</w:t>
      </w:r>
      <w:bookmarkEnd w:id="136"/>
      <w:bookmarkEnd w:id="137"/>
      <w:bookmarkEnd w:id="138"/>
      <w:bookmarkEnd w:id="13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2668C" w:rsidRPr="006145DB" w14:paraId="1AF34B5D" w14:textId="77777777" w:rsidTr="00BA3190">
        <w:trPr>
          <w:trHeight w:val="585"/>
          <w:jc w:val="center"/>
        </w:trPr>
        <w:tc>
          <w:tcPr>
            <w:tcW w:w="1940" w:type="dxa"/>
            <w:vAlign w:val="center"/>
          </w:tcPr>
          <w:p w14:paraId="745699E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95C09DE" w14:textId="77777777" w:rsidR="00BA3190" w:rsidRPr="006145DB" w:rsidRDefault="00BA3190" w:rsidP="005B435E">
            <w:pPr>
              <w:pStyle w:val="Prrafodelista"/>
              <w:spacing w:after="0" w:line="240" w:lineRule="auto"/>
              <w:ind w:left="1"/>
              <w:jc w:val="both"/>
              <w:rPr>
                <w:rFonts w:cs="Arial"/>
                <w:sz w:val="20"/>
                <w:szCs w:val="20"/>
                <w:lang w:eastAsia="es-CO"/>
              </w:rPr>
            </w:pPr>
            <w:r w:rsidRPr="006145DB">
              <w:rPr>
                <w:rFonts w:cs="Arial"/>
                <w:sz w:val="20"/>
                <w:szCs w:val="20"/>
                <w:lang w:eastAsia="es-CO"/>
              </w:rPr>
              <w:t>Hogar de Paso Día y Hogar de Paso Noche para la Atención de Población Habitante de Calle.</w:t>
            </w:r>
          </w:p>
        </w:tc>
      </w:tr>
      <w:tr w:rsidR="0082668C" w:rsidRPr="006145DB" w14:paraId="38B1F3C1" w14:textId="77777777" w:rsidTr="00F51917">
        <w:trPr>
          <w:jc w:val="center"/>
        </w:trPr>
        <w:tc>
          <w:tcPr>
            <w:tcW w:w="1940" w:type="dxa"/>
            <w:vAlign w:val="center"/>
          </w:tcPr>
          <w:p w14:paraId="029EEDBB"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2612C23A" w14:textId="77777777" w:rsidR="00BA3190" w:rsidRPr="006145DB" w:rsidRDefault="00BA3190" w:rsidP="005B435E">
            <w:pPr>
              <w:pStyle w:val="Textoindependiente"/>
              <w:spacing w:after="0" w:line="240" w:lineRule="auto"/>
              <w:jc w:val="both"/>
              <w:rPr>
                <w:rFonts w:cs="Arial"/>
                <w:sz w:val="20"/>
                <w:szCs w:val="20"/>
              </w:rPr>
            </w:pPr>
            <w:r w:rsidRPr="006145DB">
              <w:rPr>
                <w:rFonts w:cs="Arial"/>
                <w:sz w:val="20"/>
                <w:szCs w:val="20"/>
              </w:rPr>
              <w:t xml:space="preserve">Brindar atención integral de corto plazo a ciudadanas y ciudadanos habitantes de calle, fomentando el desarrollo de habilidades adaptativas, la retoma de hábitos para el cuidado personal, el desarrollo </w:t>
            </w:r>
            <w:bookmarkStart w:id="140" w:name="_Int_TdpJU90f"/>
            <w:r w:rsidRPr="006145DB">
              <w:rPr>
                <w:rFonts w:cs="Arial"/>
                <w:sz w:val="20"/>
                <w:szCs w:val="20"/>
              </w:rPr>
              <w:t>socio-emocional</w:t>
            </w:r>
            <w:bookmarkEnd w:id="140"/>
            <w:r w:rsidRPr="006145DB">
              <w:rPr>
                <w:rFonts w:cs="Arial"/>
                <w:sz w:val="20"/>
                <w:szCs w:val="20"/>
              </w:rPr>
              <w:t xml:space="preserve"> y la ampliación de capacidades, para la mitigación de riesgos y daños asociados a la vida en calle, que contribuyan a reducir las formas extremas de exclusión.</w:t>
            </w:r>
          </w:p>
        </w:tc>
      </w:tr>
      <w:tr w:rsidR="0082668C" w:rsidRPr="006145DB" w14:paraId="48B59A27" w14:textId="77777777" w:rsidTr="00BA3190">
        <w:trPr>
          <w:trHeight w:val="20"/>
          <w:jc w:val="center"/>
        </w:trPr>
        <w:tc>
          <w:tcPr>
            <w:tcW w:w="1940" w:type="dxa"/>
            <w:vAlign w:val="center"/>
          </w:tcPr>
          <w:p w14:paraId="1DE104F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5C872C26" w14:textId="77777777" w:rsidR="00BA3190" w:rsidRPr="006145DB" w:rsidRDefault="00BA3190" w:rsidP="005B435E">
            <w:pPr>
              <w:spacing w:after="0" w:line="240" w:lineRule="auto"/>
              <w:jc w:val="both"/>
              <w:rPr>
                <w:rFonts w:cs="Arial"/>
                <w:sz w:val="20"/>
                <w:szCs w:val="20"/>
              </w:rPr>
            </w:pPr>
            <w:r w:rsidRPr="006145DB">
              <w:rPr>
                <w:rFonts w:cs="Arial"/>
                <w:sz w:val="20"/>
                <w:szCs w:val="20"/>
              </w:rPr>
              <w:t>Atención día y noche para habitantes de calle, proporcionando un espacio seguro para descansar, alimentarse y recibir acompañamiento psicosocial. Este servicio busca cubrir las necesidades básicas inmediatas, fomentar la reflexión y motivación para el cambio, promoviendo hábitos de autocuidado, acompañamiento en salud, capacidades socio-emocionales, habilidades adaptativas y fortalecimiento socio-ocupacional.</w:t>
            </w:r>
          </w:p>
        </w:tc>
      </w:tr>
      <w:tr w:rsidR="0082668C" w:rsidRPr="006145DB" w14:paraId="2A6B3B8C" w14:textId="77777777" w:rsidTr="00BA3190">
        <w:trPr>
          <w:trHeight w:val="20"/>
          <w:jc w:val="center"/>
        </w:trPr>
        <w:tc>
          <w:tcPr>
            <w:tcW w:w="1940" w:type="dxa"/>
            <w:vAlign w:val="center"/>
          </w:tcPr>
          <w:p w14:paraId="79E796AB"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448C096B"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B522BE8"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2668C" w:rsidRPr="006145DB" w14:paraId="5D37B18A" w14:textId="77777777" w:rsidTr="00BA3190">
        <w:trPr>
          <w:trHeight w:val="612"/>
          <w:jc w:val="center"/>
        </w:trPr>
        <w:tc>
          <w:tcPr>
            <w:tcW w:w="1940" w:type="dxa"/>
            <w:vAlign w:val="center"/>
          </w:tcPr>
          <w:p w14:paraId="6ED842A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015010F4" w14:textId="3BD8BBCE" w:rsidR="00BA3190" w:rsidRPr="006145DB" w:rsidRDefault="00BA3190"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0436CBAD" w14:textId="77777777" w:rsidR="00583ECF" w:rsidRPr="006145DB" w:rsidRDefault="00583ECF" w:rsidP="005B435E">
            <w:pPr>
              <w:pStyle w:val="Ttulo1"/>
              <w:rPr>
                <w:sz w:val="20"/>
                <w:szCs w:val="20"/>
              </w:rPr>
            </w:pPr>
          </w:p>
          <w:p w14:paraId="77A70354" w14:textId="77777777" w:rsidR="00BA3190" w:rsidRPr="006145DB" w:rsidRDefault="00BA3190" w:rsidP="005B435E">
            <w:pPr>
              <w:spacing w:after="0" w:line="240" w:lineRule="auto"/>
              <w:jc w:val="both"/>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82668C" w:rsidRPr="006145DB" w14:paraId="527D1B93" w14:textId="77777777" w:rsidTr="00BA3190">
        <w:trPr>
          <w:trHeight w:val="728"/>
          <w:jc w:val="center"/>
        </w:trPr>
        <w:tc>
          <w:tcPr>
            <w:tcW w:w="1940" w:type="dxa"/>
            <w:vAlign w:val="center"/>
          </w:tcPr>
          <w:p w14:paraId="3CA2E27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907"/>
              <w:gridCol w:w="1417"/>
              <w:gridCol w:w="1134"/>
              <w:gridCol w:w="1843"/>
            </w:tblGrid>
            <w:tr w:rsidR="009221AB" w:rsidRPr="006145DB" w14:paraId="658D0667" w14:textId="77777777" w:rsidTr="005952AB">
              <w:trPr>
                <w:trHeight w:val="226"/>
              </w:trPr>
              <w:tc>
                <w:tcPr>
                  <w:tcW w:w="2907" w:type="dxa"/>
                  <w:tcBorders>
                    <w:top w:val="nil"/>
                    <w:left w:val="nil"/>
                    <w:right w:val="nil"/>
                  </w:tcBorders>
                  <w:vAlign w:val="center"/>
                </w:tcPr>
                <w:p w14:paraId="72858705" w14:textId="77777777" w:rsidR="009221AB" w:rsidRPr="006145DB" w:rsidRDefault="009221AB" w:rsidP="005B435E">
                  <w:pPr>
                    <w:tabs>
                      <w:tab w:val="left" w:pos="709"/>
                    </w:tabs>
                    <w:contextualSpacing/>
                    <w:jc w:val="center"/>
                    <w:rPr>
                      <w:rFonts w:cs="Arial"/>
                      <w:sz w:val="16"/>
                      <w:szCs w:val="16"/>
                      <w:lang w:eastAsia="es-CO"/>
                    </w:rPr>
                  </w:pPr>
                </w:p>
              </w:tc>
              <w:tc>
                <w:tcPr>
                  <w:tcW w:w="1417" w:type="dxa"/>
                  <w:tcBorders>
                    <w:top w:val="nil"/>
                    <w:left w:val="nil"/>
                    <w:right w:val="nil"/>
                  </w:tcBorders>
                  <w:vAlign w:val="center"/>
                </w:tcPr>
                <w:p w14:paraId="0799BD9C" w14:textId="77777777" w:rsidR="009221AB" w:rsidRPr="006145DB"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00BC7A4" w14:textId="77777777" w:rsidR="009221AB" w:rsidRPr="006145DB" w:rsidRDefault="009221AB" w:rsidP="005B435E">
                  <w:pPr>
                    <w:tabs>
                      <w:tab w:val="left" w:pos="709"/>
                    </w:tabs>
                    <w:contextualSpacing/>
                    <w:jc w:val="center"/>
                    <w:rPr>
                      <w:rFonts w:cs="Arial"/>
                      <w:sz w:val="16"/>
                      <w:szCs w:val="16"/>
                      <w:lang w:eastAsia="es-CO"/>
                    </w:rPr>
                  </w:pPr>
                </w:p>
              </w:tc>
              <w:tc>
                <w:tcPr>
                  <w:tcW w:w="1843" w:type="dxa"/>
                  <w:tcBorders>
                    <w:top w:val="nil"/>
                    <w:left w:val="nil"/>
                    <w:right w:val="nil"/>
                  </w:tcBorders>
                  <w:vAlign w:val="center"/>
                </w:tcPr>
                <w:p w14:paraId="4EF69A5F"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76A706AE" w14:textId="77777777" w:rsidTr="005952AB">
              <w:trPr>
                <w:trHeight w:val="372"/>
              </w:trPr>
              <w:tc>
                <w:tcPr>
                  <w:tcW w:w="2907" w:type="dxa"/>
                  <w:tcBorders>
                    <w:top w:val="nil"/>
                  </w:tcBorders>
                  <w:vAlign w:val="center"/>
                </w:tcPr>
                <w:p w14:paraId="4FD68ED9"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7" w:type="dxa"/>
                  <w:tcBorders>
                    <w:top w:val="nil"/>
                  </w:tcBorders>
                  <w:vAlign w:val="center"/>
                </w:tcPr>
                <w:p w14:paraId="75330D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2A150F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tcBorders>
                  <w:vAlign w:val="center"/>
                </w:tcPr>
                <w:p w14:paraId="41ABCB6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6CEC1B3C" w14:textId="77777777" w:rsidTr="005952AB">
              <w:trPr>
                <w:trHeight w:val="221"/>
              </w:trPr>
              <w:tc>
                <w:tcPr>
                  <w:tcW w:w="2907" w:type="dxa"/>
                  <w:vMerge w:val="restart"/>
                  <w:vAlign w:val="center"/>
                </w:tcPr>
                <w:p w14:paraId="00B8405E"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16"/>
                      <w:lang w:eastAsia="es-CO"/>
                    </w:rPr>
                    <w:t>Categoría de Población Objetivo</w:t>
                  </w:r>
                </w:p>
                <w:p w14:paraId="378A1311"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417" w:type="dxa"/>
                  <w:vAlign w:val="center"/>
                </w:tcPr>
                <w:p w14:paraId="470A4081" w14:textId="77777777"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538BB17C" w14:textId="202CEE9D" w:rsidR="00BA3190" w:rsidRPr="006145DB" w:rsidRDefault="00BA3190"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843" w:type="dxa"/>
                  <w:vAlign w:val="center"/>
                </w:tcPr>
                <w:p w14:paraId="3124D42A" w14:textId="77777777"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2668C" w:rsidRPr="006145DB" w14:paraId="1B9053AA" w14:textId="77777777" w:rsidTr="005952AB">
              <w:trPr>
                <w:trHeight w:val="231"/>
              </w:trPr>
              <w:tc>
                <w:tcPr>
                  <w:tcW w:w="2907" w:type="dxa"/>
                  <w:vMerge/>
                  <w:vAlign w:val="center"/>
                </w:tcPr>
                <w:p w14:paraId="38DDADAE" w14:textId="77777777" w:rsidR="00BA3190" w:rsidRPr="006145DB" w:rsidRDefault="00BA3190" w:rsidP="005B435E">
                  <w:pPr>
                    <w:tabs>
                      <w:tab w:val="left" w:pos="709"/>
                    </w:tabs>
                    <w:ind w:left="-48"/>
                    <w:contextualSpacing/>
                    <w:jc w:val="both"/>
                    <w:rPr>
                      <w:rFonts w:cs="Arial"/>
                      <w:bCs/>
                      <w:sz w:val="20"/>
                      <w:szCs w:val="20"/>
                      <w:lang w:eastAsia="es-CO"/>
                    </w:rPr>
                  </w:pPr>
                </w:p>
              </w:tc>
              <w:tc>
                <w:tcPr>
                  <w:tcW w:w="1417" w:type="dxa"/>
                  <w:vAlign w:val="center"/>
                </w:tcPr>
                <w:p w14:paraId="2B5CC0C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205D7B7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843" w:type="dxa"/>
                  <w:vAlign w:val="center"/>
                </w:tcPr>
                <w:p w14:paraId="3D55B1BC"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E9C74C1" w14:textId="77777777" w:rsidTr="00C63C17">
              <w:trPr>
                <w:trHeight w:val="231"/>
              </w:trPr>
              <w:tc>
                <w:tcPr>
                  <w:tcW w:w="2907" w:type="dxa"/>
                  <w:tcBorders>
                    <w:bottom w:val="nil"/>
                  </w:tcBorders>
                  <w:vAlign w:val="center"/>
                </w:tcPr>
                <w:p w14:paraId="0AE6567C"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7" w:type="dxa"/>
                  <w:tcBorders>
                    <w:bottom w:val="nil"/>
                  </w:tcBorders>
                  <w:vAlign w:val="center"/>
                </w:tcPr>
                <w:p w14:paraId="41908F9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61E164B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843" w:type="dxa"/>
                  <w:tcBorders>
                    <w:bottom w:val="nil"/>
                  </w:tcBorders>
                  <w:vAlign w:val="center"/>
                </w:tcPr>
                <w:p w14:paraId="1EE126D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1DEF0C3D" w14:textId="77777777" w:rsidTr="00207310">
              <w:trPr>
                <w:trHeight w:val="1021"/>
              </w:trPr>
              <w:tc>
                <w:tcPr>
                  <w:tcW w:w="2907" w:type="dxa"/>
                  <w:tcBorders>
                    <w:top w:val="nil"/>
                  </w:tcBorders>
                  <w:vAlign w:val="center"/>
                </w:tcPr>
                <w:p w14:paraId="1337D7BF" w14:textId="22814B7F" w:rsidR="00BA3190" w:rsidRPr="006145DB" w:rsidRDefault="00BA3190" w:rsidP="005B435E">
                  <w:pPr>
                    <w:tabs>
                      <w:tab w:val="left" w:pos="709"/>
                    </w:tabs>
                    <w:ind w:left="-4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 xml:space="preserve">Persona que se ubica y concibe como vivienda espacios no convencionales (puentes, fuentes hídricas, estructuras en ruinas, parques, andenes, separadores, carretas, entre otros equipamientos urbanos) </w:t>
                  </w:r>
                </w:p>
              </w:tc>
              <w:tc>
                <w:tcPr>
                  <w:tcW w:w="1417" w:type="dxa"/>
                  <w:tcBorders>
                    <w:top w:val="nil"/>
                  </w:tcBorders>
                  <w:vAlign w:val="center"/>
                </w:tcPr>
                <w:p w14:paraId="605C86B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nil"/>
                  </w:tcBorders>
                  <w:vAlign w:val="center"/>
                </w:tcPr>
                <w:p w14:paraId="58A9DE05"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843" w:type="dxa"/>
                  <w:tcBorders>
                    <w:top w:val="nil"/>
                  </w:tcBorders>
                  <w:vAlign w:val="center"/>
                </w:tcPr>
                <w:p w14:paraId="07B74C19"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7765BFA4" w14:textId="77777777" w:rsidTr="005952AB">
              <w:trPr>
                <w:trHeight w:val="231"/>
              </w:trPr>
              <w:tc>
                <w:tcPr>
                  <w:tcW w:w="2907" w:type="dxa"/>
                  <w:vMerge w:val="restart"/>
                  <w:vAlign w:val="center"/>
                </w:tcPr>
                <w:p w14:paraId="76B539A1"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417" w:type="dxa"/>
                  <w:vAlign w:val="center"/>
                </w:tcPr>
                <w:p w14:paraId="2170BB8B"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7CD7864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vAlign w:val="center"/>
                </w:tcPr>
                <w:p w14:paraId="734665BE"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843" w:type="dxa"/>
                  <w:vAlign w:val="center"/>
                </w:tcPr>
                <w:p w14:paraId="6EBA2D38"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2668C" w:rsidRPr="006145DB" w14:paraId="7403B890" w14:textId="77777777" w:rsidTr="005952AB">
              <w:trPr>
                <w:trHeight w:val="231"/>
              </w:trPr>
              <w:tc>
                <w:tcPr>
                  <w:tcW w:w="2907" w:type="dxa"/>
                  <w:vMerge/>
                  <w:vAlign w:val="center"/>
                </w:tcPr>
                <w:p w14:paraId="1575F1FD"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p>
              </w:tc>
              <w:tc>
                <w:tcPr>
                  <w:tcW w:w="1417" w:type="dxa"/>
                  <w:vAlign w:val="center"/>
                </w:tcPr>
                <w:p w14:paraId="68D130A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vAlign w:val="center"/>
                </w:tcPr>
                <w:p w14:paraId="3C455EC6"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843" w:type="dxa"/>
                  <w:vAlign w:val="center"/>
                </w:tcPr>
                <w:p w14:paraId="4C51AA6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2668C" w:rsidRPr="006145DB" w14:paraId="108CABE9" w14:textId="77777777" w:rsidTr="005952AB">
              <w:trPr>
                <w:trHeight w:val="324"/>
              </w:trPr>
              <w:tc>
                <w:tcPr>
                  <w:tcW w:w="2907" w:type="dxa"/>
                  <w:tcBorders>
                    <w:bottom w:val="single" w:sz="4" w:space="0" w:color="auto"/>
                  </w:tcBorders>
                  <w:vAlign w:val="center"/>
                </w:tcPr>
                <w:p w14:paraId="4DCC6984" w14:textId="77777777" w:rsidR="00BA3190" w:rsidRPr="006145DB" w:rsidRDefault="00BA3190" w:rsidP="005B435E">
                  <w:pPr>
                    <w:ind w:left="-48"/>
                    <w:jc w:val="both"/>
                    <w:rPr>
                      <w:rFonts w:cs="Arial"/>
                      <w:sz w:val="16"/>
                      <w:szCs w:val="20"/>
                      <w:shd w:val="clear" w:color="auto" w:fill="FFFFFF"/>
                      <w:lang w:val="es-ES_tradnl"/>
                    </w:rPr>
                  </w:pPr>
                  <w:r w:rsidRPr="006145DB">
                    <w:rPr>
                      <w:rFonts w:cs="Arial"/>
                      <w:sz w:val="16"/>
                      <w:szCs w:val="20"/>
                      <w:shd w:val="clear" w:color="auto" w:fill="FFFFFF"/>
                      <w:lang w:val="es-ES_tradnl"/>
                    </w:rPr>
                    <w:t>Persona habitante de calle de 18 a 28 años.</w:t>
                  </w:r>
                </w:p>
              </w:tc>
              <w:tc>
                <w:tcPr>
                  <w:tcW w:w="1417" w:type="dxa"/>
                  <w:tcBorders>
                    <w:bottom w:val="single" w:sz="4" w:space="0" w:color="auto"/>
                  </w:tcBorders>
                  <w:vAlign w:val="center"/>
                </w:tcPr>
                <w:p w14:paraId="35F8DAE0" w14:textId="77777777" w:rsidR="00BA3190" w:rsidRPr="006145DB" w:rsidRDefault="00BA3190"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26F188C3"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16"/>
                      <w:bdr w:val="none" w:sz="0" w:space="0" w:color="auto" w:frame="1"/>
                    </w:rPr>
                    <w:t>Demanda</w:t>
                  </w:r>
                </w:p>
              </w:tc>
              <w:tc>
                <w:tcPr>
                  <w:tcW w:w="1843" w:type="dxa"/>
                  <w:tcBorders>
                    <w:bottom w:val="single" w:sz="4" w:space="0" w:color="auto"/>
                  </w:tcBorders>
                  <w:vAlign w:val="center"/>
                </w:tcPr>
                <w:p w14:paraId="1B185BF6" w14:textId="77777777" w:rsidR="00BA3190" w:rsidRPr="006145DB" w:rsidRDefault="00BA3190"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569E57A3" w14:textId="77777777" w:rsidTr="005952AB">
              <w:trPr>
                <w:trHeight w:val="368"/>
              </w:trPr>
              <w:tc>
                <w:tcPr>
                  <w:tcW w:w="2907" w:type="dxa"/>
                  <w:tcBorders>
                    <w:bottom w:val="single" w:sz="4" w:space="0" w:color="auto"/>
                  </w:tcBorders>
                  <w:vAlign w:val="center"/>
                </w:tcPr>
                <w:p w14:paraId="7FABBE51" w14:textId="77777777" w:rsidR="00BA3190" w:rsidRPr="006145DB" w:rsidRDefault="00BA3190" w:rsidP="005B435E">
                  <w:pPr>
                    <w:ind w:left="-48"/>
                    <w:jc w:val="both"/>
                    <w:rPr>
                      <w:rFonts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417" w:type="dxa"/>
                  <w:tcBorders>
                    <w:bottom w:val="single" w:sz="4" w:space="0" w:color="auto"/>
                  </w:tcBorders>
                  <w:vAlign w:val="center"/>
                </w:tcPr>
                <w:p w14:paraId="7AB11DDC" w14:textId="77777777" w:rsidR="00BA3190" w:rsidRPr="006145DB" w:rsidRDefault="00BA3190"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bottom w:val="single" w:sz="4" w:space="0" w:color="auto"/>
                  </w:tcBorders>
                  <w:vAlign w:val="center"/>
                </w:tcPr>
                <w:p w14:paraId="77D38B9C" w14:textId="77777777" w:rsidR="00BA3190" w:rsidRPr="006145DB" w:rsidRDefault="00BA3190" w:rsidP="005B435E">
                  <w:pPr>
                    <w:tabs>
                      <w:tab w:val="left" w:pos="709"/>
                    </w:tabs>
                    <w:contextualSpacing/>
                    <w:jc w:val="center"/>
                    <w:rPr>
                      <w:rFonts w:cs="Arial"/>
                      <w:sz w:val="16"/>
                      <w:szCs w:val="16"/>
                      <w:bdr w:val="none" w:sz="0" w:space="0" w:color="auto" w:frame="1"/>
                    </w:rPr>
                  </w:pPr>
                  <w:r w:rsidRPr="006145DB">
                    <w:rPr>
                      <w:rFonts w:cs="Arial"/>
                      <w:sz w:val="16"/>
                      <w:szCs w:val="20"/>
                      <w:lang w:eastAsia="es-CO"/>
                    </w:rPr>
                    <w:t>Demanda</w:t>
                  </w:r>
                </w:p>
              </w:tc>
              <w:tc>
                <w:tcPr>
                  <w:tcW w:w="1843" w:type="dxa"/>
                  <w:tcBorders>
                    <w:bottom w:val="single" w:sz="4" w:space="0" w:color="auto"/>
                  </w:tcBorders>
                  <w:vAlign w:val="center"/>
                </w:tcPr>
                <w:p w14:paraId="099FE845" w14:textId="77777777" w:rsidR="00BA3190" w:rsidRPr="006145DB" w:rsidRDefault="00BA3190"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9221AB" w:rsidRPr="006145DB" w14:paraId="49771752" w14:textId="77777777" w:rsidTr="005952AB">
              <w:trPr>
                <w:trHeight w:val="134"/>
              </w:trPr>
              <w:tc>
                <w:tcPr>
                  <w:tcW w:w="2907" w:type="dxa"/>
                  <w:tcBorders>
                    <w:left w:val="nil"/>
                    <w:bottom w:val="nil"/>
                    <w:right w:val="nil"/>
                  </w:tcBorders>
                  <w:vAlign w:val="center"/>
                </w:tcPr>
                <w:p w14:paraId="0E214686" w14:textId="77777777" w:rsidR="009221AB" w:rsidRPr="006145DB" w:rsidRDefault="009221AB" w:rsidP="005B435E">
                  <w:pPr>
                    <w:ind w:left="-48"/>
                    <w:jc w:val="both"/>
                    <w:rPr>
                      <w:rFonts w:cs="Arial"/>
                      <w:sz w:val="16"/>
                      <w:szCs w:val="16"/>
                      <w:shd w:val="clear" w:color="auto" w:fill="FFFFFF"/>
                    </w:rPr>
                  </w:pPr>
                </w:p>
              </w:tc>
              <w:tc>
                <w:tcPr>
                  <w:tcW w:w="1417" w:type="dxa"/>
                  <w:tcBorders>
                    <w:left w:val="nil"/>
                    <w:bottom w:val="nil"/>
                    <w:right w:val="nil"/>
                  </w:tcBorders>
                  <w:vAlign w:val="center"/>
                </w:tcPr>
                <w:p w14:paraId="2D9B2F1D" w14:textId="77777777" w:rsidR="009221AB" w:rsidRPr="006145DB" w:rsidRDefault="009221AB" w:rsidP="005B435E">
                  <w:pPr>
                    <w:jc w:val="center"/>
                    <w:rPr>
                      <w:rFonts w:cs="Arial"/>
                      <w:sz w:val="16"/>
                      <w:szCs w:val="16"/>
                      <w:lang w:eastAsia="es-CO"/>
                    </w:rPr>
                  </w:pPr>
                </w:p>
              </w:tc>
              <w:tc>
                <w:tcPr>
                  <w:tcW w:w="1134" w:type="dxa"/>
                  <w:tcBorders>
                    <w:left w:val="nil"/>
                    <w:bottom w:val="nil"/>
                    <w:right w:val="nil"/>
                  </w:tcBorders>
                  <w:vAlign w:val="center"/>
                </w:tcPr>
                <w:p w14:paraId="356B3A5C" w14:textId="77777777" w:rsidR="009221AB" w:rsidRPr="006145DB" w:rsidRDefault="009221AB" w:rsidP="005B435E">
                  <w:pPr>
                    <w:tabs>
                      <w:tab w:val="left" w:pos="709"/>
                    </w:tabs>
                    <w:contextualSpacing/>
                    <w:jc w:val="center"/>
                    <w:rPr>
                      <w:rFonts w:cs="Arial"/>
                      <w:sz w:val="16"/>
                      <w:szCs w:val="20"/>
                      <w:lang w:eastAsia="es-CO"/>
                    </w:rPr>
                  </w:pPr>
                </w:p>
              </w:tc>
              <w:tc>
                <w:tcPr>
                  <w:tcW w:w="1843" w:type="dxa"/>
                  <w:tcBorders>
                    <w:left w:val="nil"/>
                    <w:bottom w:val="nil"/>
                    <w:right w:val="nil"/>
                  </w:tcBorders>
                  <w:vAlign w:val="center"/>
                </w:tcPr>
                <w:p w14:paraId="6DAAB88E" w14:textId="77777777" w:rsidR="009221AB" w:rsidRPr="006145DB" w:rsidRDefault="009221AB" w:rsidP="005B435E">
                  <w:pPr>
                    <w:jc w:val="center"/>
                    <w:rPr>
                      <w:rFonts w:cs="Arial"/>
                      <w:bCs/>
                      <w:sz w:val="16"/>
                      <w:szCs w:val="16"/>
                      <w:lang w:eastAsia="es-CO"/>
                    </w:rPr>
                  </w:pPr>
                </w:p>
              </w:tc>
            </w:tr>
          </w:tbl>
          <w:p w14:paraId="1394E760"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6CD101EA" w14:textId="77777777" w:rsidTr="00BA3190">
        <w:trPr>
          <w:trHeight w:val="422"/>
          <w:jc w:val="center"/>
        </w:trPr>
        <w:tc>
          <w:tcPr>
            <w:tcW w:w="1940" w:type="dxa"/>
            <w:vAlign w:val="center"/>
          </w:tcPr>
          <w:p w14:paraId="2497BE1B"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2907"/>
              <w:gridCol w:w="1417"/>
              <w:gridCol w:w="1142"/>
              <w:gridCol w:w="1832"/>
            </w:tblGrid>
            <w:tr w:rsidR="009221AB" w:rsidRPr="006145DB" w14:paraId="1933B7CE" w14:textId="77777777" w:rsidTr="005952AB">
              <w:trPr>
                <w:trHeight w:val="178"/>
              </w:trPr>
              <w:tc>
                <w:tcPr>
                  <w:tcW w:w="2907" w:type="dxa"/>
                  <w:tcBorders>
                    <w:top w:val="nil"/>
                    <w:left w:val="nil"/>
                    <w:bottom w:val="single" w:sz="4" w:space="0" w:color="auto"/>
                    <w:right w:val="nil"/>
                  </w:tcBorders>
                  <w:vAlign w:val="center"/>
                </w:tcPr>
                <w:p w14:paraId="35F694FA" w14:textId="77777777" w:rsidR="009221AB" w:rsidRPr="006145DB" w:rsidRDefault="009221AB" w:rsidP="005B435E">
                  <w:pPr>
                    <w:tabs>
                      <w:tab w:val="left" w:pos="709"/>
                    </w:tabs>
                    <w:jc w:val="center"/>
                    <w:rPr>
                      <w:rFonts w:cs="Arial"/>
                      <w:sz w:val="16"/>
                      <w:szCs w:val="16"/>
                      <w:lang w:eastAsia="es-CO"/>
                    </w:rPr>
                  </w:pPr>
                </w:p>
              </w:tc>
              <w:tc>
                <w:tcPr>
                  <w:tcW w:w="1417" w:type="dxa"/>
                  <w:tcBorders>
                    <w:top w:val="nil"/>
                    <w:left w:val="nil"/>
                    <w:bottom w:val="single" w:sz="4" w:space="0" w:color="auto"/>
                    <w:right w:val="nil"/>
                  </w:tcBorders>
                  <w:vAlign w:val="center"/>
                </w:tcPr>
                <w:p w14:paraId="4FBE01C7" w14:textId="77777777" w:rsidR="009221AB" w:rsidRPr="006145DB" w:rsidRDefault="009221AB" w:rsidP="005B435E">
                  <w:pPr>
                    <w:tabs>
                      <w:tab w:val="left" w:pos="709"/>
                    </w:tabs>
                    <w:jc w:val="center"/>
                    <w:rPr>
                      <w:rFonts w:cs="Arial"/>
                      <w:sz w:val="16"/>
                      <w:szCs w:val="16"/>
                      <w:lang w:eastAsia="es-CO"/>
                    </w:rPr>
                  </w:pPr>
                </w:p>
              </w:tc>
              <w:tc>
                <w:tcPr>
                  <w:tcW w:w="1142" w:type="dxa"/>
                  <w:tcBorders>
                    <w:top w:val="nil"/>
                    <w:left w:val="nil"/>
                    <w:bottom w:val="single" w:sz="4" w:space="0" w:color="auto"/>
                    <w:right w:val="nil"/>
                  </w:tcBorders>
                  <w:vAlign w:val="center"/>
                </w:tcPr>
                <w:p w14:paraId="475709A8" w14:textId="77777777" w:rsidR="009221AB" w:rsidRPr="006145DB" w:rsidRDefault="009221AB" w:rsidP="005B435E">
                  <w:pPr>
                    <w:tabs>
                      <w:tab w:val="left" w:pos="709"/>
                    </w:tabs>
                    <w:jc w:val="center"/>
                    <w:rPr>
                      <w:rFonts w:cs="Arial"/>
                      <w:sz w:val="16"/>
                      <w:szCs w:val="16"/>
                      <w:lang w:eastAsia="es-CO"/>
                    </w:rPr>
                  </w:pPr>
                </w:p>
              </w:tc>
              <w:tc>
                <w:tcPr>
                  <w:tcW w:w="1832" w:type="dxa"/>
                  <w:tcBorders>
                    <w:top w:val="nil"/>
                    <w:left w:val="nil"/>
                    <w:bottom w:val="single" w:sz="4" w:space="0" w:color="auto"/>
                    <w:right w:val="nil"/>
                  </w:tcBorders>
                  <w:vAlign w:val="center"/>
                </w:tcPr>
                <w:p w14:paraId="711A4E1E" w14:textId="77777777" w:rsidR="009221AB" w:rsidRPr="006145DB" w:rsidRDefault="009221AB" w:rsidP="005B435E">
                  <w:pPr>
                    <w:tabs>
                      <w:tab w:val="left" w:pos="709"/>
                    </w:tabs>
                    <w:jc w:val="center"/>
                    <w:rPr>
                      <w:rFonts w:cs="Arial"/>
                      <w:sz w:val="16"/>
                      <w:szCs w:val="16"/>
                      <w:lang w:eastAsia="es-CO"/>
                    </w:rPr>
                  </w:pPr>
                </w:p>
              </w:tc>
            </w:tr>
            <w:tr w:rsidR="0082668C" w:rsidRPr="006145DB" w14:paraId="59D1B3BF" w14:textId="77777777" w:rsidTr="005952AB">
              <w:trPr>
                <w:trHeight w:val="379"/>
              </w:trPr>
              <w:tc>
                <w:tcPr>
                  <w:tcW w:w="2907" w:type="dxa"/>
                  <w:tcBorders>
                    <w:top w:val="nil"/>
                    <w:left w:val="single" w:sz="4" w:space="0" w:color="auto"/>
                    <w:bottom w:val="single" w:sz="4" w:space="0" w:color="auto"/>
                    <w:right w:val="single" w:sz="4" w:space="0" w:color="auto"/>
                  </w:tcBorders>
                  <w:vAlign w:val="center"/>
                  <w:hideMark/>
                </w:tcPr>
                <w:p w14:paraId="6C64D44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left w:val="single" w:sz="4" w:space="0" w:color="auto"/>
                    <w:bottom w:val="single" w:sz="4" w:space="0" w:color="auto"/>
                    <w:right w:val="single" w:sz="4" w:space="0" w:color="auto"/>
                  </w:tcBorders>
                  <w:vAlign w:val="center"/>
                  <w:hideMark/>
                </w:tcPr>
                <w:p w14:paraId="73303953"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42" w:type="dxa"/>
                  <w:tcBorders>
                    <w:top w:val="nil"/>
                    <w:left w:val="single" w:sz="4" w:space="0" w:color="auto"/>
                    <w:bottom w:val="single" w:sz="4" w:space="0" w:color="auto"/>
                    <w:right w:val="single" w:sz="4" w:space="0" w:color="auto"/>
                  </w:tcBorders>
                  <w:vAlign w:val="center"/>
                  <w:hideMark/>
                </w:tcPr>
                <w:p w14:paraId="1C14127A"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832" w:type="dxa"/>
                  <w:tcBorders>
                    <w:top w:val="nil"/>
                    <w:left w:val="single" w:sz="4" w:space="0" w:color="auto"/>
                    <w:bottom w:val="single" w:sz="4" w:space="0" w:color="auto"/>
                    <w:right w:val="single" w:sz="4" w:space="0" w:color="auto"/>
                  </w:tcBorders>
                  <w:vAlign w:val="center"/>
                  <w:hideMark/>
                </w:tcPr>
                <w:p w14:paraId="4915866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2668C" w:rsidRPr="006145DB" w14:paraId="3744DA67" w14:textId="77777777" w:rsidTr="005952AB">
              <w:trPr>
                <w:trHeight w:val="225"/>
              </w:trPr>
              <w:tc>
                <w:tcPr>
                  <w:tcW w:w="2907" w:type="dxa"/>
                  <w:tcBorders>
                    <w:top w:val="single" w:sz="4" w:space="0" w:color="auto"/>
                    <w:left w:val="single" w:sz="4" w:space="0" w:color="auto"/>
                    <w:bottom w:val="single" w:sz="4" w:space="0" w:color="auto"/>
                    <w:right w:val="single" w:sz="4" w:space="0" w:color="auto"/>
                  </w:tcBorders>
                  <w:vAlign w:val="center"/>
                  <w:hideMark/>
                </w:tcPr>
                <w:p w14:paraId="5CE9852B" w14:textId="77777777" w:rsidR="00BA3190" w:rsidRPr="006145DB" w:rsidRDefault="00BA3190" w:rsidP="005B435E">
                  <w:pPr>
                    <w:tabs>
                      <w:tab w:val="left" w:pos="709"/>
                    </w:tabs>
                    <w:jc w:val="both"/>
                    <w:rPr>
                      <w:rFonts w:eastAsia="Arial" w:cs="Arial"/>
                      <w:sz w:val="16"/>
                      <w:szCs w:val="16"/>
                    </w:rPr>
                  </w:pPr>
                  <w:bookmarkStart w:id="141" w:name="_Int_myQkVQq8"/>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1"/>
                </w:p>
              </w:tc>
              <w:tc>
                <w:tcPr>
                  <w:tcW w:w="1417" w:type="dxa"/>
                  <w:tcBorders>
                    <w:top w:val="single" w:sz="4" w:space="0" w:color="auto"/>
                    <w:left w:val="single" w:sz="4" w:space="0" w:color="auto"/>
                    <w:bottom w:val="single" w:sz="4" w:space="0" w:color="auto"/>
                    <w:right w:val="single" w:sz="4" w:space="0" w:color="auto"/>
                  </w:tcBorders>
                  <w:vAlign w:val="center"/>
                  <w:hideMark/>
                </w:tcPr>
                <w:p w14:paraId="05A6BA36"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8425932"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Trimestral</w:t>
                  </w:r>
                </w:p>
              </w:tc>
              <w:tc>
                <w:tcPr>
                  <w:tcW w:w="1832" w:type="dxa"/>
                  <w:tcBorders>
                    <w:top w:val="single" w:sz="4" w:space="0" w:color="auto"/>
                    <w:left w:val="single" w:sz="4" w:space="0" w:color="auto"/>
                    <w:bottom w:val="single" w:sz="4" w:space="0" w:color="auto"/>
                    <w:right w:val="single" w:sz="4" w:space="0" w:color="auto"/>
                  </w:tcBorders>
                  <w:vAlign w:val="center"/>
                  <w:hideMark/>
                </w:tcPr>
                <w:p w14:paraId="5464BA1D" w14:textId="77777777" w:rsidR="00BA3190" w:rsidRPr="006145DB" w:rsidRDefault="00BA3190"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82668C" w:rsidRPr="006145DB" w14:paraId="06ED1861"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677B8286"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mujeres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4B381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48B42D17"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332978F" w14:textId="2E439F96"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0C372E0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0CCE30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2E80A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160B2D5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5D80B52" w14:textId="16A840A1"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10FAF9D6"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BED3881"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9D79A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2514F91"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74663B39" w14:textId="3391961F"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2F75D98B" w14:textId="77777777" w:rsidTr="00963D77">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74F5199" w14:textId="77777777" w:rsidR="00BA3190" w:rsidRPr="006145DB" w:rsidRDefault="00BA3190"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FA1FAB" w14:textId="77777777" w:rsidR="00BA3190" w:rsidRPr="006145DB" w:rsidRDefault="00BA3190"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7E9DA8BA" w14:textId="77777777" w:rsidR="00BA3190" w:rsidRPr="006145DB" w:rsidRDefault="00BA3190" w:rsidP="005B435E">
                  <w:pPr>
                    <w:jc w:val="center"/>
                    <w:rPr>
                      <w:rFonts w:eastAsia="Arial" w:cs="Arial"/>
                      <w:sz w:val="16"/>
                      <w:szCs w:val="16"/>
                    </w:rPr>
                  </w:pPr>
                  <w:r w:rsidRPr="006145DB">
                    <w:rPr>
                      <w:rFonts w:eastAsia="Arial" w:cs="Arial"/>
                      <w:sz w:val="16"/>
                      <w:szCs w:val="16"/>
                    </w:rPr>
                    <w:t xml:space="preserve">2021 </w:t>
                  </w:r>
                  <w:bookmarkStart w:id="142" w:name="_Int_j2DpojZh"/>
                  <w:r w:rsidRPr="006145DB">
                    <w:rPr>
                      <w:rFonts w:eastAsia="Arial" w:cs="Arial"/>
                      <w:sz w:val="16"/>
                      <w:szCs w:val="16"/>
                    </w:rPr>
                    <w:t>Entrega</w:t>
                  </w:r>
                  <w:bookmarkEnd w:id="142"/>
                  <w:r w:rsidRPr="006145DB">
                    <w:rPr>
                      <w:rFonts w:eastAsia="Arial" w:cs="Arial"/>
                      <w:sz w:val="16"/>
                      <w:szCs w:val="16"/>
                    </w:rPr>
                    <w:t xml:space="preserve"> única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15EDDF6" w14:textId="77777777" w:rsidR="00BA3190" w:rsidRPr="006145DB" w:rsidRDefault="00BA3190" w:rsidP="005B435E">
                  <w:pPr>
                    <w:jc w:val="center"/>
                    <w:rPr>
                      <w:rFonts w:eastAsia="Arial" w:cs="Arial"/>
                      <w:sz w:val="16"/>
                      <w:szCs w:val="16"/>
                    </w:rPr>
                  </w:pPr>
                  <w:r w:rsidRPr="006145DB">
                    <w:rPr>
                      <w:rFonts w:eastAsia="Arial" w:cs="Arial"/>
                      <w:sz w:val="16"/>
                      <w:szCs w:val="16"/>
                    </w:rPr>
                    <w:t>Ministerio del Interior</w:t>
                  </w:r>
                </w:p>
              </w:tc>
            </w:tr>
            <w:tr w:rsidR="0082668C" w:rsidRPr="006145DB" w14:paraId="2B53F8D6" w14:textId="77777777" w:rsidTr="009E7C0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72785A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23F736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w:t>
                  </w:r>
                </w:p>
                <w:p w14:paraId="773B383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comunidades negras, afrocolombianas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5E7A0B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20D827F"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1958E055" w14:textId="77777777" w:rsidTr="009E7C0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F7DF425"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0C177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0EC2863"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ED62BBE"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BC6CEB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1A2DB39"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C0D1F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03444D79"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E5CDE3D"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6915828"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14F4F2F6"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4198EED"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38CDF7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3E66532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35C2849"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0EFF7EF"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10759F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213909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39F5A6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3A492BD2"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18276ED"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19260E"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0D5DD9F"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7A40464" w14:textId="6D6C5371"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9221AB" w:rsidRPr="006145DB" w14:paraId="01D052A1" w14:textId="77777777" w:rsidTr="00963D77">
              <w:trPr>
                <w:trHeight w:val="70"/>
              </w:trPr>
              <w:tc>
                <w:tcPr>
                  <w:tcW w:w="2907" w:type="dxa"/>
                  <w:tcBorders>
                    <w:top w:val="single" w:sz="4" w:space="0" w:color="auto"/>
                    <w:left w:val="nil"/>
                    <w:bottom w:val="nil"/>
                    <w:right w:val="nil"/>
                  </w:tcBorders>
                  <w:vAlign w:val="center"/>
                </w:tcPr>
                <w:p w14:paraId="63672430" w14:textId="77777777" w:rsidR="009221AB" w:rsidRPr="006145DB" w:rsidRDefault="009221AB" w:rsidP="005B435E">
                  <w:pPr>
                    <w:tabs>
                      <w:tab w:val="left" w:pos="709"/>
                    </w:tabs>
                    <w:jc w:val="both"/>
                    <w:rPr>
                      <w:rFonts w:cs="Arial"/>
                      <w:sz w:val="16"/>
                      <w:szCs w:val="16"/>
                      <w:lang w:eastAsia="es-CO"/>
                    </w:rPr>
                  </w:pPr>
                </w:p>
              </w:tc>
              <w:tc>
                <w:tcPr>
                  <w:tcW w:w="1417" w:type="dxa"/>
                  <w:tcBorders>
                    <w:top w:val="single" w:sz="4" w:space="0" w:color="auto"/>
                    <w:left w:val="nil"/>
                    <w:bottom w:val="nil"/>
                    <w:right w:val="nil"/>
                  </w:tcBorders>
                  <w:vAlign w:val="center"/>
                </w:tcPr>
                <w:p w14:paraId="06E431F0" w14:textId="77777777" w:rsidR="009221AB" w:rsidRPr="006145DB" w:rsidRDefault="009221AB" w:rsidP="005B435E">
                  <w:pPr>
                    <w:tabs>
                      <w:tab w:val="left" w:pos="709"/>
                    </w:tabs>
                    <w:jc w:val="center"/>
                    <w:rPr>
                      <w:rFonts w:cs="Arial"/>
                      <w:bCs/>
                      <w:sz w:val="16"/>
                      <w:szCs w:val="16"/>
                      <w:lang w:eastAsia="es-CO"/>
                    </w:rPr>
                  </w:pPr>
                </w:p>
              </w:tc>
              <w:tc>
                <w:tcPr>
                  <w:tcW w:w="1142" w:type="dxa"/>
                  <w:tcBorders>
                    <w:top w:val="single" w:sz="4" w:space="0" w:color="auto"/>
                    <w:left w:val="nil"/>
                    <w:bottom w:val="nil"/>
                    <w:right w:val="nil"/>
                  </w:tcBorders>
                  <w:vAlign w:val="center"/>
                </w:tcPr>
                <w:p w14:paraId="7B5C7842" w14:textId="77777777" w:rsidR="009221AB" w:rsidRPr="006145DB" w:rsidRDefault="009221AB" w:rsidP="005B435E">
                  <w:pPr>
                    <w:tabs>
                      <w:tab w:val="left" w:pos="709"/>
                    </w:tabs>
                    <w:jc w:val="center"/>
                    <w:rPr>
                      <w:rFonts w:cs="Arial"/>
                      <w:bCs/>
                      <w:sz w:val="16"/>
                      <w:szCs w:val="16"/>
                      <w:lang w:eastAsia="es-CO"/>
                    </w:rPr>
                  </w:pPr>
                </w:p>
              </w:tc>
              <w:tc>
                <w:tcPr>
                  <w:tcW w:w="1832" w:type="dxa"/>
                  <w:tcBorders>
                    <w:top w:val="single" w:sz="4" w:space="0" w:color="auto"/>
                    <w:left w:val="nil"/>
                    <w:bottom w:val="nil"/>
                    <w:right w:val="nil"/>
                  </w:tcBorders>
                  <w:vAlign w:val="center"/>
                </w:tcPr>
                <w:p w14:paraId="257E8566" w14:textId="77777777" w:rsidR="009221AB" w:rsidRPr="006145DB" w:rsidRDefault="009221AB" w:rsidP="005B435E">
                  <w:pPr>
                    <w:tabs>
                      <w:tab w:val="left" w:pos="709"/>
                    </w:tabs>
                    <w:jc w:val="center"/>
                    <w:rPr>
                      <w:rFonts w:cs="Arial"/>
                      <w:bCs/>
                      <w:sz w:val="16"/>
                      <w:szCs w:val="16"/>
                      <w:lang w:eastAsia="es-CO"/>
                    </w:rPr>
                  </w:pPr>
                </w:p>
              </w:tc>
            </w:tr>
          </w:tbl>
          <w:p w14:paraId="2422F9AC"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13FD490E" w14:textId="77777777" w:rsidTr="00F51917">
        <w:trPr>
          <w:jc w:val="center"/>
        </w:trPr>
        <w:tc>
          <w:tcPr>
            <w:tcW w:w="1940" w:type="dxa"/>
            <w:vAlign w:val="center"/>
          </w:tcPr>
          <w:p w14:paraId="29436452"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298" w:type="dxa"/>
              <w:tblInd w:w="15" w:type="dxa"/>
              <w:tblLayout w:type="fixed"/>
              <w:tblLook w:val="04A0" w:firstRow="1" w:lastRow="0" w:firstColumn="1" w:lastColumn="0" w:noHBand="0" w:noVBand="1"/>
            </w:tblPr>
            <w:tblGrid>
              <w:gridCol w:w="3177"/>
              <w:gridCol w:w="1423"/>
              <w:gridCol w:w="1139"/>
              <w:gridCol w:w="1559"/>
            </w:tblGrid>
            <w:tr w:rsidR="009221AB" w:rsidRPr="006145DB" w14:paraId="21F9AFD5" w14:textId="77777777" w:rsidTr="00D65BAD">
              <w:trPr>
                <w:trHeight w:val="80"/>
              </w:trPr>
              <w:tc>
                <w:tcPr>
                  <w:tcW w:w="3177" w:type="dxa"/>
                  <w:tcBorders>
                    <w:top w:val="nil"/>
                    <w:left w:val="nil"/>
                    <w:right w:val="nil"/>
                  </w:tcBorders>
                  <w:vAlign w:val="center"/>
                </w:tcPr>
                <w:p w14:paraId="382E5DFC" w14:textId="77777777" w:rsidR="009221AB" w:rsidRPr="006145DB" w:rsidRDefault="009221AB" w:rsidP="005B435E">
                  <w:pPr>
                    <w:tabs>
                      <w:tab w:val="left" w:pos="709"/>
                    </w:tabs>
                    <w:contextualSpacing/>
                    <w:jc w:val="center"/>
                    <w:rPr>
                      <w:rFonts w:cs="Arial"/>
                      <w:sz w:val="16"/>
                      <w:szCs w:val="16"/>
                      <w:lang w:eastAsia="es-CO"/>
                    </w:rPr>
                  </w:pPr>
                </w:p>
              </w:tc>
              <w:tc>
                <w:tcPr>
                  <w:tcW w:w="1423" w:type="dxa"/>
                  <w:tcBorders>
                    <w:top w:val="nil"/>
                    <w:left w:val="nil"/>
                    <w:right w:val="nil"/>
                  </w:tcBorders>
                  <w:vAlign w:val="center"/>
                </w:tcPr>
                <w:p w14:paraId="65D85347" w14:textId="77777777" w:rsidR="009221AB" w:rsidRPr="006145DB" w:rsidRDefault="009221AB"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36FFB69E" w14:textId="77777777" w:rsidR="009221AB" w:rsidRPr="006145DB" w:rsidRDefault="009221AB"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0B0D8D7D"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6655DCA9" w14:textId="77777777" w:rsidTr="00D65BAD">
              <w:trPr>
                <w:trHeight w:val="389"/>
              </w:trPr>
              <w:tc>
                <w:tcPr>
                  <w:tcW w:w="3177" w:type="dxa"/>
                  <w:tcBorders>
                    <w:top w:val="nil"/>
                  </w:tcBorders>
                  <w:vAlign w:val="center"/>
                </w:tcPr>
                <w:p w14:paraId="196C7070"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3" w:type="dxa"/>
                  <w:tcBorders>
                    <w:top w:val="nil"/>
                  </w:tcBorders>
                  <w:vAlign w:val="center"/>
                </w:tcPr>
                <w:p w14:paraId="702239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9" w:type="dxa"/>
                  <w:tcBorders>
                    <w:top w:val="nil"/>
                  </w:tcBorders>
                  <w:vAlign w:val="center"/>
                </w:tcPr>
                <w:p w14:paraId="6C07A1C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7BD6465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398F7E44" w14:textId="77777777" w:rsidTr="00D65BAD">
              <w:trPr>
                <w:trHeight w:val="231"/>
              </w:trPr>
              <w:tc>
                <w:tcPr>
                  <w:tcW w:w="3177" w:type="dxa"/>
                  <w:vAlign w:val="center"/>
                </w:tcPr>
                <w:p w14:paraId="06FF23E1" w14:textId="77777777" w:rsidR="00BA3190" w:rsidRPr="006145DB" w:rsidRDefault="00BA3190"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423" w:type="dxa"/>
                  <w:vAlign w:val="center"/>
                </w:tcPr>
                <w:p w14:paraId="0510121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9" w:type="dxa"/>
                  <w:vAlign w:val="center"/>
                </w:tcPr>
                <w:p w14:paraId="54936575"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C768315" w14:textId="33AB310E" w:rsidR="00BA3190"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7E540E51" w14:textId="77777777" w:rsidTr="00D65BAD">
              <w:trPr>
                <w:trHeight w:val="231"/>
              </w:trPr>
              <w:tc>
                <w:tcPr>
                  <w:tcW w:w="3177" w:type="dxa"/>
                  <w:vAlign w:val="center"/>
                </w:tcPr>
                <w:p w14:paraId="50EBD50A" w14:textId="7F6CAF51"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963D77" w:rsidRPr="006145DB">
                    <w:rPr>
                      <w:rFonts w:cs="Arial"/>
                      <w:sz w:val="16"/>
                      <w:szCs w:val="16"/>
                      <w:shd w:val="clear" w:color="auto" w:fill="FFFFFF"/>
                    </w:rPr>
                    <w:t>.</w:t>
                  </w:r>
                </w:p>
              </w:tc>
              <w:tc>
                <w:tcPr>
                  <w:tcW w:w="1423" w:type="dxa"/>
                  <w:vAlign w:val="center"/>
                </w:tcPr>
                <w:p w14:paraId="0258AE6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9" w:type="dxa"/>
                  <w:vAlign w:val="center"/>
                </w:tcPr>
                <w:p w14:paraId="1F27BA74"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559" w:type="dxa"/>
                  <w:vAlign w:val="center"/>
                </w:tcPr>
                <w:p w14:paraId="5228B27C"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32079372" w14:textId="77777777" w:rsidTr="00D65BAD">
              <w:trPr>
                <w:trHeight w:val="231"/>
              </w:trPr>
              <w:tc>
                <w:tcPr>
                  <w:tcW w:w="3177" w:type="dxa"/>
                  <w:vAlign w:val="center"/>
                </w:tcPr>
                <w:p w14:paraId="79B6405E" w14:textId="078EBE80"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963D77" w:rsidRPr="006145DB">
                    <w:rPr>
                      <w:rFonts w:cs="Arial"/>
                      <w:sz w:val="16"/>
                      <w:szCs w:val="20"/>
                      <w:shd w:val="clear" w:color="auto" w:fill="FFFFFF"/>
                      <w:lang w:val="es-ES_tradnl"/>
                    </w:rPr>
                    <w:t>.</w:t>
                  </w:r>
                </w:p>
              </w:tc>
              <w:tc>
                <w:tcPr>
                  <w:tcW w:w="1423" w:type="dxa"/>
                  <w:vAlign w:val="center"/>
                </w:tcPr>
                <w:p w14:paraId="5FD05B9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vAlign w:val="center"/>
                </w:tcPr>
                <w:p w14:paraId="5756C36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vAlign w:val="center"/>
                </w:tcPr>
                <w:p w14:paraId="36929FC2"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58AD85CC" w14:textId="77777777" w:rsidTr="00D65BAD">
              <w:trPr>
                <w:trHeight w:val="231"/>
              </w:trPr>
              <w:tc>
                <w:tcPr>
                  <w:tcW w:w="3177" w:type="dxa"/>
                  <w:tcBorders>
                    <w:bottom w:val="single" w:sz="4" w:space="0" w:color="auto"/>
                  </w:tcBorders>
                  <w:vAlign w:val="center"/>
                </w:tcPr>
                <w:p w14:paraId="67B03834" w14:textId="0A2EE296"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r w:rsidR="00963D77" w:rsidRPr="006145DB">
                    <w:rPr>
                      <w:rFonts w:cs="Arial"/>
                      <w:sz w:val="16"/>
                      <w:szCs w:val="20"/>
                      <w:shd w:val="clear" w:color="auto" w:fill="FFFFFF"/>
                      <w:lang w:val="es-ES_tradnl"/>
                    </w:rPr>
                    <w:t>.</w:t>
                  </w:r>
                </w:p>
              </w:tc>
              <w:tc>
                <w:tcPr>
                  <w:tcW w:w="1423" w:type="dxa"/>
                  <w:tcBorders>
                    <w:bottom w:val="single" w:sz="4" w:space="0" w:color="auto"/>
                  </w:tcBorders>
                  <w:vAlign w:val="center"/>
                </w:tcPr>
                <w:p w14:paraId="6E6921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9" w:type="dxa"/>
                  <w:tcBorders>
                    <w:bottom w:val="single" w:sz="4" w:space="0" w:color="auto"/>
                  </w:tcBorders>
                  <w:vAlign w:val="center"/>
                </w:tcPr>
                <w:p w14:paraId="522964C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559" w:type="dxa"/>
                  <w:tcBorders>
                    <w:bottom w:val="single" w:sz="4" w:space="0" w:color="auto"/>
                  </w:tcBorders>
                  <w:vAlign w:val="center"/>
                </w:tcPr>
                <w:p w14:paraId="190B1190" w14:textId="77777777" w:rsidR="00BA3190" w:rsidRPr="006145DB" w:rsidRDefault="00BA3190"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5AEBFC7" w14:textId="77777777" w:rsidTr="00D65BAD">
              <w:trPr>
                <w:trHeight w:val="231"/>
              </w:trPr>
              <w:tc>
                <w:tcPr>
                  <w:tcW w:w="3177" w:type="dxa"/>
                  <w:tcBorders>
                    <w:bottom w:val="single" w:sz="4" w:space="0" w:color="auto"/>
                  </w:tcBorders>
                  <w:vAlign w:val="center"/>
                </w:tcPr>
                <w:p w14:paraId="13F2BDB3" w14:textId="77777777"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423" w:type="dxa"/>
                  <w:tcBorders>
                    <w:bottom w:val="single" w:sz="4" w:space="0" w:color="auto"/>
                  </w:tcBorders>
                  <w:vAlign w:val="center"/>
                </w:tcPr>
                <w:p w14:paraId="626446A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tcBorders>
                    <w:bottom w:val="single" w:sz="4" w:space="0" w:color="auto"/>
                  </w:tcBorders>
                  <w:vAlign w:val="center"/>
                </w:tcPr>
                <w:p w14:paraId="3BF771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1ECCE660"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62219BD2" w14:textId="77777777" w:rsidTr="00D65BAD">
              <w:trPr>
                <w:trHeight w:val="444"/>
              </w:trPr>
              <w:tc>
                <w:tcPr>
                  <w:tcW w:w="3177" w:type="dxa"/>
                  <w:tcBorders>
                    <w:top w:val="single" w:sz="4" w:space="0" w:color="auto"/>
                    <w:bottom w:val="nil"/>
                  </w:tcBorders>
                  <w:vAlign w:val="center"/>
                </w:tcPr>
                <w:p w14:paraId="0BFFF30A" w14:textId="3E8E25B1" w:rsidR="00BA3190" w:rsidRPr="006145DB" w:rsidRDefault="00BA3190" w:rsidP="005B435E">
                  <w:pPr>
                    <w:tabs>
                      <w:tab w:val="left" w:pos="709"/>
                    </w:tabs>
                    <w:contextualSpacing/>
                    <w:jc w:val="both"/>
                    <w:rPr>
                      <w:rFonts w:cs="Arial"/>
                      <w:bCs/>
                      <w:sz w:val="16"/>
                      <w:szCs w:val="16"/>
                      <w:lang w:eastAsia="es-CO"/>
                    </w:rPr>
                  </w:pPr>
                  <w:r w:rsidRPr="006145DB">
                    <w:rPr>
                      <w:rFonts w:cs="Arial"/>
                      <w:bCs/>
                      <w:sz w:val="16"/>
                      <w:szCs w:val="16"/>
                      <w:lang w:eastAsia="es-CO"/>
                    </w:rPr>
                    <w:t xml:space="preserve">Persona que de manera voluntaria declara que la información suministrada para acceder al referido </w:t>
                  </w:r>
                  <w:r w:rsidR="00D323A8" w:rsidRPr="006145DB">
                    <w:rPr>
                      <w:rFonts w:cs="Arial"/>
                      <w:bCs/>
                      <w:sz w:val="16"/>
                      <w:szCs w:val="16"/>
                      <w:lang w:eastAsia="es-CO"/>
                    </w:rPr>
                    <w:t>servicio</w:t>
                  </w:r>
                  <w:r w:rsidRPr="006145DB">
                    <w:rPr>
                      <w:rFonts w:cs="Arial"/>
                      <w:bCs/>
                      <w:sz w:val="16"/>
                      <w:szCs w:val="16"/>
                      <w:lang w:eastAsia="es-CO"/>
                    </w:rPr>
                    <w:t xml:space="preserve"> es verdadera y corresponde a su situación actual.</w:t>
                  </w:r>
                </w:p>
              </w:tc>
              <w:tc>
                <w:tcPr>
                  <w:tcW w:w="1423" w:type="dxa"/>
                  <w:tcBorders>
                    <w:top w:val="single" w:sz="4" w:space="0" w:color="auto"/>
                    <w:bottom w:val="nil"/>
                  </w:tcBorders>
                  <w:vAlign w:val="center"/>
                </w:tcPr>
                <w:p w14:paraId="751B6D85"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9" w:type="dxa"/>
                  <w:tcBorders>
                    <w:top w:val="single" w:sz="4" w:space="0" w:color="auto"/>
                    <w:bottom w:val="nil"/>
                  </w:tcBorders>
                  <w:vAlign w:val="center"/>
                </w:tcPr>
                <w:p w14:paraId="38456B92"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9" w:type="dxa"/>
                  <w:tcBorders>
                    <w:top w:val="single" w:sz="4" w:space="0" w:color="auto"/>
                    <w:bottom w:val="nil"/>
                  </w:tcBorders>
                  <w:vAlign w:val="center"/>
                </w:tcPr>
                <w:p w14:paraId="5A3C9B60"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bl>
          <w:p w14:paraId="3E63C159" w14:textId="77777777" w:rsidR="00BA3190" w:rsidRPr="006145DB" w:rsidRDefault="00BA3190" w:rsidP="005B435E">
            <w:pPr>
              <w:pStyle w:val="Textoindependiente"/>
              <w:spacing w:after="0" w:line="240" w:lineRule="auto"/>
              <w:ind w:right="112"/>
              <w:jc w:val="both"/>
              <w:rPr>
                <w:rFonts w:cs="Arial"/>
                <w:bCs/>
                <w:lang w:val="es-CO" w:eastAsia="es-CO"/>
              </w:rPr>
            </w:pPr>
          </w:p>
        </w:tc>
      </w:tr>
      <w:tr w:rsidR="0082668C" w:rsidRPr="006145DB" w14:paraId="7B0BA25B" w14:textId="77777777" w:rsidTr="00BA3190">
        <w:trPr>
          <w:trHeight w:val="20"/>
          <w:jc w:val="center"/>
        </w:trPr>
        <w:tc>
          <w:tcPr>
            <w:tcW w:w="1940" w:type="dxa"/>
            <w:vAlign w:val="center"/>
          </w:tcPr>
          <w:p w14:paraId="76E849C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tcPr>
          <w:tbl>
            <w:tblPr>
              <w:tblStyle w:val="Tablaconcuadrcula"/>
              <w:tblW w:w="7298" w:type="dxa"/>
              <w:tblLayout w:type="fixed"/>
              <w:tblLook w:val="04A0" w:firstRow="1" w:lastRow="0" w:firstColumn="1" w:lastColumn="0" w:noHBand="0" w:noVBand="1"/>
            </w:tblPr>
            <w:tblGrid>
              <w:gridCol w:w="2988"/>
              <w:gridCol w:w="1260"/>
              <w:gridCol w:w="1260"/>
              <w:gridCol w:w="1790"/>
            </w:tblGrid>
            <w:tr w:rsidR="009221AB" w:rsidRPr="006145DB" w14:paraId="02ED9ECD" w14:textId="77777777" w:rsidTr="00284AA8">
              <w:trPr>
                <w:trHeight w:val="135"/>
              </w:trPr>
              <w:tc>
                <w:tcPr>
                  <w:tcW w:w="2988" w:type="dxa"/>
                  <w:tcBorders>
                    <w:top w:val="nil"/>
                    <w:left w:val="nil"/>
                    <w:right w:val="nil"/>
                  </w:tcBorders>
                  <w:vAlign w:val="center"/>
                </w:tcPr>
                <w:p w14:paraId="5918E81D" w14:textId="77777777" w:rsidR="009221AB" w:rsidRPr="006145DB"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2B8D7428" w14:textId="77777777" w:rsidR="009221AB" w:rsidRPr="006145DB"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6CADF147" w14:textId="77777777" w:rsidR="009221AB" w:rsidRPr="006145DB" w:rsidRDefault="009221AB" w:rsidP="005B435E">
                  <w:pPr>
                    <w:tabs>
                      <w:tab w:val="left" w:pos="709"/>
                    </w:tabs>
                    <w:contextualSpacing/>
                    <w:jc w:val="center"/>
                    <w:rPr>
                      <w:rFonts w:cs="Arial"/>
                      <w:sz w:val="16"/>
                      <w:szCs w:val="16"/>
                      <w:lang w:eastAsia="es-CO"/>
                    </w:rPr>
                  </w:pPr>
                </w:p>
              </w:tc>
              <w:tc>
                <w:tcPr>
                  <w:tcW w:w="1790" w:type="dxa"/>
                  <w:tcBorders>
                    <w:top w:val="nil"/>
                    <w:left w:val="nil"/>
                    <w:right w:val="nil"/>
                  </w:tcBorders>
                  <w:vAlign w:val="center"/>
                </w:tcPr>
                <w:p w14:paraId="680E2D52"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2B42A974" w14:textId="77777777" w:rsidTr="00284AA8">
              <w:trPr>
                <w:trHeight w:val="380"/>
              </w:trPr>
              <w:tc>
                <w:tcPr>
                  <w:tcW w:w="2988" w:type="dxa"/>
                  <w:tcBorders>
                    <w:top w:val="nil"/>
                  </w:tcBorders>
                  <w:vAlign w:val="center"/>
                </w:tcPr>
                <w:p w14:paraId="4862E06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60" w:type="dxa"/>
                  <w:tcBorders>
                    <w:top w:val="nil"/>
                  </w:tcBorders>
                  <w:vAlign w:val="center"/>
                </w:tcPr>
                <w:p w14:paraId="1448E27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60" w:type="dxa"/>
                  <w:tcBorders>
                    <w:top w:val="nil"/>
                  </w:tcBorders>
                  <w:vAlign w:val="center"/>
                </w:tcPr>
                <w:p w14:paraId="4B247E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0" w:type="dxa"/>
                  <w:tcBorders>
                    <w:top w:val="nil"/>
                  </w:tcBorders>
                  <w:vAlign w:val="center"/>
                </w:tcPr>
                <w:p w14:paraId="52052AA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48B611DB" w14:textId="77777777" w:rsidTr="00284AA8">
              <w:trPr>
                <w:trHeight w:val="243"/>
              </w:trPr>
              <w:tc>
                <w:tcPr>
                  <w:tcW w:w="2988" w:type="dxa"/>
                  <w:vAlign w:val="center"/>
                </w:tcPr>
                <w:p w14:paraId="376B9DFC"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60" w:type="dxa"/>
                  <w:vAlign w:val="center"/>
                </w:tcPr>
                <w:p w14:paraId="36989408"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260" w:type="dxa"/>
                  <w:vAlign w:val="center"/>
                </w:tcPr>
                <w:p w14:paraId="1673B55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90" w:type="dxa"/>
                  <w:vAlign w:val="center"/>
                </w:tcPr>
                <w:p w14:paraId="6FFFF064"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2668C" w:rsidRPr="006145DB" w14:paraId="32EDA072" w14:textId="77777777" w:rsidTr="00963D77">
              <w:trPr>
                <w:trHeight w:val="629"/>
              </w:trPr>
              <w:tc>
                <w:tcPr>
                  <w:tcW w:w="2988" w:type="dxa"/>
                  <w:vAlign w:val="center"/>
                </w:tcPr>
                <w:p w14:paraId="0BD7DD32" w14:textId="77777777" w:rsidR="00BA3190" w:rsidRPr="006145DB" w:rsidRDefault="00BA3190"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260" w:type="dxa"/>
                  <w:vAlign w:val="center"/>
                </w:tcPr>
                <w:p w14:paraId="00C53BF7" w14:textId="520DE9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260" w:type="dxa"/>
                  <w:vAlign w:val="center"/>
                </w:tcPr>
                <w:p w14:paraId="299A32A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Mes vencido</w:t>
                  </w:r>
                </w:p>
              </w:tc>
              <w:tc>
                <w:tcPr>
                  <w:tcW w:w="1790" w:type="dxa"/>
                  <w:vAlign w:val="center"/>
                </w:tcPr>
                <w:p w14:paraId="1B95BB76"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A4562D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2668C" w:rsidRPr="006145DB" w14:paraId="7C5319B6" w14:textId="77777777" w:rsidTr="00284AA8">
              <w:trPr>
                <w:trHeight w:val="827"/>
              </w:trPr>
              <w:tc>
                <w:tcPr>
                  <w:tcW w:w="2988" w:type="dxa"/>
                  <w:vAlign w:val="center"/>
                </w:tcPr>
                <w:p w14:paraId="2EB649BB" w14:textId="78643CF5" w:rsidR="00BA3190" w:rsidRPr="006145DB" w:rsidRDefault="00BA3190"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8563D3" w:rsidRPr="006145DB">
                    <w:rPr>
                      <w:rFonts w:cs="Arial"/>
                      <w:sz w:val="16"/>
                      <w:szCs w:val="16"/>
                    </w:rPr>
                    <w:t>.</w:t>
                  </w:r>
                </w:p>
              </w:tc>
              <w:tc>
                <w:tcPr>
                  <w:tcW w:w="1260" w:type="dxa"/>
                  <w:vAlign w:val="center"/>
                </w:tcPr>
                <w:p w14:paraId="22375B4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(según alertas de cruces de Bases de datos)</w:t>
                  </w:r>
                </w:p>
              </w:tc>
              <w:tc>
                <w:tcPr>
                  <w:tcW w:w="1260" w:type="dxa"/>
                  <w:vAlign w:val="center"/>
                </w:tcPr>
                <w:p w14:paraId="40B4C20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0" w:type="dxa"/>
                  <w:vAlign w:val="center"/>
                </w:tcPr>
                <w:p w14:paraId="7184523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2668C" w:rsidRPr="006145DB" w14:paraId="4AFEC341" w14:textId="77777777" w:rsidTr="00284AA8">
              <w:trPr>
                <w:trHeight w:val="765"/>
              </w:trPr>
              <w:tc>
                <w:tcPr>
                  <w:tcW w:w="2988" w:type="dxa"/>
                  <w:vAlign w:val="center"/>
                </w:tcPr>
                <w:p w14:paraId="1B0E6690"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60" w:type="dxa"/>
                  <w:vAlign w:val="center"/>
                </w:tcPr>
                <w:p w14:paraId="128157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260" w:type="dxa"/>
                  <w:vAlign w:val="center"/>
                </w:tcPr>
                <w:p w14:paraId="0E607C83" w14:textId="23E51DA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790" w:type="dxa"/>
                  <w:vAlign w:val="center"/>
                </w:tcPr>
                <w:p w14:paraId="26955C3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82668C" w:rsidRPr="006145DB" w14:paraId="08D788DF" w14:textId="77777777" w:rsidTr="00284AA8">
              <w:trPr>
                <w:trHeight w:val="485"/>
              </w:trPr>
              <w:tc>
                <w:tcPr>
                  <w:tcW w:w="2988" w:type="dxa"/>
                  <w:tcBorders>
                    <w:bottom w:val="single" w:sz="4" w:space="0" w:color="auto"/>
                  </w:tcBorders>
                  <w:vAlign w:val="center"/>
                </w:tcPr>
                <w:p w14:paraId="2A956D54" w14:textId="3883756C"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8563D3" w:rsidRPr="006145DB">
                    <w:rPr>
                      <w:rFonts w:cs="Arial"/>
                      <w:sz w:val="16"/>
                      <w:szCs w:val="16"/>
                      <w:lang w:eastAsia="es-CO"/>
                    </w:rPr>
                    <w:t>.</w:t>
                  </w:r>
                </w:p>
              </w:tc>
              <w:tc>
                <w:tcPr>
                  <w:tcW w:w="1260" w:type="dxa"/>
                  <w:tcBorders>
                    <w:bottom w:val="single" w:sz="4" w:space="0" w:color="auto"/>
                  </w:tcBorders>
                  <w:vAlign w:val="center"/>
                </w:tcPr>
                <w:p w14:paraId="41900BC1"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260" w:type="dxa"/>
                  <w:tcBorders>
                    <w:bottom w:val="single" w:sz="4" w:space="0" w:color="auto"/>
                  </w:tcBorders>
                  <w:vAlign w:val="center"/>
                </w:tcPr>
                <w:p w14:paraId="4E1FB597"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790" w:type="dxa"/>
                  <w:tcBorders>
                    <w:bottom w:val="single" w:sz="4" w:space="0" w:color="auto"/>
                  </w:tcBorders>
                  <w:vAlign w:val="center"/>
                </w:tcPr>
                <w:p w14:paraId="318650D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2668C" w:rsidRPr="006145DB" w14:paraId="02C52830" w14:textId="77777777" w:rsidTr="00284AA8">
              <w:trPr>
                <w:trHeight w:val="259"/>
              </w:trPr>
              <w:tc>
                <w:tcPr>
                  <w:tcW w:w="2988" w:type="dxa"/>
                  <w:tcBorders>
                    <w:bottom w:val="nil"/>
                  </w:tcBorders>
                  <w:vAlign w:val="center"/>
                </w:tcPr>
                <w:p w14:paraId="4FAA7ACC" w14:textId="263C71CC"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8563D3" w:rsidRPr="006145DB">
                    <w:rPr>
                      <w:rFonts w:cs="Arial"/>
                      <w:sz w:val="16"/>
                      <w:szCs w:val="16"/>
                    </w:rPr>
                    <w:t>.</w:t>
                  </w:r>
                </w:p>
              </w:tc>
              <w:tc>
                <w:tcPr>
                  <w:tcW w:w="1260" w:type="dxa"/>
                  <w:tcBorders>
                    <w:bottom w:val="nil"/>
                  </w:tcBorders>
                  <w:vAlign w:val="center"/>
                </w:tcPr>
                <w:p w14:paraId="5A35CF41"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260" w:type="dxa"/>
                  <w:tcBorders>
                    <w:bottom w:val="nil"/>
                  </w:tcBorders>
                  <w:vAlign w:val="center"/>
                </w:tcPr>
                <w:p w14:paraId="5D5CE71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90" w:type="dxa"/>
                  <w:tcBorders>
                    <w:bottom w:val="nil"/>
                  </w:tcBorders>
                  <w:vAlign w:val="center"/>
                </w:tcPr>
                <w:p w14:paraId="5019A469"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bl>
          <w:p w14:paraId="60A37D5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82668C" w:rsidRPr="006145DB" w14:paraId="43B9A4D2" w14:textId="77777777" w:rsidTr="00963D77">
        <w:trPr>
          <w:trHeight w:val="317"/>
          <w:jc w:val="center"/>
        </w:trPr>
        <w:tc>
          <w:tcPr>
            <w:tcW w:w="1940" w:type="dxa"/>
            <w:vAlign w:val="center"/>
          </w:tcPr>
          <w:p w14:paraId="08607FAA"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W w:w="7301"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83"/>
              <w:gridCol w:w="1260"/>
              <w:gridCol w:w="1260"/>
              <w:gridCol w:w="1798"/>
            </w:tblGrid>
            <w:tr w:rsidR="0082668C" w:rsidRPr="006145DB" w14:paraId="0C6B9C0C" w14:textId="77777777" w:rsidTr="00CA39F9">
              <w:trPr>
                <w:trHeight w:val="360"/>
              </w:trPr>
              <w:tc>
                <w:tcPr>
                  <w:tcW w:w="2983" w:type="dxa"/>
                  <w:vAlign w:val="center"/>
                  <w:hideMark/>
                </w:tcPr>
                <w:p w14:paraId="790E40F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260" w:type="dxa"/>
                  <w:vAlign w:val="center"/>
                  <w:hideMark/>
                </w:tcPr>
                <w:p w14:paraId="32DE79DA"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260" w:type="dxa"/>
                  <w:vAlign w:val="center"/>
                  <w:hideMark/>
                </w:tcPr>
                <w:p w14:paraId="1BF5767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798" w:type="dxa"/>
                  <w:vAlign w:val="center"/>
                  <w:hideMark/>
                </w:tcPr>
                <w:p w14:paraId="112D2831" w14:textId="25AC3A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82668C" w:rsidRPr="006145DB" w14:paraId="151A05CB" w14:textId="77777777" w:rsidTr="00CA39F9">
              <w:trPr>
                <w:trHeight w:val="48"/>
              </w:trPr>
              <w:tc>
                <w:tcPr>
                  <w:tcW w:w="2983" w:type="dxa"/>
                  <w:vAlign w:val="center"/>
                </w:tcPr>
                <w:p w14:paraId="174E2D5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260" w:type="dxa"/>
                  <w:vAlign w:val="center"/>
                </w:tcPr>
                <w:p w14:paraId="2D2DFFD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58BC3B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484B8AD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2EC5C1" w14:textId="77777777" w:rsidTr="00CA39F9">
              <w:trPr>
                <w:trHeight w:val="48"/>
              </w:trPr>
              <w:tc>
                <w:tcPr>
                  <w:tcW w:w="2983" w:type="dxa"/>
                  <w:vAlign w:val="center"/>
                </w:tcPr>
                <w:p w14:paraId="225CEC41" w14:textId="77777777" w:rsidR="00BA3190" w:rsidRPr="006145DB" w:rsidRDefault="00BA3190"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260" w:type="dxa"/>
                  <w:vAlign w:val="center"/>
                </w:tcPr>
                <w:p w14:paraId="61E0333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711A526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19D8D9F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E396638" w14:textId="77777777" w:rsidTr="00CA39F9">
              <w:trPr>
                <w:trHeight w:val="432"/>
              </w:trPr>
              <w:tc>
                <w:tcPr>
                  <w:tcW w:w="2983" w:type="dxa"/>
                  <w:vAlign w:val="center"/>
                </w:tcPr>
                <w:p w14:paraId="30653B9B" w14:textId="77777777" w:rsidR="00BA3190" w:rsidRPr="006145DB" w:rsidRDefault="00BA3190" w:rsidP="005B435E">
                  <w:pPr>
                    <w:spacing w:after="0" w:line="240" w:lineRule="auto"/>
                    <w:jc w:val="both"/>
                    <w:textAlignment w:val="baseline"/>
                    <w:rPr>
                      <w:rFonts w:cs="Arial"/>
                      <w:bCs/>
                      <w:sz w:val="16"/>
                      <w:szCs w:val="16"/>
                      <w:lang w:eastAsia="es-CO"/>
                    </w:rPr>
                  </w:pPr>
                  <w:r w:rsidRPr="006145DB">
                    <w:rPr>
                      <w:rFonts w:cs="Arial"/>
                      <w:bCs/>
                      <w:sz w:val="16"/>
                      <w:szCs w:val="16"/>
                      <w:lang w:eastAsia="es-CO"/>
                    </w:rPr>
                    <w:t>Servicio de Atención Sociosanitaria para Población Habitante de Calle y en Alto Riesgo de Estarlo.</w:t>
                  </w:r>
                </w:p>
              </w:tc>
              <w:tc>
                <w:tcPr>
                  <w:tcW w:w="1260" w:type="dxa"/>
                  <w:vAlign w:val="center"/>
                </w:tcPr>
                <w:p w14:paraId="36AC6F84" w14:textId="563C8B65"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103EFC5D" w14:textId="6BBC8AAA"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5B64345B" w14:textId="3B2087F4"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254204B" w14:textId="77777777" w:rsidTr="00CA39F9">
              <w:trPr>
                <w:trHeight w:val="210"/>
              </w:trPr>
              <w:tc>
                <w:tcPr>
                  <w:tcW w:w="2983" w:type="dxa"/>
                  <w:vAlign w:val="center"/>
                </w:tcPr>
                <w:p w14:paraId="6B13400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260" w:type="dxa"/>
                  <w:vAlign w:val="center"/>
                </w:tcPr>
                <w:p w14:paraId="5C8CCDB2"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20BC0E7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6984AFA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1AF9CA5A" w14:textId="77777777" w:rsidTr="00CA39F9">
              <w:trPr>
                <w:trHeight w:val="225"/>
              </w:trPr>
              <w:tc>
                <w:tcPr>
                  <w:tcW w:w="2983" w:type="dxa"/>
                  <w:vAlign w:val="center"/>
                  <w:hideMark/>
                </w:tcPr>
                <w:p w14:paraId="1067A9AD"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260" w:type="dxa"/>
                  <w:vAlign w:val="center"/>
                  <w:hideMark/>
                </w:tcPr>
                <w:p w14:paraId="73E50FC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260" w:type="dxa"/>
                  <w:vAlign w:val="center"/>
                  <w:hideMark/>
                </w:tcPr>
                <w:p w14:paraId="359C80B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98" w:type="dxa"/>
                  <w:vAlign w:val="center"/>
                  <w:hideMark/>
                </w:tcPr>
                <w:p w14:paraId="5002EAE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3D6351A1" w14:textId="77777777" w:rsidTr="00CA39F9">
              <w:trPr>
                <w:trHeight w:val="225"/>
              </w:trPr>
              <w:tc>
                <w:tcPr>
                  <w:tcW w:w="2983" w:type="dxa"/>
                  <w:vAlign w:val="center"/>
                </w:tcPr>
                <w:p w14:paraId="7BD4A7E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260" w:type="dxa"/>
                  <w:vAlign w:val="center"/>
                </w:tcPr>
                <w:p w14:paraId="283A0E27"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563DC1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1A3D514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957608" w14:textId="77777777" w:rsidTr="00CA39F9">
              <w:trPr>
                <w:trHeight w:val="225"/>
              </w:trPr>
              <w:tc>
                <w:tcPr>
                  <w:tcW w:w="2983" w:type="dxa"/>
                  <w:vAlign w:val="center"/>
                  <w:hideMark/>
                </w:tcPr>
                <w:p w14:paraId="263F629C"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260" w:type="dxa"/>
                  <w:vAlign w:val="center"/>
                  <w:hideMark/>
                </w:tcPr>
                <w:p w14:paraId="68B6BB5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260" w:type="dxa"/>
                  <w:vAlign w:val="center"/>
                  <w:hideMark/>
                </w:tcPr>
                <w:p w14:paraId="453DA2B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98" w:type="dxa"/>
                  <w:vAlign w:val="center"/>
                  <w:hideMark/>
                </w:tcPr>
                <w:p w14:paraId="6898237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50F256BD" w14:textId="77777777" w:rsidTr="00CA39F9">
              <w:trPr>
                <w:trHeight w:val="225"/>
              </w:trPr>
              <w:tc>
                <w:tcPr>
                  <w:tcW w:w="2983" w:type="dxa"/>
                  <w:tcBorders>
                    <w:bottom w:val="single" w:sz="4" w:space="0" w:color="auto"/>
                  </w:tcBorders>
                  <w:vAlign w:val="center"/>
                </w:tcPr>
                <w:p w14:paraId="13DDD6A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Comunidad de Cuidado.</w:t>
                  </w:r>
                </w:p>
              </w:tc>
              <w:tc>
                <w:tcPr>
                  <w:tcW w:w="1260" w:type="dxa"/>
                  <w:tcBorders>
                    <w:bottom w:val="single" w:sz="4" w:space="0" w:color="auto"/>
                  </w:tcBorders>
                  <w:vAlign w:val="center"/>
                </w:tcPr>
                <w:p w14:paraId="408115B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tcBorders>
                    <w:bottom w:val="single" w:sz="4" w:space="0" w:color="auto"/>
                  </w:tcBorders>
                  <w:vAlign w:val="center"/>
                </w:tcPr>
                <w:p w14:paraId="332B052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tcBorders>
                    <w:bottom w:val="single" w:sz="4" w:space="0" w:color="auto"/>
                  </w:tcBorders>
                  <w:vAlign w:val="center"/>
                </w:tcPr>
                <w:p w14:paraId="147112F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0C6F02BD" w14:textId="77777777" w:rsidTr="00CA39F9">
              <w:trPr>
                <w:trHeight w:val="225"/>
              </w:trPr>
              <w:tc>
                <w:tcPr>
                  <w:tcW w:w="2983" w:type="dxa"/>
                  <w:tcBorders>
                    <w:top w:val="single" w:sz="4" w:space="0" w:color="auto"/>
                    <w:bottom w:val="single" w:sz="4" w:space="0" w:color="auto"/>
                  </w:tcBorders>
                  <w:vAlign w:val="center"/>
                  <w:hideMark/>
                </w:tcPr>
                <w:p w14:paraId="7BF680E6"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260" w:type="dxa"/>
                  <w:tcBorders>
                    <w:top w:val="single" w:sz="4" w:space="0" w:color="auto"/>
                    <w:bottom w:val="single" w:sz="4" w:space="0" w:color="auto"/>
                  </w:tcBorders>
                  <w:vAlign w:val="center"/>
                  <w:hideMark/>
                </w:tcPr>
                <w:p w14:paraId="3ABBFB8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260" w:type="dxa"/>
                  <w:tcBorders>
                    <w:top w:val="single" w:sz="4" w:space="0" w:color="auto"/>
                    <w:bottom w:val="single" w:sz="4" w:space="0" w:color="auto"/>
                  </w:tcBorders>
                  <w:vAlign w:val="center"/>
                  <w:hideMark/>
                </w:tcPr>
                <w:p w14:paraId="66D5DC99" w14:textId="07A26552" w:rsidR="00BA3190" w:rsidRPr="006145DB" w:rsidRDefault="00BA3190"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98" w:type="dxa"/>
                  <w:tcBorders>
                    <w:top w:val="single" w:sz="4" w:space="0" w:color="auto"/>
                    <w:bottom w:val="single" w:sz="4" w:space="0" w:color="auto"/>
                  </w:tcBorders>
                  <w:vAlign w:val="center"/>
                  <w:hideMark/>
                </w:tcPr>
                <w:p w14:paraId="357CB66B"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B14EB5" w:rsidRPr="006145DB" w14:paraId="1D758131" w14:textId="77777777" w:rsidTr="00963D77">
              <w:trPr>
                <w:trHeight w:val="70"/>
              </w:trPr>
              <w:tc>
                <w:tcPr>
                  <w:tcW w:w="2983" w:type="dxa"/>
                  <w:tcBorders>
                    <w:top w:val="single" w:sz="4" w:space="0" w:color="auto"/>
                    <w:left w:val="nil"/>
                    <w:bottom w:val="nil"/>
                    <w:right w:val="nil"/>
                  </w:tcBorders>
                  <w:vAlign w:val="center"/>
                </w:tcPr>
                <w:p w14:paraId="2E7E4C4D" w14:textId="77777777" w:rsidR="00B14EB5" w:rsidRPr="006145DB"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3E41F83F" w14:textId="77777777" w:rsidR="00B14EB5" w:rsidRPr="006145DB"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03DD5BB0" w14:textId="77777777" w:rsidR="00B14EB5" w:rsidRPr="006145DB" w:rsidRDefault="00B14EB5" w:rsidP="005B435E">
                  <w:pPr>
                    <w:tabs>
                      <w:tab w:val="left" w:pos="709"/>
                    </w:tabs>
                    <w:spacing w:after="0" w:line="240" w:lineRule="auto"/>
                    <w:contextualSpacing/>
                    <w:jc w:val="center"/>
                    <w:textAlignment w:val="baseline"/>
                    <w:rPr>
                      <w:rFonts w:eastAsia="Arial" w:cs="Arial"/>
                      <w:sz w:val="16"/>
                      <w:szCs w:val="16"/>
                    </w:rPr>
                  </w:pPr>
                </w:p>
              </w:tc>
              <w:tc>
                <w:tcPr>
                  <w:tcW w:w="1798" w:type="dxa"/>
                  <w:tcBorders>
                    <w:top w:val="single" w:sz="4" w:space="0" w:color="auto"/>
                    <w:left w:val="nil"/>
                    <w:bottom w:val="nil"/>
                    <w:right w:val="nil"/>
                  </w:tcBorders>
                  <w:vAlign w:val="center"/>
                </w:tcPr>
                <w:p w14:paraId="5E131766" w14:textId="77777777" w:rsidR="00B14EB5" w:rsidRPr="006145DB" w:rsidRDefault="00B14EB5" w:rsidP="005B435E">
                  <w:pPr>
                    <w:spacing w:after="0" w:line="240" w:lineRule="auto"/>
                    <w:jc w:val="center"/>
                    <w:textAlignment w:val="baseline"/>
                    <w:rPr>
                      <w:rFonts w:cs="Arial"/>
                      <w:sz w:val="16"/>
                      <w:szCs w:val="16"/>
                      <w:lang w:eastAsia="es-CO"/>
                    </w:rPr>
                  </w:pPr>
                </w:p>
              </w:tc>
            </w:tr>
          </w:tbl>
          <w:p w14:paraId="19C8B44D"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82668C" w:rsidRPr="006145DB" w14:paraId="6CB0AA7B" w14:textId="77777777" w:rsidTr="00BA3190">
        <w:trPr>
          <w:trHeight w:val="557"/>
          <w:jc w:val="center"/>
        </w:trPr>
        <w:tc>
          <w:tcPr>
            <w:tcW w:w="1940" w:type="dxa"/>
            <w:vAlign w:val="center"/>
          </w:tcPr>
          <w:p w14:paraId="43F4E4A1"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tcPr>
          <w:p w14:paraId="392253F9" w14:textId="592BA41A" w:rsidR="00BA3190" w:rsidRPr="006145DB" w:rsidRDefault="00BA3190" w:rsidP="005B435E">
            <w:pPr>
              <w:spacing w:after="0" w:line="240" w:lineRule="auto"/>
              <w:jc w:val="both"/>
              <w:rPr>
                <w:rFonts w:cs="Arial"/>
                <w:sz w:val="20"/>
                <w:szCs w:val="20"/>
              </w:rPr>
            </w:pPr>
            <w:r w:rsidRPr="006145DB">
              <w:rPr>
                <w:rFonts w:cs="Arial"/>
                <w:sz w:val="20"/>
                <w:szCs w:val="20"/>
              </w:rPr>
              <w:t xml:space="preserve">El servicio se ejecuta de domingo a domingo en jornada diurna de 6:00 am a 3:00 pm y jornada nocturna de 3:00 pm a 6:00 am, a través de las siguientes líneas de atención: </w:t>
            </w:r>
          </w:p>
          <w:p w14:paraId="45307128" w14:textId="77777777" w:rsidR="00583ECF" w:rsidRPr="006145DB" w:rsidRDefault="00583ECF" w:rsidP="005B435E">
            <w:pPr>
              <w:pStyle w:val="Ttulo1"/>
              <w:rPr>
                <w:sz w:val="20"/>
                <w:szCs w:val="20"/>
              </w:rPr>
            </w:pPr>
          </w:p>
          <w:p w14:paraId="0BEAA343" w14:textId="07CCFBEE" w:rsidR="00BA3190" w:rsidRPr="006145DB" w:rsidRDefault="00BA3190" w:rsidP="005B435E">
            <w:pPr>
              <w:spacing w:after="0" w:line="240" w:lineRule="auto"/>
              <w:jc w:val="both"/>
              <w:rPr>
                <w:rFonts w:cs="Arial"/>
                <w:sz w:val="20"/>
                <w:szCs w:val="20"/>
              </w:rPr>
            </w:pPr>
            <w:r w:rsidRPr="006145DB">
              <w:rPr>
                <w:rFonts w:cs="Arial"/>
                <w:sz w:val="20"/>
                <w:szCs w:val="20"/>
              </w:rPr>
              <w:t xml:space="preserve">a. Prácticas de autocuidado general y vida saludable favoreciendo espacios de reflexión y sensibilización en los que la población identifique la necesidad e importancia de adquirir y mantener hábitos de cuidado personal, promoción y prevención en salud para mejorar el estado de salud física y mental de las ciudadanas y ciudadanos habitantes de calle. </w:t>
            </w:r>
          </w:p>
          <w:p w14:paraId="5F5BF837" w14:textId="77777777" w:rsidR="008563D3" w:rsidRPr="006145DB" w:rsidRDefault="008563D3" w:rsidP="005B435E">
            <w:pPr>
              <w:pStyle w:val="Ttulo1"/>
              <w:rPr>
                <w:sz w:val="20"/>
                <w:szCs w:val="20"/>
              </w:rPr>
            </w:pPr>
          </w:p>
          <w:p w14:paraId="07412E41" w14:textId="660F8AFE" w:rsidR="00BA3190" w:rsidRPr="006145DB" w:rsidRDefault="00BA3190" w:rsidP="005B435E">
            <w:pPr>
              <w:spacing w:after="0" w:line="240" w:lineRule="auto"/>
              <w:jc w:val="both"/>
              <w:rPr>
                <w:rFonts w:cs="Arial"/>
                <w:sz w:val="20"/>
                <w:szCs w:val="20"/>
              </w:rPr>
            </w:pPr>
            <w:r w:rsidRPr="006145DB">
              <w:rPr>
                <w:rFonts w:cs="Arial"/>
                <w:sz w:val="20"/>
                <w:szCs w:val="20"/>
              </w:rPr>
              <w:t>b. Mitigación de riesgos y reducción de daños asociados a la habitabilidad en calle, plantea el desarrollo de acciones formativas con las ciudadanas y los ciudadanos habitantes de calle, orientadas a reducir las consecuencias de la vida en calle y al manejo y gestión de los riesgos a través de estrategias que promuevan la calidad de vida y su bienestar.</w:t>
            </w:r>
          </w:p>
          <w:p w14:paraId="5EFFFC19" w14:textId="77777777" w:rsidR="008563D3" w:rsidRPr="006145DB" w:rsidRDefault="008563D3" w:rsidP="005B435E">
            <w:pPr>
              <w:pStyle w:val="Ttulo1"/>
              <w:rPr>
                <w:sz w:val="20"/>
                <w:szCs w:val="20"/>
              </w:rPr>
            </w:pPr>
          </w:p>
          <w:p w14:paraId="69BEB36C" w14:textId="1F4724D8" w:rsidR="00BA3190" w:rsidRPr="006145DB" w:rsidRDefault="00BA3190" w:rsidP="005B435E">
            <w:pPr>
              <w:spacing w:after="0" w:line="240" w:lineRule="auto"/>
              <w:jc w:val="both"/>
              <w:rPr>
                <w:rFonts w:cs="Arial"/>
                <w:sz w:val="20"/>
                <w:szCs w:val="20"/>
              </w:rPr>
            </w:pPr>
            <w:r w:rsidRPr="006145DB">
              <w:rPr>
                <w:rFonts w:cs="Arial"/>
                <w:sz w:val="20"/>
                <w:szCs w:val="20"/>
              </w:rPr>
              <w:t>c. Ampliación de capacidades y acceso a oportunidades para el aporte al desarrollo personal y la participación social, mediante procesos de orientación y acompañamiento a las ciudadanas y los ciudadanos habitantes de calle, independiente de su deseo de abandonar o no la vida en calle; que involucran aspectos de carácter pedagógico, académico, de participación social y acceso a la garantía de derechos.</w:t>
            </w:r>
          </w:p>
          <w:p w14:paraId="25825028" w14:textId="075D3070" w:rsidR="00BA3190" w:rsidRPr="006145DB" w:rsidRDefault="00BA3190" w:rsidP="005B435E">
            <w:pPr>
              <w:spacing w:after="0" w:line="240" w:lineRule="auto"/>
              <w:jc w:val="both"/>
              <w:rPr>
                <w:rFonts w:cs="Arial"/>
                <w:sz w:val="20"/>
                <w:szCs w:val="20"/>
              </w:rPr>
            </w:pPr>
            <w:r w:rsidRPr="006145DB">
              <w:rPr>
                <w:rFonts w:cs="Arial"/>
                <w:sz w:val="20"/>
                <w:szCs w:val="20"/>
              </w:rPr>
              <w:t xml:space="preserve">d. Herramientas para el desarrollo y fortalecimiento </w:t>
            </w:r>
            <w:bookmarkStart w:id="143" w:name="_Int_L5A8JS5Q"/>
            <w:r w:rsidRPr="006145DB">
              <w:rPr>
                <w:rFonts w:cs="Arial"/>
                <w:sz w:val="20"/>
                <w:szCs w:val="20"/>
              </w:rPr>
              <w:t>socio-emocional</w:t>
            </w:r>
            <w:bookmarkEnd w:id="143"/>
            <w:r w:rsidRPr="006145DB">
              <w:rPr>
                <w:rFonts w:cs="Arial"/>
                <w:sz w:val="20"/>
                <w:szCs w:val="20"/>
              </w:rPr>
              <w:t xml:space="preserve">, a través de acompañamiento y orientación individual y grupal para el tránsito de emociones, la toma de decisiones y el relacionamiento social, así como acciones de motivación y orientación inicial a las ciudadanas y los ciudadanos interesados en realizar procesos de desarrollo personal. </w:t>
            </w:r>
          </w:p>
          <w:p w14:paraId="01BE81A8" w14:textId="77777777" w:rsidR="008563D3" w:rsidRPr="006145DB" w:rsidRDefault="008563D3" w:rsidP="005B435E">
            <w:pPr>
              <w:spacing w:after="0" w:line="240" w:lineRule="auto"/>
              <w:jc w:val="both"/>
              <w:textAlignment w:val="baseline"/>
              <w:rPr>
                <w:rStyle w:val="normaltextrun"/>
                <w:rFonts w:cs="Arial"/>
                <w:sz w:val="20"/>
                <w:szCs w:val="20"/>
                <w:shd w:val="clear" w:color="auto" w:fill="FFFFFF"/>
              </w:rPr>
            </w:pPr>
          </w:p>
          <w:p w14:paraId="13FA267B" w14:textId="1D17F47C" w:rsidR="00BA3190" w:rsidRPr="006145DB" w:rsidRDefault="00BA3190"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6E71E60B" w14:textId="77777777" w:rsidR="00583ECF" w:rsidRPr="006145DB" w:rsidRDefault="00583ECF" w:rsidP="005B435E">
            <w:pPr>
              <w:pStyle w:val="Ttulo1"/>
              <w:rPr>
                <w:sz w:val="20"/>
                <w:szCs w:val="20"/>
              </w:rPr>
            </w:pPr>
          </w:p>
          <w:p w14:paraId="4EE683E8" w14:textId="2CD5E5B7" w:rsidR="00BA3190" w:rsidRPr="006145DB" w:rsidRDefault="00BA3190" w:rsidP="005B435E">
            <w:pPr>
              <w:spacing w:after="0" w:line="240" w:lineRule="auto"/>
              <w:jc w:val="both"/>
              <w:rPr>
                <w:rFonts w:cs="Arial"/>
                <w:sz w:val="20"/>
                <w:szCs w:val="20"/>
              </w:rPr>
            </w:pPr>
            <w:r w:rsidRPr="006145DB">
              <w:rPr>
                <w:rFonts w:cs="Arial"/>
                <w:sz w:val="20"/>
                <w:szCs w:val="20"/>
              </w:rPr>
              <w:t xml:space="preserve">Beneficios tangibles que se otorgaran a través del servicio: Entrega de elementos de aseo personal dosificados, insumos para la dignidad menstrual, apoyo alimentario, alojamiento, acceso a instalaciones con baño, acompañamiento psicosocial. Según las necesidades de la población atendida se entregará vestuario. </w:t>
            </w:r>
          </w:p>
          <w:p w14:paraId="59AB1922" w14:textId="77777777" w:rsidR="008563D3" w:rsidRPr="006145DB" w:rsidRDefault="008563D3" w:rsidP="005B435E">
            <w:pPr>
              <w:spacing w:after="0" w:line="240" w:lineRule="auto"/>
              <w:jc w:val="both"/>
              <w:rPr>
                <w:rFonts w:cs="Arial"/>
                <w:sz w:val="20"/>
                <w:szCs w:val="20"/>
              </w:rPr>
            </w:pPr>
          </w:p>
          <w:p w14:paraId="7C5F3CE9" w14:textId="77777777" w:rsidR="00BA3190" w:rsidRPr="006145DB" w:rsidRDefault="00BA3190" w:rsidP="005B435E">
            <w:pPr>
              <w:spacing w:after="0" w:line="240" w:lineRule="auto"/>
              <w:jc w:val="both"/>
              <w:rPr>
                <w:rFonts w:cs="Arial"/>
              </w:rPr>
            </w:pPr>
            <w:r w:rsidRPr="006145DB">
              <w:rPr>
                <w:rFonts w:cs="Arial"/>
                <w:sz w:val="20"/>
                <w:szCs w:val="20"/>
              </w:rPr>
              <w:t>En caso de interrupción parcial o total en la prestación del servicio social hogar de paso día y hogar de paso noche para población habitante de calle se implementará el plan operativo de continuidad correspondiente.</w:t>
            </w:r>
          </w:p>
        </w:tc>
      </w:tr>
      <w:tr w:rsidR="0082668C" w:rsidRPr="006145DB" w14:paraId="1939D842" w14:textId="77777777" w:rsidTr="00BA3190">
        <w:trPr>
          <w:trHeight w:val="416"/>
          <w:jc w:val="center"/>
        </w:trPr>
        <w:tc>
          <w:tcPr>
            <w:tcW w:w="1940" w:type="dxa"/>
            <w:vAlign w:val="center"/>
          </w:tcPr>
          <w:p w14:paraId="508929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tcPr>
          <w:p w14:paraId="391CD21C" w14:textId="77777777" w:rsidR="00BA3190" w:rsidRPr="006145DB" w:rsidRDefault="00BA3190" w:rsidP="005B435E">
            <w:pPr>
              <w:tabs>
                <w:tab w:val="left" w:pos="709"/>
              </w:tabs>
              <w:spacing w:after="0" w:line="240" w:lineRule="auto"/>
              <w:contextualSpacing/>
              <w:jc w:val="both"/>
              <w:rPr>
                <w:rFonts w:cs="Arial"/>
                <w:sz w:val="20"/>
                <w:szCs w:val="20"/>
              </w:rPr>
            </w:pPr>
            <w:r w:rsidRPr="006145DB">
              <w:rPr>
                <w:rFonts w:cs="Arial"/>
                <w:sz w:val="20"/>
                <w:szCs w:val="20"/>
              </w:rPr>
              <w:t xml:space="preserve">Para el servicio social aplican las siguientes categorías de calidad: </w:t>
            </w:r>
          </w:p>
          <w:p w14:paraId="602021DE" w14:textId="77777777" w:rsidR="00351196" w:rsidRPr="006145DB" w:rsidRDefault="00351196" w:rsidP="00351196">
            <w:pPr>
              <w:pStyle w:val="Ttulo1"/>
              <w:rPr>
                <w:sz w:val="20"/>
              </w:rPr>
            </w:pPr>
          </w:p>
          <w:p w14:paraId="21B55809"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Talento Humano.</w:t>
            </w:r>
          </w:p>
          <w:p w14:paraId="44FF1F45"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Atención Social.</w:t>
            </w:r>
          </w:p>
          <w:p w14:paraId="0A5F7748"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Nutrición y Salubridad.</w:t>
            </w:r>
          </w:p>
          <w:p w14:paraId="0B6FB723"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Ambientes Adecuados y Seguros.</w:t>
            </w:r>
          </w:p>
          <w:p w14:paraId="57D1731C" w14:textId="77777777" w:rsidR="00BA3190" w:rsidRPr="006145DB" w:rsidRDefault="00BA3190">
            <w:pPr>
              <w:pStyle w:val="Textoindependiente"/>
              <w:numPr>
                <w:ilvl w:val="0"/>
                <w:numId w:val="20"/>
              </w:numPr>
              <w:spacing w:after="0" w:line="240" w:lineRule="auto"/>
              <w:ind w:left="356"/>
              <w:contextualSpacing/>
              <w:jc w:val="both"/>
              <w:rPr>
                <w:rFonts w:cs="Arial"/>
                <w:lang w:val="es-CO"/>
              </w:rPr>
            </w:pPr>
            <w:r w:rsidRPr="006145DB">
              <w:rPr>
                <w:rFonts w:cs="Arial"/>
                <w:sz w:val="20"/>
                <w:szCs w:val="20"/>
              </w:rPr>
              <w:t>Gestión Administrativa.</w:t>
            </w:r>
          </w:p>
        </w:tc>
      </w:tr>
    </w:tbl>
    <w:p w14:paraId="7BE2C65A" w14:textId="7EB785BA" w:rsidR="00C40412" w:rsidRPr="006145DB" w:rsidRDefault="00C40412" w:rsidP="005B435E">
      <w:pPr>
        <w:pStyle w:val="commentcontentpara"/>
        <w:spacing w:before="0" w:beforeAutospacing="0" w:after="0" w:afterAutospacing="0"/>
        <w:rPr>
          <w:rFonts w:ascii="Arial" w:hAnsi="Arial" w:cs="Arial"/>
          <w:sz w:val="22"/>
          <w:szCs w:val="22"/>
        </w:rPr>
      </w:pPr>
    </w:p>
    <w:p w14:paraId="61921D5D" w14:textId="77777777" w:rsidR="00C40412" w:rsidRPr="006145DB" w:rsidRDefault="00C40412" w:rsidP="005B435E">
      <w:pPr>
        <w:pStyle w:val="Ttulo1"/>
        <w:rPr>
          <w:rFonts w:eastAsia="Times New Roman"/>
          <w:lang w:eastAsia="es-ES_tradnl"/>
        </w:rPr>
      </w:pPr>
      <w:r w:rsidRPr="006145DB">
        <w:br w:type="page"/>
      </w:r>
    </w:p>
    <w:p w14:paraId="11DD1634" w14:textId="0835D5FB" w:rsidR="007B3B0F" w:rsidRPr="006145DB" w:rsidRDefault="00B14EB5">
      <w:pPr>
        <w:pStyle w:val="Ttulo1"/>
        <w:numPr>
          <w:ilvl w:val="2"/>
          <w:numId w:val="70"/>
        </w:numPr>
        <w:ind w:left="567" w:hanging="579"/>
        <w:jc w:val="center"/>
        <w:rPr>
          <w:lang w:val="es-CO"/>
        </w:rPr>
      </w:pPr>
      <w:r w:rsidRPr="006145DB">
        <w:rPr>
          <w:lang w:val="es-CO"/>
        </w:rPr>
        <w:t xml:space="preserve"> </w:t>
      </w:r>
      <w:bookmarkStart w:id="144" w:name="_Toc210213192"/>
      <w:bookmarkStart w:id="145" w:name="_Toc213273466"/>
      <w:bookmarkStart w:id="146" w:name="_Toc213276093"/>
      <w:bookmarkStart w:id="147" w:name="_Toc216902426"/>
      <w:r w:rsidR="00DA3705" w:rsidRPr="006145DB">
        <w:rPr>
          <w:lang w:val="es-CO"/>
        </w:rPr>
        <w:t xml:space="preserve">Servicio </w:t>
      </w:r>
      <w:r w:rsidR="00351196" w:rsidRPr="006145DB">
        <w:rPr>
          <w:lang w:val="es-CO"/>
        </w:rPr>
        <w:t>prevención del riesgo de habitar calle</w:t>
      </w:r>
      <w:bookmarkEnd w:id="144"/>
      <w:bookmarkEnd w:id="145"/>
      <w:bookmarkEnd w:id="146"/>
      <w:bookmarkEnd w:id="147"/>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513"/>
      </w:tblGrid>
      <w:tr w:rsidR="00A27979" w:rsidRPr="006145DB" w14:paraId="019DA166" w14:textId="77777777" w:rsidTr="00EA26D6">
        <w:trPr>
          <w:trHeight w:val="585"/>
          <w:jc w:val="center"/>
        </w:trPr>
        <w:tc>
          <w:tcPr>
            <w:tcW w:w="1980" w:type="dxa"/>
            <w:vAlign w:val="center"/>
          </w:tcPr>
          <w:p w14:paraId="0A76EF0F"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513" w:type="dxa"/>
            <w:vAlign w:val="center"/>
          </w:tcPr>
          <w:p w14:paraId="0FBDDB95" w14:textId="18A54869" w:rsidR="00BA3190" w:rsidRPr="006145DB" w:rsidRDefault="00BA3190" w:rsidP="005B435E">
            <w:pPr>
              <w:spacing w:after="0" w:line="240" w:lineRule="auto"/>
              <w:textAlignment w:val="baseline"/>
              <w:rPr>
                <w:rFonts w:cs="Arial"/>
                <w:sz w:val="20"/>
                <w:szCs w:val="20"/>
                <w:lang w:eastAsia="es-CO"/>
              </w:rPr>
            </w:pPr>
            <w:r w:rsidRPr="006145DB">
              <w:rPr>
                <w:rFonts w:cs="Arial"/>
                <w:sz w:val="20"/>
                <w:szCs w:val="20"/>
                <w:lang w:eastAsia="es-CO"/>
              </w:rPr>
              <w:t xml:space="preserve">Prevención del </w:t>
            </w:r>
            <w:r w:rsidR="00D65BAD" w:rsidRPr="006145DB">
              <w:rPr>
                <w:rFonts w:cs="Arial"/>
                <w:sz w:val="20"/>
                <w:szCs w:val="20"/>
                <w:lang w:eastAsia="es-CO"/>
              </w:rPr>
              <w:t>riesgo de habitar calle.</w:t>
            </w:r>
          </w:p>
        </w:tc>
      </w:tr>
      <w:tr w:rsidR="00A27979" w:rsidRPr="006145DB" w14:paraId="3C986D54" w14:textId="77777777" w:rsidTr="00EA26D6">
        <w:trPr>
          <w:trHeight w:val="585"/>
          <w:jc w:val="center"/>
        </w:trPr>
        <w:tc>
          <w:tcPr>
            <w:tcW w:w="1980" w:type="dxa"/>
            <w:vAlign w:val="center"/>
          </w:tcPr>
          <w:p w14:paraId="1745775C"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513" w:type="dxa"/>
          </w:tcPr>
          <w:p w14:paraId="5F00CBD4" w14:textId="319664DC" w:rsidR="00BA3190" w:rsidRPr="006145DB" w:rsidRDefault="00BA3190" w:rsidP="005B435E">
            <w:pPr>
              <w:pStyle w:val="Textoindependiente"/>
              <w:spacing w:after="0" w:line="240" w:lineRule="auto"/>
              <w:jc w:val="both"/>
              <w:rPr>
                <w:rFonts w:cs="Arial"/>
                <w:sz w:val="20"/>
                <w:szCs w:val="20"/>
                <w:highlight w:val="yellow"/>
              </w:rPr>
            </w:pPr>
            <w:r w:rsidRPr="006145DB">
              <w:rPr>
                <w:rFonts w:eastAsia="Times New Roman" w:cs="Arial"/>
                <w:sz w:val="20"/>
                <w:szCs w:val="20"/>
                <w:shd w:val="clear" w:color="auto" w:fill="FFFFFF"/>
                <w:lang w:val="es-CO" w:eastAsia="es-MX"/>
              </w:rPr>
              <w:t xml:space="preserve">Brindar atención integral y diferencial a mediano plazo a personas en riesgo de habitar calle, de 29 años o más, fomentando el desarrollo de capacidades, promoción de la autonomía y el abordaje de factores que inciden en el riesgo, </w:t>
            </w:r>
            <w:r w:rsidRPr="006145DB">
              <w:rPr>
                <w:rFonts w:eastAsia="Times New Roman" w:cs="Arial"/>
                <w:sz w:val="20"/>
                <w:szCs w:val="20"/>
                <w:lang w:val="es-CO" w:eastAsia="es-MX"/>
              </w:rPr>
              <w:t>a través</w:t>
            </w:r>
            <w:r w:rsidRPr="006145DB">
              <w:rPr>
                <w:rFonts w:eastAsia="Times New Roman" w:cs="Arial"/>
                <w:sz w:val="20"/>
                <w:szCs w:val="20"/>
                <w:shd w:val="clear" w:color="auto" w:fill="FFFFFF"/>
                <w:lang w:val="es-CO" w:eastAsia="es-MX"/>
              </w:rPr>
              <w:t xml:space="preserve"> </w:t>
            </w:r>
            <w:r w:rsidRPr="006145DB">
              <w:rPr>
                <w:rFonts w:eastAsia="Times New Roman" w:cs="Arial"/>
                <w:sz w:val="20"/>
                <w:szCs w:val="20"/>
                <w:lang w:val="es-CO" w:eastAsia="es-MX"/>
              </w:rPr>
              <w:t>d</w:t>
            </w:r>
            <w:r w:rsidRPr="006145DB">
              <w:rPr>
                <w:rFonts w:eastAsia="Times New Roman" w:cs="Arial"/>
                <w:sz w:val="20"/>
                <w:szCs w:val="20"/>
                <w:shd w:val="clear" w:color="auto" w:fill="FFFFFF"/>
                <w:lang w:val="es-CO" w:eastAsia="es-MX"/>
              </w:rPr>
              <w:t>el fortalecimiento de</w:t>
            </w:r>
            <w:r w:rsidRPr="006145DB">
              <w:rPr>
                <w:rFonts w:eastAsia="Times New Roman" w:cs="Arial"/>
                <w:sz w:val="20"/>
                <w:szCs w:val="20"/>
                <w:lang w:val="es-CO" w:eastAsia="es-MX"/>
              </w:rPr>
              <w:t xml:space="preserve"> su</w:t>
            </w:r>
            <w:r w:rsidRPr="006145DB">
              <w:rPr>
                <w:rFonts w:eastAsia="Times New Roman" w:cs="Arial"/>
                <w:sz w:val="20"/>
                <w:szCs w:val="20"/>
                <w:shd w:val="clear" w:color="auto" w:fill="FFFFFF"/>
                <w:lang w:val="es-CO" w:eastAsia="es-MX"/>
              </w:rPr>
              <w:t xml:space="preserve"> proyecto de vida y la prevención de la habitabilidad en calle </w:t>
            </w:r>
            <w:r w:rsidRPr="006145DB">
              <w:rPr>
                <w:rFonts w:eastAsia="Times New Roman" w:cs="Arial"/>
                <w:sz w:val="20"/>
                <w:szCs w:val="20"/>
                <w:lang w:val="es-CO" w:eastAsia="es-MX"/>
              </w:rPr>
              <w:t>como forma extrema de exclusión</w:t>
            </w:r>
            <w:r w:rsidRPr="006145DB">
              <w:rPr>
                <w:rFonts w:eastAsia="Times New Roman" w:cs="Arial"/>
                <w:sz w:val="20"/>
                <w:szCs w:val="20"/>
                <w:shd w:val="clear" w:color="auto" w:fill="FFFFFF"/>
                <w:lang w:val="es-CO" w:eastAsia="es-MX"/>
              </w:rPr>
              <w:t>. </w:t>
            </w:r>
          </w:p>
        </w:tc>
      </w:tr>
      <w:tr w:rsidR="00A27979" w:rsidRPr="006145DB" w14:paraId="5FE6A5CD" w14:textId="77777777" w:rsidTr="00EA26D6">
        <w:trPr>
          <w:trHeight w:val="20"/>
          <w:jc w:val="center"/>
        </w:trPr>
        <w:tc>
          <w:tcPr>
            <w:tcW w:w="1980" w:type="dxa"/>
            <w:vAlign w:val="center"/>
          </w:tcPr>
          <w:p w14:paraId="3EA7017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513" w:type="dxa"/>
          </w:tcPr>
          <w:p w14:paraId="27F0E750" w14:textId="77777777" w:rsidR="00BA3190" w:rsidRPr="006145DB" w:rsidRDefault="00BA3190" w:rsidP="005B435E">
            <w:pPr>
              <w:spacing w:after="0" w:line="240" w:lineRule="auto"/>
              <w:contextualSpacing/>
              <w:jc w:val="both"/>
              <w:rPr>
                <w:rFonts w:cs="Arial"/>
                <w:sz w:val="20"/>
                <w:szCs w:val="20"/>
                <w:highlight w:val="yellow"/>
              </w:rPr>
            </w:pPr>
            <w:r w:rsidRPr="006145DB">
              <w:rPr>
                <w:rFonts w:cs="Arial"/>
                <w:sz w:val="20"/>
                <w:szCs w:val="20"/>
              </w:rPr>
              <w:t>A</w:t>
            </w:r>
            <w:r w:rsidRPr="006145DB">
              <w:rPr>
                <w:rFonts w:cs="Arial"/>
                <w:sz w:val="20"/>
                <w:szCs w:val="20"/>
                <w:shd w:val="clear" w:color="auto" w:fill="FFFFFF"/>
              </w:rPr>
              <w:t>cciones de atención psicosocial, orientación socio-ocupacional y fortalecimiento en la gestión de servicios de salud, educación y generación de ingresos a mediano plazo, adaptadas a las necesidades específicas de cada persona</w:t>
            </w:r>
            <w:r w:rsidRPr="006145DB">
              <w:rPr>
                <w:rFonts w:cs="Arial"/>
                <w:sz w:val="20"/>
                <w:szCs w:val="20"/>
              </w:rPr>
              <w:t>, con</w:t>
            </w:r>
            <w:r w:rsidRPr="006145DB">
              <w:rPr>
                <w:rFonts w:cs="Arial"/>
                <w:sz w:val="20"/>
                <w:szCs w:val="20"/>
                <w:shd w:val="clear" w:color="auto" w:fill="FFFFFF"/>
              </w:rPr>
              <w:t xml:space="preserve"> un enfoque interdisciplinario, </w:t>
            </w:r>
            <w:r w:rsidRPr="006145DB">
              <w:rPr>
                <w:rFonts w:cs="Arial"/>
                <w:sz w:val="20"/>
                <w:szCs w:val="20"/>
              </w:rPr>
              <w:t>que busca</w:t>
            </w:r>
            <w:r w:rsidRPr="006145DB">
              <w:rPr>
                <w:rFonts w:cs="Arial"/>
                <w:sz w:val="20"/>
                <w:szCs w:val="20"/>
                <w:shd w:val="clear" w:color="auto" w:fill="FFFFFF"/>
              </w:rPr>
              <w:t xml:space="preserve"> prevenir los riesgos asociados a la habitabilidad en calle, fomentando la autonomía y la construcción de redes de apoyo que contribuyan a la estabilidad</w:t>
            </w:r>
            <w:r w:rsidRPr="006145DB">
              <w:rPr>
                <w:rFonts w:cs="Arial"/>
                <w:sz w:val="20"/>
                <w:szCs w:val="20"/>
              </w:rPr>
              <w:t xml:space="preserve"> y</w:t>
            </w:r>
            <w:r w:rsidRPr="006145DB">
              <w:rPr>
                <w:rFonts w:cs="Arial"/>
                <w:sz w:val="20"/>
                <w:szCs w:val="20"/>
                <w:shd w:val="clear" w:color="auto" w:fill="FFFFFF"/>
              </w:rPr>
              <w:t xml:space="preserve"> fortalecimiento de</w:t>
            </w:r>
            <w:r w:rsidRPr="006145DB">
              <w:rPr>
                <w:rFonts w:cs="Arial"/>
                <w:sz w:val="20"/>
                <w:szCs w:val="20"/>
              </w:rPr>
              <w:t xml:space="preserve"> su</w:t>
            </w:r>
            <w:r w:rsidRPr="006145DB">
              <w:rPr>
                <w:rFonts w:cs="Arial"/>
                <w:sz w:val="20"/>
                <w:szCs w:val="20"/>
                <w:shd w:val="clear" w:color="auto" w:fill="FFFFFF"/>
              </w:rPr>
              <w:t xml:space="preserve"> proyecto de vida</w:t>
            </w:r>
            <w:r w:rsidRPr="006145DB">
              <w:rPr>
                <w:rFonts w:cs="Arial"/>
                <w:sz w:val="20"/>
                <w:szCs w:val="20"/>
              </w:rPr>
              <w:t>.</w:t>
            </w:r>
          </w:p>
        </w:tc>
      </w:tr>
      <w:tr w:rsidR="00A27979" w:rsidRPr="006145DB" w14:paraId="668111EA" w14:textId="77777777" w:rsidTr="00EA26D6">
        <w:trPr>
          <w:trHeight w:val="20"/>
          <w:jc w:val="center"/>
        </w:trPr>
        <w:tc>
          <w:tcPr>
            <w:tcW w:w="1980" w:type="dxa"/>
            <w:vAlign w:val="center"/>
          </w:tcPr>
          <w:p w14:paraId="2E739D17"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13" w:type="dxa"/>
          </w:tcPr>
          <w:p w14:paraId="245E3940"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DC70113"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A27979" w:rsidRPr="006145DB" w14:paraId="6C3E1031" w14:textId="77777777" w:rsidTr="009E7C0B">
        <w:trPr>
          <w:trHeight w:val="612"/>
          <w:jc w:val="center"/>
        </w:trPr>
        <w:tc>
          <w:tcPr>
            <w:tcW w:w="1980" w:type="dxa"/>
            <w:vAlign w:val="center"/>
          </w:tcPr>
          <w:p w14:paraId="009919F3"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13" w:type="dxa"/>
            <w:vAlign w:val="center"/>
          </w:tcPr>
          <w:p w14:paraId="0C852DE3" w14:textId="77777777" w:rsidR="00BA3190" w:rsidRPr="006145DB" w:rsidRDefault="00BA3190" w:rsidP="005B435E">
            <w:pPr>
              <w:tabs>
                <w:tab w:val="left" w:pos="709"/>
              </w:tabs>
              <w:spacing w:after="0" w:line="240" w:lineRule="auto"/>
              <w:contextualSpacing/>
              <w:jc w:val="both"/>
              <w:rPr>
                <w:rFonts w:cs="Arial"/>
                <w:bCs/>
                <w:sz w:val="20"/>
                <w:szCs w:val="20"/>
                <w:highlight w:val="yellow"/>
                <w:lang w:eastAsia="es-CO"/>
              </w:rPr>
            </w:pPr>
            <w:r w:rsidRPr="006145DB">
              <w:rPr>
                <w:rFonts w:cs="Arial"/>
                <w:sz w:val="20"/>
                <w:szCs w:val="20"/>
                <w:shd w:val="clear" w:color="auto" w:fill="FFFFFF"/>
              </w:rPr>
              <w:t>Persona de 29 años o más en riesgo de habitar calle verificado mediante la aplicación del instrumento de tamizaje del nivel de riesgo de habitabilidad en calle. </w:t>
            </w:r>
          </w:p>
        </w:tc>
      </w:tr>
      <w:tr w:rsidR="00A27979" w:rsidRPr="006145DB" w14:paraId="1F7B720E" w14:textId="77777777" w:rsidTr="009E7C0B">
        <w:trPr>
          <w:trHeight w:val="1500"/>
          <w:jc w:val="center"/>
        </w:trPr>
        <w:tc>
          <w:tcPr>
            <w:tcW w:w="1980" w:type="dxa"/>
            <w:vAlign w:val="center"/>
          </w:tcPr>
          <w:p w14:paraId="24000C05"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513" w:type="dxa"/>
          </w:tcPr>
          <w:tbl>
            <w:tblPr>
              <w:tblStyle w:val="Tablaconcuadrcula"/>
              <w:tblW w:w="7256" w:type="dxa"/>
              <w:tblBorders>
                <w:top w:val="none" w:sz="0" w:space="0" w:color="auto"/>
                <w:bottom w:val="none" w:sz="0" w:space="0" w:color="auto"/>
              </w:tblBorders>
              <w:tblLayout w:type="fixed"/>
              <w:tblLook w:val="04A0" w:firstRow="1" w:lastRow="0" w:firstColumn="1" w:lastColumn="0" w:noHBand="0" w:noVBand="1"/>
            </w:tblPr>
            <w:tblGrid>
              <w:gridCol w:w="3287"/>
              <w:gridCol w:w="1276"/>
              <w:gridCol w:w="1134"/>
              <w:gridCol w:w="1559"/>
            </w:tblGrid>
            <w:tr w:rsidR="00E26A00" w:rsidRPr="006145DB" w14:paraId="2A9329CA" w14:textId="77777777" w:rsidTr="00B510EA">
              <w:trPr>
                <w:trHeight w:val="144"/>
              </w:trPr>
              <w:tc>
                <w:tcPr>
                  <w:tcW w:w="3287" w:type="dxa"/>
                  <w:tcBorders>
                    <w:top w:val="nil"/>
                    <w:left w:val="nil"/>
                    <w:bottom w:val="single" w:sz="4" w:space="0" w:color="auto"/>
                    <w:right w:val="nil"/>
                  </w:tcBorders>
                  <w:vAlign w:val="center"/>
                </w:tcPr>
                <w:p w14:paraId="7A3EFB45" w14:textId="77777777" w:rsidR="00E26A00" w:rsidRPr="006145DB" w:rsidRDefault="00E26A00" w:rsidP="005B435E">
                  <w:pPr>
                    <w:jc w:val="center"/>
                    <w:textAlignment w:val="baseline"/>
                    <w:rPr>
                      <w:rFonts w:cs="Arial"/>
                      <w:sz w:val="16"/>
                      <w:szCs w:val="16"/>
                      <w:lang w:eastAsia="es-CO"/>
                    </w:rPr>
                  </w:pPr>
                </w:p>
              </w:tc>
              <w:tc>
                <w:tcPr>
                  <w:tcW w:w="1276" w:type="dxa"/>
                  <w:tcBorders>
                    <w:top w:val="nil"/>
                    <w:left w:val="nil"/>
                    <w:bottom w:val="single" w:sz="4" w:space="0" w:color="auto"/>
                    <w:right w:val="nil"/>
                  </w:tcBorders>
                  <w:vAlign w:val="center"/>
                </w:tcPr>
                <w:p w14:paraId="5D3A770F" w14:textId="77777777" w:rsidR="00E26A00" w:rsidRPr="006145DB" w:rsidRDefault="00E26A00" w:rsidP="005B435E">
                  <w:pPr>
                    <w:jc w:val="center"/>
                    <w:textAlignment w:val="baseline"/>
                    <w:rPr>
                      <w:rFonts w:cs="Arial"/>
                      <w:sz w:val="16"/>
                      <w:szCs w:val="16"/>
                      <w:lang w:eastAsia="es-CO"/>
                    </w:rPr>
                  </w:pPr>
                </w:p>
              </w:tc>
              <w:tc>
                <w:tcPr>
                  <w:tcW w:w="1134" w:type="dxa"/>
                  <w:tcBorders>
                    <w:top w:val="nil"/>
                    <w:left w:val="nil"/>
                    <w:bottom w:val="single" w:sz="4" w:space="0" w:color="auto"/>
                    <w:right w:val="nil"/>
                  </w:tcBorders>
                  <w:vAlign w:val="center"/>
                </w:tcPr>
                <w:p w14:paraId="26F650FE" w14:textId="77777777" w:rsidR="00E26A00" w:rsidRPr="006145DB" w:rsidRDefault="00E26A00" w:rsidP="005B435E">
                  <w:pPr>
                    <w:jc w:val="center"/>
                    <w:textAlignment w:val="baseline"/>
                    <w:rPr>
                      <w:rFonts w:cs="Arial"/>
                      <w:sz w:val="16"/>
                      <w:szCs w:val="16"/>
                      <w:lang w:eastAsia="es-CO"/>
                    </w:rPr>
                  </w:pPr>
                </w:p>
              </w:tc>
              <w:tc>
                <w:tcPr>
                  <w:tcW w:w="1559" w:type="dxa"/>
                  <w:tcBorders>
                    <w:top w:val="nil"/>
                    <w:left w:val="nil"/>
                    <w:bottom w:val="single" w:sz="4" w:space="0" w:color="auto"/>
                    <w:right w:val="nil"/>
                  </w:tcBorders>
                  <w:vAlign w:val="center"/>
                </w:tcPr>
                <w:p w14:paraId="528DF23F" w14:textId="77777777" w:rsidR="00E26A00" w:rsidRPr="006145DB" w:rsidRDefault="00E26A00" w:rsidP="005B435E">
                  <w:pPr>
                    <w:jc w:val="center"/>
                    <w:textAlignment w:val="baseline"/>
                    <w:rPr>
                      <w:rFonts w:cs="Arial"/>
                      <w:sz w:val="16"/>
                      <w:szCs w:val="16"/>
                      <w:lang w:eastAsia="es-CO"/>
                    </w:rPr>
                  </w:pPr>
                </w:p>
              </w:tc>
            </w:tr>
            <w:tr w:rsidR="00A27979" w:rsidRPr="006145DB" w14:paraId="22AD8810" w14:textId="77777777" w:rsidTr="00B510EA">
              <w:trPr>
                <w:trHeight w:val="300"/>
              </w:trPr>
              <w:tc>
                <w:tcPr>
                  <w:tcW w:w="3287" w:type="dxa"/>
                  <w:tcBorders>
                    <w:top w:val="single" w:sz="4" w:space="0" w:color="auto"/>
                  </w:tcBorders>
                  <w:vAlign w:val="center"/>
                  <w:hideMark/>
                </w:tcPr>
                <w:p w14:paraId="30D9E061"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Categoría de Población Objetivo</w:t>
                  </w:r>
                </w:p>
              </w:tc>
              <w:tc>
                <w:tcPr>
                  <w:tcW w:w="1276" w:type="dxa"/>
                  <w:tcBorders>
                    <w:top w:val="single" w:sz="4" w:space="0" w:color="auto"/>
                  </w:tcBorders>
                  <w:vAlign w:val="center"/>
                  <w:hideMark/>
                </w:tcPr>
                <w:p w14:paraId="3181A46F"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558DFCD5"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43294E4C"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32938118" w14:textId="77777777" w:rsidTr="00B510EA">
              <w:trPr>
                <w:trHeight w:val="565"/>
              </w:trPr>
              <w:tc>
                <w:tcPr>
                  <w:tcW w:w="3287" w:type="dxa"/>
                  <w:vAlign w:val="center"/>
                  <w:hideMark/>
                </w:tcPr>
                <w:p w14:paraId="7649881B" w14:textId="77777777" w:rsidR="00BA3190" w:rsidRPr="006145DB" w:rsidRDefault="00BA3190" w:rsidP="005B435E">
                  <w:pPr>
                    <w:jc w:val="both"/>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7DF759C8"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46BFF471" w14:textId="3C136565"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D117A74" w14:textId="2A1844AB"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50DBB32" w14:textId="77777777" w:rsidTr="00B510EA">
              <w:trPr>
                <w:trHeight w:val="300"/>
              </w:trPr>
              <w:tc>
                <w:tcPr>
                  <w:tcW w:w="3287" w:type="dxa"/>
                  <w:tcBorders>
                    <w:bottom w:val="single" w:sz="4" w:space="0" w:color="auto"/>
                  </w:tcBorders>
                  <w:vAlign w:val="center"/>
                </w:tcPr>
                <w:p w14:paraId="5FCC3E19" w14:textId="77777777" w:rsidR="00BA3190" w:rsidRPr="006145DB" w:rsidRDefault="00BA3190" w:rsidP="005B435E">
                  <w:pPr>
                    <w:jc w:val="both"/>
                    <w:rPr>
                      <w:rFonts w:cs="Arial"/>
                      <w:sz w:val="16"/>
                      <w:szCs w:val="16"/>
                      <w:lang w:eastAsia="es-CO"/>
                    </w:rPr>
                  </w:pPr>
                  <w:r w:rsidRPr="006145DB">
                    <w:rPr>
                      <w:rFonts w:cs="Arial"/>
                      <w:sz w:val="16"/>
                      <w:szCs w:val="16"/>
                      <w:lang w:eastAsia="es-CO"/>
                    </w:rPr>
                    <w:t>Persona en riesgo de habitar calle.</w:t>
                  </w:r>
                </w:p>
              </w:tc>
              <w:tc>
                <w:tcPr>
                  <w:tcW w:w="1276" w:type="dxa"/>
                  <w:tcBorders>
                    <w:bottom w:val="single" w:sz="4" w:space="0" w:color="auto"/>
                  </w:tcBorders>
                  <w:vAlign w:val="center"/>
                </w:tcPr>
                <w:p w14:paraId="397730C1" w14:textId="77777777" w:rsidR="00BA3190" w:rsidRPr="006145DB" w:rsidRDefault="00BA3190" w:rsidP="005B435E">
                  <w:pPr>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9BA8227" w14:textId="1B774ACB"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tcBorders>
                    <w:bottom w:val="single" w:sz="4" w:space="0" w:color="auto"/>
                  </w:tcBorders>
                  <w:vAlign w:val="center"/>
                </w:tcPr>
                <w:p w14:paraId="231FC678" w14:textId="60A55093"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E26A00" w:rsidRPr="006145DB" w14:paraId="2C11BD75" w14:textId="77777777" w:rsidTr="00B510EA">
              <w:trPr>
                <w:trHeight w:val="78"/>
              </w:trPr>
              <w:tc>
                <w:tcPr>
                  <w:tcW w:w="3287" w:type="dxa"/>
                  <w:tcBorders>
                    <w:top w:val="single" w:sz="4" w:space="0" w:color="auto"/>
                    <w:left w:val="nil"/>
                    <w:bottom w:val="nil"/>
                    <w:right w:val="nil"/>
                  </w:tcBorders>
                  <w:vAlign w:val="center"/>
                </w:tcPr>
                <w:p w14:paraId="287634F0" w14:textId="77777777" w:rsidR="00E26A00" w:rsidRPr="006145DB" w:rsidRDefault="00E26A00" w:rsidP="005B435E">
                  <w:pPr>
                    <w:jc w:val="both"/>
                    <w:rPr>
                      <w:rFonts w:cs="Arial"/>
                      <w:sz w:val="16"/>
                      <w:szCs w:val="16"/>
                      <w:lang w:eastAsia="es-CO"/>
                    </w:rPr>
                  </w:pPr>
                </w:p>
              </w:tc>
              <w:tc>
                <w:tcPr>
                  <w:tcW w:w="1276" w:type="dxa"/>
                  <w:tcBorders>
                    <w:top w:val="single" w:sz="4" w:space="0" w:color="auto"/>
                    <w:left w:val="nil"/>
                    <w:bottom w:val="nil"/>
                    <w:right w:val="nil"/>
                  </w:tcBorders>
                  <w:vAlign w:val="center"/>
                </w:tcPr>
                <w:p w14:paraId="59D997BA" w14:textId="77777777" w:rsidR="00E26A00" w:rsidRPr="006145DB" w:rsidRDefault="00E26A00" w:rsidP="005B435E">
                  <w:pPr>
                    <w:jc w:val="center"/>
                    <w:textAlignment w:val="baseline"/>
                    <w:rPr>
                      <w:rFonts w:cs="Arial"/>
                      <w:sz w:val="16"/>
                      <w:szCs w:val="16"/>
                      <w:lang w:eastAsia="es-CO"/>
                    </w:rPr>
                  </w:pPr>
                </w:p>
              </w:tc>
              <w:tc>
                <w:tcPr>
                  <w:tcW w:w="1134" w:type="dxa"/>
                  <w:tcBorders>
                    <w:top w:val="single" w:sz="4" w:space="0" w:color="auto"/>
                    <w:left w:val="nil"/>
                    <w:bottom w:val="nil"/>
                    <w:right w:val="nil"/>
                  </w:tcBorders>
                  <w:vAlign w:val="center"/>
                </w:tcPr>
                <w:p w14:paraId="0B9EB1C9" w14:textId="77777777" w:rsidR="00E26A00" w:rsidRPr="006145DB" w:rsidRDefault="00E26A00" w:rsidP="005B435E">
                  <w:pPr>
                    <w:jc w:val="center"/>
                    <w:textAlignment w:val="baseline"/>
                    <w:rPr>
                      <w:rFonts w:cs="Arial"/>
                      <w:sz w:val="16"/>
                      <w:szCs w:val="16"/>
                      <w:lang w:eastAsia="es-CO"/>
                    </w:rPr>
                  </w:pPr>
                </w:p>
              </w:tc>
              <w:tc>
                <w:tcPr>
                  <w:tcW w:w="1559" w:type="dxa"/>
                  <w:tcBorders>
                    <w:top w:val="single" w:sz="4" w:space="0" w:color="auto"/>
                    <w:left w:val="nil"/>
                    <w:bottom w:val="nil"/>
                    <w:right w:val="nil"/>
                  </w:tcBorders>
                  <w:vAlign w:val="center"/>
                </w:tcPr>
                <w:p w14:paraId="62171F1E" w14:textId="77777777" w:rsidR="00E26A00" w:rsidRPr="006145DB" w:rsidRDefault="00E26A00" w:rsidP="005B435E">
                  <w:pPr>
                    <w:jc w:val="center"/>
                    <w:textAlignment w:val="baseline"/>
                    <w:rPr>
                      <w:rFonts w:cs="Arial"/>
                      <w:sz w:val="16"/>
                      <w:szCs w:val="16"/>
                      <w:lang w:eastAsia="es-CO"/>
                    </w:rPr>
                  </w:pPr>
                </w:p>
              </w:tc>
            </w:tr>
          </w:tbl>
          <w:p w14:paraId="4AD31939"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1D78DD73" w14:textId="77777777" w:rsidTr="00EA26D6">
        <w:trPr>
          <w:trHeight w:val="422"/>
          <w:jc w:val="center"/>
        </w:trPr>
        <w:tc>
          <w:tcPr>
            <w:tcW w:w="1980" w:type="dxa"/>
            <w:vAlign w:val="center"/>
          </w:tcPr>
          <w:p w14:paraId="5DD34E76"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6145DB" w14:paraId="4A0CDD44" w14:textId="77777777" w:rsidTr="00B510EA">
              <w:trPr>
                <w:trHeight w:val="80"/>
              </w:trPr>
              <w:tc>
                <w:tcPr>
                  <w:tcW w:w="3287" w:type="dxa"/>
                  <w:tcBorders>
                    <w:top w:val="nil"/>
                    <w:left w:val="nil"/>
                    <w:right w:val="nil"/>
                  </w:tcBorders>
                  <w:vAlign w:val="center"/>
                </w:tcPr>
                <w:p w14:paraId="333F8AF4" w14:textId="77777777" w:rsidR="00E26A00" w:rsidRPr="006145DB" w:rsidRDefault="00E26A00"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27C27315" w14:textId="77777777" w:rsidR="00E26A00" w:rsidRPr="006145DB" w:rsidRDefault="00E26A00"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69C5A832" w14:textId="77777777" w:rsidR="00E26A00" w:rsidRPr="006145DB" w:rsidRDefault="00E26A00"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5ED26F83" w14:textId="77777777" w:rsidR="00E26A00" w:rsidRPr="006145DB" w:rsidRDefault="00E26A00" w:rsidP="005B435E">
                  <w:pPr>
                    <w:tabs>
                      <w:tab w:val="left" w:pos="709"/>
                    </w:tabs>
                    <w:jc w:val="center"/>
                    <w:rPr>
                      <w:rFonts w:cs="Arial"/>
                      <w:sz w:val="16"/>
                      <w:szCs w:val="16"/>
                      <w:lang w:eastAsia="es-CO"/>
                    </w:rPr>
                  </w:pPr>
                </w:p>
              </w:tc>
            </w:tr>
            <w:tr w:rsidR="00A27979" w:rsidRPr="006145DB" w14:paraId="3344977A" w14:textId="77777777" w:rsidTr="00B510EA">
              <w:trPr>
                <w:trHeight w:val="379"/>
              </w:trPr>
              <w:tc>
                <w:tcPr>
                  <w:tcW w:w="3287" w:type="dxa"/>
                  <w:tcBorders>
                    <w:top w:val="nil"/>
                  </w:tcBorders>
                  <w:vAlign w:val="center"/>
                  <w:hideMark/>
                </w:tcPr>
                <w:p w14:paraId="0E75FABC"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5F20A70E"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2B5BD1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hideMark/>
                </w:tcPr>
                <w:p w14:paraId="112428F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A27979" w:rsidRPr="006145DB" w14:paraId="766D8B23" w14:textId="77777777" w:rsidTr="00B510EA">
              <w:trPr>
                <w:trHeight w:val="225"/>
              </w:trPr>
              <w:tc>
                <w:tcPr>
                  <w:tcW w:w="3287" w:type="dxa"/>
                  <w:vAlign w:val="center"/>
                  <w:hideMark/>
                </w:tcPr>
                <w:p w14:paraId="6973E495" w14:textId="5D08B000" w:rsidR="00BA3190" w:rsidRPr="006145DB" w:rsidRDefault="00BA3190" w:rsidP="005B435E">
                  <w:pPr>
                    <w:tabs>
                      <w:tab w:val="left" w:pos="709"/>
                    </w:tabs>
                    <w:jc w:val="both"/>
                    <w:rPr>
                      <w:rFonts w:cs="Arial"/>
                      <w:sz w:val="16"/>
                      <w:szCs w:val="16"/>
                    </w:rPr>
                  </w:pPr>
                  <w:bookmarkStart w:id="148" w:name="_Int_wIM7XfOx"/>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8"/>
                </w:p>
              </w:tc>
              <w:tc>
                <w:tcPr>
                  <w:tcW w:w="1276" w:type="dxa"/>
                  <w:vAlign w:val="center"/>
                  <w:hideMark/>
                </w:tcPr>
                <w:p w14:paraId="1E1509FD" w14:textId="77777777" w:rsidR="00BA3190" w:rsidRPr="006145DB" w:rsidRDefault="00BA3190"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82CEAEE" w14:textId="77777777" w:rsidR="00BA3190" w:rsidRPr="006145DB" w:rsidRDefault="00BA3190" w:rsidP="005B435E">
                  <w:pPr>
                    <w:tabs>
                      <w:tab w:val="left" w:pos="709"/>
                    </w:tabs>
                    <w:jc w:val="center"/>
                    <w:rPr>
                      <w:rFonts w:cs="Arial"/>
                      <w:sz w:val="16"/>
                      <w:szCs w:val="16"/>
                    </w:rPr>
                  </w:pPr>
                  <w:r w:rsidRPr="006145DB">
                    <w:rPr>
                      <w:rFonts w:cs="Arial"/>
                      <w:sz w:val="16"/>
                      <w:szCs w:val="16"/>
                    </w:rPr>
                    <w:t>Trimestral</w:t>
                  </w:r>
                </w:p>
              </w:tc>
              <w:tc>
                <w:tcPr>
                  <w:tcW w:w="1559" w:type="dxa"/>
                  <w:vAlign w:val="center"/>
                  <w:hideMark/>
                </w:tcPr>
                <w:p w14:paraId="5E3D72E4" w14:textId="77777777" w:rsidR="00BA3190" w:rsidRPr="006145DB" w:rsidRDefault="00BA3190"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A27979" w:rsidRPr="006145DB" w14:paraId="7F8EEE2A" w14:textId="77777777" w:rsidTr="00B510EA">
              <w:trPr>
                <w:trHeight w:val="235"/>
              </w:trPr>
              <w:tc>
                <w:tcPr>
                  <w:tcW w:w="3287" w:type="dxa"/>
                  <w:vAlign w:val="center"/>
                  <w:hideMark/>
                </w:tcPr>
                <w:p w14:paraId="637FB6A6" w14:textId="22354A90"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B510EA" w:rsidRPr="006145DB">
                    <w:rPr>
                      <w:rFonts w:cs="Arial"/>
                      <w:sz w:val="16"/>
                      <w:szCs w:val="16"/>
                      <w:lang w:eastAsia="es-CO"/>
                    </w:rPr>
                    <w:t>.</w:t>
                  </w:r>
                </w:p>
              </w:tc>
              <w:tc>
                <w:tcPr>
                  <w:tcW w:w="1276" w:type="dxa"/>
                  <w:vAlign w:val="center"/>
                  <w:hideMark/>
                </w:tcPr>
                <w:p w14:paraId="358EDEB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503C9B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3D5EF94E"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26583A1B" w14:textId="77777777" w:rsidTr="00B510EA">
              <w:trPr>
                <w:trHeight w:val="235"/>
              </w:trPr>
              <w:tc>
                <w:tcPr>
                  <w:tcW w:w="3287" w:type="dxa"/>
                  <w:vAlign w:val="center"/>
                  <w:hideMark/>
                </w:tcPr>
                <w:p w14:paraId="2953B061" w14:textId="717A48CE" w:rsidR="00BA3190" w:rsidRPr="006145DB" w:rsidRDefault="00BA3190" w:rsidP="005B435E">
                  <w:pPr>
                    <w:tabs>
                      <w:tab w:val="left" w:pos="709"/>
                    </w:tabs>
                    <w:jc w:val="both"/>
                    <w:rPr>
                      <w:rFonts w:cs="Arial"/>
                      <w:sz w:val="16"/>
                      <w:szCs w:val="16"/>
                    </w:rPr>
                  </w:pPr>
                  <w:r w:rsidRPr="006145DB">
                    <w:rPr>
                      <w:rFonts w:cs="Arial"/>
                      <w:sz w:val="16"/>
                      <w:szCs w:val="16"/>
                    </w:rPr>
                    <w:t>Persona con discapacidad</w:t>
                  </w:r>
                  <w:r w:rsidR="00B510EA" w:rsidRPr="006145DB">
                    <w:rPr>
                      <w:rFonts w:cs="Arial"/>
                      <w:sz w:val="16"/>
                      <w:szCs w:val="16"/>
                    </w:rPr>
                    <w:t>.</w:t>
                  </w:r>
                </w:p>
              </w:tc>
              <w:tc>
                <w:tcPr>
                  <w:tcW w:w="1276" w:type="dxa"/>
                  <w:vAlign w:val="center"/>
                  <w:hideMark/>
                </w:tcPr>
                <w:p w14:paraId="0AA23B1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CC2215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0E852E91"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6E118491" w14:textId="77777777" w:rsidTr="00B510EA">
              <w:trPr>
                <w:trHeight w:val="235"/>
              </w:trPr>
              <w:tc>
                <w:tcPr>
                  <w:tcW w:w="3287" w:type="dxa"/>
                  <w:tcBorders>
                    <w:bottom w:val="single" w:sz="4" w:space="0" w:color="auto"/>
                  </w:tcBorders>
                  <w:vAlign w:val="center"/>
                  <w:hideMark/>
                </w:tcPr>
                <w:p w14:paraId="21B9F7F3" w14:textId="7B480683"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r w:rsidR="00B510EA" w:rsidRPr="006145DB">
                    <w:rPr>
                      <w:rFonts w:cs="Arial"/>
                      <w:sz w:val="16"/>
                      <w:szCs w:val="16"/>
                      <w:lang w:eastAsia="es-CO"/>
                    </w:rPr>
                    <w:t>.</w:t>
                  </w:r>
                </w:p>
              </w:tc>
              <w:tc>
                <w:tcPr>
                  <w:tcW w:w="1276" w:type="dxa"/>
                  <w:tcBorders>
                    <w:bottom w:val="single" w:sz="4" w:space="0" w:color="auto"/>
                  </w:tcBorders>
                  <w:vAlign w:val="center"/>
                  <w:hideMark/>
                </w:tcPr>
                <w:p w14:paraId="7669EC7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58A133C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hideMark/>
                </w:tcPr>
                <w:p w14:paraId="3B4C02BB"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756ED2BA" w14:textId="77777777" w:rsidTr="00B510EA">
              <w:trPr>
                <w:trHeight w:val="235"/>
              </w:trPr>
              <w:tc>
                <w:tcPr>
                  <w:tcW w:w="3287" w:type="dxa"/>
                  <w:tcBorders>
                    <w:bottom w:val="nil"/>
                  </w:tcBorders>
                  <w:vAlign w:val="center"/>
                  <w:hideMark/>
                </w:tcPr>
                <w:p w14:paraId="31179734" w14:textId="152EBD36" w:rsidR="00BA3190" w:rsidRPr="006145DB" w:rsidRDefault="00BA3190"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B510EA" w:rsidRPr="006145DB">
                    <w:rPr>
                      <w:rFonts w:cs="Arial"/>
                      <w:sz w:val="16"/>
                      <w:szCs w:val="16"/>
                    </w:rPr>
                    <w:t>.</w:t>
                  </w:r>
                </w:p>
              </w:tc>
              <w:tc>
                <w:tcPr>
                  <w:tcW w:w="1276" w:type="dxa"/>
                  <w:tcBorders>
                    <w:bottom w:val="nil"/>
                  </w:tcBorders>
                  <w:vAlign w:val="center"/>
                  <w:hideMark/>
                </w:tcPr>
                <w:p w14:paraId="71106859" w14:textId="77777777" w:rsidR="00BA3190" w:rsidRPr="006145DB" w:rsidRDefault="00BA3190"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nil"/>
                  </w:tcBorders>
                  <w:vAlign w:val="center"/>
                  <w:hideMark/>
                </w:tcPr>
                <w:p w14:paraId="1D8022F5" w14:textId="77777777" w:rsidR="00BA3190" w:rsidRPr="006145DB" w:rsidRDefault="00BA3190" w:rsidP="005B435E">
                  <w:pPr>
                    <w:jc w:val="center"/>
                    <w:rPr>
                      <w:rFonts w:cs="Arial"/>
                      <w:sz w:val="16"/>
                      <w:szCs w:val="16"/>
                    </w:rPr>
                  </w:pPr>
                  <w:r w:rsidRPr="006145DB">
                    <w:rPr>
                      <w:rFonts w:cs="Arial"/>
                      <w:sz w:val="16"/>
                      <w:szCs w:val="16"/>
                    </w:rPr>
                    <w:t xml:space="preserve">2021 </w:t>
                  </w:r>
                  <w:bookmarkStart w:id="149" w:name="_Int_f17yo8gv"/>
                  <w:r w:rsidRPr="006145DB">
                    <w:rPr>
                      <w:rFonts w:cs="Arial"/>
                      <w:sz w:val="16"/>
                      <w:szCs w:val="16"/>
                    </w:rPr>
                    <w:t>Entrega</w:t>
                  </w:r>
                  <w:bookmarkEnd w:id="149"/>
                  <w:r w:rsidRPr="006145DB">
                    <w:rPr>
                      <w:rFonts w:cs="Arial"/>
                      <w:sz w:val="16"/>
                      <w:szCs w:val="16"/>
                    </w:rPr>
                    <w:t xml:space="preserve"> única</w:t>
                  </w:r>
                </w:p>
              </w:tc>
              <w:tc>
                <w:tcPr>
                  <w:tcW w:w="1559" w:type="dxa"/>
                  <w:tcBorders>
                    <w:bottom w:val="nil"/>
                  </w:tcBorders>
                  <w:vAlign w:val="center"/>
                  <w:hideMark/>
                </w:tcPr>
                <w:p w14:paraId="57C9D7F6" w14:textId="77777777" w:rsidR="00BA3190" w:rsidRPr="006145DB" w:rsidRDefault="00BA3190" w:rsidP="005B435E">
                  <w:pPr>
                    <w:jc w:val="center"/>
                    <w:rPr>
                      <w:rFonts w:cs="Arial"/>
                      <w:sz w:val="16"/>
                      <w:szCs w:val="16"/>
                    </w:rPr>
                  </w:pPr>
                  <w:r w:rsidRPr="006145DB">
                    <w:rPr>
                      <w:rFonts w:cs="Arial"/>
                      <w:sz w:val="16"/>
                      <w:szCs w:val="16"/>
                    </w:rPr>
                    <w:t>Ministerio del Interior</w:t>
                  </w:r>
                </w:p>
              </w:tc>
            </w:tr>
            <w:tr w:rsidR="00A27979" w:rsidRPr="006145DB" w14:paraId="042BB7E0" w14:textId="77777777" w:rsidTr="00B510EA">
              <w:trPr>
                <w:trHeight w:val="235"/>
              </w:trPr>
              <w:tc>
                <w:tcPr>
                  <w:tcW w:w="3287" w:type="dxa"/>
                  <w:tcBorders>
                    <w:top w:val="nil"/>
                  </w:tcBorders>
                  <w:vAlign w:val="center"/>
                  <w:hideMark/>
                </w:tcPr>
                <w:p w14:paraId="37972C05" w14:textId="3D1D9091" w:rsidR="00BA3190" w:rsidRPr="006145DB" w:rsidRDefault="00BA3190"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tcBorders>
                    <w:top w:val="nil"/>
                  </w:tcBorders>
                  <w:vAlign w:val="center"/>
                  <w:hideMark/>
                </w:tcPr>
                <w:p w14:paraId="0A58CFEE" w14:textId="4540F9F1" w:rsidR="00BA3190" w:rsidRPr="006145DB" w:rsidRDefault="00BA3190" w:rsidP="00043AC8">
                  <w:pPr>
                    <w:jc w:val="center"/>
                    <w:rPr>
                      <w:rFonts w:cs="Arial"/>
                      <w:sz w:val="16"/>
                      <w:szCs w:val="16"/>
                    </w:rPr>
                  </w:pPr>
                  <w:r w:rsidRPr="006145DB">
                    <w:rPr>
                      <w:rFonts w:cs="Arial"/>
                      <w:sz w:val="16"/>
                      <w:szCs w:val="16"/>
                    </w:rPr>
                    <w:t>Listados enviados por las instancias de representación y participación de</w:t>
                  </w:r>
                  <w:r w:rsidR="00043AC8" w:rsidRPr="006145DB">
                    <w:rPr>
                      <w:rFonts w:cs="Arial"/>
                      <w:sz w:val="16"/>
                      <w:szCs w:val="16"/>
                    </w:rPr>
                    <w:t xml:space="preserve"> </w:t>
                  </w:r>
                  <w:r w:rsidRPr="006145DB">
                    <w:rPr>
                      <w:rFonts w:cs="Arial"/>
                      <w:sz w:val="16"/>
                      <w:szCs w:val="16"/>
                    </w:rPr>
                    <w:t>comunidades Negras, Afrocolombianas en Bogotá</w:t>
                  </w:r>
                </w:p>
              </w:tc>
              <w:tc>
                <w:tcPr>
                  <w:tcW w:w="1134" w:type="dxa"/>
                  <w:tcBorders>
                    <w:top w:val="nil"/>
                  </w:tcBorders>
                  <w:vAlign w:val="center"/>
                  <w:hideMark/>
                </w:tcPr>
                <w:p w14:paraId="0C2D8C72"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tcBorders>
                    <w:top w:val="nil"/>
                  </w:tcBorders>
                  <w:vAlign w:val="center"/>
                  <w:hideMark/>
                </w:tcPr>
                <w:p w14:paraId="4A71A09E"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9C05973" w14:textId="77777777" w:rsidTr="00B510EA">
              <w:trPr>
                <w:trHeight w:val="235"/>
              </w:trPr>
              <w:tc>
                <w:tcPr>
                  <w:tcW w:w="3287" w:type="dxa"/>
                  <w:vAlign w:val="center"/>
                  <w:hideMark/>
                </w:tcPr>
                <w:p w14:paraId="1C39C420" w14:textId="77777777" w:rsidR="00BA3190" w:rsidRPr="006145DB" w:rsidRDefault="00BA3190"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6F25B87E"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523B4CF"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15DC2692"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5E327987" w14:textId="77777777" w:rsidTr="00B510EA">
              <w:trPr>
                <w:trHeight w:val="235"/>
              </w:trPr>
              <w:tc>
                <w:tcPr>
                  <w:tcW w:w="3287" w:type="dxa"/>
                  <w:vAlign w:val="center"/>
                  <w:hideMark/>
                </w:tcPr>
                <w:p w14:paraId="23346347" w14:textId="323FDD3F" w:rsidR="00BA3190" w:rsidRPr="006145DB" w:rsidRDefault="00BA3190"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vAlign w:val="center"/>
                  <w:hideMark/>
                </w:tcPr>
                <w:p w14:paraId="2BD14DBF"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7A05FA5"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7E820CD0"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03CAC49B" w14:textId="77777777" w:rsidTr="00B510EA">
              <w:trPr>
                <w:trHeight w:val="235"/>
              </w:trPr>
              <w:tc>
                <w:tcPr>
                  <w:tcW w:w="3287" w:type="dxa"/>
                  <w:tcBorders>
                    <w:bottom w:val="single" w:sz="4" w:space="0" w:color="auto"/>
                  </w:tcBorders>
                  <w:vAlign w:val="center"/>
                  <w:hideMark/>
                </w:tcPr>
                <w:p w14:paraId="516D1485" w14:textId="77777777" w:rsidR="00BA3190" w:rsidRPr="006145DB" w:rsidRDefault="00BA3190"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60B92268"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3969E5CB"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2EA179CF"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A5BC39C" w14:textId="77777777" w:rsidTr="00B510EA">
              <w:trPr>
                <w:trHeight w:val="235"/>
              </w:trPr>
              <w:tc>
                <w:tcPr>
                  <w:tcW w:w="3287" w:type="dxa"/>
                  <w:vAlign w:val="center"/>
                  <w:hideMark/>
                </w:tcPr>
                <w:p w14:paraId="14E52FF3" w14:textId="57179A2B" w:rsidR="00BA3190" w:rsidRPr="006145DB" w:rsidRDefault="00BA3190"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vAlign w:val="center"/>
                  <w:hideMark/>
                </w:tcPr>
                <w:p w14:paraId="376D3540"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vAlign w:val="center"/>
                  <w:hideMark/>
                </w:tcPr>
                <w:p w14:paraId="73A0A606"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750E22D9"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41BF3BF3" w14:textId="77777777" w:rsidTr="00B510EA">
              <w:trPr>
                <w:trHeight w:val="235"/>
              </w:trPr>
              <w:tc>
                <w:tcPr>
                  <w:tcW w:w="3287" w:type="dxa"/>
                  <w:tcBorders>
                    <w:bottom w:val="single" w:sz="4" w:space="0" w:color="auto"/>
                  </w:tcBorders>
                  <w:vAlign w:val="center"/>
                  <w:hideMark/>
                </w:tcPr>
                <w:p w14:paraId="6D6C1D59" w14:textId="0AFD5FAD"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B510EA" w:rsidRPr="006145DB">
                    <w:rPr>
                      <w:rFonts w:cs="Arial"/>
                      <w:sz w:val="16"/>
                      <w:szCs w:val="16"/>
                      <w:lang w:eastAsia="es-CO"/>
                    </w:rPr>
                    <w:t>.</w:t>
                  </w:r>
                </w:p>
              </w:tc>
              <w:tc>
                <w:tcPr>
                  <w:tcW w:w="1276" w:type="dxa"/>
                  <w:tcBorders>
                    <w:bottom w:val="single" w:sz="4" w:space="0" w:color="auto"/>
                  </w:tcBorders>
                  <w:vAlign w:val="center"/>
                  <w:hideMark/>
                </w:tcPr>
                <w:p w14:paraId="67AECBD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37CE5E74"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hideMark/>
                </w:tcPr>
                <w:p w14:paraId="030A6B33" w14:textId="4276B1A9"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E26A00" w:rsidRPr="006145DB" w14:paraId="4D71CD8E" w14:textId="77777777" w:rsidTr="00B510EA">
              <w:trPr>
                <w:trHeight w:val="70"/>
              </w:trPr>
              <w:tc>
                <w:tcPr>
                  <w:tcW w:w="3287" w:type="dxa"/>
                  <w:tcBorders>
                    <w:left w:val="nil"/>
                    <w:bottom w:val="nil"/>
                    <w:right w:val="nil"/>
                  </w:tcBorders>
                  <w:vAlign w:val="center"/>
                </w:tcPr>
                <w:p w14:paraId="4EBF0240" w14:textId="77777777" w:rsidR="00E26A00" w:rsidRPr="006145DB" w:rsidRDefault="00E26A00" w:rsidP="005B435E">
                  <w:pPr>
                    <w:tabs>
                      <w:tab w:val="left" w:pos="709"/>
                    </w:tabs>
                    <w:jc w:val="both"/>
                    <w:rPr>
                      <w:rFonts w:cs="Arial"/>
                      <w:sz w:val="16"/>
                      <w:szCs w:val="16"/>
                      <w:lang w:eastAsia="es-CO"/>
                    </w:rPr>
                  </w:pPr>
                </w:p>
              </w:tc>
              <w:tc>
                <w:tcPr>
                  <w:tcW w:w="1276" w:type="dxa"/>
                  <w:tcBorders>
                    <w:left w:val="nil"/>
                    <w:bottom w:val="nil"/>
                    <w:right w:val="nil"/>
                  </w:tcBorders>
                  <w:vAlign w:val="center"/>
                </w:tcPr>
                <w:p w14:paraId="10C643AB" w14:textId="77777777" w:rsidR="00E26A00" w:rsidRPr="006145DB" w:rsidRDefault="00E26A00"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11EB89C" w14:textId="77777777" w:rsidR="00E26A00" w:rsidRPr="006145DB" w:rsidRDefault="00E26A00" w:rsidP="005B435E">
                  <w:pPr>
                    <w:tabs>
                      <w:tab w:val="left" w:pos="709"/>
                    </w:tabs>
                    <w:jc w:val="center"/>
                    <w:rPr>
                      <w:rFonts w:cs="Arial"/>
                      <w:bCs/>
                      <w:sz w:val="16"/>
                      <w:szCs w:val="16"/>
                      <w:lang w:eastAsia="es-CO"/>
                    </w:rPr>
                  </w:pPr>
                </w:p>
              </w:tc>
              <w:tc>
                <w:tcPr>
                  <w:tcW w:w="1559" w:type="dxa"/>
                  <w:tcBorders>
                    <w:left w:val="nil"/>
                    <w:bottom w:val="nil"/>
                    <w:right w:val="nil"/>
                  </w:tcBorders>
                  <w:vAlign w:val="center"/>
                </w:tcPr>
                <w:p w14:paraId="329D0912" w14:textId="77777777" w:rsidR="00E26A00" w:rsidRPr="006145DB" w:rsidRDefault="00E26A00" w:rsidP="005B435E">
                  <w:pPr>
                    <w:tabs>
                      <w:tab w:val="left" w:pos="709"/>
                    </w:tabs>
                    <w:jc w:val="center"/>
                    <w:rPr>
                      <w:rFonts w:cs="Arial"/>
                      <w:bCs/>
                      <w:sz w:val="16"/>
                      <w:szCs w:val="16"/>
                      <w:lang w:eastAsia="es-CO"/>
                    </w:rPr>
                  </w:pPr>
                </w:p>
              </w:tc>
            </w:tr>
          </w:tbl>
          <w:p w14:paraId="606BAA80"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B76194C" w14:textId="77777777" w:rsidTr="00B510EA">
        <w:trPr>
          <w:trHeight w:val="70"/>
          <w:jc w:val="center"/>
        </w:trPr>
        <w:tc>
          <w:tcPr>
            <w:tcW w:w="1980" w:type="dxa"/>
            <w:vAlign w:val="center"/>
          </w:tcPr>
          <w:p w14:paraId="40D43C4D"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13" w:type="dxa"/>
          </w:tcPr>
          <w:tbl>
            <w:tblPr>
              <w:tblW w:w="7256" w:type="dxa"/>
              <w:tblBorders>
                <w:left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87"/>
              <w:gridCol w:w="1276"/>
              <w:gridCol w:w="1134"/>
              <w:gridCol w:w="1559"/>
            </w:tblGrid>
            <w:tr w:rsidR="00E26A00" w:rsidRPr="006145DB" w14:paraId="0F246CCC" w14:textId="77777777" w:rsidTr="00B510EA">
              <w:trPr>
                <w:trHeight w:val="20"/>
              </w:trPr>
              <w:tc>
                <w:tcPr>
                  <w:tcW w:w="3287" w:type="dxa"/>
                  <w:tcBorders>
                    <w:top w:val="nil"/>
                    <w:left w:val="nil"/>
                    <w:bottom w:val="single" w:sz="4" w:space="0" w:color="auto"/>
                    <w:right w:val="nil"/>
                  </w:tcBorders>
                  <w:vAlign w:val="center"/>
                </w:tcPr>
                <w:p w14:paraId="2A0CB394"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276" w:type="dxa"/>
                  <w:tcBorders>
                    <w:top w:val="nil"/>
                    <w:left w:val="nil"/>
                    <w:bottom w:val="single" w:sz="4" w:space="0" w:color="auto"/>
                    <w:right w:val="nil"/>
                  </w:tcBorders>
                  <w:vAlign w:val="center"/>
                </w:tcPr>
                <w:p w14:paraId="445202D7"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134" w:type="dxa"/>
                  <w:tcBorders>
                    <w:top w:val="nil"/>
                    <w:left w:val="nil"/>
                    <w:bottom w:val="single" w:sz="4" w:space="0" w:color="auto"/>
                    <w:right w:val="nil"/>
                  </w:tcBorders>
                  <w:vAlign w:val="center"/>
                </w:tcPr>
                <w:p w14:paraId="1943D64A"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559" w:type="dxa"/>
                  <w:tcBorders>
                    <w:top w:val="nil"/>
                    <w:left w:val="nil"/>
                    <w:bottom w:val="single" w:sz="4" w:space="0" w:color="auto"/>
                    <w:right w:val="nil"/>
                  </w:tcBorders>
                  <w:vAlign w:val="center"/>
                </w:tcPr>
                <w:p w14:paraId="5A8082BD" w14:textId="77777777" w:rsidR="00E26A00" w:rsidRPr="006145DB" w:rsidRDefault="00E26A00" w:rsidP="005B435E">
                  <w:pPr>
                    <w:tabs>
                      <w:tab w:val="left" w:pos="709"/>
                    </w:tabs>
                    <w:spacing w:after="0" w:line="240" w:lineRule="auto"/>
                    <w:jc w:val="both"/>
                    <w:rPr>
                      <w:rFonts w:cs="Arial"/>
                      <w:sz w:val="16"/>
                      <w:szCs w:val="16"/>
                      <w:lang w:eastAsia="es-CO"/>
                    </w:rPr>
                  </w:pPr>
                </w:p>
              </w:tc>
            </w:tr>
            <w:tr w:rsidR="00A27979" w:rsidRPr="006145DB" w14:paraId="3DE3E222" w14:textId="77777777" w:rsidTr="00B510EA">
              <w:trPr>
                <w:trHeight w:val="20"/>
              </w:trPr>
              <w:tc>
                <w:tcPr>
                  <w:tcW w:w="3287" w:type="dxa"/>
                  <w:tcBorders>
                    <w:top w:val="single" w:sz="4" w:space="0" w:color="auto"/>
                  </w:tcBorders>
                  <w:vAlign w:val="center"/>
                  <w:hideMark/>
                </w:tcPr>
                <w:p w14:paraId="291A204E"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Criterios de Ingreso</w:t>
                  </w:r>
                </w:p>
              </w:tc>
              <w:tc>
                <w:tcPr>
                  <w:tcW w:w="1276" w:type="dxa"/>
                  <w:tcBorders>
                    <w:top w:val="single" w:sz="4" w:space="0" w:color="auto"/>
                  </w:tcBorders>
                  <w:vAlign w:val="center"/>
                  <w:hideMark/>
                </w:tcPr>
                <w:p w14:paraId="6A560B01" w14:textId="01781E65"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01F107D3" w14:textId="7832AEF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16C5D0B1" w14:textId="4B6FA60E"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6032DAF9" w14:textId="77777777" w:rsidTr="00B510EA">
              <w:trPr>
                <w:trHeight w:val="20"/>
              </w:trPr>
              <w:tc>
                <w:tcPr>
                  <w:tcW w:w="3287" w:type="dxa"/>
                  <w:vAlign w:val="center"/>
                  <w:hideMark/>
                </w:tcPr>
                <w:p w14:paraId="6A66F5EF" w14:textId="77777777" w:rsidR="00BA3190" w:rsidRPr="006145DB" w:rsidRDefault="00BA3190" w:rsidP="005B435E">
                  <w:pPr>
                    <w:spacing w:after="0" w:line="240" w:lineRule="auto"/>
                    <w:ind w:left="78" w:right="138"/>
                    <w:jc w:val="both"/>
                    <w:textAlignment w:val="baseline"/>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0AF5CBE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7A631D1B" w14:textId="7AFA5F9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7609B4E" w14:textId="00103207"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B91D15A" w14:textId="77777777" w:rsidTr="00B510EA">
              <w:trPr>
                <w:trHeight w:val="20"/>
              </w:trPr>
              <w:tc>
                <w:tcPr>
                  <w:tcW w:w="3287" w:type="dxa"/>
                  <w:tcBorders>
                    <w:bottom w:val="single" w:sz="4" w:space="0" w:color="auto"/>
                  </w:tcBorders>
                  <w:vAlign w:val="center"/>
                </w:tcPr>
                <w:p w14:paraId="1A0761EB" w14:textId="77777777" w:rsidR="00BA3190" w:rsidRPr="006145DB" w:rsidRDefault="00BA3190" w:rsidP="005B435E">
                  <w:pPr>
                    <w:spacing w:after="0" w:line="240" w:lineRule="auto"/>
                    <w:ind w:left="78" w:right="138"/>
                    <w:jc w:val="both"/>
                    <w:textAlignment w:val="baseline"/>
                    <w:rPr>
                      <w:rFonts w:cs="Arial"/>
                      <w:sz w:val="16"/>
                      <w:szCs w:val="16"/>
                      <w:lang w:eastAsia="es-CO"/>
                    </w:rPr>
                  </w:pPr>
                  <w:r w:rsidRPr="006145DB">
                    <w:rPr>
                      <w:rFonts w:cs="Arial"/>
                      <w:sz w:val="16"/>
                      <w:szCs w:val="16"/>
                      <w:lang w:eastAsia="es-CO"/>
                    </w:rPr>
                    <w:t>Con nivel de riesgo de inicio de la habitabilidad en calle.</w:t>
                  </w:r>
                </w:p>
              </w:tc>
              <w:tc>
                <w:tcPr>
                  <w:tcW w:w="1276" w:type="dxa"/>
                  <w:tcBorders>
                    <w:bottom w:val="single" w:sz="4" w:space="0" w:color="auto"/>
                  </w:tcBorders>
                  <w:vAlign w:val="center"/>
                </w:tcPr>
                <w:p w14:paraId="28443795"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C15265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1718556C" w14:textId="47AC64D2"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02648101" w14:textId="77777777" w:rsidTr="00B510EA">
              <w:trPr>
                <w:trHeight w:val="20"/>
              </w:trPr>
              <w:tc>
                <w:tcPr>
                  <w:tcW w:w="3287" w:type="dxa"/>
                  <w:tcBorders>
                    <w:top w:val="single" w:sz="4" w:space="0" w:color="auto"/>
                    <w:bottom w:val="nil"/>
                  </w:tcBorders>
                  <w:vAlign w:val="center"/>
                </w:tcPr>
                <w:p w14:paraId="44191740" w14:textId="77777777" w:rsidR="00BA3190" w:rsidRPr="006145DB" w:rsidRDefault="00BA3190" w:rsidP="005B435E">
                  <w:pPr>
                    <w:spacing w:after="0" w:line="240" w:lineRule="auto"/>
                    <w:ind w:left="78" w:right="138"/>
                    <w:jc w:val="both"/>
                    <w:rPr>
                      <w:rFonts w:cs="Arial"/>
                      <w:sz w:val="16"/>
                      <w:szCs w:val="16"/>
                      <w:lang w:eastAsia="es-CO"/>
                    </w:rPr>
                  </w:pPr>
                  <w:r w:rsidRPr="006145DB">
                    <w:rPr>
                      <w:rFonts w:cs="Arial"/>
                      <w:sz w:val="16"/>
                      <w:szCs w:val="16"/>
                      <w:lang w:eastAsia="es-CO"/>
                    </w:rPr>
                    <w:t>Persona que de manera voluntaria declara que la información suministrada para acceder al referido servicio es verdadera y corresponde a su situación actual.</w:t>
                  </w:r>
                </w:p>
              </w:tc>
              <w:tc>
                <w:tcPr>
                  <w:tcW w:w="1276" w:type="dxa"/>
                  <w:tcBorders>
                    <w:top w:val="single" w:sz="4" w:space="0" w:color="auto"/>
                    <w:bottom w:val="nil"/>
                  </w:tcBorders>
                  <w:vAlign w:val="center"/>
                </w:tcPr>
                <w:p w14:paraId="119DDCE0"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702F430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top w:val="single" w:sz="4" w:space="0" w:color="auto"/>
                    <w:bottom w:val="nil"/>
                  </w:tcBorders>
                  <w:vAlign w:val="center"/>
                </w:tcPr>
                <w:p w14:paraId="236F5D8C" w14:textId="35059AF1"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bl>
          <w:p w14:paraId="64B5BF3B" w14:textId="77777777" w:rsidR="00BA3190" w:rsidRPr="006145DB" w:rsidRDefault="00BA3190" w:rsidP="005B435E">
            <w:pPr>
              <w:pStyle w:val="Textoindependiente"/>
              <w:spacing w:after="0" w:line="240" w:lineRule="auto"/>
              <w:ind w:right="112"/>
              <w:jc w:val="both"/>
              <w:rPr>
                <w:rFonts w:cs="Arial"/>
                <w:bCs/>
                <w:lang w:eastAsia="es-CO"/>
              </w:rPr>
            </w:pPr>
          </w:p>
        </w:tc>
      </w:tr>
      <w:tr w:rsidR="00A27979" w:rsidRPr="006145DB" w14:paraId="01C3FF71" w14:textId="77777777" w:rsidTr="00EA26D6">
        <w:trPr>
          <w:trHeight w:val="20"/>
          <w:jc w:val="center"/>
        </w:trPr>
        <w:tc>
          <w:tcPr>
            <w:tcW w:w="1980" w:type="dxa"/>
            <w:vAlign w:val="center"/>
          </w:tcPr>
          <w:p w14:paraId="6CB5417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6145DB" w14:paraId="3477E242" w14:textId="77777777" w:rsidTr="006867E0">
              <w:trPr>
                <w:trHeight w:val="80"/>
              </w:trPr>
              <w:tc>
                <w:tcPr>
                  <w:tcW w:w="3287" w:type="dxa"/>
                  <w:tcBorders>
                    <w:top w:val="nil"/>
                    <w:left w:val="nil"/>
                    <w:right w:val="nil"/>
                  </w:tcBorders>
                  <w:vAlign w:val="center"/>
                </w:tcPr>
                <w:p w14:paraId="3F569CB1" w14:textId="77777777" w:rsidR="00E26A00" w:rsidRPr="006145DB" w:rsidRDefault="00E26A00"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78C5FE20" w14:textId="77777777" w:rsidR="00E26A00" w:rsidRPr="006145DB" w:rsidRDefault="00E26A00"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5EB30AEF" w14:textId="77777777" w:rsidR="00E26A00" w:rsidRPr="006145DB" w:rsidRDefault="00E26A00"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15B74FAA" w14:textId="77777777" w:rsidR="00E26A00" w:rsidRPr="006145DB" w:rsidRDefault="00E26A00" w:rsidP="005B435E">
                  <w:pPr>
                    <w:tabs>
                      <w:tab w:val="left" w:pos="709"/>
                    </w:tabs>
                    <w:contextualSpacing/>
                    <w:jc w:val="center"/>
                    <w:rPr>
                      <w:rFonts w:cs="Arial"/>
                      <w:sz w:val="16"/>
                      <w:szCs w:val="16"/>
                      <w:lang w:eastAsia="es-CO"/>
                    </w:rPr>
                  </w:pPr>
                </w:p>
              </w:tc>
            </w:tr>
            <w:tr w:rsidR="00A27979" w:rsidRPr="006145DB" w14:paraId="3947F60F" w14:textId="77777777" w:rsidTr="006867E0">
              <w:trPr>
                <w:trHeight w:val="380"/>
              </w:trPr>
              <w:tc>
                <w:tcPr>
                  <w:tcW w:w="3287" w:type="dxa"/>
                  <w:tcBorders>
                    <w:top w:val="nil"/>
                  </w:tcBorders>
                  <w:vAlign w:val="center"/>
                </w:tcPr>
                <w:p w14:paraId="009C54C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086E4B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A4271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3210603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27979" w:rsidRPr="006145DB" w14:paraId="1DF99E39" w14:textId="77777777" w:rsidTr="006867E0">
              <w:trPr>
                <w:trHeight w:val="243"/>
              </w:trPr>
              <w:tc>
                <w:tcPr>
                  <w:tcW w:w="3287" w:type="dxa"/>
                  <w:vAlign w:val="center"/>
                </w:tcPr>
                <w:p w14:paraId="18B77801"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vAlign w:val="center"/>
                </w:tcPr>
                <w:p w14:paraId="5183725D"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vAlign w:val="center"/>
                </w:tcPr>
                <w:p w14:paraId="3AC735DF"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76A8EE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A27979" w:rsidRPr="006145DB" w14:paraId="6BAB9710" w14:textId="77777777" w:rsidTr="006867E0">
              <w:trPr>
                <w:trHeight w:val="243"/>
              </w:trPr>
              <w:tc>
                <w:tcPr>
                  <w:tcW w:w="3287" w:type="dxa"/>
                  <w:tcBorders>
                    <w:bottom w:val="single" w:sz="4" w:space="0" w:color="auto"/>
                  </w:tcBorders>
                  <w:vAlign w:val="center"/>
                </w:tcPr>
                <w:p w14:paraId="0C37A3D0"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rPr>
                    <w:t>Novedad en el estado del documento reportado en las bases de datos Registraduría Nacional del Estado Civil, con estados diferentes a Vigente.</w:t>
                  </w:r>
                </w:p>
              </w:tc>
              <w:tc>
                <w:tcPr>
                  <w:tcW w:w="1276" w:type="dxa"/>
                  <w:tcBorders>
                    <w:bottom w:val="single" w:sz="4" w:space="0" w:color="auto"/>
                  </w:tcBorders>
                  <w:vAlign w:val="center"/>
                </w:tcPr>
                <w:p w14:paraId="446C1753" w14:textId="409E5D43"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PISIS-RNEC</w:t>
                  </w:r>
                </w:p>
              </w:tc>
              <w:tc>
                <w:tcPr>
                  <w:tcW w:w="1134" w:type="dxa"/>
                  <w:tcBorders>
                    <w:bottom w:val="single" w:sz="4" w:space="0" w:color="auto"/>
                  </w:tcBorders>
                  <w:vAlign w:val="center"/>
                </w:tcPr>
                <w:p w14:paraId="01C79782"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Mensual (mes vencido)</w:t>
                  </w:r>
                </w:p>
              </w:tc>
              <w:tc>
                <w:tcPr>
                  <w:tcW w:w="1559" w:type="dxa"/>
                  <w:tcBorders>
                    <w:bottom w:val="single" w:sz="4" w:space="0" w:color="auto"/>
                  </w:tcBorders>
                  <w:vAlign w:val="center"/>
                </w:tcPr>
                <w:p w14:paraId="610C0D39"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266429FD" w14:textId="2CE9524E" w:rsidR="00BA3190" w:rsidRPr="006145DB" w:rsidRDefault="00BA3190" w:rsidP="005B435E">
                  <w:pPr>
                    <w:tabs>
                      <w:tab w:val="left" w:pos="709"/>
                    </w:tabs>
                    <w:contextualSpacing/>
                    <w:jc w:val="center"/>
                    <w:rPr>
                      <w:rFonts w:cs="Arial"/>
                      <w:sz w:val="16"/>
                      <w:szCs w:val="16"/>
                    </w:rPr>
                  </w:pPr>
                  <w:r w:rsidRPr="006145DB">
                    <w:rPr>
                      <w:rFonts w:cs="Arial"/>
                      <w:sz w:val="16"/>
                      <w:szCs w:val="16"/>
                    </w:rPr>
                    <w:t>Registraduría. Nacional del Estado Civil</w:t>
                  </w:r>
                </w:p>
              </w:tc>
            </w:tr>
            <w:tr w:rsidR="00A27979" w:rsidRPr="006145DB" w14:paraId="5607213D" w14:textId="77777777" w:rsidTr="006867E0">
              <w:trPr>
                <w:trHeight w:val="243"/>
              </w:trPr>
              <w:tc>
                <w:tcPr>
                  <w:tcW w:w="3287" w:type="dxa"/>
                  <w:tcBorders>
                    <w:bottom w:val="single" w:sz="4" w:space="0" w:color="auto"/>
                  </w:tcBorders>
                  <w:vAlign w:val="center"/>
                </w:tcPr>
                <w:p w14:paraId="30CF3DF2" w14:textId="0867BDFA"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Inconsistencia en la información aportada y que derive en el incumplimiento de criterios de ingreso</w:t>
                  </w:r>
                  <w:r w:rsidR="006867E0" w:rsidRPr="006145DB">
                    <w:rPr>
                      <w:rFonts w:cs="Arial"/>
                      <w:sz w:val="16"/>
                      <w:szCs w:val="16"/>
                      <w:lang w:eastAsia="es-CO"/>
                    </w:rPr>
                    <w:t>.</w:t>
                  </w:r>
                </w:p>
              </w:tc>
              <w:tc>
                <w:tcPr>
                  <w:tcW w:w="1276" w:type="dxa"/>
                  <w:tcBorders>
                    <w:bottom w:val="single" w:sz="4" w:space="0" w:color="auto"/>
                  </w:tcBorders>
                  <w:vAlign w:val="center"/>
                </w:tcPr>
                <w:p w14:paraId="19882D94"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1849573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0A49C2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33A192E" w14:textId="77777777" w:rsidTr="006867E0">
              <w:trPr>
                <w:trHeight w:val="765"/>
              </w:trPr>
              <w:tc>
                <w:tcPr>
                  <w:tcW w:w="3287" w:type="dxa"/>
                  <w:tcBorders>
                    <w:top w:val="single" w:sz="4" w:space="0" w:color="auto"/>
                  </w:tcBorders>
                  <w:vAlign w:val="center"/>
                </w:tcPr>
                <w:p w14:paraId="6A930D48"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2671611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tcBorders>
                  <w:vAlign w:val="center"/>
                </w:tcPr>
                <w:p w14:paraId="44E09413" w14:textId="077AC33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769D7FBB" w14:textId="0E0734EF"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r w:rsidR="00A27979" w:rsidRPr="006145DB" w14:paraId="27EB8B78" w14:textId="77777777" w:rsidTr="006867E0">
              <w:trPr>
                <w:trHeight w:val="485"/>
              </w:trPr>
              <w:tc>
                <w:tcPr>
                  <w:tcW w:w="3287" w:type="dxa"/>
                  <w:vAlign w:val="center"/>
                </w:tcPr>
                <w:p w14:paraId="36E4B115" w14:textId="77777777"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7E6A556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505A79E0"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3A026828"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(Mes Vencido)</w:t>
                  </w:r>
                </w:p>
              </w:tc>
              <w:tc>
                <w:tcPr>
                  <w:tcW w:w="1559" w:type="dxa"/>
                  <w:vAlign w:val="center"/>
                </w:tcPr>
                <w:p w14:paraId="0962A1F3" w14:textId="458669F3"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A27979" w:rsidRPr="006145DB" w14:paraId="56D0A4C4" w14:textId="77777777" w:rsidTr="006867E0">
              <w:trPr>
                <w:trHeight w:val="259"/>
              </w:trPr>
              <w:tc>
                <w:tcPr>
                  <w:tcW w:w="3287" w:type="dxa"/>
                  <w:vAlign w:val="center"/>
                </w:tcPr>
                <w:p w14:paraId="12524A2C" w14:textId="1B30AAA3"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B21351" w:rsidRPr="006145DB">
                    <w:rPr>
                      <w:rFonts w:cs="Arial"/>
                      <w:sz w:val="16"/>
                      <w:szCs w:val="16"/>
                    </w:rPr>
                    <w:t>.</w:t>
                  </w:r>
                </w:p>
              </w:tc>
              <w:tc>
                <w:tcPr>
                  <w:tcW w:w="1276" w:type="dxa"/>
                  <w:vAlign w:val="center"/>
                </w:tcPr>
                <w:p w14:paraId="79F429B6"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vAlign w:val="center"/>
                </w:tcPr>
                <w:p w14:paraId="26F1200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B65ADFE"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27979" w:rsidRPr="006145DB" w14:paraId="7CD809BE" w14:textId="77777777" w:rsidTr="006867E0">
              <w:trPr>
                <w:trHeight w:val="343"/>
              </w:trPr>
              <w:tc>
                <w:tcPr>
                  <w:tcW w:w="3287" w:type="dxa"/>
                  <w:vAlign w:val="center"/>
                </w:tcPr>
                <w:p w14:paraId="1D4DD596" w14:textId="0EEFC23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6867E0" w:rsidRPr="006145DB">
                    <w:rPr>
                      <w:rFonts w:cs="Arial"/>
                      <w:sz w:val="16"/>
                      <w:szCs w:val="16"/>
                      <w:lang w:eastAsia="es-CO"/>
                    </w:rPr>
                    <w:t>.</w:t>
                  </w:r>
                </w:p>
              </w:tc>
              <w:tc>
                <w:tcPr>
                  <w:tcW w:w="1276" w:type="dxa"/>
                  <w:vAlign w:val="center"/>
                </w:tcPr>
                <w:p w14:paraId="4E07A1ED" w14:textId="3949091D"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del acta</w:t>
                  </w:r>
                </w:p>
              </w:tc>
              <w:tc>
                <w:tcPr>
                  <w:tcW w:w="1134" w:type="dxa"/>
                  <w:vAlign w:val="center"/>
                </w:tcPr>
                <w:p w14:paraId="15DBD10D"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2CEF8BEF"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31740952" w14:textId="77777777" w:rsidTr="006867E0">
              <w:trPr>
                <w:trHeight w:val="259"/>
              </w:trPr>
              <w:tc>
                <w:tcPr>
                  <w:tcW w:w="3287" w:type="dxa"/>
                  <w:vAlign w:val="center"/>
                </w:tcPr>
                <w:p w14:paraId="06FAA787" w14:textId="41EF7A39"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B21351" w:rsidRPr="006145DB">
                    <w:rPr>
                      <w:rFonts w:cs="Arial"/>
                      <w:sz w:val="16"/>
                      <w:szCs w:val="16"/>
                      <w:lang w:eastAsia="es-CO"/>
                    </w:rPr>
                    <w:t>.</w:t>
                  </w:r>
                </w:p>
              </w:tc>
              <w:tc>
                <w:tcPr>
                  <w:tcW w:w="1276" w:type="dxa"/>
                  <w:vAlign w:val="center"/>
                </w:tcPr>
                <w:p w14:paraId="58F98FE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913658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782B554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75DBD3A" w14:textId="77777777" w:rsidTr="006867E0">
              <w:trPr>
                <w:trHeight w:val="259"/>
              </w:trPr>
              <w:tc>
                <w:tcPr>
                  <w:tcW w:w="3287" w:type="dxa"/>
                  <w:tcBorders>
                    <w:bottom w:val="single" w:sz="4" w:space="0" w:color="auto"/>
                  </w:tcBorders>
                  <w:vAlign w:val="center"/>
                </w:tcPr>
                <w:p w14:paraId="4B9657FE" w14:textId="1EFA79C5"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6867E0" w:rsidRPr="006145DB">
                    <w:rPr>
                      <w:rFonts w:cs="Arial"/>
                      <w:sz w:val="16"/>
                      <w:szCs w:val="16"/>
                      <w:lang w:eastAsia="es-CO"/>
                    </w:rPr>
                    <w:t>.</w:t>
                  </w:r>
                </w:p>
              </w:tc>
              <w:tc>
                <w:tcPr>
                  <w:tcW w:w="1276" w:type="dxa"/>
                  <w:tcBorders>
                    <w:bottom w:val="single" w:sz="4" w:space="0" w:color="auto"/>
                  </w:tcBorders>
                  <w:vAlign w:val="center"/>
                </w:tcPr>
                <w:p w14:paraId="61BA96D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E3ABC8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E6081B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20312A0C" w14:textId="77777777" w:rsidTr="006867E0">
              <w:trPr>
                <w:trHeight w:val="259"/>
              </w:trPr>
              <w:tc>
                <w:tcPr>
                  <w:tcW w:w="3287" w:type="dxa"/>
                  <w:tcBorders>
                    <w:top w:val="single" w:sz="4" w:space="0" w:color="auto"/>
                    <w:left w:val="single" w:sz="4" w:space="0" w:color="auto"/>
                    <w:bottom w:val="single" w:sz="4" w:space="0" w:color="auto"/>
                    <w:right w:val="single" w:sz="4" w:space="0" w:color="auto"/>
                  </w:tcBorders>
                  <w:vAlign w:val="center"/>
                </w:tcPr>
                <w:p w14:paraId="023108D4"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top w:val="single" w:sz="4" w:space="0" w:color="auto"/>
                    <w:left w:val="single" w:sz="4" w:space="0" w:color="auto"/>
                    <w:bottom w:val="single" w:sz="4" w:space="0" w:color="auto"/>
                    <w:right w:val="single" w:sz="4" w:space="0" w:color="auto"/>
                  </w:tcBorders>
                  <w:vAlign w:val="center"/>
                </w:tcPr>
                <w:p w14:paraId="2E2C6DA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tcPr>
                <w:p w14:paraId="79787CAF"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left w:val="single" w:sz="4" w:space="0" w:color="auto"/>
                    <w:bottom w:val="single" w:sz="4" w:space="0" w:color="auto"/>
                    <w:right w:val="single" w:sz="4" w:space="0" w:color="auto"/>
                  </w:tcBorders>
                  <w:vAlign w:val="center"/>
                </w:tcPr>
                <w:p w14:paraId="1E543991"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294AEC" w:rsidRPr="006145DB" w14:paraId="53F05BC0" w14:textId="77777777" w:rsidTr="006867E0">
              <w:trPr>
                <w:trHeight w:val="70"/>
              </w:trPr>
              <w:tc>
                <w:tcPr>
                  <w:tcW w:w="3287" w:type="dxa"/>
                  <w:tcBorders>
                    <w:top w:val="single" w:sz="4" w:space="0" w:color="auto"/>
                    <w:left w:val="nil"/>
                    <w:bottom w:val="nil"/>
                    <w:right w:val="nil"/>
                  </w:tcBorders>
                  <w:vAlign w:val="center"/>
                </w:tcPr>
                <w:p w14:paraId="1BBDD4E0" w14:textId="77777777" w:rsidR="00294AEC" w:rsidRPr="006145DB" w:rsidRDefault="00294AEC" w:rsidP="005B435E">
                  <w:pPr>
                    <w:tabs>
                      <w:tab w:val="left" w:pos="709"/>
                    </w:tabs>
                    <w:contextualSpacing/>
                    <w:jc w:val="both"/>
                    <w:rPr>
                      <w:rFonts w:cs="Arial"/>
                      <w:sz w:val="16"/>
                      <w:szCs w:val="16"/>
                      <w:shd w:val="clear" w:color="auto" w:fill="FFFFFF"/>
                    </w:rPr>
                  </w:pPr>
                </w:p>
              </w:tc>
              <w:tc>
                <w:tcPr>
                  <w:tcW w:w="1276" w:type="dxa"/>
                  <w:tcBorders>
                    <w:top w:val="single" w:sz="4" w:space="0" w:color="auto"/>
                    <w:left w:val="nil"/>
                    <w:bottom w:val="nil"/>
                    <w:right w:val="nil"/>
                  </w:tcBorders>
                  <w:vAlign w:val="center"/>
                </w:tcPr>
                <w:p w14:paraId="5C9C67CB" w14:textId="77777777" w:rsidR="00294AEC" w:rsidRPr="006145DB" w:rsidRDefault="00294AE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7746CF74" w14:textId="77777777" w:rsidR="00294AEC" w:rsidRPr="006145DB" w:rsidRDefault="00294AEC" w:rsidP="005B435E">
                  <w:pPr>
                    <w:tabs>
                      <w:tab w:val="left" w:pos="709"/>
                    </w:tabs>
                    <w:contextualSpacing/>
                    <w:jc w:val="center"/>
                    <w:rPr>
                      <w:rFonts w:cs="Arial"/>
                      <w:bCs/>
                      <w:sz w:val="16"/>
                      <w:szCs w:val="16"/>
                      <w:lang w:eastAsia="es-CO"/>
                    </w:rPr>
                  </w:pPr>
                </w:p>
              </w:tc>
              <w:tc>
                <w:tcPr>
                  <w:tcW w:w="1559" w:type="dxa"/>
                  <w:tcBorders>
                    <w:top w:val="single" w:sz="4" w:space="0" w:color="auto"/>
                    <w:left w:val="nil"/>
                    <w:bottom w:val="nil"/>
                    <w:right w:val="nil"/>
                  </w:tcBorders>
                  <w:vAlign w:val="center"/>
                </w:tcPr>
                <w:p w14:paraId="729186E1" w14:textId="77777777" w:rsidR="00294AEC" w:rsidRPr="006145DB" w:rsidRDefault="00294AEC" w:rsidP="005B435E">
                  <w:pPr>
                    <w:tabs>
                      <w:tab w:val="left" w:pos="709"/>
                    </w:tabs>
                    <w:contextualSpacing/>
                    <w:jc w:val="center"/>
                    <w:rPr>
                      <w:rFonts w:cs="Arial"/>
                      <w:sz w:val="16"/>
                      <w:szCs w:val="16"/>
                    </w:rPr>
                  </w:pPr>
                </w:p>
              </w:tc>
            </w:tr>
          </w:tbl>
          <w:p w14:paraId="1926D4F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184486C" w14:textId="77777777" w:rsidTr="00043AC8">
        <w:trPr>
          <w:trHeight w:val="1876"/>
          <w:jc w:val="center"/>
        </w:trPr>
        <w:tc>
          <w:tcPr>
            <w:tcW w:w="1980" w:type="dxa"/>
            <w:vAlign w:val="center"/>
          </w:tcPr>
          <w:p w14:paraId="572B360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513" w:type="dxa"/>
          </w:tcPr>
          <w:tbl>
            <w:tblPr>
              <w:tblW w:w="72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82"/>
              <w:gridCol w:w="1276"/>
              <w:gridCol w:w="1134"/>
              <w:gridCol w:w="1559"/>
            </w:tblGrid>
            <w:tr w:rsidR="00A27979" w:rsidRPr="006145DB" w14:paraId="4A108B9A" w14:textId="77777777" w:rsidTr="006867E0">
              <w:trPr>
                <w:trHeight w:val="324"/>
              </w:trPr>
              <w:tc>
                <w:tcPr>
                  <w:tcW w:w="3282" w:type="dxa"/>
                  <w:tcBorders>
                    <w:top w:val="nil"/>
                    <w:left w:val="single" w:sz="4" w:space="0" w:color="auto"/>
                    <w:bottom w:val="single" w:sz="4" w:space="0" w:color="auto"/>
                    <w:right w:val="single" w:sz="4" w:space="0" w:color="auto"/>
                  </w:tcBorders>
                  <w:vAlign w:val="center"/>
                  <w:hideMark/>
                </w:tcPr>
                <w:p w14:paraId="2FC4187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 </w:t>
                  </w:r>
                </w:p>
              </w:tc>
              <w:tc>
                <w:tcPr>
                  <w:tcW w:w="1276" w:type="dxa"/>
                  <w:tcBorders>
                    <w:top w:val="nil"/>
                    <w:left w:val="single" w:sz="4" w:space="0" w:color="auto"/>
                    <w:bottom w:val="single" w:sz="4" w:space="0" w:color="auto"/>
                    <w:right w:val="single" w:sz="4" w:space="0" w:color="auto"/>
                  </w:tcBorders>
                  <w:vAlign w:val="center"/>
                  <w:hideMark/>
                </w:tcPr>
                <w:p w14:paraId="10EC468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359AD8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326439F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  </w:t>
                  </w:r>
                </w:p>
              </w:tc>
            </w:tr>
            <w:tr w:rsidR="00A27979" w:rsidRPr="006145DB" w14:paraId="7E6C8FD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77C868BC"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Autocuidado para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66F3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9F059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A67894" w14:textId="509B60C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F9E68E4"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5D82A24"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Hogar de Paso Día y Hogar de Paso Noche para la Atención de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D56F8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24A70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294DE6" w14:textId="0F4F5191"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1C35F6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B2AC1BB"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Comunidad de Vida para Población Habitante de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56E0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F61A1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541557" w14:textId="70F8F2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46C83D26"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F30DAF9" w14:textId="2ED5614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Sociosanitaria para Población Habitante de Calle y en Alto Riesgo de Estarlo</w:t>
                  </w:r>
                  <w:r w:rsidR="006867E0" w:rsidRPr="006145DB">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4D5E66"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2B1DA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1DB57D" w14:textId="27081F1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5D9409A"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0ADEB240"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y Desarrollo de Capacidades para Mujeres Habitantes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68F3C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5BF6E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1CA456" w14:textId="272296E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E9CA97D"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1A900C38"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 </w:t>
                  </w:r>
                </w:p>
              </w:tc>
              <w:tc>
                <w:tcPr>
                  <w:tcW w:w="1276" w:type="dxa"/>
                  <w:tcBorders>
                    <w:top w:val="single" w:sz="4" w:space="0" w:color="auto"/>
                    <w:left w:val="single" w:sz="6" w:space="0" w:color="auto"/>
                    <w:bottom w:val="single" w:sz="6" w:space="0" w:color="auto"/>
                    <w:right w:val="single" w:sz="6" w:space="0" w:color="auto"/>
                  </w:tcBorders>
                  <w:vAlign w:val="center"/>
                  <w:hideMark/>
                </w:tcPr>
                <w:p w14:paraId="233183A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3D9395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1E1CDAF" w14:textId="5054DE78"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07132D7" w14:textId="77777777" w:rsidTr="006867E0">
              <w:trPr>
                <w:trHeight w:val="300"/>
              </w:trPr>
              <w:tc>
                <w:tcPr>
                  <w:tcW w:w="3282" w:type="dxa"/>
                  <w:tcBorders>
                    <w:top w:val="single" w:sz="6" w:space="0" w:color="auto"/>
                    <w:left w:val="single" w:sz="6" w:space="0" w:color="auto"/>
                    <w:bottom w:val="single" w:sz="6" w:space="0" w:color="auto"/>
                    <w:right w:val="single" w:sz="6" w:space="0" w:color="auto"/>
                  </w:tcBorders>
                  <w:vAlign w:val="center"/>
                  <w:hideMark/>
                </w:tcPr>
                <w:p w14:paraId="4B1EDE00" w14:textId="126103A4"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Cuidado Transitorio Día – Noche</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A378BA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FF6585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8A80268" w14:textId="6925F893"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2E74692"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61B81A86" w14:textId="1CD42A21"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Comunidad de Cuidado</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4" w:space="0" w:color="auto"/>
                    <w:right w:val="single" w:sz="6" w:space="0" w:color="auto"/>
                  </w:tcBorders>
                  <w:vAlign w:val="center"/>
                  <w:hideMark/>
                </w:tcPr>
                <w:p w14:paraId="6EDE7E4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689ECCA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2F1DBCF8" w14:textId="47651F46"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5BAADD5" w14:textId="77777777" w:rsidTr="006867E0">
              <w:trPr>
                <w:trHeight w:val="300"/>
              </w:trPr>
              <w:tc>
                <w:tcPr>
                  <w:tcW w:w="3282" w:type="dxa"/>
                  <w:tcBorders>
                    <w:top w:val="single" w:sz="4" w:space="0" w:color="auto"/>
                    <w:left w:val="single" w:sz="6" w:space="0" w:color="auto"/>
                    <w:bottom w:val="nil"/>
                    <w:right w:val="single" w:sz="6" w:space="0" w:color="auto"/>
                  </w:tcBorders>
                  <w:vAlign w:val="center"/>
                  <w:hideMark/>
                </w:tcPr>
                <w:p w14:paraId="1D8B05AA"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Centros Integrarte (Atención Interna y Externa). </w:t>
                  </w:r>
                </w:p>
              </w:tc>
              <w:tc>
                <w:tcPr>
                  <w:tcW w:w="1276" w:type="dxa"/>
                  <w:tcBorders>
                    <w:top w:val="single" w:sz="4" w:space="0" w:color="auto"/>
                    <w:left w:val="single" w:sz="6" w:space="0" w:color="auto"/>
                    <w:bottom w:val="nil"/>
                    <w:right w:val="single" w:sz="6" w:space="0" w:color="auto"/>
                  </w:tcBorders>
                  <w:vAlign w:val="center"/>
                  <w:hideMark/>
                </w:tcPr>
                <w:p w14:paraId="79650E3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134" w:type="dxa"/>
                  <w:tcBorders>
                    <w:top w:val="single" w:sz="4" w:space="0" w:color="auto"/>
                    <w:left w:val="single" w:sz="6" w:space="0" w:color="auto"/>
                    <w:bottom w:val="nil"/>
                    <w:right w:val="single" w:sz="6" w:space="0" w:color="auto"/>
                  </w:tcBorders>
                  <w:vAlign w:val="center"/>
                  <w:hideMark/>
                </w:tcPr>
                <w:p w14:paraId="34DE59E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tcBorders>
                    <w:top w:val="single" w:sz="4" w:space="0" w:color="auto"/>
                    <w:left w:val="single" w:sz="6" w:space="0" w:color="auto"/>
                    <w:bottom w:val="nil"/>
                    <w:right w:val="single" w:sz="6" w:space="0" w:color="auto"/>
                  </w:tcBorders>
                  <w:vAlign w:val="center"/>
                  <w:hideMark/>
                </w:tcPr>
                <w:p w14:paraId="512C90C5" w14:textId="2FF978C0"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w:t>
                  </w:r>
                  <w:r w:rsidR="001B131E" w:rsidRPr="006145DB">
                    <w:rPr>
                      <w:rFonts w:cs="Arial"/>
                      <w:sz w:val="16"/>
                      <w:szCs w:val="16"/>
                      <w:lang w:eastAsia="es-CO"/>
                    </w:rPr>
                    <w:t>l</w:t>
                  </w:r>
                </w:p>
              </w:tc>
            </w:tr>
            <w:tr w:rsidR="00A27979" w:rsidRPr="006145DB" w14:paraId="644D3B40" w14:textId="77777777" w:rsidTr="006867E0">
              <w:trPr>
                <w:trHeight w:val="300"/>
              </w:trPr>
              <w:tc>
                <w:tcPr>
                  <w:tcW w:w="3282" w:type="dxa"/>
                  <w:tcBorders>
                    <w:top w:val="nil"/>
                    <w:left w:val="single" w:sz="6" w:space="0" w:color="auto"/>
                    <w:bottom w:val="single" w:sz="6" w:space="0" w:color="auto"/>
                    <w:right w:val="single" w:sz="6" w:space="0" w:color="auto"/>
                  </w:tcBorders>
                  <w:vAlign w:val="center"/>
                  <w:hideMark/>
                </w:tcPr>
                <w:p w14:paraId="55AB9D2B" w14:textId="7A835EAE"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Compromiso por una Alimentación Incluyente</w:t>
                  </w:r>
                  <w:r w:rsidR="006867E0" w:rsidRPr="006145DB">
                    <w:rPr>
                      <w:rFonts w:cs="Arial"/>
                      <w:sz w:val="16"/>
                      <w:szCs w:val="16"/>
                      <w:lang w:eastAsia="es-CO"/>
                    </w:rPr>
                    <w:t>.</w:t>
                  </w:r>
                </w:p>
              </w:tc>
              <w:tc>
                <w:tcPr>
                  <w:tcW w:w="1276" w:type="dxa"/>
                  <w:tcBorders>
                    <w:top w:val="nil"/>
                    <w:left w:val="single" w:sz="6" w:space="0" w:color="auto"/>
                    <w:bottom w:val="single" w:sz="6" w:space="0" w:color="auto"/>
                    <w:right w:val="single" w:sz="6" w:space="0" w:color="auto"/>
                  </w:tcBorders>
                  <w:vAlign w:val="center"/>
                  <w:hideMark/>
                </w:tcPr>
                <w:p w14:paraId="33B95DD4"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nil"/>
                    <w:left w:val="single" w:sz="6" w:space="0" w:color="auto"/>
                    <w:bottom w:val="single" w:sz="6" w:space="0" w:color="auto"/>
                    <w:right w:val="single" w:sz="6" w:space="0" w:color="auto"/>
                  </w:tcBorders>
                  <w:vAlign w:val="center"/>
                  <w:hideMark/>
                </w:tcPr>
                <w:p w14:paraId="6951545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nil"/>
                    <w:left w:val="single" w:sz="6" w:space="0" w:color="auto"/>
                    <w:bottom w:val="single" w:sz="6" w:space="0" w:color="auto"/>
                    <w:right w:val="single" w:sz="6" w:space="0" w:color="auto"/>
                  </w:tcBorders>
                  <w:vAlign w:val="center"/>
                  <w:hideMark/>
                </w:tcPr>
                <w:p w14:paraId="701EAFDA" w14:textId="03627AED"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6B51F707"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01E6E63D"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Comedores Comunitarios.</w:t>
                  </w:r>
                </w:p>
              </w:tc>
              <w:tc>
                <w:tcPr>
                  <w:tcW w:w="1276" w:type="dxa"/>
                  <w:tcBorders>
                    <w:top w:val="single" w:sz="6" w:space="0" w:color="auto"/>
                    <w:left w:val="single" w:sz="6" w:space="0" w:color="auto"/>
                    <w:bottom w:val="single" w:sz="4" w:space="0" w:color="auto"/>
                    <w:right w:val="single" w:sz="6" w:space="0" w:color="auto"/>
                  </w:tcBorders>
                  <w:vAlign w:val="center"/>
                  <w:hideMark/>
                </w:tcPr>
                <w:p w14:paraId="121B596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3E4264F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14285BA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1BBAA697"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427EB90F" w14:textId="6A633208"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Persona con pena privativa de la libertad y no privativa</w:t>
                  </w:r>
                  <w:r w:rsidR="006867E0" w:rsidRPr="006145DB">
                    <w:rPr>
                      <w:rFonts w:cs="Arial"/>
                      <w:sz w:val="16"/>
                      <w:szCs w:val="16"/>
                      <w:lang w:eastAsia="es-CO"/>
                    </w:rPr>
                    <w:t>.</w:t>
                  </w:r>
                </w:p>
              </w:tc>
              <w:tc>
                <w:tcPr>
                  <w:tcW w:w="1276" w:type="dxa"/>
                  <w:tcBorders>
                    <w:top w:val="single" w:sz="4" w:space="0" w:color="auto"/>
                    <w:left w:val="single" w:sz="6" w:space="0" w:color="auto"/>
                    <w:bottom w:val="single" w:sz="6" w:space="0" w:color="auto"/>
                    <w:right w:val="single" w:sz="6" w:space="0" w:color="auto"/>
                  </w:tcBorders>
                  <w:vAlign w:val="center"/>
                  <w:hideMark/>
                </w:tcPr>
                <w:p w14:paraId="128E557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7972322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Consulta individual a demanda</w:t>
                  </w:r>
                </w:p>
              </w:tc>
              <w:tc>
                <w:tcPr>
                  <w:tcW w:w="1559" w:type="dxa"/>
                  <w:tcBorders>
                    <w:top w:val="single" w:sz="4" w:space="0" w:color="auto"/>
                    <w:left w:val="single" w:sz="6" w:space="0" w:color="auto"/>
                    <w:bottom w:val="single" w:sz="6" w:space="0" w:color="auto"/>
                    <w:right w:val="single" w:sz="6" w:space="0" w:color="auto"/>
                  </w:tcBorders>
                  <w:vAlign w:val="center"/>
                  <w:hideMark/>
                </w:tcPr>
                <w:p w14:paraId="2CFA5C7B" w14:textId="0A72278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w:t>
                  </w:r>
                </w:p>
              </w:tc>
            </w:tr>
            <w:tr w:rsidR="00E26A00" w:rsidRPr="006145DB" w14:paraId="78080379" w14:textId="77777777" w:rsidTr="006867E0">
              <w:trPr>
                <w:trHeight w:val="65"/>
              </w:trPr>
              <w:tc>
                <w:tcPr>
                  <w:tcW w:w="3282" w:type="dxa"/>
                  <w:tcBorders>
                    <w:top w:val="single" w:sz="6" w:space="0" w:color="auto"/>
                    <w:left w:val="nil"/>
                    <w:bottom w:val="nil"/>
                    <w:right w:val="nil"/>
                  </w:tcBorders>
                  <w:vAlign w:val="center"/>
                </w:tcPr>
                <w:p w14:paraId="50080AF4" w14:textId="77777777" w:rsidR="00E26A00" w:rsidRPr="006145DB" w:rsidRDefault="00E26A00" w:rsidP="005B435E">
                  <w:pPr>
                    <w:spacing w:after="0" w:line="240" w:lineRule="auto"/>
                    <w:jc w:val="center"/>
                    <w:textAlignment w:val="baseline"/>
                    <w:rPr>
                      <w:rFonts w:cs="Arial"/>
                      <w:sz w:val="16"/>
                      <w:szCs w:val="16"/>
                      <w:lang w:eastAsia="es-CO"/>
                    </w:rPr>
                  </w:pPr>
                </w:p>
              </w:tc>
              <w:tc>
                <w:tcPr>
                  <w:tcW w:w="1276" w:type="dxa"/>
                  <w:tcBorders>
                    <w:top w:val="single" w:sz="6" w:space="0" w:color="auto"/>
                    <w:left w:val="nil"/>
                    <w:bottom w:val="nil"/>
                    <w:right w:val="nil"/>
                  </w:tcBorders>
                  <w:vAlign w:val="center"/>
                </w:tcPr>
                <w:p w14:paraId="5F991EC3" w14:textId="77777777" w:rsidR="00E26A00" w:rsidRPr="006145DB" w:rsidRDefault="00E26A00" w:rsidP="005B435E">
                  <w:pPr>
                    <w:spacing w:after="0" w:line="240" w:lineRule="auto"/>
                    <w:jc w:val="center"/>
                    <w:textAlignment w:val="baseline"/>
                    <w:rPr>
                      <w:rFonts w:cs="Arial"/>
                      <w:sz w:val="16"/>
                      <w:szCs w:val="16"/>
                      <w:lang w:eastAsia="es-CO"/>
                    </w:rPr>
                  </w:pPr>
                </w:p>
              </w:tc>
              <w:tc>
                <w:tcPr>
                  <w:tcW w:w="1134" w:type="dxa"/>
                  <w:tcBorders>
                    <w:top w:val="single" w:sz="6" w:space="0" w:color="auto"/>
                    <w:left w:val="nil"/>
                    <w:bottom w:val="nil"/>
                    <w:right w:val="nil"/>
                  </w:tcBorders>
                  <w:vAlign w:val="center"/>
                </w:tcPr>
                <w:p w14:paraId="103DFCCE" w14:textId="77777777" w:rsidR="00E26A00" w:rsidRPr="006145DB" w:rsidRDefault="00E26A00" w:rsidP="005B435E">
                  <w:pPr>
                    <w:spacing w:after="0" w:line="240" w:lineRule="auto"/>
                    <w:jc w:val="center"/>
                    <w:textAlignment w:val="baseline"/>
                    <w:rPr>
                      <w:rFonts w:cs="Arial"/>
                      <w:sz w:val="16"/>
                      <w:szCs w:val="16"/>
                      <w:lang w:eastAsia="es-CO"/>
                    </w:rPr>
                  </w:pPr>
                </w:p>
              </w:tc>
              <w:tc>
                <w:tcPr>
                  <w:tcW w:w="1559" w:type="dxa"/>
                  <w:tcBorders>
                    <w:top w:val="single" w:sz="6" w:space="0" w:color="auto"/>
                    <w:left w:val="nil"/>
                    <w:bottom w:val="nil"/>
                    <w:right w:val="nil"/>
                  </w:tcBorders>
                  <w:vAlign w:val="center"/>
                </w:tcPr>
                <w:p w14:paraId="351815C5" w14:textId="77777777" w:rsidR="00E26A00" w:rsidRPr="006145DB" w:rsidRDefault="00E26A00" w:rsidP="005B435E">
                  <w:pPr>
                    <w:spacing w:after="0" w:line="240" w:lineRule="auto"/>
                    <w:jc w:val="center"/>
                    <w:textAlignment w:val="baseline"/>
                    <w:rPr>
                      <w:rFonts w:cs="Arial"/>
                      <w:sz w:val="16"/>
                      <w:szCs w:val="16"/>
                      <w:lang w:eastAsia="es-CO"/>
                    </w:rPr>
                  </w:pPr>
                </w:p>
              </w:tc>
            </w:tr>
          </w:tbl>
          <w:p w14:paraId="6295A268"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A27979" w:rsidRPr="006145DB" w14:paraId="42EF7E01" w14:textId="77777777" w:rsidTr="006867E0">
        <w:trPr>
          <w:trHeight w:val="600"/>
          <w:jc w:val="center"/>
        </w:trPr>
        <w:tc>
          <w:tcPr>
            <w:tcW w:w="1980" w:type="dxa"/>
            <w:vAlign w:val="center"/>
          </w:tcPr>
          <w:p w14:paraId="6ADB2C80" w14:textId="15A63466"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513" w:type="dxa"/>
          </w:tcPr>
          <w:p w14:paraId="448EE089" w14:textId="02DDE4FB"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El servicio institucionalizado de mediana permanencia establece el proceso de desarrollo personal en un tiempo estimado entre 4 y 6 meses</w:t>
            </w:r>
          </w:p>
          <w:p w14:paraId="3CDE5315"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Se ejecuta de domingo a domingo en jornada continua, a través de las siguientes líneas de atención:</w:t>
            </w:r>
          </w:p>
          <w:p w14:paraId="5BDBFC76" w14:textId="38261263"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t>  </w:t>
            </w:r>
          </w:p>
          <w:p w14:paraId="0BF4A141" w14:textId="4B55D4C5"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 Abordaje interdisciplinario de factores individuales, familiares y sociales que inciden en el riesgo de habitar calle, por medio de atenciones personales y desarrollo de actividades grupales orientadas a la identificación de las habilidades, capacidades y necesidades de las personas en riesgo, para la formulación del Plan de Atención Individual.</w:t>
            </w:r>
          </w:p>
          <w:p w14:paraId="279C3DED" w14:textId="77777777" w:rsidR="00C70594" w:rsidRPr="006145DB" w:rsidRDefault="00C70594" w:rsidP="005B435E">
            <w:pPr>
              <w:spacing w:after="0" w:line="240" w:lineRule="auto"/>
              <w:jc w:val="both"/>
              <w:textAlignment w:val="baseline"/>
              <w:rPr>
                <w:rFonts w:cs="Arial"/>
                <w:sz w:val="20"/>
                <w:szCs w:val="20"/>
                <w:lang w:eastAsia="es-CO"/>
              </w:rPr>
            </w:pPr>
          </w:p>
          <w:p w14:paraId="669F242E"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 Desarrollo de capacidades y creación de oportunidades para el fortalecimiento de inclusión social y ocupacional, acceso a servicios de salud y generación de ingresos mediante procesos que impulsan a las personas en riesgo de habitar calle, a transformar los recursos y oportunidades que les ofrece el entorno para mejorar s</w:t>
            </w:r>
            <w:r w:rsidR="00C70594" w:rsidRPr="006145DB">
              <w:rPr>
                <w:rFonts w:cs="Arial"/>
                <w:sz w:val="20"/>
                <w:szCs w:val="20"/>
                <w:lang w:eastAsia="es-CO"/>
              </w:rPr>
              <w:t>u bienestar y calidad de vida. </w:t>
            </w:r>
          </w:p>
          <w:p w14:paraId="51394125" w14:textId="77777777" w:rsidR="00C70594" w:rsidRPr="006145DB" w:rsidRDefault="00C70594" w:rsidP="005B435E">
            <w:pPr>
              <w:spacing w:after="0" w:line="240" w:lineRule="auto"/>
              <w:jc w:val="both"/>
              <w:textAlignment w:val="baseline"/>
              <w:rPr>
                <w:rFonts w:cs="Arial"/>
                <w:sz w:val="20"/>
                <w:szCs w:val="20"/>
                <w:lang w:eastAsia="es-CO"/>
              </w:rPr>
            </w:pPr>
          </w:p>
          <w:p w14:paraId="1DFDC59B" w14:textId="61965968" w:rsidR="00C70594" w:rsidRPr="006145DB" w:rsidRDefault="00C70594" w:rsidP="005B435E">
            <w:pPr>
              <w:spacing w:after="0" w:line="240" w:lineRule="auto"/>
              <w:jc w:val="both"/>
              <w:textAlignment w:val="baseline"/>
              <w:rPr>
                <w:rFonts w:cs="Arial"/>
                <w:sz w:val="20"/>
                <w:szCs w:val="20"/>
                <w:lang w:eastAsia="es-CO"/>
              </w:rPr>
            </w:pPr>
            <w:r w:rsidRPr="006145DB">
              <w:rPr>
                <w:rFonts w:cs="Arial"/>
                <w:sz w:val="20"/>
                <w:szCs w:val="20"/>
                <w:lang w:eastAsia="es-CO"/>
              </w:rPr>
              <w:t>d) Acompañamiento</w:t>
            </w:r>
            <w:r w:rsidR="00BA3190" w:rsidRPr="006145DB">
              <w:rPr>
                <w:rFonts w:cs="Arial"/>
                <w:sz w:val="20"/>
                <w:szCs w:val="20"/>
                <w:lang w:eastAsia="es-CO"/>
              </w:rPr>
              <w:t xml:space="preserve"> y seguimiento a los procesos para la prevención del riesgo de habitar calle y de la inclusión social, a través de la promoción de la autogestión, la autonomía y la ampliación de oportunidades socio-ocupacionales, mediante acciones que favorecen la vinculación y avance a los procesos de inclusión social y el aprovechamiento de oportunidades desde el desarrollo de sus capacidades. </w:t>
            </w:r>
          </w:p>
          <w:p w14:paraId="23CCC0D5" w14:textId="77777777" w:rsidR="00C70594" w:rsidRPr="006145DB" w:rsidRDefault="00C70594" w:rsidP="005B435E">
            <w:pPr>
              <w:spacing w:after="0" w:line="240" w:lineRule="auto"/>
              <w:jc w:val="both"/>
              <w:textAlignment w:val="baseline"/>
              <w:rPr>
                <w:rFonts w:cs="Arial"/>
                <w:sz w:val="20"/>
                <w:szCs w:val="20"/>
                <w:lang w:eastAsia="es-CO"/>
              </w:rPr>
            </w:pPr>
          </w:p>
          <w:p w14:paraId="5384F13F" w14:textId="77777777" w:rsidR="00294AEC"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Actividades individuales y colectivas con incidencia, cuyo seguimiento por parte de los equipos profesionales, permite evidenciar logros, avances y acciones de mejora continua;</w:t>
            </w:r>
            <w:r w:rsidR="00DF064E" w:rsidRPr="006145DB">
              <w:rPr>
                <w:rFonts w:cs="Arial"/>
                <w:sz w:val="20"/>
                <w:szCs w:val="20"/>
                <w:lang w:eastAsia="es-CO"/>
              </w:rPr>
              <w:t xml:space="preserve"> </w:t>
            </w:r>
            <w:r w:rsidRPr="006145DB">
              <w:rPr>
                <w:rFonts w:cs="Arial"/>
                <w:sz w:val="20"/>
                <w:szCs w:val="20"/>
                <w:lang w:eastAsia="es-CO"/>
              </w:rPr>
              <w:t>se destaca que las acciones de acompañamiento y seguimiento no concluyen una vez la persona en riesgo de habitar calle alcanza los objetivos del plan de atención individual, se proyectan acciones relacionadas con atenciones individuales, convocatorias para el aprovechamiento de oportunidades, orientación a ofertas locales, fortalecimiento de redes y otras en el marco de la etapa de inclusión social.</w:t>
            </w:r>
          </w:p>
          <w:p w14:paraId="22931E06" w14:textId="77777777" w:rsidR="00583ECF" w:rsidRPr="006145DB" w:rsidRDefault="00583ECF" w:rsidP="005B435E">
            <w:pPr>
              <w:pStyle w:val="Ttulo1"/>
              <w:rPr>
                <w:sz w:val="20"/>
                <w:szCs w:val="20"/>
                <w:lang w:eastAsia="es-CO"/>
              </w:rPr>
            </w:pPr>
          </w:p>
          <w:p w14:paraId="12A81B43" w14:textId="396785CE" w:rsidR="00BA3190" w:rsidRPr="006145DB" w:rsidRDefault="00BA3190" w:rsidP="005B435E">
            <w:pPr>
              <w:spacing w:after="0" w:line="240" w:lineRule="auto"/>
              <w:jc w:val="both"/>
              <w:textAlignment w:val="baseline"/>
              <w:rPr>
                <w:rFonts w:cs="Arial"/>
                <w:sz w:val="20"/>
                <w:szCs w:val="20"/>
                <w:lang w:eastAsia="es-CO"/>
              </w:rPr>
            </w:pPr>
            <w:r w:rsidRPr="006145DB">
              <w:rPr>
                <w:rFonts w:eastAsia="Arial" w:cs="Arial"/>
                <w:sz w:val="20"/>
                <w:szCs w:val="20"/>
                <w:lang w:val="es"/>
              </w:rPr>
              <w:t>Adicionalmente, el servicio trabaja en conjunto con la estrategia territorial de prevención a partir del reconocimiento de los territorios y sus dinámicas, demanda y oferta de los servicios locales y el fortalecimiento de las redes familiares, comunitarias e institucionales.</w:t>
            </w:r>
            <w:r w:rsidRPr="006145DB">
              <w:rPr>
                <w:rFonts w:eastAsia="Arial" w:cs="Arial"/>
                <w:sz w:val="20"/>
                <w:szCs w:val="20"/>
                <w:lang w:val="es-CO"/>
              </w:rPr>
              <w:t xml:space="preserve"> </w:t>
            </w:r>
          </w:p>
          <w:p w14:paraId="5FF0E42A" w14:textId="77777777" w:rsidR="00C70594" w:rsidRPr="006145DB" w:rsidRDefault="00C70594" w:rsidP="005B435E">
            <w:pPr>
              <w:pStyle w:val="Textoindependiente"/>
              <w:spacing w:after="0" w:line="240" w:lineRule="auto"/>
              <w:jc w:val="both"/>
              <w:rPr>
                <w:rFonts w:cs="Arial"/>
                <w:sz w:val="20"/>
                <w:szCs w:val="20"/>
              </w:rPr>
            </w:pPr>
          </w:p>
          <w:p w14:paraId="39188338" w14:textId="1311160C"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 </w:t>
            </w:r>
          </w:p>
          <w:p w14:paraId="376E02FD" w14:textId="77777777" w:rsidR="00C70594" w:rsidRPr="006145DB" w:rsidRDefault="00C70594" w:rsidP="005B435E">
            <w:pPr>
              <w:pStyle w:val="Ttulo1"/>
              <w:rPr>
                <w:sz w:val="20"/>
                <w:szCs w:val="20"/>
                <w:lang w:eastAsia="es-CO"/>
              </w:rPr>
            </w:pPr>
          </w:p>
          <w:p w14:paraId="7C6ED508"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t>En caso de interrupción parcial o total en la prestación del servicio de prevención del riesgo de habitar calle se implementará el plan operativo de continuidad correspondiente. </w:t>
            </w:r>
          </w:p>
        </w:tc>
      </w:tr>
      <w:tr w:rsidR="00A27979" w:rsidRPr="006145DB" w14:paraId="0B2A417E" w14:textId="77777777" w:rsidTr="00EA26D6">
        <w:trPr>
          <w:trHeight w:val="983"/>
          <w:jc w:val="center"/>
        </w:trPr>
        <w:tc>
          <w:tcPr>
            <w:tcW w:w="1980" w:type="dxa"/>
            <w:vAlign w:val="center"/>
          </w:tcPr>
          <w:p w14:paraId="78C1CD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513" w:type="dxa"/>
          </w:tcPr>
          <w:p w14:paraId="3E087D1D" w14:textId="77777777"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condiciones de calidad:  </w:t>
            </w:r>
          </w:p>
          <w:p w14:paraId="5159E8D9" w14:textId="77777777" w:rsidR="00043AC8" w:rsidRPr="006145DB" w:rsidRDefault="00043AC8" w:rsidP="00043AC8">
            <w:pPr>
              <w:pStyle w:val="Ttulo1"/>
              <w:rPr>
                <w:sz w:val="20"/>
                <w:szCs w:val="20"/>
                <w:lang w:eastAsia="es-CO"/>
              </w:rPr>
            </w:pPr>
          </w:p>
          <w:p w14:paraId="66B4947B" w14:textId="77777777" w:rsidR="00BA3190" w:rsidRPr="006145DB" w:rsidRDefault="00BA3190">
            <w:pPr>
              <w:numPr>
                <w:ilvl w:val="0"/>
                <w:numId w:val="17"/>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38B10F72" w14:textId="77777777" w:rsidR="00BA3190" w:rsidRPr="006145DB" w:rsidRDefault="00BA3190">
            <w:pPr>
              <w:numPr>
                <w:ilvl w:val="0"/>
                <w:numId w:val="21"/>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BAA5D4E" w14:textId="77777777" w:rsidR="00BA3190" w:rsidRPr="006145DB" w:rsidRDefault="00BA3190">
            <w:pPr>
              <w:numPr>
                <w:ilvl w:val="0"/>
                <w:numId w:val="18"/>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51CA71D2"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5E7D6220"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24DA6EEE" w14:textId="77777777" w:rsidR="00BA3190" w:rsidRPr="006145DB" w:rsidRDefault="00BA3190" w:rsidP="005B435E">
      <w:pPr>
        <w:spacing w:after="0" w:line="240" w:lineRule="auto"/>
        <w:rPr>
          <w:rFonts w:cs="Arial"/>
          <w:lang w:val="es-CO"/>
        </w:rPr>
      </w:pPr>
    </w:p>
    <w:p w14:paraId="1187755F" w14:textId="7C980886" w:rsidR="00DF064E" w:rsidRPr="006145DB" w:rsidRDefault="003F08E7">
      <w:pPr>
        <w:pStyle w:val="Ttulo1"/>
        <w:numPr>
          <w:ilvl w:val="2"/>
          <w:numId w:val="70"/>
        </w:numPr>
        <w:jc w:val="center"/>
        <w:rPr>
          <w:lang w:val="es-CO"/>
        </w:rPr>
      </w:pPr>
      <w:bookmarkStart w:id="150" w:name="_Toc210213193"/>
      <w:bookmarkStart w:id="151" w:name="_Toc213273467"/>
      <w:bookmarkStart w:id="152" w:name="_Toc213276094"/>
      <w:bookmarkStart w:id="153" w:name="_Toc216902427"/>
      <w:r w:rsidRPr="006145DB">
        <w:rPr>
          <w:lang w:val="es-CO"/>
        </w:rPr>
        <w:t xml:space="preserve">Servicio </w:t>
      </w:r>
      <w:r w:rsidR="00DF064E" w:rsidRPr="006145DB">
        <w:rPr>
          <w:lang w:val="es-CO"/>
        </w:rPr>
        <w:t xml:space="preserve">Atención </w:t>
      </w:r>
      <w:r w:rsidR="00D65BAD" w:rsidRPr="006145DB">
        <w:rPr>
          <w:lang w:val="es-CO"/>
        </w:rPr>
        <w:t>y desarrollo de capacidades para mujeres habitantes de calle</w:t>
      </w:r>
      <w:bookmarkEnd w:id="150"/>
      <w:bookmarkEnd w:id="151"/>
      <w:bookmarkEnd w:id="152"/>
      <w:bookmarkEnd w:id="15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C26C5" w:rsidRPr="006145DB" w14:paraId="51EA8545" w14:textId="77777777" w:rsidTr="009F0BEA">
        <w:trPr>
          <w:trHeight w:val="585"/>
          <w:jc w:val="center"/>
        </w:trPr>
        <w:tc>
          <w:tcPr>
            <w:tcW w:w="1940" w:type="dxa"/>
            <w:vAlign w:val="center"/>
          </w:tcPr>
          <w:p w14:paraId="5B76DB5A"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 xml:space="preserve">Nombre del Servicio Social </w:t>
            </w:r>
          </w:p>
        </w:tc>
        <w:tc>
          <w:tcPr>
            <w:tcW w:w="7455" w:type="dxa"/>
            <w:vAlign w:val="center"/>
          </w:tcPr>
          <w:p w14:paraId="79C9E887" w14:textId="37658945" w:rsidR="0065332E" w:rsidRPr="006145DB" w:rsidRDefault="0065332E" w:rsidP="005B435E">
            <w:pPr>
              <w:spacing w:after="0" w:line="240" w:lineRule="auto"/>
              <w:ind w:left="-69"/>
              <w:textAlignment w:val="baseline"/>
              <w:rPr>
                <w:rStyle w:val="eop"/>
                <w:rFonts w:cs="Arial"/>
                <w:lang w:eastAsia="es-CO"/>
              </w:rPr>
            </w:pPr>
            <w:r w:rsidRPr="006145DB">
              <w:rPr>
                <w:rStyle w:val="normaltextrun"/>
                <w:rFonts w:cs="Arial"/>
                <w:sz w:val="20"/>
                <w:szCs w:val="20"/>
                <w:shd w:val="clear" w:color="auto" w:fill="FFFFFF"/>
              </w:rPr>
              <w:t xml:space="preserve">Atención y </w:t>
            </w:r>
            <w:r w:rsidR="00D65BAD" w:rsidRPr="006145DB">
              <w:rPr>
                <w:rStyle w:val="normaltextrun"/>
                <w:rFonts w:cs="Arial"/>
                <w:sz w:val="20"/>
                <w:szCs w:val="20"/>
                <w:shd w:val="clear" w:color="auto" w:fill="FFFFFF"/>
              </w:rPr>
              <w:t>desarrollo de capacidades para mujeres habitantes de calle.</w:t>
            </w:r>
          </w:p>
        </w:tc>
      </w:tr>
      <w:tr w:rsidR="008C26C5" w:rsidRPr="006145DB" w14:paraId="7CD14D15" w14:textId="77777777" w:rsidTr="009F0BEA">
        <w:trPr>
          <w:trHeight w:val="585"/>
          <w:jc w:val="center"/>
        </w:trPr>
        <w:tc>
          <w:tcPr>
            <w:tcW w:w="1940" w:type="dxa"/>
            <w:vAlign w:val="center"/>
          </w:tcPr>
          <w:p w14:paraId="2D077638"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124F0722" w14:textId="77777777" w:rsidR="0065332E" w:rsidRPr="006145DB" w:rsidRDefault="0065332E" w:rsidP="005B435E">
            <w:pPr>
              <w:spacing w:after="0" w:line="240" w:lineRule="auto"/>
              <w:ind w:left="-69"/>
              <w:jc w:val="both"/>
              <w:rPr>
                <w:rFonts w:cs="Arial"/>
                <w:highlight w:val="yellow"/>
              </w:rPr>
            </w:pPr>
            <w:r w:rsidRPr="006145DB">
              <w:rPr>
                <w:rFonts w:cs="Arial"/>
                <w:bCs/>
                <w:sz w:val="20"/>
                <w:lang w:eastAsia="es-CO"/>
              </w:rPr>
              <w:t>Implementar procesos de desarrollo personal integral</w:t>
            </w:r>
            <w:r w:rsidRPr="006145DB">
              <w:rPr>
                <w:rFonts w:cs="Arial"/>
                <w:sz w:val="20"/>
                <w:lang w:eastAsia="es-CO"/>
              </w:rPr>
              <w:t xml:space="preserve"> para </w:t>
            </w:r>
            <w:r w:rsidRPr="006145DB">
              <w:rPr>
                <w:rFonts w:cs="Arial"/>
                <w:bCs/>
                <w:sz w:val="20"/>
                <w:lang w:eastAsia="es-CO"/>
              </w:rPr>
              <w:t>mujeres habitantes de calle de 29 años o más</w:t>
            </w:r>
            <w:r w:rsidRPr="006145DB">
              <w:rPr>
                <w:rFonts w:cs="Arial"/>
                <w:sz w:val="20"/>
                <w:lang w:eastAsia="es-CO"/>
              </w:rPr>
              <w:t xml:space="preserve">, a través de las </w:t>
            </w:r>
            <w:r w:rsidRPr="006145DB">
              <w:rPr>
                <w:rFonts w:cs="Arial"/>
                <w:bCs/>
                <w:sz w:val="20"/>
                <w:lang w:eastAsia="es-CO"/>
              </w:rPr>
              <w:t>artes como herramienta de transformación personal</w:t>
            </w:r>
            <w:r w:rsidRPr="006145DB">
              <w:rPr>
                <w:rFonts w:cs="Arial"/>
                <w:sz w:val="20"/>
                <w:lang w:eastAsia="es-CO"/>
              </w:rPr>
              <w:t xml:space="preserve">, promoviendo </w:t>
            </w:r>
            <w:r w:rsidRPr="006145DB">
              <w:rPr>
                <w:rFonts w:cs="Arial"/>
                <w:bCs/>
                <w:sz w:val="20"/>
                <w:lang w:eastAsia="es-CO"/>
              </w:rPr>
              <w:t>estilos de vida saludables</w:t>
            </w:r>
            <w:r w:rsidRPr="006145DB">
              <w:rPr>
                <w:rFonts w:cs="Arial"/>
                <w:sz w:val="20"/>
                <w:lang w:eastAsia="es-CO"/>
              </w:rPr>
              <w:t xml:space="preserve"> y brindando </w:t>
            </w:r>
            <w:r w:rsidRPr="006145DB">
              <w:rPr>
                <w:rFonts w:cs="Arial"/>
                <w:bCs/>
                <w:sz w:val="20"/>
                <w:lang w:eastAsia="es-CO"/>
              </w:rPr>
              <w:t>atención y orientación ante situaciones de violencia</w:t>
            </w:r>
            <w:r w:rsidRPr="006145DB">
              <w:rPr>
                <w:rFonts w:cs="Arial"/>
                <w:sz w:val="20"/>
                <w:lang w:eastAsia="es-CO"/>
              </w:rPr>
              <w:t xml:space="preserve">, para </w:t>
            </w:r>
            <w:r w:rsidRPr="006145DB">
              <w:rPr>
                <w:rFonts w:cs="Arial"/>
                <w:bCs/>
                <w:sz w:val="20"/>
                <w:lang w:eastAsia="es-CO"/>
              </w:rPr>
              <w:t>fortalecer la participación activa</w:t>
            </w:r>
            <w:r w:rsidRPr="006145DB">
              <w:rPr>
                <w:rFonts w:cs="Arial"/>
                <w:sz w:val="20"/>
                <w:lang w:eastAsia="es-CO"/>
              </w:rPr>
              <w:t xml:space="preserve">, reducir las </w:t>
            </w:r>
            <w:r w:rsidRPr="006145DB">
              <w:rPr>
                <w:rFonts w:cs="Arial"/>
                <w:bCs/>
                <w:sz w:val="20"/>
                <w:lang w:eastAsia="es-CO"/>
              </w:rPr>
              <w:t>múltiples formas de discriminación</w:t>
            </w:r>
            <w:r w:rsidRPr="006145DB">
              <w:rPr>
                <w:rFonts w:cs="Arial"/>
                <w:sz w:val="20"/>
                <w:lang w:eastAsia="es-CO"/>
              </w:rPr>
              <w:t xml:space="preserve"> que enfrentan y </w:t>
            </w:r>
            <w:r w:rsidRPr="006145DB">
              <w:rPr>
                <w:rFonts w:cs="Arial"/>
                <w:bCs/>
                <w:sz w:val="20"/>
                <w:lang w:eastAsia="es-CO"/>
              </w:rPr>
              <w:t>contribuir a una vida libre de violencia</w:t>
            </w:r>
            <w:r w:rsidRPr="006145DB">
              <w:rPr>
                <w:rFonts w:cs="Arial"/>
                <w:sz w:val="20"/>
                <w:lang w:eastAsia="es-CO"/>
              </w:rPr>
              <w:t xml:space="preserve">, favoreciendo así la </w:t>
            </w:r>
            <w:r w:rsidRPr="006145DB">
              <w:rPr>
                <w:rFonts w:cs="Arial"/>
                <w:bCs/>
                <w:sz w:val="20"/>
                <w:lang w:eastAsia="es-CO"/>
              </w:rPr>
              <w:t>superación de las formas extremas de exclusión.</w:t>
            </w:r>
          </w:p>
        </w:tc>
      </w:tr>
      <w:tr w:rsidR="008C26C5" w:rsidRPr="006145DB" w14:paraId="2614D362" w14:textId="77777777" w:rsidTr="009F0BEA">
        <w:trPr>
          <w:trHeight w:val="20"/>
          <w:jc w:val="center"/>
        </w:trPr>
        <w:tc>
          <w:tcPr>
            <w:tcW w:w="1940" w:type="dxa"/>
            <w:vAlign w:val="center"/>
          </w:tcPr>
          <w:p w14:paraId="0487258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tcPr>
          <w:p w14:paraId="4FB6778A" w14:textId="3635CB2C" w:rsidR="0065332E" w:rsidRPr="006145DB" w:rsidRDefault="0065332E" w:rsidP="005B435E">
            <w:pPr>
              <w:spacing w:after="0" w:line="240" w:lineRule="auto"/>
              <w:ind w:left="-69"/>
              <w:jc w:val="both"/>
              <w:rPr>
                <w:rFonts w:cs="Arial"/>
              </w:rPr>
            </w:pPr>
            <w:r w:rsidRPr="006145DB">
              <w:rPr>
                <w:rStyle w:val="normaltextrun"/>
                <w:rFonts w:eastAsia="Arial" w:cs="Arial"/>
                <w:sz w:val="20"/>
                <w:szCs w:val="20"/>
              </w:rPr>
              <w:t>Servicio institucionalizado de mediana permanencia dirigido a personas habitantes de calle que se identifican como mujeres, orientado a la ampliación de capacidades, generación de oportunidades y prevención de las violencias de género, implementando acciones de atención individual y grupal, apoyo psicosocial, formación socio-ocupacional, formación en habilidades para la vida, promoción de la salud, para el fortalecimiento de su proyecto de vida e inclusión social.</w:t>
            </w:r>
            <w:r w:rsidRPr="006145DB">
              <w:rPr>
                <w:rStyle w:val="normaltextrun"/>
                <w:rFonts w:eastAsia="Arial" w:cs="Arial"/>
              </w:rPr>
              <w:t> </w:t>
            </w:r>
          </w:p>
        </w:tc>
      </w:tr>
      <w:tr w:rsidR="008C26C5" w:rsidRPr="006145DB" w14:paraId="70F1E8CA" w14:textId="77777777" w:rsidTr="009F0BEA">
        <w:trPr>
          <w:trHeight w:val="221"/>
          <w:jc w:val="center"/>
        </w:trPr>
        <w:tc>
          <w:tcPr>
            <w:tcW w:w="1940" w:type="dxa"/>
            <w:vAlign w:val="center"/>
          </w:tcPr>
          <w:p w14:paraId="07FE1FCF"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tcPr>
          <w:p w14:paraId="3B170D6F"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7E6B2EDE"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C26C5" w:rsidRPr="006145DB" w14:paraId="5247A4A4" w14:textId="77777777" w:rsidTr="009F0BEA">
        <w:trPr>
          <w:trHeight w:val="612"/>
          <w:jc w:val="center"/>
        </w:trPr>
        <w:tc>
          <w:tcPr>
            <w:tcW w:w="1940" w:type="dxa"/>
            <w:vAlign w:val="center"/>
          </w:tcPr>
          <w:p w14:paraId="0B7C8E30"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455" w:type="dxa"/>
          </w:tcPr>
          <w:p w14:paraId="44678434" w14:textId="77777777" w:rsidR="0065332E" w:rsidRPr="006145DB" w:rsidRDefault="0065332E" w:rsidP="005B435E">
            <w:pPr>
              <w:spacing w:after="0" w:line="240" w:lineRule="auto"/>
              <w:ind w:left="-69"/>
              <w:jc w:val="both"/>
              <w:rPr>
                <w:rFonts w:cs="Arial"/>
                <w:sz w:val="20"/>
                <w:szCs w:val="20"/>
                <w:lang w:eastAsia="es-CO"/>
              </w:rPr>
            </w:pPr>
            <w:r w:rsidRPr="006145DB">
              <w:rPr>
                <w:rStyle w:val="normaltextrun"/>
                <w:rFonts w:cs="Arial"/>
                <w:sz w:val="20"/>
                <w:szCs w:val="20"/>
                <w:shd w:val="clear" w:color="auto" w:fill="FFFFFF"/>
              </w:rPr>
              <w:t>Persona de veintinueve (29) años o más, que se identifique como mujer, sin distinción de raza,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y que desee realizar un proceso de desarrollo personal.</w:t>
            </w:r>
          </w:p>
        </w:tc>
      </w:tr>
      <w:tr w:rsidR="008C26C5" w:rsidRPr="006145DB" w14:paraId="3A4C0A8A" w14:textId="77777777" w:rsidTr="009F0BEA">
        <w:trPr>
          <w:trHeight w:val="728"/>
          <w:jc w:val="center"/>
        </w:trPr>
        <w:tc>
          <w:tcPr>
            <w:tcW w:w="1940" w:type="dxa"/>
            <w:vAlign w:val="center"/>
          </w:tcPr>
          <w:p w14:paraId="21841B0B"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201" w:type="dxa"/>
              <w:tblLayout w:type="fixed"/>
              <w:tblLook w:val="04A0" w:firstRow="1" w:lastRow="0" w:firstColumn="1" w:lastColumn="0" w:noHBand="0" w:noVBand="1"/>
            </w:tblPr>
            <w:tblGrid>
              <w:gridCol w:w="3334"/>
              <w:gridCol w:w="1276"/>
              <w:gridCol w:w="1132"/>
              <w:gridCol w:w="1459"/>
            </w:tblGrid>
            <w:tr w:rsidR="00CB1393" w:rsidRPr="006145DB" w14:paraId="776C33DD" w14:textId="77777777" w:rsidTr="00D65BAD">
              <w:trPr>
                <w:trHeight w:val="108"/>
              </w:trPr>
              <w:tc>
                <w:tcPr>
                  <w:tcW w:w="3334" w:type="dxa"/>
                  <w:tcBorders>
                    <w:top w:val="nil"/>
                    <w:left w:val="nil"/>
                    <w:right w:val="nil"/>
                  </w:tcBorders>
                  <w:vAlign w:val="center"/>
                </w:tcPr>
                <w:p w14:paraId="76E06A61" w14:textId="77777777" w:rsidR="00CB1393" w:rsidRPr="006145DB" w:rsidRDefault="00CB1393"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1A5E023A" w14:textId="77777777" w:rsidR="00CB1393" w:rsidRPr="006145DB" w:rsidRDefault="00CB1393"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23882FA2" w14:textId="77777777" w:rsidR="00CB1393" w:rsidRPr="006145DB" w:rsidRDefault="00CB1393" w:rsidP="005B435E">
                  <w:pPr>
                    <w:tabs>
                      <w:tab w:val="left" w:pos="709"/>
                    </w:tabs>
                    <w:contextualSpacing/>
                    <w:jc w:val="center"/>
                    <w:rPr>
                      <w:rFonts w:cs="Arial"/>
                      <w:sz w:val="16"/>
                      <w:szCs w:val="16"/>
                      <w:lang w:eastAsia="es-CO"/>
                    </w:rPr>
                  </w:pPr>
                </w:p>
              </w:tc>
              <w:tc>
                <w:tcPr>
                  <w:tcW w:w="1459" w:type="dxa"/>
                  <w:tcBorders>
                    <w:top w:val="nil"/>
                    <w:left w:val="nil"/>
                    <w:right w:val="nil"/>
                  </w:tcBorders>
                  <w:vAlign w:val="center"/>
                </w:tcPr>
                <w:p w14:paraId="3A98150C"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2FF33B11" w14:textId="77777777" w:rsidTr="00D65BAD">
              <w:trPr>
                <w:trHeight w:val="372"/>
              </w:trPr>
              <w:tc>
                <w:tcPr>
                  <w:tcW w:w="3334" w:type="dxa"/>
                  <w:tcBorders>
                    <w:top w:val="nil"/>
                  </w:tcBorders>
                  <w:vAlign w:val="center"/>
                </w:tcPr>
                <w:p w14:paraId="640E4B5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136C1F7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tcBorders>
                    <w:top w:val="nil"/>
                  </w:tcBorders>
                  <w:vAlign w:val="center"/>
                </w:tcPr>
                <w:p w14:paraId="3601000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59" w:type="dxa"/>
                  <w:tcBorders>
                    <w:top w:val="nil"/>
                  </w:tcBorders>
                  <w:vAlign w:val="center"/>
                </w:tcPr>
                <w:p w14:paraId="5F6B3C4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4C6332B8" w14:textId="77777777" w:rsidTr="00D65BAD">
              <w:trPr>
                <w:trHeight w:val="221"/>
              </w:trPr>
              <w:tc>
                <w:tcPr>
                  <w:tcW w:w="3334" w:type="dxa"/>
                  <w:vMerge w:val="restart"/>
                  <w:vAlign w:val="center"/>
                </w:tcPr>
                <w:p w14:paraId="212DD085"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628FEF93" w14:textId="5277DBE9" w:rsidR="0065332E" w:rsidRPr="006145DB" w:rsidRDefault="0065332E" w:rsidP="005B435E">
                  <w:pPr>
                    <w:jc w:val="both"/>
                    <w:rPr>
                      <w:rFonts w:cs="Arial"/>
                    </w:rPr>
                  </w:pPr>
                  <w:r w:rsidRPr="006145DB">
                    <w:rPr>
                      <w:rFonts w:cs="Arial"/>
                      <w:sz w:val="16"/>
                      <w:szCs w:val="20"/>
                      <w:shd w:val="clear" w:color="auto" w:fill="FFFFFF"/>
                      <w:lang w:val="es-ES_tradnl"/>
                    </w:rPr>
                    <w:t xml:space="preserve">Persona habitante de calle de 29 años o más </w:t>
                  </w:r>
                  <w:r w:rsidRPr="006145DB">
                    <w:rPr>
                      <w:rFonts w:cs="Arial"/>
                      <w:sz w:val="16"/>
                      <w:szCs w:val="16"/>
                      <w:lang w:eastAsia="es-CO"/>
                    </w:rPr>
                    <w:t>que se identifique como mujer</w:t>
                  </w:r>
                  <w:r w:rsidR="00CB1393" w:rsidRPr="006145DB">
                    <w:rPr>
                      <w:rFonts w:cs="Arial"/>
                      <w:sz w:val="16"/>
                      <w:szCs w:val="16"/>
                      <w:lang w:eastAsia="es-CO"/>
                    </w:rPr>
                    <w:t>.</w:t>
                  </w:r>
                </w:p>
              </w:tc>
              <w:tc>
                <w:tcPr>
                  <w:tcW w:w="1276" w:type="dxa"/>
                  <w:vAlign w:val="center"/>
                </w:tcPr>
                <w:p w14:paraId="46E6B896" w14:textId="4A7EF326"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Listado Censal</w:t>
                  </w:r>
                  <w:r w:rsidR="00D65BAD" w:rsidRPr="006145DB">
                    <w:rPr>
                      <w:rFonts w:eastAsia="Arial" w:cs="Arial"/>
                      <w:sz w:val="16"/>
                      <w:szCs w:val="16"/>
                    </w:rPr>
                    <w:t xml:space="preserve"> Ciudadanos Habitantes de Calle</w:t>
                  </w:r>
                </w:p>
              </w:tc>
              <w:tc>
                <w:tcPr>
                  <w:tcW w:w="1132" w:type="dxa"/>
                  <w:vAlign w:val="center"/>
                </w:tcPr>
                <w:p w14:paraId="003FD537" w14:textId="6FDE6DC7" w:rsidR="0065332E" w:rsidRPr="006145DB" w:rsidRDefault="0065332E"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459" w:type="dxa"/>
                  <w:vAlign w:val="center"/>
                </w:tcPr>
                <w:p w14:paraId="2BE35C93" w14:textId="77777777"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C26C5" w:rsidRPr="006145DB" w14:paraId="1B66C11D" w14:textId="77777777" w:rsidTr="00D65BAD">
              <w:trPr>
                <w:trHeight w:val="231"/>
              </w:trPr>
              <w:tc>
                <w:tcPr>
                  <w:tcW w:w="3334" w:type="dxa"/>
                  <w:vMerge/>
                  <w:tcBorders>
                    <w:bottom w:val="single" w:sz="4" w:space="0" w:color="auto"/>
                  </w:tcBorders>
                  <w:vAlign w:val="center"/>
                </w:tcPr>
                <w:p w14:paraId="149D915E" w14:textId="77777777" w:rsidR="0065332E" w:rsidRPr="006145DB" w:rsidRDefault="0065332E" w:rsidP="005B435E">
                  <w:pPr>
                    <w:tabs>
                      <w:tab w:val="left" w:pos="709"/>
                    </w:tabs>
                    <w:contextualSpacing/>
                    <w:jc w:val="both"/>
                    <w:rPr>
                      <w:rFonts w:cs="Arial"/>
                      <w:bCs/>
                      <w:sz w:val="20"/>
                      <w:szCs w:val="20"/>
                      <w:lang w:eastAsia="es-CO"/>
                    </w:rPr>
                  </w:pPr>
                </w:p>
              </w:tc>
              <w:tc>
                <w:tcPr>
                  <w:tcW w:w="1276" w:type="dxa"/>
                  <w:tcBorders>
                    <w:bottom w:val="single" w:sz="4" w:space="0" w:color="auto"/>
                  </w:tcBorders>
                  <w:vAlign w:val="center"/>
                </w:tcPr>
                <w:p w14:paraId="7BDE726D"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2" w:type="dxa"/>
                  <w:tcBorders>
                    <w:bottom w:val="single" w:sz="4" w:space="0" w:color="auto"/>
                  </w:tcBorders>
                  <w:vAlign w:val="center"/>
                </w:tcPr>
                <w:p w14:paraId="1FD8B10B"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459" w:type="dxa"/>
                  <w:tcBorders>
                    <w:bottom w:val="single" w:sz="4" w:space="0" w:color="auto"/>
                  </w:tcBorders>
                  <w:vAlign w:val="center"/>
                </w:tcPr>
                <w:p w14:paraId="570CA6C5"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C26C5" w:rsidRPr="006145DB" w14:paraId="48819AAE" w14:textId="77777777" w:rsidTr="00D65BAD">
              <w:trPr>
                <w:trHeight w:val="231"/>
              </w:trPr>
              <w:tc>
                <w:tcPr>
                  <w:tcW w:w="3334" w:type="dxa"/>
                  <w:tcBorders>
                    <w:bottom w:val="nil"/>
                  </w:tcBorders>
                  <w:vAlign w:val="center"/>
                </w:tcPr>
                <w:p w14:paraId="500B3E71" w14:textId="5B3C634B" w:rsidR="0065332E" w:rsidRPr="006145DB" w:rsidRDefault="0065332E"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CB1393" w:rsidRPr="006145DB">
                    <w:rPr>
                      <w:rStyle w:val="normaltextrun"/>
                      <w:rFonts w:eastAsia="Calibri" w:cs="Arial"/>
                      <w:sz w:val="16"/>
                      <w:szCs w:val="20"/>
                      <w:shd w:val="clear" w:color="auto" w:fill="FFFFFF"/>
                      <w:lang w:val="es-ES_tradnl"/>
                    </w:rPr>
                    <w:t>.</w:t>
                  </w:r>
                </w:p>
              </w:tc>
              <w:tc>
                <w:tcPr>
                  <w:tcW w:w="1276" w:type="dxa"/>
                  <w:tcBorders>
                    <w:bottom w:val="nil"/>
                  </w:tcBorders>
                  <w:vAlign w:val="center"/>
                </w:tcPr>
                <w:p w14:paraId="5A6744C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2" w:type="dxa"/>
                  <w:tcBorders>
                    <w:bottom w:val="nil"/>
                  </w:tcBorders>
                  <w:vAlign w:val="center"/>
                </w:tcPr>
                <w:p w14:paraId="46C643F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bottom w:val="nil"/>
                  </w:tcBorders>
                  <w:vAlign w:val="center"/>
                </w:tcPr>
                <w:p w14:paraId="3F29FAA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3DA931C" w14:textId="77777777" w:rsidTr="00D65BAD">
              <w:trPr>
                <w:trHeight w:val="231"/>
              </w:trPr>
              <w:tc>
                <w:tcPr>
                  <w:tcW w:w="3334" w:type="dxa"/>
                  <w:tcBorders>
                    <w:top w:val="nil"/>
                  </w:tcBorders>
                  <w:vAlign w:val="center"/>
                </w:tcPr>
                <w:p w14:paraId="2F17E006" w14:textId="36BA126F"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CB1393" w:rsidRPr="006145DB">
                    <w:rPr>
                      <w:rFonts w:cs="Arial"/>
                      <w:sz w:val="16"/>
                      <w:szCs w:val="16"/>
                      <w:shd w:val="clear" w:color="auto" w:fill="FFFFFF"/>
                    </w:rPr>
                    <w:t>.</w:t>
                  </w:r>
                  <w:r w:rsidRPr="006145DB">
                    <w:rPr>
                      <w:rFonts w:cs="Arial"/>
                      <w:sz w:val="16"/>
                      <w:szCs w:val="16"/>
                      <w:shd w:val="clear" w:color="auto" w:fill="FFFFFF"/>
                    </w:rPr>
                    <w:t xml:space="preserve"> o</w:t>
                  </w:r>
                </w:p>
              </w:tc>
              <w:tc>
                <w:tcPr>
                  <w:tcW w:w="1276" w:type="dxa"/>
                  <w:tcBorders>
                    <w:top w:val="nil"/>
                  </w:tcBorders>
                  <w:vAlign w:val="center"/>
                </w:tcPr>
                <w:p w14:paraId="41FA25B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top w:val="nil"/>
                  </w:tcBorders>
                  <w:vAlign w:val="center"/>
                </w:tcPr>
                <w:p w14:paraId="3485A7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top w:val="nil"/>
                  </w:tcBorders>
                  <w:vAlign w:val="center"/>
                </w:tcPr>
                <w:p w14:paraId="067DD17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0E7AB0E8" w14:textId="77777777" w:rsidTr="00D65BAD">
              <w:trPr>
                <w:trHeight w:val="231"/>
              </w:trPr>
              <w:tc>
                <w:tcPr>
                  <w:tcW w:w="3334" w:type="dxa"/>
                  <w:vMerge w:val="restart"/>
                  <w:vAlign w:val="center"/>
                </w:tcPr>
                <w:p w14:paraId="134A65D4" w14:textId="77777777" w:rsidR="0065332E" w:rsidRPr="006145DB" w:rsidRDefault="0065332E"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6" w:type="dxa"/>
                  <w:vAlign w:val="center"/>
                </w:tcPr>
                <w:p w14:paraId="0006447A" w14:textId="6FBEDA31" w:rsidR="0065332E" w:rsidRPr="006145DB" w:rsidRDefault="0065332E" w:rsidP="00043AC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43AC8" w:rsidRPr="006145DB">
                    <w:rPr>
                      <w:rFonts w:cs="Arial"/>
                      <w:sz w:val="16"/>
                      <w:szCs w:val="16"/>
                      <w:lang w:eastAsia="es-CO"/>
                    </w:rPr>
                    <w:t>t</w:t>
                  </w:r>
                  <w:r w:rsidRPr="006145DB">
                    <w:rPr>
                      <w:rFonts w:cs="Arial"/>
                      <w:sz w:val="16"/>
                      <w:szCs w:val="16"/>
                      <w:lang w:eastAsia="es-CO"/>
                    </w:rPr>
                    <w:t>emporales (paga diarios)</w:t>
                  </w:r>
                </w:p>
              </w:tc>
              <w:tc>
                <w:tcPr>
                  <w:tcW w:w="1132" w:type="dxa"/>
                  <w:vAlign w:val="center"/>
                </w:tcPr>
                <w:p w14:paraId="0B7DAEFA"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459" w:type="dxa"/>
                  <w:vAlign w:val="center"/>
                </w:tcPr>
                <w:p w14:paraId="6FAE583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C26C5" w:rsidRPr="006145DB" w14:paraId="7C98E235" w14:textId="77777777" w:rsidTr="00D65BAD">
              <w:trPr>
                <w:trHeight w:val="231"/>
              </w:trPr>
              <w:tc>
                <w:tcPr>
                  <w:tcW w:w="3334" w:type="dxa"/>
                  <w:vMerge/>
                  <w:tcBorders>
                    <w:bottom w:val="single" w:sz="4" w:space="0" w:color="auto"/>
                  </w:tcBorders>
                  <w:vAlign w:val="center"/>
                </w:tcPr>
                <w:p w14:paraId="13E178D8" w14:textId="77777777" w:rsidR="0065332E" w:rsidRPr="006145DB" w:rsidRDefault="0065332E" w:rsidP="005B435E">
                  <w:pPr>
                    <w:tabs>
                      <w:tab w:val="left" w:pos="709"/>
                    </w:tabs>
                    <w:contextualSpacing/>
                    <w:jc w:val="both"/>
                    <w:rPr>
                      <w:rFonts w:cs="Arial"/>
                      <w:sz w:val="16"/>
                      <w:szCs w:val="20"/>
                      <w:shd w:val="clear" w:color="auto" w:fill="FFFFFF"/>
                      <w:lang w:val="es-ES_tradnl"/>
                    </w:rPr>
                  </w:pPr>
                </w:p>
              </w:tc>
              <w:tc>
                <w:tcPr>
                  <w:tcW w:w="1276" w:type="dxa"/>
                  <w:tcBorders>
                    <w:bottom w:val="single" w:sz="4" w:space="0" w:color="auto"/>
                  </w:tcBorders>
                  <w:vAlign w:val="center"/>
                </w:tcPr>
                <w:p w14:paraId="4BE5B1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2" w:type="dxa"/>
                  <w:tcBorders>
                    <w:bottom w:val="single" w:sz="4" w:space="0" w:color="auto"/>
                  </w:tcBorders>
                  <w:vAlign w:val="center"/>
                </w:tcPr>
                <w:p w14:paraId="45DD8D44"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459" w:type="dxa"/>
                  <w:tcBorders>
                    <w:bottom w:val="single" w:sz="4" w:space="0" w:color="auto"/>
                  </w:tcBorders>
                  <w:vAlign w:val="center"/>
                </w:tcPr>
                <w:p w14:paraId="5F81409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C26C5" w:rsidRPr="006145DB" w14:paraId="27F9EB34" w14:textId="77777777" w:rsidTr="00D65BAD">
              <w:trPr>
                <w:trHeight w:val="353"/>
              </w:trPr>
              <w:tc>
                <w:tcPr>
                  <w:tcW w:w="3334" w:type="dxa"/>
                  <w:tcBorders>
                    <w:bottom w:val="single" w:sz="4" w:space="0" w:color="auto"/>
                  </w:tcBorders>
                  <w:vAlign w:val="center"/>
                </w:tcPr>
                <w:p w14:paraId="102B1247" w14:textId="77777777" w:rsidR="0065332E" w:rsidRPr="006145DB" w:rsidRDefault="0065332E" w:rsidP="005B435E">
                  <w:pPr>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276" w:type="dxa"/>
                  <w:tcBorders>
                    <w:bottom w:val="single" w:sz="4" w:space="0" w:color="auto"/>
                  </w:tcBorders>
                  <w:vAlign w:val="center"/>
                </w:tcPr>
                <w:p w14:paraId="5F68ED8E" w14:textId="77777777" w:rsidR="0065332E" w:rsidRPr="006145DB" w:rsidRDefault="0065332E" w:rsidP="005B435E">
                  <w:pPr>
                    <w:jc w:val="center"/>
                    <w:rPr>
                      <w:rFonts w:cs="Arial"/>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576E5087"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459" w:type="dxa"/>
                  <w:tcBorders>
                    <w:bottom w:val="single" w:sz="4" w:space="0" w:color="auto"/>
                  </w:tcBorders>
                  <w:vAlign w:val="center"/>
                </w:tcPr>
                <w:p w14:paraId="3E14331E" w14:textId="77777777" w:rsidR="0065332E" w:rsidRPr="006145DB" w:rsidRDefault="0065332E" w:rsidP="005B435E">
                  <w:pPr>
                    <w:jc w:val="center"/>
                    <w:rPr>
                      <w:rFonts w:cs="Arial"/>
                      <w:bCs/>
                      <w:sz w:val="16"/>
                      <w:szCs w:val="16"/>
                      <w:lang w:eastAsia="es-CO"/>
                    </w:rPr>
                  </w:pPr>
                  <w:r w:rsidRPr="006145DB">
                    <w:rPr>
                      <w:rFonts w:cs="Arial"/>
                      <w:bCs/>
                      <w:sz w:val="16"/>
                      <w:szCs w:val="16"/>
                      <w:lang w:eastAsia="es-CO"/>
                    </w:rPr>
                    <w:t>Subdirección para la Adultez</w:t>
                  </w:r>
                </w:p>
              </w:tc>
            </w:tr>
            <w:tr w:rsidR="00CB1393" w:rsidRPr="006145DB" w14:paraId="69B47C2B" w14:textId="77777777" w:rsidTr="00D65BAD">
              <w:trPr>
                <w:trHeight w:val="70"/>
              </w:trPr>
              <w:tc>
                <w:tcPr>
                  <w:tcW w:w="3334" w:type="dxa"/>
                  <w:tcBorders>
                    <w:left w:val="nil"/>
                    <w:bottom w:val="nil"/>
                    <w:right w:val="nil"/>
                  </w:tcBorders>
                  <w:vAlign w:val="center"/>
                </w:tcPr>
                <w:p w14:paraId="517DE55C" w14:textId="77777777" w:rsidR="00CB1393" w:rsidRPr="006145DB" w:rsidRDefault="00CB1393" w:rsidP="005B435E">
                  <w:pPr>
                    <w:jc w:val="both"/>
                    <w:rPr>
                      <w:rFonts w:cs="Arial"/>
                      <w:sz w:val="16"/>
                      <w:szCs w:val="20"/>
                      <w:shd w:val="clear" w:color="auto" w:fill="FFFFFF"/>
                      <w:lang w:val="es-ES_tradnl"/>
                    </w:rPr>
                  </w:pPr>
                </w:p>
              </w:tc>
              <w:tc>
                <w:tcPr>
                  <w:tcW w:w="1276" w:type="dxa"/>
                  <w:tcBorders>
                    <w:left w:val="nil"/>
                    <w:bottom w:val="nil"/>
                    <w:right w:val="nil"/>
                  </w:tcBorders>
                  <w:vAlign w:val="center"/>
                </w:tcPr>
                <w:p w14:paraId="65D4DB61" w14:textId="77777777" w:rsidR="00CB1393" w:rsidRPr="006145DB" w:rsidRDefault="00CB1393" w:rsidP="005B435E">
                  <w:pPr>
                    <w:jc w:val="center"/>
                    <w:rPr>
                      <w:rFonts w:cs="Arial"/>
                      <w:sz w:val="16"/>
                      <w:szCs w:val="16"/>
                      <w:lang w:eastAsia="es-CO"/>
                    </w:rPr>
                  </w:pPr>
                </w:p>
              </w:tc>
              <w:tc>
                <w:tcPr>
                  <w:tcW w:w="1132" w:type="dxa"/>
                  <w:tcBorders>
                    <w:left w:val="nil"/>
                    <w:bottom w:val="nil"/>
                    <w:right w:val="nil"/>
                  </w:tcBorders>
                  <w:vAlign w:val="center"/>
                </w:tcPr>
                <w:p w14:paraId="31F0F3BA" w14:textId="77777777" w:rsidR="00CB1393" w:rsidRPr="006145DB" w:rsidRDefault="00CB1393" w:rsidP="005B435E">
                  <w:pPr>
                    <w:tabs>
                      <w:tab w:val="left" w:pos="709"/>
                    </w:tabs>
                    <w:contextualSpacing/>
                    <w:jc w:val="center"/>
                    <w:rPr>
                      <w:rFonts w:cs="Arial"/>
                      <w:sz w:val="16"/>
                      <w:szCs w:val="20"/>
                      <w:lang w:eastAsia="es-CO"/>
                    </w:rPr>
                  </w:pPr>
                </w:p>
              </w:tc>
              <w:tc>
                <w:tcPr>
                  <w:tcW w:w="1459" w:type="dxa"/>
                  <w:tcBorders>
                    <w:left w:val="nil"/>
                    <w:bottom w:val="nil"/>
                    <w:right w:val="nil"/>
                  </w:tcBorders>
                  <w:vAlign w:val="center"/>
                </w:tcPr>
                <w:p w14:paraId="03C2F819" w14:textId="77777777" w:rsidR="00CB1393" w:rsidRPr="006145DB" w:rsidRDefault="00CB1393" w:rsidP="005B435E">
                  <w:pPr>
                    <w:jc w:val="center"/>
                    <w:rPr>
                      <w:rFonts w:cs="Arial"/>
                      <w:bCs/>
                      <w:sz w:val="16"/>
                      <w:szCs w:val="16"/>
                      <w:lang w:eastAsia="es-CO"/>
                    </w:rPr>
                  </w:pPr>
                </w:p>
              </w:tc>
            </w:tr>
          </w:tbl>
          <w:p w14:paraId="39C0F38C"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6E8DF1D7" w14:textId="77777777" w:rsidTr="009F0BEA">
        <w:trPr>
          <w:trHeight w:val="422"/>
          <w:jc w:val="center"/>
        </w:trPr>
        <w:tc>
          <w:tcPr>
            <w:tcW w:w="1940" w:type="dxa"/>
            <w:vAlign w:val="center"/>
          </w:tcPr>
          <w:p w14:paraId="123D3151"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332"/>
              <w:gridCol w:w="1276"/>
              <w:gridCol w:w="1134"/>
              <w:gridCol w:w="1417"/>
            </w:tblGrid>
            <w:tr w:rsidR="00CB1393" w:rsidRPr="006145DB" w14:paraId="3D5CF31D" w14:textId="77777777" w:rsidTr="00043AC8">
              <w:trPr>
                <w:trHeight w:val="86"/>
              </w:trPr>
              <w:tc>
                <w:tcPr>
                  <w:tcW w:w="3332" w:type="dxa"/>
                  <w:tcBorders>
                    <w:top w:val="nil"/>
                    <w:left w:val="nil"/>
                    <w:right w:val="nil"/>
                  </w:tcBorders>
                  <w:vAlign w:val="center"/>
                </w:tcPr>
                <w:p w14:paraId="7EC1115A" w14:textId="77777777" w:rsidR="00CB1393" w:rsidRPr="006145DB" w:rsidRDefault="00CB1393"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4FC3A28E" w14:textId="77777777" w:rsidR="00CB1393" w:rsidRPr="006145DB" w:rsidRDefault="00CB1393"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F3FFAFA" w14:textId="77777777" w:rsidR="00CB1393" w:rsidRPr="006145DB" w:rsidRDefault="00CB1393" w:rsidP="005B435E">
                  <w:pPr>
                    <w:tabs>
                      <w:tab w:val="left" w:pos="709"/>
                    </w:tabs>
                    <w:jc w:val="center"/>
                    <w:rPr>
                      <w:rFonts w:cs="Arial"/>
                      <w:sz w:val="16"/>
                      <w:szCs w:val="16"/>
                      <w:lang w:eastAsia="es-CO"/>
                    </w:rPr>
                  </w:pPr>
                </w:p>
              </w:tc>
              <w:tc>
                <w:tcPr>
                  <w:tcW w:w="1417" w:type="dxa"/>
                  <w:tcBorders>
                    <w:top w:val="nil"/>
                    <w:left w:val="nil"/>
                    <w:right w:val="nil"/>
                  </w:tcBorders>
                  <w:vAlign w:val="center"/>
                </w:tcPr>
                <w:p w14:paraId="748C170B" w14:textId="77777777" w:rsidR="00CB1393" w:rsidRPr="006145DB" w:rsidRDefault="00CB1393" w:rsidP="005B435E">
                  <w:pPr>
                    <w:tabs>
                      <w:tab w:val="left" w:pos="709"/>
                    </w:tabs>
                    <w:jc w:val="center"/>
                    <w:rPr>
                      <w:rFonts w:cs="Arial"/>
                      <w:sz w:val="16"/>
                      <w:szCs w:val="16"/>
                      <w:lang w:eastAsia="es-CO"/>
                    </w:rPr>
                  </w:pPr>
                </w:p>
              </w:tc>
            </w:tr>
            <w:tr w:rsidR="008C26C5" w:rsidRPr="006145DB" w14:paraId="2232495C" w14:textId="77777777" w:rsidTr="00043AC8">
              <w:trPr>
                <w:trHeight w:val="379"/>
              </w:trPr>
              <w:tc>
                <w:tcPr>
                  <w:tcW w:w="3332" w:type="dxa"/>
                  <w:tcBorders>
                    <w:top w:val="nil"/>
                  </w:tcBorders>
                  <w:vAlign w:val="center"/>
                  <w:hideMark/>
                </w:tcPr>
                <w:p w14:paraId="5099BA74"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3492DFAA"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19B4957"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417" w:type="dxa"/>
                  <w:tcBorders>
                    <w:top w:val="nil"/>
                  </w:tcBorders>
                  <w:vAlign w:val="center"/>
                  <w:hideMark/>
                </w:tcPr>
                <w:p w14:paraId="3D593425"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C26C5" w:rsidRPr="006145DB" w14:paraId="37781111" w14:textId="77777777" w:rsidTr="00043AC8">
              <w:trPr>
                <w:trHeight w:val="225"/>
              </w:trPr>
              <w:tc>
                <w:tcPr>
                  <w:tcW w:w="3332" w:type="dxa"/>
                  <w:vAlign w:val="center"/>
                  <w:hideMark/>
                </w:tcPr>
                <w:p w14:paraId="7E350C29" w14:textId="02ABB9D8" w:rsidR="0065332E" w:rsidRPr="006145DB" w:rsidRDefault="0065332E" w:rsidP="005B435E">
                  <w:pPr>
                    <w:tabs>
                      <w:tab w:val="left" w:pos="709"/>
                    </w:tabs>
                    <w:jc w:val="both"/>
                    <w:rPr>
                      <w:rFonts w:cs="Arial"/>
                      <w:sz w:val="16"/>
                      <w:szCs w:val="16"/>
                    </w:rPr>
                  </w:pPr>
                  <w:bookmarkStart w:id="154" w:name="_Int_tKQG2wkJ"/>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54"/>
                </w:p>
              </w:tc>
              <w:tc>
                <w:tcPr>
                  <w:tcW w:w="1276" w:type="dxa"/>
                  <w:vAlign w:val="center"/>
                  <w:hideMark/>
                </w:tcPr>
                <w:p w14:paraId="54207482" w14:textId="77777777" w:rsidR="0065332E" w:rsidRPr="006145DB" w:rsidRDefault="0065332E"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7C22838D" w14:textId="77777777" w:rsidR="0065332E" w:rsidRPr="006145DB" w:rsidRDefault="0065332E" w:rsidP="005B435E">
                  <w:pPr>
                    <w:tabs>
                      <w:tab w:val="left" w:pos="709"/>
                    </w:tabs>
                    <w:jc w:val="center"/>
                    <w:rPr>
                      <w:rFonts w:cs="Arial"/>
                      <w:sz w:val="16"/>
                      <w:szCs w:val="16"/>
                    </w:rPr>
                  </w:pPr>
                  <w:r w:rsidRPr="006145DB">
                    <w:rPr>
                      <w:rFonts w:cs="Arial"/>
                      <w:sz w:val="16"/>
                      <w:szCs w:val="16"/>
                    </w:rPr>
                    <w:t>Trimestral</w:t>
                  </w:r>
                </w:p>
              </w:tc>
              <w:tc>
                <w:tcPr>
                  <w:tcW w:w="1417" w:type="dxa"/>
                  <w:vAlign w:val="center"/>
                  <w:hideMark/>
                </w:tcPr>
                <w:p w14:paraId="531DC0BE" w14:textId="77777777" w:rsidR="0065332E" w:rsidRPr="006145DB" w:rsidRDefault="0065332E"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8C26C5" w:rsidRPr="006145DB" w14:paraId="0AFF71DA" w14:textId="77777777" w:rsidTr="00043AC8">
              <w:trPr>
                <w:trHeight w:val="235"/>
              </w:trPr>
              <w:tc>
                <w:tcPr>
                  <w:tcW w:w="3332" w:type="dxa"/>
                  <w:vAlign w:val="center"/>
                  <w:hideMark/>
                </w:tcPr>
                <w:p w14:paraId="14337D10" w14:textId="537CB249" w:rsidR="0065332E" w:rsidRPr="006145DB" w:rsidRDefault="0065332E" w:rsidP="005B435E">
                  <w:pPr>
                    <w:tabs>
                      <w:tab w:val="left" w:pos="709"/>
                    </w:tabs>
                    <w:jc w:val="both"/>
                    <w:rPr>
                      <w:rFonts w:cs="Arial"/>
                      <w:sz w:val="16"/>
                      <w:szCs w:val="16"/>
                    </w:rPr>
                  </w:pPr>
                  <w:r w:rsidRPr="006145DB">
                    <w:rPr>
                      <w:rFonts w:cs="Arial"/>
                      <w:sz w:val="16"/>
                      <w:szCs w:val="16"/>
                    </w:rPr>
                    <w:t>Persona con discapacidad</w:t>
                  </w:r>
                  <w:r w:rsidR="00CB1393" w:rsidRPr="006145DB">
                    <w:rPr>
                      <w:rFonts w:cs="Arial"/>
                      <w:sz w:val="16"/>
                      <w:szCs w:val="16"/>
                    </w:rPr>
                    <w:t>.</w:t>
                  </w:r>
                </w:p>
              </w:tc>
              <w:tc>
                <w:tcPr>
                  <w:tcW w:w="1276" w:type="dxa"/>
                  <w:vAlign w:val="center"/>
                  <w:hideMark/>
                </w:tcPr>
                <w:p w14:paraId="16519805"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5341BD0D"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vAlign w:val="center"/>
                  <w:hideMark/>
                </w:tcPr>
                <w:p w14:paraId="1BFE6F45" w14:textId="44FCECC5"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8327656" w14:textId="77777777" w:rsidTr="00043AC8">
              <w:trPr>
                <w:trHeight w:val="235"/>
              </w:trPr>
              <w:tc>
                <w:tcPr>
                  <w:tcW w:w="3332" w:type="dxa"/>
                  <w:vAlign w:val="center"/>
                  <w:hideMark/>
                </w:tcPr>
                <w:p w14:paraId="04BF6C20" w14:textId="71D07C39"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mayor de 60 años</w:t>
                  </w:r>
                  <w:r w:rsidR="00CB1393" w:rsidRPr="006145DB">
                    <w:rPr>
                      <w:rFonts w:cs="Arial"/>
                      <w:sz w:val="16"/>
                      <w:szCs w:val="16"/>
                      <w:lang w:eastAsia="es-CO"/>
                    </w:rPr>
                    <w:t>.</w:t>
                  </w:r>
                </w:p>
              </w:tc>
              <w:tc>
                <w:tcPr>
                  <w:tcW w:w="1276" w:type="dxa"/>
                  <w:vAlign w:val="center"/>
                  <w:hideMark/>
                </w:tcPr>
                <w:p w14:paraId="3EA3B66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29988E44"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vAlign w:val="center"/>
                  <w:hideMark/>
                </w:tcPr>
                <w:p w14:paraId="5C96972D" w14:textId="3614175C"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C0ED297" w14:textId="77777777" w:rsidTr="00043AC8">
              <w:trPr>
                <w:trHeight w:val="235"/>
              </w:trPr>
              <w:tc>
                <w:tcPr>
                  <w:tcW w:w="3332" w:type="dxa"/>
                  <w:vAlign w:val="center"/>
                  <w:hideMark/>
                </w:tcPr>
                <w:p w14:paraId="62F284AD" w14:textId="663A9183" w:rsidR="0065332E" w:rsidRPr="006145DB" w:rsidRDefault="0065332E"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CB1393" w:rsidRPr="006145DB">
                    <w:rPr>
                      <w:rFonts w:cs="Arial"/>
                      <w:sz w:val="16"/>
                      <w:szCs w:val="16"/>
                    </w:rPr>
                    <w:t>.</w:t>
                  </w:r>
                </w:p>
              </w:tc>
              <w:tc>
                <w:tcPr>
                  <w:tcW w:w="1276" w:type="dxa"/>
                  <w:vAlign w:val="center"/>
                  <w:hideMark/>
                </w:tcPr>
                <w:p w14:paraId="0CD8CCF9" w14:textId="77777777" w:rsidR="0065332E" w:rsidRPr="006145DB" w:rsidRDefault="0065332E"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vAlign w:val="center"/>
                  <w:hideMark/>
                </w:tcPr>
                <w:p w14:paraId="743C240D" w14:textId="77777777" w:rsidR="0065332E" w:rsidRPr="006145DB" w:rsidRDefault="0065332E" w:rsidP="005B435E">
                  <w:pPr>
                    <w:jc w:val="center"/>
                    <w:rPr>
                      <w:rFonts w:cs="Arial"/>
                      <w:sz w:val="16"/>
                      <w:szCs w:val="16"/>
                    </w:rPr>
                  </w:pPr>
                  <w:r w:rsidRPr="006145DB">
                    <w:rPr>
                      <w:rFonts w:cs="Arial"/>
                      <w:sz w:val="16"/>
                      <w:szCs w:val="16"/>
                    </w:rPr>
                    <w:t xml:space="preserve">2021 </w:t>
                  </w:r>
                  <w:bookmarkStart w:id="155" w:name="_Int_Vm5lZlfl"/>
                  <w:r w:rsidRPr="006145DB">
                    <w:rPr>
                      <w:rFonts w:cs="Arial"/>
                      <w:sz w:val="16"/>
                      <w:szCs w:val="16"/>
                    </w:rPr>
                    <w:t>Entrega</w:t>
                  </w:r>
                  <w:bookmarkEnd w:id="155"/>
                  <w:r w:rsidRPr="006145DB">
                    <w:rPr>
                      <w:rFonts w:cs="Arial"/>
                      <w:sz w:val="16"/>
                      <w:szCs w:val="16"/>
                    </w:rPr>
                    <w:t xml:space="preserve"> única</w:t>
                  </w:r>
                </w:p>
              </w:tc>
              <w:tc>
                <w:tcPr>
                  <w:tcW w:w="1417" w:type="dxa"/>
                  <w:vAlign w:val="center"/>
                  <w:hideMark/>
                </w:tcPr>
                <w:p w14:paraId="423FFE62" w14:textId="77777777" w:rsidR="0065332E" w:rsidRPr="006145DB" w:rsidRDefault="0065332E" w:rsidP="005B435E">
                  <w:pPr>
                    <w:jc w:val="center"/>
                    <w:rPr>
                      <w:rFonts w:cs="Arial"/>
                      <w:sz w:val="16"/>
                      <w:szCs w:val="16"/>
                    </w:rPr>
                  </w:pPr>
                  <w:r w:rsidRPr="006145DB">
                    <w:rPr>
                      <w:rFonts w:cs="Arial"/>
                      <w:sz w:val="16"/>
                      <w:szCs w:val="16"/>
                    </w:rPr>
                    <w:t>Ministerio del Interior</w:t>
                  </w:r>
                </w:p>
              </w:tc>
            </w:tr>
            <w:tr w:rsidR="008C26C5" w:rsidRPr="006145DB" w14:paraId="617A748C" w14:textId="77777777" w:rsidTr="00043AC8">
              <w:trPr>
                <w:trHeight w:val="235"/>
              </w:trPr>
              <w:tc>
                <w:tcPr>
                  <w:tcW w:w="3332" w:type="dxa"/>
                  <w:vAlign w:val="center"/>
                  <w:hideMark/>
                </w:tcPr>
                <w:p w14:paraId="4FB1AE4A" w14:textId="6FED43B3" w:rsidR="0065332E" w:rsidRPr="006145DB" w:rsidRDefault="0065332E"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276" w:type="dxa"/>
                  <w:vAlign w:val="center"/>
                  <w:hideMark/>
                </w:tcPr>
                <w:p w14:paraId="152FB954" w14:textId="1F21B5EC"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w:t>
                  </w:r>
                  <w:r w:rsidR="00A1443B" w:rsidRPr="006145DB">
                    <w:rPr>
                      <w:rFonts w:cs="Arial"/>
                      <w:sz w:val="16"/>
                      <w:szCs w:val="16"/>
                    </w:rPr>
                    <w:t xml:space="preserve"> </w:t>
                  </w:r>
                  <w:r w:rsidRPr="006145DB">
                    <w:rPr>
                      <w:rFonts w:cs="Arial"/>
                      <w:sz w:val="16"/>
                      <w:szCs w:val="16"/>
                    </w:rPr>
                    <w:t>comunidades Negras, Afrocolombianas en Bogotá</w:t>
                  </w:r>
                </w:p>
              </w:tc>
              <w:tc>
                <w:tcPr>
                  <w:tcW w:w="1134" w:type="dxa"/>
                  <w:vAlign w:val="center"/>
                  <w:hideMark/>
                </w:tcPr>
                <w:p w14:paraId="62E5769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1803B66F"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1F1E1299" w14:textId="77777777" w:rsidTr="00043AC8">
              <w:trPr>
                <w:trHeight w:val="235"/>
              </w:trPr>
              <w:tc>
                <w:tcPr>
                  <w:tcW w:w="3332" w:type="dxa"/>
                  <w:vAlign w:val="center"/>
                  <w:hideMark/>
                </w:tcPr>
                <w:p w14:paraId="31D60FDA" w14:textId="7C4B268E" w:rsidR="0065332E" w:rsidRPr="006145DB" w:rsidRDefault="0065332E"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7C2AF4B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6FBC8A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544CBDE6"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5EAB5B4A" w14:textId="77777777" w:rsidTr="00043AC8">
              <w:trPr>
                <w:trHeight w:val="235"/>
              </w:trPr>
              <w:tc>
                <w:tcPr>
                  <w:tcW w:w="3332" w:type="dxa"/>
                  <w:vAlign w:val="center"/>
                  <w:hideMark/>
                </w:tcPr>
                <w:p w14:paraId="5FBC3C97" w14:textId="6A131197" w:rsidR="0065332E" w:rsidRPr="006145DB" w:rsidRDefault="0065332E"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276" w:type="dxa"/>
                  <w:vAlign w:val="center"/>
                  <w:hideMark/>
                </w:tcPr>
                <w:p w14:paraId="536D51D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23EA391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6B9C1A57"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6FFF019D" w14:textId="77777777" w:rsidTr="00043AC8">
              <w:trPr>
                <w:trHeight w:val="235"/>
              </w:trPr>
              <w:tc>
                <w:tcPr>
                  <w:tcW w:w="3332" w:type="dxa"/>
                  <w:vAlign w:val="center"/>
                  <w:hideMark/>
                </w:tcPr>
                <w:p w14:paraId="6ED9FE12" w14:textId="77777777" w:rsidR="0065332E" w:rsidRPr="006145DB" w:rsidRDefault="0065332E"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3BF4F0BA"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3EC3D08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7923DDC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C229F1F" w14:textId="77777777" w:rsidTr="00043AC8">
              <w:trPr>
                <w:trHeight w:val="235"/>
              </w:trPr>
              <w:tc>
                <w:tcPr>
                  <w:tcW w:w="3332" w:type="dxa"/>
                  <w:tcBorders>
                    <w:bottom w:val="single" w:sz="4" w:space="0" w:color="auto"/>
                  </w:tcBorders>
                  <w:vAlign w:val="center"/>
                  <w:hideMark/>
                </w:tcPr>
                <w:p w14:paraId="24EDCF69" w14:textId="286BC543" w:rsidR="0065332E" w:rsidRPr="006145DB" w:rsidRDefault="0065332E"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D6DF4" w:rsidRPr="006145DB">
                    <w:rPr>
                      <w:rFonts w:cs="Arial"/>
                      <w:sz w:val="16"/>
                      <w:szCs w:val="16"/>
                    </w:rPr>
                    <w:t>.</w:t>
                  </w:r>
                </w:p>
              </w:tc>
              <w:tc>
                <w:tcPr>
                  <w:tcW w:w="1276" w:type="dxa"/>
                  <w:tcBorders>
                    <w:bottom w:val="single" w:sz="4" w:space="0" w:color="auto"/>
                  </w:tcBorders>
                  <w:vAlign w:val="center"/>
                  <w:hideMark/>
                </w:tcPr>
                <w:p w14:paraId="523AADDC"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302CAC0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tcBorders>
                    <w:bottom w:val="single" w:sz="4" w:space="0" w:color="auto"/>
                  </w:tcBorders>
                  <w:vAlign w:val="center"/>
                  <w:hideMark/>
                </w:tcPr>
                <w:p w14:paraId="3CD0AA5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ED6D819" w14:textId="77777777" w:rsidTr="00043AC8">
              <w:trPr>
                <w:trHeight w:val="235"/>
              </w:trPr>
              <w:tc>
                <w:tcPr>
                  <w:tcW w:w="3332" w:type="dxa"/>
                  <w:tcBorders>
                    <w:bottom w:val="single" w:sz="4" w:space="0" w:color="auto"/>
                  </w:tcBorders>
                  <w:vAlign w:val="center"/>
                  <w:hideMark/>
                </w:tcPr>
                <w:p w14:paraId="473F3CDB" w14:textId="57EC89B5"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0D6DF4" w:rsidRPr="006145DB">
                    <w:rPr>
                      <w:rFonts w:cs="Arial"/>
                      <w:sz w:val="16"/>
                      <w:szCs w:val="16"/>
                      <w:lang w:eastAsia="es-CO"/>
                    </w:rPr>
                    <w:t>.</w:t>
                  </w:r>
                </w:p>
              </w:tc>
              <w:tc>
                <w:tcPr>
                  <w:tcW w:w="1276" w:type="dxa"/>
                  <w:tcBorders>
                    <w:bottom w:val="single" w:sz="4" w:space="0" w:color="auto"/>
                  </w:tcBorders>
                  <w:vAlign w:val="center"/>
                  <w:hideMark/>
                </w:tcPr>
                <w:p w14:paraId="600E7A2B"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2671B0F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tcBorders>
                    <w:bottom w:val="single" w:sz="4" w:space="0" w:color="auto"/>
                  </w:tcBorders>
                  <w:vAlign w:val="center"/>
                  <w:hideMark/>
                </w:tcPr>
                <w:p w14:paraId="729DE7E9" w14:textId="233A8CFD"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Secretara Distrital de Integración Social.</w:t>
                  </w:r>
                </w:p>
              </w:tc>
            </w:tr>
            <w:tr w:rsidR="00CB1393" w:rsidRPr="006145DB" w14:paraId="53414288" w14:textId="77777777" w:rsidTr="00043AC8">
              <w:trPr>
                <w:trHeight w:val="70"/>
              </w:trPr>
              <w:tc>
                <w:tcPr>
                  <w:tcW w:w="3332" w:type="dxa"/>
                  <w:tcBorders>
                    <w:left w:val="nil"/>
                    <w:bottom w:val="nil"/>
                    <w:right w:val="nil"/>
                  </w:tcBorders>
                  <w:vAlign w:val="center"/>
                </w:tcPr>
                <w:p w14:paraId="3B22818D" w14:textId="77777777" w:rsidR="00CB1393" w:rsidRPr="006145DB" w:rsidRDefault="00CB1393" w:rsidP="005B435E">
                  <w:pPr>
                    <w:tabs>
                      <w:tab w:val="left" w:pos="709"/>
                    </w:tabs>
                    <w:jc w:val="both"/>
                    <w:rPr>
                      <w:rFonts w:cs="Arial"/>
                      <w:sz w:val="16"/>
                      <w:szCs w:val="16"/>
                      <w:lang w:eastAsia="es-CO"/>
                    </w:rPr>
                  </w:pPr>
                </w:p>
              </w:tc>
              <w:tc>
                <w:tcPr>
                  <w:tcW w:w="1276" w:type="dxa"/>
                  <w:tcBorders>
                    <w:left w:val="nil"/>
                    <w:bottom w:val="nil"/>
                    <w:right w:val="nil"/>
                  </w:tcBorders>
                  <w:vAlign w:val="center"/>
                </w:tcPr>
                <w:p w14:paraId="35D0E360" w14:textId="77777777" w:rsidR="00CB1393" w:rsidRPr="006145DB" w:rsidRDefault="00CB1393"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9AFBBF5" w14:textId="77777777" w:rsidR="00CB1393" w:rsidRPr="006145DB" w:rsidRDefault="00CB1393" w:rsidP="005B435E">
                  <w:pPr>
                    <w:tabs>
                      <w:tab w:val="left" w:pos="709"/>
                    </w:tabs>
                    <w:jc w:val="center"/>
                    <w:rPr>
                      <w:rFonts w:cs="Arial"/>
                      <w:bCs/>
                      <w:sz w:val="16"/>
                      <w:szCs w:val="16"/>
                      <w:lang w:eastAsia="es-CO"/>
                    </w:rPr>
                  </w:pPr>
                </w:p>
              </w:tc>
              <w:tc>
                <w:tcPr>
                  <w:tcW w:w="1417" w:type="dxa"/>
                  <w:tcBorders>
                    <w:left w:val="nil"/>
                    <w:bottom w:val="nil"/>
                    <w:right w:val="nil"/>
                  </w:tcBorders>
                  <w:vAlign w:val="center"/>
                </w:tcPr>
                <w:p w14:paraId="55CA76ED" w14:textId="77777777" w:rsidR="00CB1393" w:rsidRPr="006145DB" w:rsidRDefault="00CB1393" w:rsidP="005B435E">
                  <w:pPr>
                    <w:tabs>
                      <w:tab w:val="left" w:pos="709"/>
                    </w:tabs>
                    <w:jc w:val="center"/>
                    <w:rPr>
                      <w:rFonts w:cs="Arial"/>
                      <w:bCs/>
                      <w:sz w:val="16"/>
                      <w:szCs w:val="16"/>
                      <w:lang w:eastAsia="es-CO"/>
                    </w:rPr>
                  </w:pPr>
                </w:p>
              </w:tc>
            </w:tr>
          </w:tbl>
          <w:p w14:paraId="032CF3B4"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734C24B0" w14:textId="77777777" w:rsidTr="002419A3">
        <w:trPr>
          <w:trHeight w:val="70"/>
          <w:jc w:val="center"/>
        </w:trPr>
        <w:tc>
          <w:tcPr>
            <w:tcW w:w="1940" w:type="dxa"/>
            <w:vAlign w:val="center"/>
          </w:tcPr>
          <w:p w14:paraId="5683C0D0"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154" w:type="dxa"/>
              <w:tblInd w:w="15" w:type="dxa"/>
              <w:tblLayout w:type="fixed"/>
              <w:tblLook w:val="04A0" w:firstRow="1" w:lastRow="0" w:firstColumn="1" w:lastColumn="0" w:noHBand="0" w:noVBand="1"/>
            </w:tblPr>
            <w:tblGrid>
              <w:gridCol w:w="3319"/>
              <w:gridCol w:w="1422"/>
              <w:gridCol w:w="1139"/>
              <w:gridCol w:w="1274"/>
            </w:tblGrid>
            <w:tr w:rsidR="00CB1393" w:rsidRPr="006145DB" w14:paraId="5B6D6E32" w14:textId="77777777" w:rsidTr="00D65BAD">
              <w:trPr>
                <w:trHeight w:val="126"/>
              </w:trPr>
              <w:tc>
                <w:tcPr>
                  <w:tcW w:w="3319" w:type="dxa"/>
                  <w:tcBorders>
                    <w:top w:val="nil"/>
                    <w:left w:val="nil"/>
                    <w:right w:val="nil"/>
                  </w:tcBorders>
                  <w:vAlign w:val="center"/>
                </w:tcPr>
                <w:p w14:paraId="690BB1F5" w14:textId="77777777" w:rsidR="00CB1393" w:rsidRPr="006145DB" w:rsidRDefault="00CB1393" w:rsidP="005B435E">
                  <w:pPr>
                    <w:tabs>
                      <w:tab w:val="left" w:pos="709"/>
                    </w:tabs>
                    <w:contextualSpacing/>
                    <w:jc w:val="center"/>
                    <w:rPr>
                      <w:rFonts w:cs="Arial"/>
                      <w:sz w:val="16"/>
                      <w:szCs w:val="16"/>
                      <w:lang w:eastAsia="es-CO"/>
                    </w:rPr>
                  </w:pPr>
                </w:p>
              </w:tc>
              <w:tc>
                <w:tcPr>
                  <w:tcW w:w="1422" w:type="dxa"/>
                  <w:tcBorders>
                    <w:top w:val="nil"/>
                    <w:left w:val="nil"/>
                    <w:right w:val="nil"/>
                  </w:tcBorders>
                  <w:vAlign w:val="center"/>
                </w:tcPr>
                <w:p w14:paraId="00B6F048" w14:textId="77777777" w:rsidR="00CB1393" w:rsidRPr="006145DB" w:rsidRDefault="00CB1393"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052C9955" w14:textId="77777777" w:rsidR="00CB1393" w:rsidRPr="006145DB" w:rsidRDefault="00CB1393" w:rsidP="005B435E">
                  <w:pPr>
                    <w:tabs>
                      <w:tab w:val="left" w:pos="709"/>
                    </w:tabs>
                    <w:contextualSpacing/>
                    <w:jc w:val="center"/>
                    <w:rPr>
                      <w:rFonts w:cs="Arial"/>
                      <w:sz w:val="16"/>
                      <w:szCs w:val="16"/>
                      <w:lang w:eastAsia="es-CO"/>
                    </w:rPr>
                  </w:pPr>
                </w:p>
              </w:tc>
              <w:tc>
                <w:tcPr>
                  <w:tcW w:w="1274" w:type="dxa"/>
                  <w:tcBorders>
                    <w:top w:val="nil"/>
                    <w:left w:val="nil"/>
                    <w:right w:val="nil"/>
                  </w:tcBorders>
                  <w:vAlign w:val="center"/>
                </w:tcPr>
                <w:p w14:paraId="1B02F493"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5FDF1AE8" w14:textId="77777777" w:rsidTr="00D65BAD">
              <w:trPr>
                <w:trHeight w:val="389"/>
              </w:trPr>
              <w:tc>
                <w:tcPr>
                  <w:tcW w:w="3319" w:type="dxa"/>
                  <w:tcBorders>
                    <w:top w:val="nil"/>
                  </w:tcBorders>
                  <w:vAlign w:val="center"/>
                </w:tcPr>
                <w:p w14:paraId="1788D823"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2" w:type="dxa"/>
                  <w:tcBorders>
                    <w:top w:val="nil"/>
                  </w:tcBorders>
                  <w:vAlign w:val="center"/>
                </w:tcPr>
                <w:p w14:paraId="77D871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9" w:type="dxa"/>
                  <w:tcBorders>
                    <w:top w:val="nil"/>
                  </w:tcBorders>
                  <w:vAlign w:val="center"/>
                </w:tcPr>
                <w:p w14:paraId="4590FE6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4" w:type="dxa"/>
                  <w:tcBorders>
                    <w:top w:val="nil"/>
                  </w:tcBorders>
                  <w:vAlign w:val="center"/>
                </w:tcPr>
                <w:p w14:paraId="667CE16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2EC0096F" w14:textId="77777777" w:rsidTr="00D65BAD">
              <w:trPr>
                <w:trHeight w:val="231"/>
              </w:trPr>
              <w:tc>
                <w:tcPr>
                  <w:tcW w:w="3319" w:type="dxa"/>
                  <w:vAlign w:val="center"/>
                </w:tcPr>
                <w:p w14:paraId="0D1819DD" w14:textId="77777777" w:rsidR="0065332E" w:rsidRPr="006145DB" w:rsidRDefault="0065332E"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 que se identifique como mujer.</w:t>
                  </w:r>
                </w:p>
              </w:tc>
              <w:tc>
                <w:tcPr>
                  <w:tcW w:w="1422" w:type="dxa"/>
                  <w:vAlign w:val="center"/>
                </w:tcPr>
                <w:p w14:paraId="70A4F61E"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9" w:type="dxa"/>
                  <w:vAlign w:val="center"/>
                </w:tcPr>
                <w:p w14:paraId="0382DE01"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274" w:type="dxa"/>
                  <w:vAlign w:val="center"/>
                </w:tcPr>
                <w:p w14:paraId="58862ED8" w14:textId="7C4E1446" w:rsidR="0065332E"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015A345A" w14:textId="77777777" w:rsidTr="00D65BAD">
              <w:trPr>
                <w:trHeight w:val="231"/>
              </w:trPr>
              <w:tc>
                <w:tcPr>
                  <w:tcW w:w="3319" w:type="dxa"/>
                  <w:vAlign w:val="center"/>
                </w:tcPr>
                <w:p w14:paraId="1836AF8F" w14:textId="497B7361"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0D6DF4" w:rsidRPr="006145DB">
                    <w:rPr>
                      <w:rFonts w:cs="Arial"/>
                      <w:sz w:val="16"/>
                      <w:szCs w:val="16"/>
                      <w:shd w:val="clear" w:color="auto" w:fill="FFFFFF"/>
                    </w:rPr>
                    <w:t>.</w:t>
                  </w:r>
                </w:p>
              </w:tc>
              <w:tc>
                <w:tcPr>
                  <w:tcW w:w="1422" w:type="dxa"/>
                  <w:vAlign w:val="center"/>
                </w:tcPr>
                <w:p w14:paraId="04F9B85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9" w:type="dxa"/>
                  <w:vAlign w:val="center"/>
                </w:tcPr>
                <w:p w14:paraId="7B21048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274" w:type="dxa"/>
                  <w:vAlign w:val="center"/>
                </w:tcPr>
                <w:p w14:paraId="3CB831C5" w14:textId="77777777" w:rsidR="0065332E" w:rsidRPr="006145DB" w:rsidRDefault="0065332E"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C1D426C" w14:textId="77777777" w:rsidTr="00043AC8">
              <w:trPr>
                <w:trHeight w:val="231"/>
              </w:trPr>
              <w:tc>
                <w:tcPr>
                  <w:tcW w:w="3319" w:type="dxa"/>
                  <w:tcBorders>
                    <w:bottom w:val="nil"/>
                  </w:tcBorders>
                  <w:vAlign w:val="center"/>
                </w:tcPr>
                <w:p w14:paraId="7C9715BE" w14:textId="20063A7D" w:rsidR="0065332E" w:rsidRPr="006145DB" w:rsidRDefault="0065332E"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0D6DF4" w:rsidRPr="006145DB">
                    <w:rPr>
                      <w:rFonts w:cs="Arial"/>
                      <w:sz w:val="16"/>
                      <w:szCs w:val="20"/>
                      <w:shd w:val="clear" w:color="auto" w:fill="FFFFFF"/>
                      <w:lang w:val="es-ES_tradnl"/>
                    </w:rPr>
                    <w:t>.</w:t>
                  </w:r>
                </w:p>
              </w:tc>
              <w:tc>
                <w:tcPr>
                  <w:tcW w:w="1422" w:type="dxa"/>
                  <w:tcBorders>
                    <w:bottom w:val="nil"/>
                  </w:tcBorders>
                  <w:vAlign w:val="center"/>
                </w:tcPr>
                <w:p w14:paraId="4B2A0A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tcBorders>
                    <w:bottom w:val="nil"/>
                  </w:tcBorders>
                  <w:vAlign w:val="center"/>
                </w:tcPr>
                <w:p w14:paraId="26F29AB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4" w:type="dxa"/>
                  <w:tcBorders>
                    <w:bottom w:val="nil"/>
                  </w:tcBorders>
                  <w:vAlign w:val="center"/>
                </w:tcPr>
                <w:p w14:paraId="442720AC" w14:textId="14348FA9" w:rsidR="0065332E" w:rsidRPr="006145DB" w:rsidRDefault="00D65BAD"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548D311D" w14:textId="77777777" w:rsidTr="00043AC8">
              <w:trPr>
                <w:trHeight w:val="1104"/>
              </w:trPr>
              <w:tc>
                <w:tcPr>
                  <w:tcW w:w="3319" w:type="dxa"/>
                  <w:tcBorders>
                    <w:top w:val="nil"/>
                    <w:bottom w:val="single" w:sz="4" w:space="0" w:color="auto"/>
                  </w:tcBorders>
                  <w:vAlign w:val="center"/>
                </w:tcPr>
                <w:p w14:paraId="7989FE33" w14:textId="2FF4DC3B" w:rsidR="0065332E" w:rsidRPr="006145DB" w:rsidRDefault="0065332E"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422" w:type="dxa"/>
                  <w:tcBorders>
                    <w:top w:val="nil"/>
                    <w:bottom w:val="single" w:sz="4" w:space="0" w:color="auto"/>
                  </w:tcBorders>
                  <w:vAlign w:val="center"/>
                </w:tcPr>
                <w:p w14:paraId="3DE9E9FB"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9" w:type="dxa"/>
                  <w:tcBorders>
                    <w:top w:val="nil"/>
                    <w:bottom w:val="single" w:sz="4" w:space="0" w:color="auto"/>
                  </w:tcBorders>
                  <w:vAlign w:val="center"/>
                </w:tcPr>
                <w:p w14:paraId="51C21AF9"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274" w:type="dxa"/>
                  <w:tcBorders>
                    <w:top w:val="nil"/>
                    <w:bottom w:val="single" w:sz="4" w:space="0" w:color="auto"/>
                  </w:tcBorders>
                  <w:vAlign w:val="center"/>
                </w:tcPr>
                <w:p w14:paraId="1E91A5AA"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8C26C5" w:rsidRPr="006145DB" w14:paraId="53A6DEF9" w14:textId="77777777" w:rsidTr="00D65BAD">
              <w:trPr>
                <w:trHeight w:val="307"/>
              </w:trPr>
              <w:tc>
                <w:tcPr>
                  <w:tcW w:w="3319" w:type="dxa"/>
                  <w:tcBorders>
                    <w:bottom w:val="nil"/>
                  </w:tcBorders>
                  <w:vAlign w:val="center"/>
                </w:tcPr>
                <w:p w14:paraId="47A214E1"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422" w:type="dxa"/>
                  <w:tcBorders>
                    <w:bottom w:val="nil"/>
                  </w:tcBorders>
                  <w:vAlign w:val="center"/>
                </w:tcPr>
                <w:p w14:paraId="3007D26E" w14:textId="77777777" w:rsidR="0065332E" w:rsidRPr="006145DB" w:rsidRDefault="0065332E"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9" w:type="dxa"/>
                  <w:tcBorders>
                    <w:bottom w:val="nil"/>
                  </w:tcBorders>
                  <w:vAlign w:val="center"/>
                </w:tcPr>
                <w:p w14:paraId="3720A5DF"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274" w:type="dxa"/>
                  <w:tcBorders>
                    <w:bottom w:val="nil"/>
                  </w:tcBorders>
                  <w:vAlign w:val="center"/>
                </w:tcPr>
                <w:p w14:paraId="7A8822AA"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43C4E32E" w14:textId="77777777" w:rsidR="0065332E" w:rsidRPr="006145DB" w:rsidRDefault="0065332E" w:rsidP="005B435E">
            <w:pPr>
              <w:pStyle w:val="Textoindependiente"/>
              <w:spacing w:after="0" w:line="240" w:lineRule="auto"/>
              <w:ind w:right="112"/>
              <w:jc w:val="both"/>
              <w:rPr>
                <w:rFonts w:cs="Arial"/>
                <w:bCs/>
                <w:lang w:val="es-CO" w:eastAsia="es-CO"/>
              </w:rPr>
            </w:pPr>
          </w:p>
        </w:tc>
      </w:tr>
      <w:tr w:rsidR="008C26C5" w:rsidRPr="006145DB" w14:paraId="2ECF7F92" w14:textId="77777777" w:rsidTr="009F0BEA">
        <w:trPr>
          <w:trHeight w:val="20"/>
          <w:jc w:val="center"/>
        </w:trPr>
        <w:tc>
          <w:tcPr>
            <w:tcW w:w="1940" w:type="dxa"/>
            <w:vAlign w:val="center"/>
          </w:tcPr>
          <w:p w14:paraId="4B2870FE"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CB1393" w:rsidRPr="006145DB" w14:paraId="7375FBD5" w14:textId="77777777" w:rsidTr="00ED2E26">
              <w:trPr>
                <w:trHeight w:val="80"/>
              </w:trPr>
              <w:tc>
                <w:tcPr>
                  <w:tcW w:w="3332" w:type="dxa"/>
                  <w:tcBorders>
                    <w:top w:val="nil"/>
                    <w:left w:val="nil"/>
                    <w:bottom w:val="single" w:sz="4" w:space="0" w:color="auto"/>
                    <w:right w:val="nil"/>
                  </w:tcBorders>
                  <w:vAlign w:val="center"/>
                </w:tcPr>
                <w:p w14:paraId="68981235"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2CFF6F3F"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E5B7E41" w14:textId="77777777" w:rsidR="00CB1393" w:rsidRPr="006145DB" w:rsidRDefault="00CB1393" w:rsidP="005B435E">
                  <w:pPr>
                    <w:tabs>
                      <w:tab w:val="left" w:pos="709"/>
                    </w:tabs>
                    <w:contextualSpacing/>
                    <w:jc w:val="center"/>
                    <w:rPr>
                      <w:rFonts w:cs="Arial"/>
                      <w:sz w:val="16"/>
                      <w:szCs w:val="16"/>
                      <w:lang w:eastAsia="es-CO"/>
                    </w:rPr>
                  </w:pPr>
                </w:p>
              </w:tc>
              <w:tc>
                <w:tcPr>
                  <w:tcW w:w="1554" w:type="dxa"/>
                  <w:tcBorders>
                    <w:top w:val="nil"/>
                    <w:left w:val="nil"/>
                    <w:bottom w:val="single" w:sz="4" w:space="0" w:color="auto"/>
                    <w:right w:val="nil"/>
                  </w:tcBorders>
                  <w:vAlign w:val="center"/>
                </w:tcPr>
                <w:p w14:paraId="7707708E"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616EA780" w14:textId="77777777" w:rsidTr="00ED2E26">
              <w:trPr>
                <w:trHeight w:val="380"/>
              </w:trPr>
              <w:tc>
                <w:tcPr>
                  <w:tcW w:w="3332" w:type="dxa"/>
                  <w:tcBorders>
                    <w:top w:val="nil"/>
                    <w:left w:val="single" w:sz="4" w:space="0" w:color="auto"/>
                    <w:bottom w:val="single" w:sz="4" w:space="0" w:color="auto"/>
                    <w:right w:val="single" w:sz="4" w:space="0" w:color="auto"/>
                  </w:tcBorders>
                  <w:vAlign w:val="center"/>
                </w:tcPr>
                <w:p w14:paraId="6983A04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left w:val="single" w:sz="4" w:space="0" w:color="auto"/>
                    <w:bottom w:val="single" w:sz="4" w:space="0" w:color="auto"/>
                    <w:right w:val="single" w:sz="4" w:space="0" w:color="auto"/>
                  </w:tcBorders>
                  <w:vAlign w:val="center"/>
                </w:tcPr>
                <w:p w14:paraId="79A7D19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tcPr>
                <w:p w14:paraId="3620E1A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4" w:type="dxa"/>
                  <w:tcBorders>
                    <w:top w:val="nil"/>
                    <w:left w:val="single" w:sz="4" w:space="0" w:color="auto"/>
                    <w:bottom w:val="single" w:sz="4" w:space="0" w:color="auto"/>
                    <w:right w:val="single" w:sz="4" w:space="0" w:color="auto"/>
                  </w:tcBorders>
                  <w:vAlign w:val="center"/>
                </w:tcPr>
                <w:p w14:paraId="267E96D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785D0BF9" w14:textId="77777777" w:rsidTr="00ED2E26">
              <w:trPr>
                <w:trHeight w:val="243"/>
              </w:trPr>
              <w:tc>
                <w:tcPr>
                  <w:tcW w:w="3332" w:type="dxa"/>
                  <w:tcBorders>
                    <w:top w:val="single" w:sz="4" w:space="0" w:color="auto"/>
                  </w:tcBorders>
                  <w:vAlign w:val="center"/>
                </w:tcPr>
                <w:p w14:paraId="6D1CC612"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134" w:type="dxa"/>
                  <w:tcBorders>
                    <w:top w:val="single" w:sz="4" w:space="0" w:color="auto"/>
                  </w:tcBorders>
                  <w:vAlign w:val="center"/>
                </w:tcPr>
                <w:p w14:paraId="03E781F3"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top w:val="single" w:sz="4" w:space="0" w:color="auto"/>
                  </w:tcBorders>
                  <w:vAlign w:val="center"/>
                </w:tcPr>
                <w:p w14:paraId="6370FFD9"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4" w:type="dxa"/>
                  <w:tcBorders>
                    <w:top w:val="single" w:sz="4" w:space="0" w:color="auto"/>
                  </w:tcBorders>
                  <w:vAlign w:val="center"/>
                </w:tcPr>
                <w:p w14:paraId="011406FF"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C26C5" w:rsidRPr="006145DB" w14:paraId="351CECD6" w14:textId="77777777" w:rsidTr="00ED2E26">
              <w:trPr>
                <w:trHeight w:val="243"/>
              </w:trPr>
              <w:tc>
                <w:tcPr>
                  <w:tcW w:w="3332" w:type="dxa"/>
                  <w:vAlign w:val="center"/>
                </w:tcPr>
                <w:p w14:paraId="24A13729" w14:textId="77777777" w:rsidR="0065332E" w:rsidRPr="006145DB" w:rsidRDefault="0065332E"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134" w:type="dxa"/>
                  <w:vAlign w:val="center"/>
                </w:tcPr>
                <w:p w14:paraId="122C4768" w14:textId="03F6EBB9"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PISIS - RNE</w:t>
                  </w:r>
                  <w:r w:rsidR="006D33E8" w:rsidRPr="006145DB">
                    <w:rPr>
                      <w:rFonts w:cs="Arial"/>
                      <w:sz w:val="16"/>
                      <w:szCs w:val="16"/>
                      <w:lang w:eastAsia="es-CO"/>
                    </w:rPr>
                    <w:t>C</w:t>
                  </w:r>
                </w:p>
              </w:tc>
              <w:tc>
                <w:tcPr>
                  <w:tcW w:w="1134" w:type="dxa"/>
                  <w:vAlign w:val="center"/>
                </w:tcPr>
                <w:p w14:paraId="47BC12C2"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Mes vencido</w:t>
                  </w:r>
                </w:p>
              </w:tc>
              <w:tc>
                <w:tcPr>
                  <w:tcW w:w="1554" w:type="dxa"/>
                  <w:vAlign w:val="center"/>
                </w:tcPr>
                <w:p w14:paraId="15287C3D"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Ministerio de salud y protección social</w:t>
                  </w:r>
                </w:p>
                <w:p w14:paraId="4D32E8E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C26C5" w:rsidRPr="006145DB" w14:paraId="5E1B3DF9" w14:textId="77777777" w:rsidTr="00ED2E26">
              <w:trPr>
                <w:trHeight w:val="827"/>
              </w:trPr>
              <w:tc>
                <w:tcPr>
                  <w:tcW w:w="3332" w:type="dxa"/>
                  <w:tcBorders>
                    <w:bottom w:val="single" w:sz="4" w:space="0" w:color="auto"/>
                  </w:tcBorders>
                  <w:vAlign w:val="center"/>
                </w:tcPr>
                <w:p w14:paraId="31B69334" w14:textId="77777777" w:rsidR="0065332E" w:rsidRPr="006145DB" w:rsidRDefault="0065332E"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134" w:type="dxa"/>
                  <w:tcBorders>
                    <w:bottom w:val="single" w:sz="4" w:space="0" w:color="auto"/>
                  </w:tcBorders>
                  <w:vAlign w:val="center"/>
                </w:tcPr>
                <w:p w14:paraId="4439F3F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E519F9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1C64B25C"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C26C5" w:rsidRPr="006145DB" w14:paraId="7E89E447" w14:textId="77777777" w:rsidTr="00ED2E26">
              <w:trPr>
                <w:trHeight w:val="266"/>
              </w:trPr>
              <w:tc>
                <w:tcPr>
                  <w:tcW w:w="3332" w:type="dxa"/>
                  <w:tcBorders>
                    <w:bottom w:val="single" w:sz="4" w:space="0" w:color="auto"/>
                  </w:tcBorders>
                  <w:vAlign w:val="center"/>
                </w:tcPr>
                <w:p w14:paraId="56256F65" w14:textId="4346025E" w:rsidR="0065332E" w:rsidRPr="006145DB" w:rsidRDefault="0065332E" w:rsidP="005B435E">
                  <w:pPr>
                    <w:jc w:val="both"/>
                    <w:rPr>
                      <w:rFonts w:cs="Arial"/>
                      <w:sz w:val="16"/>
                      <w:szCs w:val="16"/>
                    </w:rPr>
                  </w:pPr>
                  <w:r w:rsidRPr="006145DB">
                    <w:rPr>
                      <w:rFonts w:cs="Arial"/>
                      <w:sz w:val="16"/>
                      <w:szCs w:val="16"/>
                      <w:lang w:eastAsia="es-CO"/>
                    </w:rPr>
                    <w:t>Persona con pena privativa de la libertad y no privativa</w:t>
                  </w:r>
                  <w:r w:rsidR="00E86E67" w:rsidRPr="006145DB">
                    <w:rPr>
                      <w:rFonts w:cs="Arial"/>
                      <w:sz w:val="16"/>
                      <w:szCs w:val="16"/>
                      <w:lang w:eastAsia="es-CO"/>
                    </w:rPr>
                    <w:t>.</w:t>
                  </w:r>
                </w:p>
              </w:tc>
              <w:tc>
                <w:tcPr>
                  <w:tcW w:w="1134" w:type="dxa"/>
                  <w:tcBorders>
                    <w:bottom w:val="single" w:sz="4" w:space="0" w:color="auto"/>
                  </w:tcBorders>
                  <w:vAlign w:val="center"/>
                </w:tcPr>
                <w:p w14:paraId="752F4BC8" w14:textId="63C45D91"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single" w:sz="4" w:space="0" w:color="auto"/>
                  </w:tcBorders>
                  <w:vAlign w:val="center"/>
                </w:tcPr>
                <w:p w14:paraId="3A68B81F" w14:textId="64168BB6" w:rsidR="0065332E" w:rsidRPr="006145DB" w:rsidRDefault="0065332E" w:rsidP="005B435E">
                  <w:pPr>
                    <w:tabs>
                      <w:tab w:val="left" w:pos="709"/>
                    </w:tabs>
                    <w:contextualSpacing/>
                    <w:jc w:val="center"/>
                    <w:rPr>
                      <w:rFonts w:cs="Arial"/>
                      <w:sz w:val="16"/>
                      <w:szCs w:val="16"/>
                    </w:rPr>
                  </w:pPr>
                  <w:r w:rsidRPr="006145DB">
                    <w:rPr>
                      <w:rFonts w:cs="Arial"/>
                      <w:sz w:val="16"/>
                      <w:szCs w:val="16"/>
                    </w:rPr>
                    <w:t>Consulta individual a demanda</w:t>
                  </w:r>
                </w:p>
              </w:tc>
              <w:tc>
                <w:tcPr>
                  <w:tcW w:w="1554" w:type="dxa"/>
                  <w:tcBorders>
                    <w:bottom w:val="single" w:sz="4" w:space="0" w:color="auto"/>
                  </w:tcBorders>
                  <w:vAlign w:val="center"/>
                </w:tcPr>
                <w:p w14:paraId="5E6C5F1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8C26C5" w:rsidRPr="006145DB" w14:paraId="555AFA63" w14:textId="77777777" w:rsidTr="00ED2E26">
              <w:trPr>
                <w:trHeight w:val="485"/>
              </w:trPr>
              <w:tc>
                <w:tcPr>
                  <w:tcW w:w="3332" w:type="dxa"/>
                  <w:tcBorders>
                    <w:top w:val="single" w:sz="4" w:space="0" w:color="auto"/>
                  </w:tcBorders>
                  <w:vAlign w:val="center"/>
                </w:tcPr>
                <w:p w14:paraId="0B076498" w14:textId="37729EE2" w:rsidR="0065332E" w:rsidRPr="006145DB" w:rsidRDefault="0065332E"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E86E67" w:rsidRPr="006145DB">
                    <w:rPr>
                      <w:rFonts w:cs="Arial"/>
                      <w:sz w:val="16"/>
                      <w:szCs w:val="16"/>
                      <w:lang w:eastAsia="es-CO"/>
                    </w:rPr>
                    <w:t>.</w:t>
                  </w:r>
                </w:p>
              </w:tc>
              <w:tc>
                <w:tcPr>
                  <w:tcW w:w="1134" w:type="dxa"/>
                  <w:tcBorders>
                    <w:top w:val="single" w:sz="4" w:space="0" w:color="auto"/>
                  </w:tcBorders>
                  <w:vAlign w:val="center"/>
                </w:tcPr>
                <w:p w14:paraId="35AAC4CE"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top w:val="single" w:sz="4" w:space="0" w:color="auto"/>
                  </w:tcBorders>
                  <w:vAlign w:val="center"/>
                </w:tcPr>
                <w:p w14:paraId="734CE567"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Mensual (Mes Vencido)</w:t>
                  </w:r>
                </w:p>
              </w:tc>
              <w:tc>
                <w:tcPr>
                  <w:tcW w:w="1554" w:type="dxa"/>
                  <w:tcBorders>
                    <w:top w:val="single" w:sz="4" w:space="0" w:color="auto"/>
                  </w:tcBorders>
                  <w:vAlign w:val="center"/>
                </w:tcPr>
                <w:p w14:paraId="6809A71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C26C5" w:rsidRPr="006145DB" w14:paraId="6F3EB809" w14:textId="77777777" w:rsidTr="00ED2E26">
              <w:trPr>
                <w:trHeight w:val="485"/>
              </w:trPr>
              <w:tc>
                <w:tcPr>
                  <w:tcW w:w="3332" w:type="dxa"/>
                  <w:vAlign w:val="center"/>
                </w:tcPr>
                <w:p w14:paraId="1E447F2F" w14:textId="6FD5A7D0"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E86E67" w:rsidRPr="006145DB">
                    <w:rPr>
                      <w:rFonts w:cs="Arial"/>
                      <w:sz w:val="16"/>
                      <w:szCs w:val="16"/>
                      <w:lang w:eastAsia="es-CO"/>
                    </w:rPr>
                    <w:t>.</w:t>
                  </w:r>
                </w:p>
              </w:tc>
              <w:tc>
                <w:tcPr>
                  <w:tcW w:w="1134" w:type="dxa"/>
                  <w:vAlign w:val="center"/>
                </w:tcPr>
                <w:p w14:paraId="44CFF20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7885137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vAlign w:val="center"/>
                </w:tcPr>
                <w:p w14:paraId="2447BD87"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05D1445" w14:textId="77777777" w:rsidTr="00ED2E26">
              <w:trPr>
                <w:trHeight w:val="485"/>
              </w:trPr>
              <w:tc>
                <w:tcPr>
                  <w:tcW w:w="3332" w:type="dxa"/>
                  <w:tcBorders>
                    <w:bottom w:val="single" w:sz="4" w:space="0" w:color="auto"/>
                  </w:tcBorders>
                  <w:vAlign w:val="center"/>
                </w:tcPr>
                <w:p w14:paraId="542722DC" w14:textId="7293C454"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E86E67" w:rsidRPr="006145DB">
                    <w:rPr>
                      <w:rFonts w:cs="Arial"/>
                      <w:sz w:val="16"/>
                      <w:szCs w:val="16"/>
                      <w:lang w:eastAsia="es-CO"/>
                    </w:rPr>
                    <w:t>.</w:t>
                  </w:r>
                </w:p>
              </w:tc>
              <w:tc>
                <w:tcPr>
                  <w:tcW w:w="1134" w:type="dxa"/>
                  <w:tcBorders>
                    <w:bottom w:val="single" w:sz="4" w:space="0" w:color="auto"/>
                  </w:tcBorders>
                  <w:vAlign w:val="center"/>
                </w:tcPr>
                <w:p w14:paraId="7C7139D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EC5113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0931A39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C51145C" w14:textId="77777777" w:rsidTr="00ED2E26">
              <w:trPr>
                <w:trHeight w:val="259"/>
              </w:trPr>
              <w:tc>
                <w:tcPr>
                  <w:tcW w:w="3332" w:type="dxa"/>
                  <w:tcBorders>
                    <w:bottom w:val="single" w:sz="4" w:space="0" w:color="auto"/>
                  </w:tcBorders>
                  <w:vAlign w:val="center"/>
                </w:tcPr>
                <w:p w14:paraId="1DDF7B0D" w14:textId="29FE969E" w:rsidR="0065332E" w:rsidRPr="006145DB" w:rsidRDefault="0065332E"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0D6DF4" w:rsidRPr="006145DB">
                    <w:rPr>
                      <w:rFonts w:cs="Arial"/>
                      <w:sz w:val="16"/>
                      <w:szCs w:val="16"/>
                    </w:rPr>
                    <w:t>.</w:t>
                  </w:r>
                </w:p>
              </w:tc>
              <w:tc>
                <w:tcPr>
                  <w:tcW w:w="1134" w:type="dxa"/>
                  <w:tcBorders>
                    <w:bottom w:val="single" w:sz="4" w:space="0" w:color="auto"/>
                  </w:tcBorders>
                  <w:vAlign w:val="center"/>
                </w:tcPr>
                <w:p w14:paraId="21806F5A"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73C8A10"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488974C2"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1443B" w:rsidRPr="006145DB" w14:paraId="465AE6ED" w14:textId="77777777" w:rsidTr="00ED2E26">
              <w:trPr>
                <w:trHeight w:val="70"/>
              </w:trPr>
              <w:tc>
                <w:tcPr>
                  <w:tcW w:w="3332" w:type="dxa"/>
                  <w:tcBorders>
                    <w:left w:val="nil"/>
                    <w:bottom w:val="nil"/>
                    <w:right w:val="nil"/>
                  </w:tcBorders>
                  <w:vAlign w:val="center"/>
                </w:tcPr>
                <w:p w14:paraId="53C8B455" w14:textId="77777777" w:rsidR="00A1443B" w:rsidRPr="006145DB" w:rsidRDefault="00A1443B" w:rsidP="005B435E">
                  <w:pPr>
                    <w:tabs>
                      <w:tab w:val="left" w:pos="709"/>
                    </w:tabs>
                    <w:contextualSpacing/>
                    <w:jc w:val="both"/>
                    <w:rPr>
                      <w:rFonts w:cs="Arial"/>
                      <w:sz w:val="16"/>
                      <w:szCs w:val="16"/>
                    </w:rPr>
                  </w:pPr>
                </w:p>
              </w:tc>
              <w:tc>
                <w:tcPr>
                  <w:tcW w:w="1134" w:type="dxa"/>
                  <w:tcBorders>
                    <w:left w:val="nil"/>
                    <w:bottom w:val="nil"/>
                    <w:right w:val="nil"/>
                  </w:tcBorders>
                  <w:vAlign w:val="center"/>
                </w:tcPr>
                <w:p w14:paraId="55BB0E93"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042AF440" w14:textId="77777777" w:rsidR="00A1443B" w:rsidRPr="006145DB" w:rsidRDefault="00A1443B"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7EE8DC5D" w14:textId="77777777" w:rsidR="00A1443B" w:rsidRPr="006145DB" w:rsidRDefault="00A1443B" w:rsidP="005B435E">
                  <w:pPr>
                    <w:tabs>
                      <w:tab w:val="left" w:pos="709"/>
                    </w:tabs>
                    <w:contextualSpacing/>
                    <w:jc w:val="center"/>
                    <w:rPr>
                      <w:rFonts w:cs="Arial"/>
                      <w:sz w:val="16"/>
                      <w:szCs w:val="16"/>
                    </w:rPr>
                  </w:pPr>
                </w:p>
              </w:tc>
            </w:tr>
          </w:tbl>
          <w:p w14:paraId="2D86FE1E"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41807BF3" w14:textId="77777777" w:rsidTr="003E16AE">
        <w:trPr>
          <w:trHeight w:val="955"/>
          <w:jc w:val="center"/>
        </w:trPr>
        <w:tc>
          <w:tcPr>
            <w:tcW w:w="1940" w:type="dxa"/>
            <w:tcBorders>
              <w:bottom w:val="single" w:sz="4" w:space="0" w:color="auto"/>
            </w:tcBorders>
            <w:vAlign w:val="center"/>
          </w:tcPr>
          <w:p w14:paraId="695DC02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Borders>
              <w:bottom w:val="single" w:sz="4" w:space="0" w:color="auto"/>
            </w:tcBorders>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A1443B" w:rsidRPr="006145DB" w14:paraId="7F805720" w14:textId="77777777" w:rsidTr="00ED2E26">
              <w:trPr>
                <w:trHeight w:val="80"/>
              </w:trPr>
              <w:tc>
                <w:tcPr>
                  <w:tcW w:w="3332" w:type="dxa"/>
                  <w:tcBorders>
                    <w:top w:val="nil"/>
                    <w:left w:val="nil"/>
                    <w:right w:val="nil"/>
                  </w:tcBorders>
                  <w:vAlign w:val="center"/>
                </w:tcPr>
                <w:p w14:paraId="1B19C376"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66C49E7"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35BFA0F" w14:textId="77777777" w:rsidR="00A1443B" w:rsidRPr="006145DB" w:rsidRDefault="00A1443B" w:rsidP="005B435E">
                  <w:pPr>
                    <w:tabs>
                      <w:tab w:val="left" w:pos="709"/>
                    </w:tabs>
                    <w:contextualSpacing/>
                    <w:jc w:val="center"/>
                    <w:rPr>
                      <w:rFonts w:cs="Arial"/>
                      <w:sz w:val="16"/>
                      <w:szCs w:val="16"/>
                      <w:lang w:eastAsia="es-CO"/>
                    </w:rPr>
                  </w:pPr>
                </w:p>
              </w:tc>
              <w:tc>
                <w:tcPr>
                  <w:tcW w:w="1554" w:type="dxa"/>
                  <w:tcBorders>
                    <w:top w:val="nil"/>
                    <w:left w:val="nil"/>
                    <w:right w:val="nil"/>
                  </w:tcBorders>
                  <w:vAlign w:val="center"/>
                </w:tcPr>
                <w:p w14:paraId="3A94F4CE" w14:textId="77777777" w:rsidR="00A1443B" w:rsidRPr="006145DB" w:rsidRDefault="00A1443B" w:rsidP="005B435E">
                  <w:pPr>
                    <w:tabs>
                      <w:tab w:val="left" w:pos="709"/>
                    </w:tabs>
                    <w:contextualSpacing/>
                    <w:jc w:val="center"/>
                    <w:rPr>
                      <w:rFonts w:cs="Arial"/>
                      <w:sz w:val="16"/>
                      <w:szCs w:val="16"/>
                      <w:lang w:eastAsia="es-CO"/>
                    </w:rPr>
                  </w:pPr>
                </w:p>
              </w:tc>
            </w:tr>
            <w:tr w:rsidR="008C26C5" w:rsidRPr="006145DB" w14:paraId="018BD874" w14:textId="77777777" w:rsidTr="00ED2E26">
              <w:trPr>
                <w:trHeight w:val="372"/>
              </w:trPr>
              <w:tc>
                <w:tcPr>
                  <w:tcW w:w="3332" w:type="dxa"/>
                  <w:tcBorders>
                    <w:top w:val="nil"/>
                  </w:tcBorders>
                  <w:vAlign w:val="center"/>
                </w:tcPr>
                <w:p w14:paraId="4CA0A5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vAlign w:val="center"/>
                </w:tcPr>
                <w:p w14:paraId="4A03A8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974F88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4" w:type="dxa"/>
                  <w:tcBorders>
                    <w:top w:val="nil"/>
                  </w:tcBorders>
                  <w:vAlign w:val="center"/>
                </w:tcPr>
                <w:p w14:paraId="676DFCE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3C58F4BD" w14:textId="77777777" w:rsidTr="00ED2E26">
              <w:trPr>
                <w:trHeight w:val="372"/>
              </w:trPr>
              <w:tc>
                <w:tcPr>
                  <w:tcW w:w="3332" w:type="dxa"/>
                  <w:vAlign w:val="center"/>
                </w:tcPr>
                <w:p w14:paraId="6CFB85E5" w14:textId="0D8F8A23"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BC3D0E" w:rsidRPr="006145DB">
                    <w:rPr>
                      <w:rFonts w:cs="Arial"/>
                      <w:sz w:val="16"/>
                      <w:szCs w:val="16"/>
                      <w:lang w:eastAsia="es-CO"/>
                    </w:rPr>
                    <w:t>.</w:t>
                  </w:r>
                </w:p>
              </w:tc>
              <w:tc>
                <w:tcPr>
                  <w:tcW w:w="1134" w:type="dxa"/>
                  <w:vAlign w:val="center"/>
                </w:tcPr>
                <w:p w14:paraId="084CA56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7F71D4C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vAlign w:val="center"/>
                </w:tcPr>
                <w:p w14:paraId="4CFDB6C1" w14:textId="1AE2834B"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060B8F0" w14:textId="77777777" w:rsidTr="00D65BAD">
              <w:trPr>
                <w:trHeight w:val="372"/>
              </w:trPr>
              <w:tc>
                <w:tcPr>
                  <w:tcW w:w="3332" w:type="dxa"/>
                  <w:tcBorders>
                    <w:bottom w:val="single" w:sz="4" w:space="0" w:color="auto"/>
                  </w:tcBorders>
                  <w:vAlign w:val="center"/>
                </w:tcPr>
                <w:p w14:paraId="3BB1BC58"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134" w:type="dxa"/>
                  <w:tcBorders>
                    <w:bottom w:val="single" w:sz="4" w:space="0" w:color="auto"/>
                  </w:tcBorders>
                  <w:vAlign w:val="center"/>
                </w:tcPr>
                <w:p w14:paraId="2C9352F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AE27CC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4DDA078E" w14:textId="1E1BB5BF"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AD01273" w14:textId="77777777" w:rsidTr="00D65BAD">
              <w:trPr>
                <w:trHeight w:val="300"/>
              </w:trPr>
              <w:tc>
                <w:tcPr>
                  <w:tcW w:w="3332" w:type="dxa"/>
                  <w:tcBorders>
                    <w:bottom w:val="single" w:sz="4" w:space="0" w:color="auto"/>
                  </w:tcBorders>
                  <w:vAlign w:val="center"/>
                </w:tcPr>
                <w:p w14:paraId="59A3ADAC" w14:textId="77777777" w:rsidR="0065332E" w:rsidRPr="006145DB" w:rsidRDefault="0065332E" w:rsidP="005B435E">
                  <w:pPr>
                    <w:ind w:left="-48"/>
                    <w:jc w:val="both"/>
                    <w:rPr>
                      <w:rFonts w:cs="Arial"/>
                      <w:sz w:val="16"/>
                      <w:szCs w:val="16"/>
                      <w:lang w:eastAsia="es-CO"/>
                    </w:rPr>
                  </w:pPr>
                  <w:r w:rsidRPr="006145DB">
                    <w:rPr>
                      <w:rFonts w:cs="Arial"/>
                      <w:sz w:val="16"/>
                      <w:szCs w:val="16"/>
                      <w:lang w:eastAsia="es-CO"/>
                    </w:rPr>
                    <w:t>Servicio de Atención Sociosanitaria para Población Habitante de Calle y en Alto Riego de Estarlo.</w:t>
                  </w:r>
                </w:p>
              </w:tc>
              <w:tc>
                <w:tcPr>
                  <w:tcW w:w="1134" w:type="dxa"/>
                  <w:tcBorders>
                    <w:bottom w:val="single" w:sz="4" w:space="0" w:color="auto"/>
                  </w:tcBorders>
                  <w:vAlign w:val="center"/>
                </w:tcPr>
                <w:p w14:paraId="774A7B32" w14:textId="77777777" w:rsidR="0065332E" w:rsidRPr="006145DB" w:rsidRDefault="0065332E"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F651396" w14:textId="77777777" w:rsidR="0065332E" w:rsidRPr="006145DB" w:rsidRDefault="0065332E" w:rsidP="005B435E">
                  <w:pPr>
                    <w:jc w:val="center"/>
                    <w:rPr>
                      <w:rFonts w:cs="Arial"/>
                      <w:sz w:val="16"/>
                      <w:szCs w:val="16"/>
                      <w:lang w:eastAsia="es-CO"/>
                    </w:rPr>
                  </w:pPr>
                  <w:r w:rsidRPr="006145DB">
                    <w:rPr>
                      <w:rFonts w:cs="Arial"/>
                      <w:sz w:val="16"/>
                      <w:szCs w:val="16"/>
                      <w:lang w:eastAsia="es-CO"/>
                    </w:rPr>
                    <w:t>Demanda</w:t>
                  </w:r>
                </w:p>
              </w:tc>
              <w:tc>
                <w:tcPr>
                  <w:tcW w:w="1554" w:type="dxa"/>
                  <w:tcBorders>
                    <w:bottom w:val="single" w:sz="4" w:space="0" w:color="auto"/>
                  </w:tcBorders>
                  <w:vAlign w:val="center"/>
                </w:tcPr>
                <w:p w14:paraId="0F4A273D" w14:textId="729405BF" w:rsidR="0065332E"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65332E" w:rsidRPr="006145DB">
                    <w:rPr>
                      <w:rFonts w:cs="Arial"/>
                      <w:sz w:val="16"/>
                      <w:szCs w:val="16"/>
                      <w:lang w:eastAsia="es-CO"/>
                    </w:rPr>
                    <w:t xml:space="preserve"> de Integración Social</w:t>
                  </w:r>
                </w:p>
              </w:tc>
            </w:tr>
            <w:tr w:rsidR="008C26C5" w:rsidRPr="006145DB" w14:paraId="1BF13F2B" w14:textId="77777777" w:rsidTr="00043AC8">
              <w:trPr>
                <w:trHeight w:val="372"/>
              </w:trPr>
              <w:tc>
                <w:tcPr>
                  <w:tcW w:w="3332" w:type="dxa"/>
                  <w:tcBorders>
                    <w:top w:val="single" w:sz="4" w:space="0" w:color="auto"/>
                    <w:bottom w:val="single" w:sz="4" w:space="0" w:color="auto"/>
                  </w:tcBorders>
                  <w:vAlign w:val="center"/>
                </w:tcPr>
                <w:p w14:paraId="0B607D9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shd w:val="clear" w:color="auto" w:fill="FFFFFF"/>
                    </w:rPr>
                    <w:t>Servicio de Atención para Población Habitante de Calle con Alta Dependencia Física, Mental o Cognitiva.</w:t>
                  </w:r>
                </w:p>
              </w:tc>
              <w:tc>
                <w:tcPr>
                  <w:tcW w:w="1134" w:type="dxa"/>
                  <w:tcBorders>
                    <w:top w:val="single" w:sz="4" w:space="0" w:color="auto"/>
                    <w:bottom w:val="single" w:sz="4" w:space="0" w:color="auto"/>
                  </w:tcBorders>
                  <w:vAlign w:val="center"/>
                </w:tcPr>
                <w:p w14:paraId="0FBF3CC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bottom w:val="single" w:sz="4" w:space="0" w:color="auto"/>
                  </w:tcBorders>
                  <w:vAlign w:val="center"/>
                </w:tcPr>
                <w:p w14:paraId="368BBB9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top w:val="single" w:sz="4" w:space="0" w:color="auto"/>
                    <w:bottom w:val="single" w:sz="4" w:space="0" w:color="auto"/>
                  </w:tcBorders>
                  <w:vAlign w:val="center"/>
                </w:tcPr>
                <w:p w14:paraId="29A78DA2" w14:textId="33AD6580"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38F74FD" w14:textId="77777777" w:rsidTr="00043AC8">
              <w:trPr>
                <w:trHeight w:val="372"/>
              </w:trPr>
              <w:tc>
                <w:tcPr>
                  <w:tcW w:w="3332" w:type="dxa"/>
                  <w:tcBorders>
                    <w:bottom w:val="nil"/>
                  </w:tcBorders>
                  <w:vAlign w:val="center"/>
                </w:tcPr>
                <w:p w14:paraId="11111AC2" w14:textId="7FD9B58B"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t>Servicio de Prevención del riesgo de habitar calle</w:t>
                  </w:r>
                  <w:r w:rsidR="00E86E67" w:rsidRPr="006145DB">
                    <w:rPr>
                      <w:rFonts w:cs="Arial"/>
                      <w:bCs/>
                      <w:sz w:val="16"/>
                      <w:szCs w:val="16"/>
                      <w:lang w:eastAsia="es-CO"/>
                    </w:rPr>
                    <w:t>.</w:t>
                  </w:r>
                </w:p>
              </w:tc>
              <w:tc>
                <w:tcPr>
                  <w:tcW w:w="1134" w:type="dxa"/>
                  <w:tcBorders>
                    <w:bottom w:val="nil"/>
                  </w:tcBorders>
                  <w:vAlign w:val="center"/>
                </w:tcPr>
                <w:p w14:paraId="583C388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nil"/>
                  </w:tcBorders>
                  <w:vAlign w:val="center"/>
                </w:tcPr>
                <w:p w14:paraId="19525C48"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bottom w:val="nil"/>
                  </w:tcBorders>
                  <w:vAlign w:val="center"/>
                </w:tcPr>
                <w:p w14:paraId="07AAEE95" w14:textId="2818167D"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5A67D70A" w14:textId="77777777" w:rsidTr="00043AC8">
              <w:trPr>
                <w:trHeight w:val="372"/>
              </w:trPr>
              <w:tc>
                <w:tcPr>
                  <w:tcW w:w="3332" w:type="dxa"/>
                  <w:tcBorders>
                    <w:top w:val="nil"/>
                  </w:tcBorders>
                  <w:vAlign w:val="center"/>
                </w:tcPr>
                <w:p w14:paraId="7187E3D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134" w:type="dxa"/>
                  <w:tcBorders>
                    <w:top w:val="nil"/>
                  </w:tcBorders>
                  <w:vAlign w:val="center"/>
                </w:tcPr>
                <w:p w14:paraId="053D092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nil"/>
                  </w:tcBorders>
                  <w:vAlign w:val="center"/>
                </w:tcPr>
                <w:p w14:paraId="1194C07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top w:val="nil"/>
                  </w:tcBorders>
                  <w:vAlign w:val="center"/>
                </w:tcPr>
                <w:p w14:paraId="12A8378D" w14:textId="3F23726E"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1CE4E8E" w14:textId="77777777" w:rsidTr="0045630D">
              <w:trPr>
                <w:trHeight w:val="231"/>
              </w:trPr>
              <w:tc>
                <w:tcPr>
                  <w:tcW w:w="3332" w:type="dxa"/>
                  <w:tcBorders>
                    <w:bottom w:val="single" w:sz="4" w:space="0" w:color="auto"/>
                  </w:tcBorders>
                  <w:vAlign w:val="center"/>
                </w:tcPr>
                <w:p w14:paraId="5CB18B06" w14:textId="5E167F25"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Comunidad de Cuidado</w:t>
                  </w:r>
                  <w:r w:rsidR="00E86E67" w:rsidRPr="006145DB">
                    <w:rPr>
                      <w:rFonts w:cs="Arial"/>
                      <w:sz w:val="16"/>
                      <w:szCs w:val="16"/>
                      <w:lang w:eastAsia="es-CO"/>
                    </w:rPr>
                    <w:t>.</w:t>
                  </w:r>
                </w:p>
              </w:tc>
              <w:tc>
                <w:tcPr>
                  <w:tcW w:w="1134" w:type="dxa"/>
                  <w:tcBorders>
                    <w:bottom w:val="single" w:sz="4" w:space="0" w:color="auto"/>
                  </w:tcBorders>
                  <w:vAlign w:val="center"/>
                </w:tcPr>
                <w:p w14:paraId="222F50B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C37D5F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551856FF" w14:textId="4DE9C891"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7C0EF27" w14:textId="77777777" w:rsidTr="0045630D">
              <w:trPr>
                <w:trHeight w:val="231"/>
              </w:trPr>
              <w:tc>
                <w:tcPr>
                  <w:tcW w:w="3332" w:type="dxa"/>
                  <w:tcBorders>
                    <w:bottom w:val="single" w:sz="4" w:space="0" w:color="auto"/>
                  </w:tcBorders>
                  <w:vAlign w:val="center"/>
                </w:tcPr>
                <w:p w14:paraId="02A84FDE" w14:textId="3B59D1FD"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Cuidado Transitorio Día – Noche</w:t>
                  </w:r>
                  <w:r w:rsidR="00E86E67" w:rsidRPr="006145DB">
                    <w:rPr>
                      <w:rFonts w:cs="Arial"/>
                      <w:sz w:val="16"/>
                      <w:szCs w:val="16"/>
                      <w:lang w:eastAsia="es-CO"/>
                    </w:rPr>
                    <w:t>.</w:t>
                  </w:r>
                </w:p>
              </w:tc>
              <w:tc>
                <w:tcPr>
                  <w:tcW w:w="1134" w:type="dxa"/>
                  <w:tcBorders>
                    <w:bottom w:val="single" w:sz="4" w:space="0" w:color="auto"/>
                  </w:tcBorders>
                  <w:vAlign w:val="center"/>
                </w:tcPr>
                <w:p w14:paraId="0E0CA68F"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165E643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3E3664AC" w14:textId="1CC03E0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E45114D" w14:textId="77777777" w:rsidTr="0045630D">
              <w:trPr>
                <w:trHeight w:val="231"/>
              </w:trPr>
              <w:tc>
                <w:tcPr>
                  <w:tcW w:w="3332" w:type="dxa"/>
                  <w:tcBorders>
                    <w:top w:val="single" w:sz="4" w:space="0" w:color="auto"/>
                    <w:bottom w:val="nil"/>
                  </w:tcBorders>
                  <w:vAlign w:val="center"/>
                </w:tcPr>
                <w:p w14:paraId="4FA38EBF"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Centros Integrarte (Atención Interna y Externa).</w:t>
                  </w:r>
                </w:p>
              </w:tc>
              <w:tc>
                <w:tcPr>
                  <w:tcW w:w="1134" w:type="dxa"/>
                  <w:tcBorders>
                    <w:top w:val="single" w:sz="4" w:space="0" w:color="auto"/>
                    <w:bottom w:val="nil"/>
                  </w:tcBorders>
                  <w:vAlign w:val="center"/>
                </w:tcPr>
                <w:p w14:paraId="50A81E9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nil"/>
                  </w:tcBorders>
                  <w:vAlign w:val="center"/>
                </w:tcPr>
                <w:p w14:paraId="5CAA3B3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top w:val="single" w:sz="4" w:space="0" w:color="auto"/>
                    <w:bottom w:val="nil"/>
                  </w:tcBorders>
                  <w:vAlign w:val="center"/>
                </w:tcPr>
                <w:p w14:paraId="09AF1F01" w14:textId="1617E30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82357EB" w14:textId="77777777" w:rsidTr="0045630D">
              <w:trPr>
                <w:trHeight w:val="231"/>
              </w:trPr>
              <w:tc>
                <w:tcPr>
                  <w:tcW w:w="3332" w:type="dxa"/>
                  <w:tcBorders>
                    <w:top w:val="nil"/>
                  </w:tcBorders>
                  <w:vAlign w:val="center"/>
                </w:tcPr>
                <w:p w14:paraId="5AB589B1" w14:textId="77777777" w:rsidR="0065332E" w:rsidRPr="006145DB" w:rsidRDefault="0065332E" w:rsidP="005B435E">
                  <w:pPr>
                    <w:autoSpaceDE w:val="0"/>
                    <w:autoSpaceDN w:val="0"/>
                    <w:adjustRightInd w:val="0"/>
                    <w:ind w:left="-48"/>
                    <w:jc w:val="both"/>
                    <w:rPr>
                      <w:rFonts w:cs="Arial"/>
                      <w:sz w:val="16"/>
                      <w:szCs w:val="16"/>
                      <w:lang w:eastAsia="es-CO"/>
                    </w:rPr>
                  </w:pPr>
                  <w:r w:rsidRPr="006145DB">
                    <w:rPr>
                      <w:rFonts w:cs="Arial"/>
                      <w:sz w:val="16"/>
                      <w:szCs w:val="16"/>
                      <w:lang w:eastAsia="es-CO"/>
                    </w:rPr>
                    <w:t>Servicio Comedores Comunitarios.</w:t>
                  </w:r>
                </w:p>
              </w:tc>
              <w:tc>
                <w:tcPr>
                  <w:tcW w:w="1134" w:type="dxa"/>
                  <w:tcBorders>
                    <w:top w:val="nil"/>
                  </w:tcBorders>
                  <w:vAlign w:val="center"/>
                </w:tcPr>
                <w:p w14:paraId="0170398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495B849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top w:val="nil"/>
                  </w:tcBorders>
                  <w:vAlign w:val="center"/>
                </w:tcPr>
                <w:p w14:paraId="56F9CC66" w14:textId="2D6DCA5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623EA5C2" w14:textId="77777777" w:rsidTr="00ED2E26">
              <w:trPr>
                <w:trHeight w:val="231"/>
              </w:trPr>
              <w:tc>
                <w:tcPr>
                  <w:tcW w:w="3332" w:type="dxa"/>
                  <w:tcBorders>
                    <w:bottom w:val="single" w:sz="4" w:space="0" w:color="auto"/>
                  </w:tcBorders>
                  <w:vAlign w:val="center"/>
                </w:tcPr>
                <w:p w14:paraId="0EF0BDAC"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134" w:type="dxa"/>
                  <w:tcBorders>
                    <w:bottom w:val="single" w:sz="4" w:space="0" w:color="auto"/>
                  </w:tcBorders>
                  <w:vAlign w:val="center"/>
                </w:tcPr>
                <w:p w14:paraId="44A9272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85001CC"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2061C7E7" w14:textId="67F7CE3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7C195D1" w14:textId="77777777" w:rsidTr="00ED2E26">
              <w:trPr>
                <w:trHeight w:val="231"/>
              </w:trPr>
              <w:tc>
                <w:tcPr>
                  <w:tcW w:w="3332" w:type="dxa"/>
                  <w:tcBorders>
                    <w:bottom w:val="single" w:sz="4" w:space="0" w:color="auto"/>
                  </w:tcBorders>
                  <w:vAlign w:val="center"/>
                </w:tcPr>
                <w:p w14:paraId="1869F033"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134" w:type="dxa"/>
                  <w:tcBorders>
                    <w:bottom w:val="single" w:sz="4" w:space="0" w:color="auto"/>
                  </w:tcBorders>
                  <w:vAlign w:val="center"/>
                </w:tcPr>
                <w:p w14:paraId="33309D82"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6B175AE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4" w:type="dxa"/>
                  <w:tcBorders>
                    <w:bottom w:val="single" w:sz="4" w:space="0" w:color="auto"/>
                  </w:tcBorders>
                  <w:vAlign w:val="center"/>
                </w:tcPr>
                <w:p w14:paraId="7A07C947" w14:textId="28AFA5D8"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3E16AE" w:rsidRPr="006145DB" w14:paraId="0F6DE902" w14:textId="77777777" w:rsidTr="0045630D">
              <w:trPr>
                <w:trHeight w:val="70"/>
              </w:trPr>
              <w:tc>
                <w:tcPr>
                  <w:tcW w:w="3332" w:type="dxa"/>
                  <w:tcBorders>
                    <w:left w:val="nil"/>
                    <w:bottom w:val="nil"/>
                    <w:right w:val="nil"/>
                  </w:tcBorders>
                  <w:vAlign w:val="center"/>
                </w:tcPr>
                <w:p w14:paraId="4C922228" w14:textId="77777777" w:rsidR="003E16AE" w:rsidRPr="006145DB" w:rsidRDefault="003E16AE" w:rsidP="005B435E">
                  <w:pPr>
                    <w:tabs>
                      <w:tab w:val="left" w:pos="709"/>
                    </w:tabs>
                    <w:ind w:left="-48"/>
                    <w:contextualSpacing/>
                    <w:jc w:val="both"/>
                    <w:rPr>
                      <w:rFonts w:cs="Arial"/>
                      <w:sz w:val="16"/>
                      <w:szCs w:val="16"/>
                      <w:lang w:eastAsia="es-CO"/>
                    </w:rPr>
                  </w:pPr>
                </w:p>
              </w:tc>
              <w:tc>
                <w:tcPr>
                  <w:tcW w:w="1134" w:type="dxa"/>
                  <w:tcBorders>
                    <w:left w:val="nil"/>
                    <w:bottom w:val="nil"/>
                    <w:right w:val="nil"/>
                  </w:tcBorders>
                  <w:vAlign w:val="center"/>
                </w:tcPr>
                <w:p w14:paraId="1D353BD0" w14:textId="77777777" w:rsidR="003E16AE" w:rsidRPr="006145DB" w:rsidRDefault="003E16AE"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1E4467E4" w14:textId="77777777" w:rsidR="003E16AE" w:rsidRPr="006145DB" w:rsidRDefault="003E16AE"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41525AB0" w14:textId="77777777" w:rsidR="003E16AE" w:rsidRPr="006145DB" w:rsidRDefault="003E16AE" w:rsidP="005B435E">
                  <w:pPr>
                    <w:tabs>
                      <w:tab w:val="left" w:pos="709"/>
                    </w:tabs>
                    <w:contextualSpacing/>
                    <w:jc w:val="center"/>
                    <w:rPr>
                      <w:rFonts w:cs="Arial"/>
                      <w:bCs/>
                      <w:sz w:val="16"/>
                      <w:szCs w:val="16"/>
                      <w:lang w:eastAsia="es-CO"/>
                    </w:rPr>
                  </w:pPr>
                </w:p>
              </w:tc>
            </w:tr>
          </w:tbl>
          <w:p w14:paraId="789D317D" w14:textId="77777777" w:rsidR="0065332E" w:rsidRPr="006145DB" w:rsidRDefault="0065332E" w:rsidP="005B435E">
            <w:pPr>
              <w:tabs>
                <w:tab w:val="left" w:pos="709"/>
              </w:tabs>
              <w:spacing w:after="0" w:line="240" w:lineRule="auto"/>
              <w:contextualSpacing/>
              <w:jc w:val="both"/>
              <w:rPr>
                <w:rFonts w:eastAsia="Calibri" w:cs="Arial"/>
                <w:bCs/>
                <w:sz w:val="20"/>
                <w:szCs w:val="20"/>
                <w:lang w:eastAsia="es-CO"/>
              </w:rPr>
            </w:pPr>
          </w:p>
        </w:tc>
      </w:tr>
      <w:tr w:rsidR="008C26C5" w:rsidRPr="006145DB" w14:paraId="22BFE0DB" w14:textId="77777777" w:rsidTr="005A2A91">
        <w:trPr>
          <w:trHeight w:val="742"/>
          <w:jc w:val="center"/>
        </w:trPr>
        <w:tc>
          <w:tcPr>
            <w:tcW w:w="1940" w:type="dxa"/>
            <w:tcBorders>
              <w:top w:val="single" w:sz="4" w:space="0" w:color="auto"/>
              <w:left w:val="single" w:sz="4" w:space="0" w:color="auto"/>
              <w:bottom w:val="single" w:sz="4" w:space="0" w:color="auto"/>
              <w:right w:val="single" w:sz="4" w:space="0" w:color="auto"/>
            </w:tcBorders>
            <w:vAlign w:val="center"/>
          </w:tcPr>
          <w:p w14:paraId="791FF6B6"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tcBorders>
              <w:top w:val="single" w:sz="4" w:space="0" w:color="auto"/>
              <w:left w:val="single" w:sz="4" w:space="0" w:color="auto"/>
              <w:bottom w:val="single" w:sz="4" w:space="0" w:color="auto"/>
              <w:right w:val="single" w:sz="4" w:space="0" w:color="auto"/>
            </w:tcBorders>
          </w:tcPr>
          <w:p w14:paraId="5A48915D" w14:textId="77777777" w:rsidR="0065332E" w:rsidRPr="006145DB" w:rsidRDefault="0065332E" w:rsidP="005B435E">
            <w:pPr>
              <w:spacing w:after="0" w:line="240" w:lineRule="auto"/>
              <w:ind w:left="-69"/>
              <w:contextualSpacing/>
              <w:jc w:val="both"/>
              <w:rPr>
                <w:rFonts w:cs="Arial"/>
                <w:sz w:val="20"/>
                <w:szCs w:val="20"/>
              </w:rPr>
            </w:pPr>
            <w:r w:rsidRPr="006145DB">
              <w:rPr>
                <w:rFonts w:cs="Arial"/>
                <w:sz w:val="20"/>
                <w:szCs w:val="20"/>
              </w:rPr>
              <w:t>El servicio es de mediana permanencia entendido como aquel que promueve procesos de desarrollo personal en ámbitos institucionalizados y están dirigidas a perfiles específicos de la población habitante de calle que estima la atención entre 6 y 11 meses.</w:t>
            </w:r>
          </w:p>
          <w:p w14:paraId="26E4F0A2" w14:textId="77777777" w:rsidR="000D6DF4" w:rsidRPr="006145DB" w:rsidRDefault="000D6DF4" w:rsidP="005B435E">
            <w:pPr>
              <w:pStyle w:val="Ttulo1"/>
              <w:ind w:left="-69"/>
              <w:rPr>
                <w:sz w:val="20"/>
                <w:szCs w:val="20"/>
              </w:rPr>
            </w:pPr>
          </w:p>
          <w:p w14:paraId="2CFD7055"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Se ejecuta en un centro de atención de operación tercerizada de domingo a domingo en jornada continua, a través de las siguientes líneas de atención:</w:t>
            </w:r>
          </w:p>
          <w:p w14:paraId="37F04A66" w14:textId="77777777" w:rsidR="000D6DF4" w:rsidRPr="006145DB" w:rsidRDefault="000D6DF4" w:rsidP="005B435E">
            <w:pPr>
              <w:spacing w:after="0" w:line="240" w:lineRule="auto"/>
              <w:ind w:left="-69"/>
              <w:jc w:val="both"/>
              <w:rPr>
                <w:rStyle w:val="normaltextrun"/>
                <w:rFonts w:eastAsia="Arial" w:cs="Arial"/>
                <w:sz w:val="20"/>
                <w:szCs w:val="20"/>
              </w:rPr>
            </w:pPr>
            <w:bookmarkStart w:id="156" w:name="_Int_3wnCGGOU"/>
          </w:p>
          <w:p w14:paraId="3BB011AF" w14:textId="1192EE9C"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a. Las artes como herramienta de transformación personal y colectiva, busca que las ciudadanas a través del teatro, la danza, la pintura, la música, la escultura, la literatura o el cine entre otros, indaguen a cerca de sus conflictos, su historia, sus heridas emocionales, sus deseos, sus necesidades, sus capacidades y su concepción del mundo; de tal manera que puedan permitirse iniciar un camino en el que sea posible resignificar las vulneraciones a sus derechos y los efectos de su exclusión social.</w:t>
            </w:r>
            <w:bookmarkEnd w:id="156"/>
            <w:r w:rsidRPr="006145DB">
              <w:rPr>
                <w:rStyle w:val="normaltextrun"/>
                <w:rFonts w:eastAsia="Arial" w:cs="Arial"/>
                <w:sz w:val="20"/>
                <w:szCs w:val="20"/>
              </w:rPr>
              <w:t xml:space="preserve"> </w:t>
            </w:r>
          </w:p>
          <w:p w14:paraId="1862F2D7" w14:textId="77777777" w:rsidR="000D6DF4" w:rsidRPr="006145DB" w:rsidRDefault="000D6DF4" w:rsidP="005B435E">
            <w:pPr>
              <w:spacing w:after="0" w:line="240" w:lineRule="auto"/>
              <w:ind w:left="-69"/>
              <w:jc w:val="both"/>
              <w:rPr>
                <w:rStyle w:val="normaltextrun"/>
                <w:rFonts w:eastAsia="Arial" w:cs="Arial"/>
                <w:sz w:val="20"/>
                <w:szCs w:val="20"/>
              </w:rPr>
            </w:pPr>
          </w:p>
          <w:p w14:paraId="4D35DC54" w14:textId="74C14AE8"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Prevención y promoción en salud, involucra acciones individuales y grupales relacionadas con la promoción de estilos de vida saludable mediante el fortalecimiento y/o la adquisición de prácticas y rutinas de autocuidado personal, valoración del estado de salud, orientación y acompañamiento respecto a la ruta de atención en salud, </w:t>
            </w:r>
            <w:r w:rsidRPr="006145DB">
              <w:rPr>
                <w:rFonts w:eastAsia="Arial" w:cs="Arial"/>
                <w:sz w:val="20"/>
                <w:szCs w:val="20"/>
              </w:rPr>
              <w:t>acciones de promoción de salud sexual y reproductiva, cuidado menstrual, violencia sexual y el abordaje en salud mental entre otras.</w:t>
            </w:r>
          </w:p>
          <w:p w14:paraId="270AD608" w14:textId="77777777" w:rsidR="000D6DF4" w:rsidRPr="006145DB" w:rsidRDefault="000D6DF4" w:rsidP="005B435E">
            <w:pPr>
              <w:spacing w:after="0" w:line="240" w:lineRule="auto"/>
              <w:ind w:left="-69"/>
              <w:jc w:val="both"/>
              <w:rPr>
                <w:rFonts w:eastAsia="Arial" w:cs="Arial"/>
                <w:sz w:val="20"/>
                <w:szCs w:val="20"/>
              </w:rPr>
            </w:pPr>
          </w:p>
          <w:p w14:paraId="5A424653" w14:textId="77777777" w:rsidR="00A77522" w:rsidRPr="006145DB" w:rsidRDefault="0065332E" w:rsidP="00A77522">
            <w:pPr>
              <w:spacing w:after="0" w:line="240" w:lineRule="auto"/>
              <w:ind w:left="-69"/>
              <w:jc w:val="both"/>
              <w:rPr>
                <w:rFonts w:eastAsia="Arial" w:cs="Arial"/>
                <w:sz w:val="20"/>
                <w:szCs w:val="20"/>
              </w:rPr>
            </w:pPr>
            <w:r w:rsidRPr="006145DB">
              <w:rPr>
                <w:rFonts w:eastAsia="Arial" w:cs="Arial"/>
                <w:sz w:val="20"/>
                <w:szCs w:val="20"/>
              </w:rPr>
              <w:t>c. Prevención y atención frente a las violencias, el servicio se constituye en un factor protector, donde se resignifican aspectos de la vida de las personas, dignidad, e integridad, frente a las violencias que las afectan en la calle. Incluye acciones estratégicas individuales y grupales para la garantía de los derechos, la prevención y atención frente a las violencias como: acompañamiento psicosocial y asesoría jurídica en pro del acceso a la justicia, acciones pedagógicas con énfasis en el derecho a una vida libre de violencias.</w:t>
            </w:r>
          </w:p>
          <w:p w14:paraId="37FA483C" w14:textId="31CE8147" w:rsidR="0065332E" w:rsidRPr="006145DB" w:rsidRDefault="0065332E" w:rsidP="00A77522">
            <w:pPr>
              <w:spacing w:after="0" w:line="240" w:lineRule="auto"/>
              <w:ind w:left="-69"/>
              <w:jc w:val="both"/>
              <w:rPr>
                <w:rStyle w:val="normaltextrun"/>
                <w:rFonts w:eastAsia="Arial" w:cs="Arial"/>
                <w:sz w:val="20"/>
                <w:szCs w:val="20"/>
              </w:rPr>
            </w:pPr>
            <w:r w:rsidRPr="006145DB">
              <w:rPr>
                <w:rStyle w:val="normaltextrun"/>
                <w:rFonts w:eastAsia="Arial" w:cs="Arial"/>
                <w:sz w:val="20"/>
                <w:szCs w:val="20"/>
              </w:rPr>
              <w:t xml:space="preserve">Beneficios tangibles que se otorgaran a través del servicio: Entrega de elementos de aseo personal, insumos para la dignidad menstrual, apoyo alimentario, alojamiento, acceso a instalaciones con baño, acompañamiento psicosocial, acompañamiento en prevención de violencias, según anexo técnico. </w:t>
            </w:r>
          </w:p>
          <w:p w14:paraId="7E0B31EA" w14:textId="77777777" w:rsidR="000D6DF4" w:rsidRPr="006145DB" w:rsidRDefault="000D6DF4" w:rsidP="005B435E">
            <w:pPr>
              <w:spacing w:after="0" w:line="240" w:lineRule="auto"/>
              <w:jc w:val="both"/>
              <w:rPr>
                <w:rFonts w:eastAsia="Arial" w:cs="Arial"/>
                <w:sz w:val="20"/>
                <w:szCs w:val="20"/>
              </w:rPr>
            </w:pPr>
          </w:p>
          <w:p w14:paraId="17B2003D"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En caso de interrupción parcial o total en la prestación del servicio social Atención y desarrollo de capacidades para mujeres habitantes de calle se implementará el plan operativo de continuidad correspondiente.</w:t>
            </w:r>
          </w:p>
        </w:tc>
      </w:tr>
      <w:tr w:rsidR="008C26C5" w:rsidRPr="006145DB" w14:paraId="14FBF5F2" w14:textId="77777777" w:rsidTr="00F51917">
        <w:trPr>
          <w:jc w:val="center"/>
        </w:trPr>
        <w:tc>
          <w:tcPr>
            <w:tcW w:w="1940" w:type="dxa"/>
            <w:tcBorders>
              <w:top w:val="single" w:sz="4" w:space="0" w:color="auto"/>
            </w:tcBorders>
            <w:vAlign w:val="center"/>
          </w:tcPr>
          <w:p w14:paraId="3621E9FB"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455" w:type="dxa"/>
            <w:tcBorders>
              <w:top w:val="single" w:sz="4" w:space="0" w:color="auto"/>
            </w:tcBorders>
          </w:tcPr>
          <w:p w14:paraId="4E1A1368" w14:textId="77777777" w:rsidR="0065332E" w:rsidRPr="006145DB" w:rsidRDefault="0065332E" w:rsidP="005B435E">
            <w:pPr>
              <w:spacing w:after="0" w:line="240" w:lineRule="auto"/>
              <w:ind w:left="-69"/>
              <w:jc w:val="both"/>
              <w:textAlignment w:val="baseline"/>
              <w:rPr>
                <w:rFonts w:eastAsia="Arial" w:cs="Arial"/>
                <w:sz w:val="20"/>
                <w:szCs w:val="20"/>
                <w:lang w:eastAsia="es-CO"/>
              </w:rPr>
            </w:pPr>
            <w:r w:rsidRPr="006145DB">
              <w:rPr>
                <w:rFonts w:eastAsia="Arial" w:cs="Arial"/>
                <w:sz w:val="20"/>
                <w:szCs w:val="20"/>
                <w:lang w:eastAsia="es-CO"/>
              </w:rPr>
              <w:t>Para el servicio social aplican las siguientes categorías de calidad:  </w:t>
            </w:r>
          </w:p>
          <w:p w14:paraId="3F77F945" w14:textId="77777777" w:rsidR="00D65BAD" w:rsidRPr="006145DB" w:rsidRDefault="00D65BAD" w:rsidP="00D65BAD">
            <w:pPr>
              <w:pStyle w:val="Ttulo1"/>
              <w:rPr>
                <w:sz w:val="20"/>
                <w:lang w:eastAsia="es-CO"/>
              </w:rPr>
            </w:pPr>
          </w:p>
          <w:p w14:paraId="677D69FC"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Talento Humano. </w:t>
            </w:r>
          </w:p>
          <w:p w14:paraId="4159F0EA"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Atención Social. </w:t>
            </w:r>
          </w:p>
          <w:p w14:paraId="7015C3AE"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Nutrición y Salubridad. </w:t>
            </w:r>
          </w:p>
          <w:p w14:paraId="282AF23D"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Ambientes Adecuados y Seguros. </w:t>
            </w:r>
          </w:p>
          <w:p w14:paraId="7E36BCF5" w14:textId="7FE6F346" w:rsidR="0065332E"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Gestión Administrativa. </w:t>
            </w:r>
          </w:p>
        </w:tc>
      </w:tr>
    </w:tbl>
    <w:p w14:paraId="1AF476E8" w14:textId="77777777" w:rsidR="00835CA1" w:rsidRPr="006145DB" w:rsidRDefault="00835CA1" w:rsidP="005B435E">
      <w:pPr>
        <w:spacing w:after="0" w:line="240" w:lineRule="auto"/>
        <w:rPr>
          <w:rFonts w:cs="Arial"/>
          <w:color w:val="EE0000"/>
          <w:lang w:val="es-CO"/>
        </w:rPr>
      </w:pPr>
    </w:p>
    <w:p w14:paraId="24711664" w14:textId="23732835" w:rsidR="00DF264C" w:rsidRPr="006145DB" w:rsidRDefault="007145C7">
      <w:pPr>
        <w:pStyle w:val="Ttulo1"/>
        <w:numPr>
          <w:ilvl w:val="2"/>
          <w:numId w:val="70"/>
        </w:numPr>
        <w:ind w:left="567" w:hanging="579"/>
        <w:jc w:val="center"/>
        <w:rPr>
          <w:lang w:val="es-CO"/>
        </w:rPr>
      </w:pPr>
      <w:r w:rsidRPr="006145DB">
        <w:rPr>
          <w:lang w:val="es-CO"/>
        </w:rPr>
        <w:t xml:space="preserve"> </w:t>
      </w:r>
      <w:bookmarkStart w:id="157" w:name="_Toc210213194"/>
      <w:bookmarkStart w:id="158" w:name="_Toc213273468"/>
      <w:bookmarkStart w:id="159" w:name="_Toc213276095"/>
      <w:bookmarkStart w:id="160" w:name="_Toc216902428"/>
      <w:r w:rsidR="00822C03" w:rsidRPr="006145DB">
        <w:rPr>
          <w:lang w:val="es-CO"/>
        </w:rPr>
        <w:t xml:space="preserve">Servicio </w:t>
      </w:r>
      <w:r w:rsidR="003608E0" w:rsidRPr="006145DB">
        <w:rPr>
          <w:lang w:val="es-CO"/>
        </w:rPr>
        <w:t>a</w:t>
      </w:r>
      <w:r w:rsidR="00F94D39" w:rsidRPr="006145DB">
        <w:rPr>
          <w:lang w:val="es-CO"/>
        </w:rPr>
        <w:t>tención sociosanitaria para población habitante de calle y en alto riesgo de estarlo</w:t>
      </w:r>
      <w:bookmarkEnd w:id="157"/>
      <w:bookmarkEnd w:id="158"/>
      <w:bookmarkEnd w:id="159"/>
      <w:bookmarkEnd w:id="16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E90F6D" w:rsidRPr="006145DB" w14:paraId="40133345" w14:textId="77777777" w:rsidTr="00A77522">
        <w:trPr>
          <w:trHeight w:val="391"/>
          <w:jc w:val="center"/>
        </w:trPr>
        <w:tc>
          <w:tcPr>
            <w:tcW w:w="1940" w:type="dxa"/>
            <w:shd w:val="clear" w:color="auto" w:fill="FFFFFF" w:themeFill="background1"/>
            <w:vAlign w:val="center"/>
          </w:tcPr>
          <w:p w14:paraId="437CC230" w14:textId="3CD94D4D" w:rsidR="00F94D39" w:rsidRPr="006145DB" w:rsidRDefault="00F94D39" w:rsidP="005B435E">
            <w:pPr>
              <w:spacing w:after="0" w:line="240" w:lineRule="auto"/>
              <w:ind w:left="22"/>
              <w:contextualSpacing/>
              <w:jc w:val="both"/>
              <w:rPr>
                <w:rFonts w:eastAsia="Calibri" w:cs="Arial"/>
                <w:bCs/>
                <w:sz w:val="20"/>
                <w:szCs w:val="20"/>
                <w:lang w:eastAsia="es-CO"/>
              </w:rPr>
            </w:pPr>
            <w:r w:rsidRPr="006145DB">
              <w:rPr>
                <w:rFonts w:cs="Arial"/>
                <w:bCs/>
                <w:sz w:val="20"/>
                <w:szCs w:val="20"/>
                <w:lang w:eastAsia="es-CO"/>
              </w:rPr>
              <w:t>Nombre del servicio</w:t>
            </w:r>
          </w:p>
        </w:tc>
        <w:tc>
          <w:tcPr>
            <w:tcW w:w="7455" w:type="dxa"/>
            <w:shd w:val="clear" w:color="auto" w:fill="FFFFFF" w:themeFill="background1"/>
            <w:vAlign w:val="center"/>
          </w:tcPr>
          <w:p w14:paraId="24327DDC" w14:textId="64EAE4D7" w:rsidR="00F94D39" w:rsidRPr="006145DB" w:rsidRDefault="003608E0" w:rsidP="005B435E">
            <w:pPr>
              <w:pStyle w:val="Textoindependiente"/>
              <w:spacing w:after="0" w:line="240" w:lineRule="auto"/>
              <w:ind w:left="-69"/>
              <w:jc w:val="both"/>
              <w:rPr>
                <w:rFonts w:eastAsia="Lucida Sans Unicode" w:cs="Arial"/>
                <w:bCs/>
                <w:sz w:val="20"/>
                <w:szCs w:val="20"/>
              </w:rPr>
            </w:pPr>
            <w:r w:rsidRPr="006145DB">
              <w:rPr>
                <w:rFonts w:cs="Arial"/>
                <w:sz w:val="20"/>
                <w:szCs w:val="20"/>
                <w:lang w:eastAsia="es-CO"/>
              </w:rPr>
              <w:t>A</w:t>
            </w:r>
            <w:r w:rsidR="00F94D39" w:rsidRPr="006145DB">
              <w:rPr>
                <w:rFonts w:cs="Arial"/>
                <w:sz w:val="20"/>
                <w:szCs w:val="20"/>
                <w:lang w:eastAsia="es-CO"/>
              </w:rPr>
              <w:t>tención sociosanitaria para población habitante de calle y en alto riesgo de estarlo</w:t>
            </w:r>
          </w:p>
        </w:tc>
      </w:tr>
      <w:tr w:rsidR="00E90F6D" w:rsidRPr="006145DB" w14:paraId="655F6521" w14:textId="77777777" w:rsidTr="00B877B5">
        <w:trPr>
          <w:trHeight w:val="585"/>
          <w:jc w:val="center"/>
        </w:trPr>
        <w:tc>
          <w:tcPr>
            <w:tcW w:w="1940" w:type="dxa"/>
            <w:shd w:val="clear" w:color="auto" w:fill="FFFFFF" w:themeFill="background1"/>
            <w:vAlign w:val="center"/>
          </w:tcPr>
          <w:p w14:paraId="3BA2A972" w14:textId="77777777" w:rsidR="00F94D39" w:rsidRPr="006145DB" w:rsidRDefault="00F94D39" w:rsidP="0094739B">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6A4B49E9" w14:textId="76921505" w:rsidR="00F94D39" w:rsidRPr="006145DB" w:rsidRDefault="00F94D39" w:rsidP="005B435E">
            <w:pPr>
              <w:spacing w:line="240" w:lineRule="auto"/>
              <w:ind w:left="-69"/>
              <w:contextualSpacing/>
              <w:jc w:val="both"/>
              <w:rPr>
                <w:rFonts w:cs="Arial"/>
                <w:sz w:val="20"/>
                <w:szCs w:val="20"/>
                <w:lang w:eastAsia="es-CO"/>
              </w:rPr>
            </w:pPr>
            <w:r w:rsidRPr="006145DB">
              <w:rPr>
                <w:rFonts w:eastAsia="Calibri" w:cs="Arial"/>
                <w:sz w:val="20"/>
                <w:szCs w:val="20"/>
                <w:lang w:eastAsia="es-CO"/>
              </w:rPr>
              <w:t>Contribuir al mejoramiento de la calidad de vida de las personas habitantes de calle o en alto riesgo de estarlo, mediante la provisión de atención sociosanitaria transitoria dirigida a quienes requieran cuidados pre y post hospitalarios o presenten morbilidades agudas, crónicas o de interés en salud pública que requieran este tipo de atención.</w:t>
            </w:r>
          </w:p>
        </w:tc>
      </w:tr>
      <w:tr w:rsidR="00E90F6D" w:rsidRPr="006145DB" w14:paraId="64A625D7" w14:textId="77777777" w:rsidTr="00E90F6D">
        <w:trPr>
          <w:trHeight w:val="1433"/>
          <w:jc w:val="center"/>
        </w:trPr>
        <w:tc>
          <w:tcPr>
            <w:tcW w:w="1940" w:type="dxa"/>
            <w:shd w:val="clear" w:color="auto" w:fill="FFFFFF" w:themeFill="background1"/>
            <w:vAlign w:val="center"/>
          </w:tcPr>
          <w:p w14:paraId="17B79C00"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shd w:val="clear" w:color="auto" w:fill="FFFFFF" w:themeFill="background1"/>
            <w:vAlign w:val="center"/>
          </w:tcPr>
          <w:p w14:paraId="79E86CE2" w14:textId="77777777" w:rsidR="00F94D39" w:rsidRPr="006145DB" w:rsidRDefault="00F94D39" w:rsidP="005B435E">
            <w:pPr>
              <w:pStyle w:val="Textoindependiente"/>
              <w:spacing w:after="0" w:line="240" w:lineRule="auto"/>
              <w:ind w:left="-69"/>
              <w:jc w:val="both"/>
              <w:rPr>
                <w:rFonts w:cs="Arial"/>
                <w:sz w:val="20"/>
                <w:szCs w:val="20"/>
              </w:rPr>
            </w:pPr>
            <w:r w:rsidRPr="006145DB">
              <w:rPr>
                <w:rFonts w:cs="Arial"/>
                <w:sz w:val="20"/>
                <w:szCs w:val="20"/>
              </w:rPr>
              <w:t xml:space="preserve">Brindar atención sociosanitaria transitoria con cuidados pre y post hospitalarios, que generan adherencia a tratamientos médicos y fortalecimiento en procesos de corresponsabilidad en salud, orientados </w:t>
            </w:r>
            <w:r w:rsidRPr="006145DB">
              <w:rPr>
                <w:rFonts w:cs="Arial"/>
                <w:sz w:val="20"/>
                <w:szCs w:val="20"/>
                <w:lang w:eastAsia="es-CO"/>
              </w:rPr>
              <w:t>a garantizar procesos de cuidado integral mediante la implementación de acciones interdisciplinares, el desarrollo de las capacidades y construcción de redes de apoyo, teniendo en cuenta los tiempos definidos por el sector salud para la recuperación y tratamientos médicos.</w:t>
            </w:r>
          </w:p>
        </w:tc>
      </w:tr>
      <w:tr w:rsidR="00E90F6D" w:rsidRPr="006145DB" w14:paraId="6153097B" w14:textId="77777777" w:rsidTr="00B877B5">
        <w:trPr>
          <w:trHeight w:val="20"/>
          <w:jc w:val="center"/>
        </w:trPr>
        <w:tc>
          <w:tcPr>
            <w:tcW w:w="1940" w:type="dxa"/>
            <w:shd w:val="clear" w:color="auto" w:fill="FFFFFF" w:themeFill="background1"/>
            <w:vAlign w:val="center"/>
          </w:tcPr>
          <w:p w14:paraId="5506A02A" w14:textId="347ACBBE"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shd w:val="clear" w:color="auto" w:fill="FFFFFF" w:themeFill="background1"/>
            <w:vAlign w:val="center"/>
          </w:tcPr>
          <w:p w14:paraId="7A3B5D25"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demanda.</w:t>
            </w:r>
          </w:p>
          <w:p w14:paraId="5271583D"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E90F6D" w:rsidRPr="006145DB" w14:paraId="287D7E52" w14:textId="77777777" w:rsidTr="00512D1B">
        <w:trPr>
          <w:trHeight w:val="1068"/>
          <w:jc w:val="center"/>
        </w:trPr>
        <w:tc>
          <w:tcPr>
            <w:tcW w:w="1940" w:type="dxa"/>
            <w:shd w:val="clear" w:color="auto" w:fill="FFFFFF" w:themeFill="background1"/>
            <w:vAlign w:val="center"/>
          </w:tcPr>
          <w:p w14:paraId="499F8E0C" w14:textId="77777777" w:rsidR="00F94D39" w:rsidRPr="006145DB" w:rsidRDefault="00F94D39" w:rsidP="0094739B">
            <w:pPr>
              <w:spacing w:line="240" w:lineRule="auto"/>
              <w:contextualSpacing/>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09193E73" w14:textId="77777777" w:rsidR="00F94D39" w:rsidRPr="006145DB" w:rsidRDefault="00F94D39" w:rsidP="00D65BAD">
            <w:pPr>
              <w:pStyle w:val="Textoindependiente"/>
              <w:spacing w:after="0" w:line="240" w:lineRule="auto"/>
              <w:ind w:left="-69"/>
              <w:jc w:val="both"/>
              <w:rPr>
                <w:rFonts w:cs="Arial"/>
                <w:sz w:val="20"/>
                <w:szCs w:val="20"/>
                <w:lang w:eastAsia="es-CO"/>
              </w:rPr>
            </w:pPr>
            <w:r w:rsidRPr="006145DB">
              <w:rPr>
                <w:rFonts w:cs="Arial"/>
                <w:sz w:val="20"/>
                <w:szCs w:val="20"/>
                <w:lang w:eastAsia="es-CO"/>
              </w:rPr>
              <w:t>Persona de dieciocho (18) años o más, habitante de calle o en alto riesgo de estarlo que resida en Bogotá D.C, funcional para realizar actividades básicas de la vida diaria, que presenten morbilidades agudas, crónicas, de interés en salud pública o que requieran cuidados pre y post hospitalarios.</w:t>
            </w:r>
          </w:p>
        </w:tc>
      </w:tr>
      <w:tr w:rsidR="00F94D39" w:rsidRPr="006145DB" w14:paraId="509CB682" w14:textId="77777777" w:rsidTr="00512D1B">
        <w:trPr>
          <w:trHeight w:val="5278"/>
          <w:jc w:val="center"/>
        </w:trPr>
        <w:tc>
          <w:tcPr>
            <w:tcW w:w="1940" w:type="dxa"/>
            <w:shd w:val="clear" w:color="auto" w:fill="FFFFFF" w:themeFill="background1"/>
            <w:vAlign w:val="center"/>
          </w:tcPr>
          <w:p w14:paraId="7163E0A2"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187"/>
              <w:gridCol w:w="1276"/>
              <w:gridCol w:w="1134"/>
              <w:gridCol w:w="1604"/>
            </w:tblGrid>
            <w:tr w:rsidR="00E90F6D" w:rsidRPr="006145DB" w14:paraId="7984BEAF" w14:textId="77777777" w:rsidTr="00D65BAD">
              <w:trPr>
                <w:trHeight w:val="300"/>
                <w:jc w:val="center"/>
              </w:trPr>
              <w:tc>
                <w:tcPr>
                  <w:tcW w:w="3187" w:type="dxa"/>
                  <w:tcBorders>
                    <w:top w:val="nil"/>
                  </w:tcBorders>
                  <w:vAlign w:val="center"/>
                </w:tcPr>
                <w:p w14:paraId="1FADA6A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Categoría Población Objetivo</w:t>
                  </w:r>
                </w:p>
              </w:tc>
              <w:tc>
                <w:tcPr>
                  <w:tcW w:w="1276" w:type="dxa"/>
                  <w:tcBorders>
                    <w:top w:val="nil"/>
                  </w:tcBorders>
                  <w:vAlign w:val="center"/>
                </w:tcPr>
                <w:p w14:paraId="63E0368D"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B99BB2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4" w:type="dxa"/>
                  <w:tcBorders>
                    <w:top w:val="nil"/>
                  </w:tcBorders>
                  <w:vAlign w:val="center"/>
                </w:tcPr>
                <w:p w14:paraId="43ADB1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0F6D" w:rsidRPr="006145DB" w14:paraId="46379DB2" w14:textId="77777777" w:rsidTr="00D65BAD">
              <w:trPr>
                <w:trHeight w:val="628"/>
                <w:jc w:val="center"/>
              </w:trPr>
              <w:tc>
                <w:tcPr>
                  <w:tcW w:w="3187" w:type="dxa"/>
                  <w:vMerge w:val="restart"/>
                  <w:vAlign w:val="center"/>
                </w:tcPr>
                <w:p w14:paraId="7494452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276" w:type="dxa"/>
                  <w:vAlign w:val="center"/>
                </w:tcPr>
                <w:p w14:paraId="772E7DB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4D9A333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604" w:type="dxa"/>
                  <w:vAlign w:val="center"/>
                </w:tcPr>
                <w:p w14:paraId="2FAACAE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E90F6D" w:rsidRPr="006145DB" w14:paraId="767F75F2" w14:textId="77777777" w:rsidTr="00D65BAD">
              <w:trPr>
                <w:trHeight w:val="615"/>
                <w:jc w:val="center"/>
              </w:trPr>
              <w:tc>
                <w:tcPr>
                  <w:tcW w:w="3187" w:type="dxa"/>
                  <w:vMerge/>
                  <w:vAlign w:val="center"/>
                </w:tcPr>
                <w:p w14:paraId="5EA986F6" w14:textId="77777777" w:rsidR="00F94D39" w:rsidRPr="006145DB" w:rsidRDefault="00F94D39" w:rsidP="005B435E">
                  <w:pPr>
                    <w:tabs>
                      <w:tab w:val="left" w:pos="709"/>
                    </w:tabs>
                    <w:contextualSpacing/>
                    <w:jc w:val="both"/>
                    <w:rPr>
                      <w:rFonts w:cs="Arial"/>
                      <w:sz w:val="16"/>
                      <w:szCs w:val="16"/>
                      <w:shd w:val="clear" w:color="auto" w:fill="FFFFFF"/>
                    </w:rPr>
                  </w:pPr>
                </w:p>
              </w:tc>
              <w:tc>
                <w:tcPr>
                  <w:tcW w:w="1276" w:type="dxa"/>
                  <w:vAlign w:val="center"/>
                </w:tcPr>
                <w:p w14:paraId="28AB6848"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52CC4E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604" w:type="dxa"/>
                  <w:vAlign w:val="center"/>
                </w:tcPr>
                <w:p w14:paraId="02F11A02"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E90F6D" w:rsidRPr="006145DB" w14:paraId="18586EFF" w14:textId="77777777" w:rsidTr="00D65BAD">
              <w:trPr>
                <w:trHeight w:val="540"/>
                <w:jc w:val="center"/>
              </w:trPr>
              <w:tc>
                <w:tcPr>
                  <w:tcW w:w="3187" w:type="dxa"/>
                  <w:vAlign w:val="center"/>
                </w:tcPr>
                <w:p w14:paraId="12DCC01A"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276" w:type="dxa"/>
                  <w:vAlign w:val="center"/>
                </w:tcPr>
                <w:p w14:paraId="39C26150"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711C18EB"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604" w:type="dxa"/>
                  <w:vAlign w:val="center"/>
                </w:tcPr>
                <w:p w14:paraId="5DF4EDEC"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E90F6D" w:rsidRPr="006145DB" w14:paraId="2B629D1C" w14:textId="77777777" w:rsidTr="00D65BAD">
              <w:trPr>
                <w:trHeight w:val="455"/>
                <w:jc w:val="center"/>
              </w:trPr>
              <w:tc>
                <w:tcPr>
                  <w:tcW w:w="3187" w:type="dxa"/>
                  <w:vMerge w:val="restart"/>
                  <w:vAlign w:val="center"/>
                </w:tcPr>
                <w:p w14:paraId="13A6F492" w14:textId="77777777" w:rsidR="00F94D39" w:rsidRPr="006145DB" w:rsidRDefault="00F94D39" w:rsidP="005B435E">
                  <w:pPr>
                    <w:jc w:val="both"/>
                    <w:rPr>
                      <w:rFonts w:cs="Arial"/>
                      <w:sz w:val="16"/>
                      <w:szCs w:val="16"/>
                    </w:rPr>
                  </w:pPr>
                  <w:r w:rsidRPr="006145DB">
                    <w:rPr>
                      <w:rStyle w:val="normaltextrun"/>
                      <w:rFonts w:eastAsia="Calibri" w:cs="Arial"/>
                      <w:sz w:val="16"/>
                      <w:szCs w:val="16"/>
                      <w:shd w:val="clear" w:color="auto" w:fill="FFFFFF"/>
                    </w:rPr>
                    <w:t>Persona habitante de calle</w:t>
                  </w:r>
                </w:p>
              </w:tc>
              <w:tc>
                <w:tcPr>
                  <w:tcW w:w="1276" w:type="dxa"/>
                  <w:vAlign w:val="center"/>
                </w:tcPr>
                <w:p w14:paraId="070146E8" w14:textId="77777777" w:rsidR="00F94D39" w:rsidRPr="006145DB" w:rsidRDefault="00F94D39" w:rsidP="005B435E">
                  <w:pPr>
                    <w:jc w:val="center"/>
                    <w:rPr>
                      <w:rFonts w:cs="Arial"/>
                      <w:sz w:val="16"/>
                      <w:szCs w:val="16"/>
                    </w:rPr>
                  </w:pPr>
                  <w:r w:rsidRPr="006145DB">
                    <w:rPr>
                      <w:rFonts w:cs="Arial"/>
                      <w:sz w:val="16"/>
                      <w:szCs w:val="16"/>
                      <w:lang w:eastAsia="es-CO"/>
                    </w:rPr>
                    <w:t>SIRBE</w:t>
                  </w:r>
                </w:p>
              </w:tc>
              <w:tc>
                <w:tcPr>
                  <w:tcW w:w="1134" w:type="dxa"/>
                  <w:vAlign w:val="center"/>
                </w:tcPr>
                <w:p w14:paraId="5709D8C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Demanda</w:t>
                  </w:r>
                </w:p>
              </w:tc>
              <w:tc>
                <w:tcPr>
                  <w:tcW w:w="1604" w:type="dxa"/>
                  <w:vAlign w:val="center"/>
                </w:tcPr>
                <w:p w14:paraId="2FCECB86"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46CC9494" w14:textId="77777777" w:rsidTr="00D65BAD">
              <w:trPr>
                <w:trHeight w:val="455"/>
                <w:jc w:val="center"/>
              </w:trPr>
              <w:tc>
                <w:tcPr>
                  <w:tcW w:w="3187" w:type="dxa"/>
                  <w:vMerge/>
                  <w:vAlign w:val="center"/>
                </w:tcPr>
                <w:p w14:paraId="01321551"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7968653E" w14:textId="77777777" w:rsidR="00F94D39" w:rsidRPr="006145DB" w:rsidRDefault="00F94D39" w:rsidP="005B435E">
                  <w:pPr>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3500EACB" w14:textId="77777777" w:rsidR="00F94D39" w:rsidRPr="006145DB" w:rsidRDefault="00F94D39"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04" w:type="dxa"/>
                  <w:vAlign w:val="center"/>
                </w:tcPr>
                <w:p w14:paraId="7F3C4915" w14:textId="77777777" w:rsidR="00F94D39" w:rsidRPr="006145DB" w:rsidRDefault="00F94D39" w:rsidP="005B435E">
                  <w:pPr>
                    <w:jc w:val="center"/>
                    <w:rPr>
                      <w:rFonts w:cs="Arial"/>
                      <w:sz w:val="16"/>
                      <w:szCs w:val="16"/>
                      <w:lang w:eastAsia="es-CO"/>
                    </w:rPr>
                  </w:pPr>
                  <w:r w:rsidRPr="006145DB">
                    <w:rPr>
                      <w:rFonts w:cs="Arial"/>
                      <w:sz w:val="16"/>
                      <w:szCs w:val="16"/>
                      <w:lang w:eastAsia="es-CO"/>
                    </w:rPr>
                    <w:t>Secretaría Distrital de Integración Social</w:t>
                  </w:r>
                </w:p>
              </w:tc>
            </w:tr>
            <w:tr w:rsidR="00E90F6D" w:rsidRPr="006145DB" w14:paraId="76AE97B8" w14:textId="77777777" w:rsidTr="00D65BAD">
              <w:trPr>
                <w:trHeight w:val="357"/>
                <w:jc w:val="center"/>
              </w:trPr>
              <w:tc>
                <w:tcPr>
                  <w:tcW w:w="3187" w:type="dxa"/>
                  <w:vMerge/>
                  <w:vAlign w:val="center"/>
                </w:tcPr>
                <w:p w14:paraId="316CC59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4E5D554"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7035C151"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604" w:type="dxa"/>
                  <w:vAlign w:val="center"/>
                </w:tcPr>
                <w:p w14:paraId="59463D68"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E90F6D" w:rsidRPr="006145DB" w14:paraId="31F381BC" w14:textId="77777777" w:rsidTr="00D65BAD">
              <w:trPr>
                <w:trHeight w:val="419"/>
                <w:jc w:val="center"/>
              </w:trPr>
              <w:tc>
                <w:tcPr>
                  <w:tcW w:w="3187" w:type="dxa"/>
                  <w:vMerge/>
                  <w:vAlign w:val="center"/>
                </w:tcPr>
                <w:p w14:paraId="22FF5EF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9EBCE2D" w14:textId="77777777" w:rsidR="00F94D39" w:rsidRPr="006145DB" w:rsidRDefault="00F94D39" w:rsidP="005B435E">
                  <w:pPr>
                    <w:jc w:val="center"/>
                    <w:rPr>
                      <w:rFonts w:cs="Arial"/>
                      <w:sz w:val="16"/>
                      <w:szCs w:val="16"/>
                    </w:rPr>
                  </w:pPr>
                  <w:r w:rsidRPr="006145DB">
                    <w:rPr>
                      <w:rFonts w:cs="Arial"/>
                      <w:sz w:val="16"/>
                      <w:szCs w:val="16"/>
                      <w:lang w:eastAsia="es-CO"/>
                    </w:rPr>
                    <w:t xml:space="preserve">Censo habitantes de calle </w:t>
                  </w:r>
                </w:p>
              </w:tc>
              <w:tc>
                <w:tcPr>
                  <w:tcW w:w="1134" w:type="dxa"/>
                  <w:vAlign w:val="center"/>
                </w:tcPr>
                <w:p w14:paraId="26516C0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604" w:type="dxa"/>
                  <w:vAlign w:val="center"/>
                </w:tcPr>
                <w:p w14:paraId="1CA99CD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66D87092" w14:textId="77777777" w:rsidTr="00D65BAD">
              <w:trPr>
                <w:trHeight w:val="425"/>
                <w:jc w:val="center"/>
              </w:trPr>
              <w:tc>
                <w:tcPr>
                  <w:tcW w:w="3187" w:type="dxa"/>
                  <w:vMerge/>
                  <w:vAlign w:val="center"/>
                </w:tcPr>
                <w:p w14:paraId="65C4CCA8" w14:textId="77777777" w:rsidR="00F94D39" w:rsidRPr="006145DB" w:rsidRDefault="00F94D39" w:rsidP="005B435E">
                  <w:pPr>
                    <w:jc w:val="both"/>
                    <w:rPr>
                      <w:rFonts w:cs="Arial"/>
                      <w:sz w:val="16"/>
                      <w:szCs w:val="16"/>
                    </w:rPr>
                  </w:pPr>
                </w:p>
              </w:tc>
              <w:tc>
                <w:tcPr>
                  <w:tcW w:w="1276" w:type="dxa"/>
                  <w:vAlign w:val="center"/>
                </w:tcPr>
                <w:p w14:paraId="49EC2E2F" w14:textId="77777777" w:rsidR="00F94D39" w:rsidRPr="006145DB" w:rsidRDefault="00F94D39" w:rsidP="005B435E">
                  <w:pPr>
                    <w:jc w:val="center"/>
                    <w:rPr>
                      <w:rFonts w:cs="Arial"/>
                      <w:sz w:val="16"/>
                      <w:szCs w:val="16"/>
                    </w:rPr>
                  </w:pPr>
                  <w:r w:rsidRPr="006145DB">
                    <w:rPr>
                      <w:rFonts w:cs="Arial"/>
                      <w:sz w:val="16"/>
                      <w:szCs w:val="16"/>
                      <w:lang w:eastAsia="es-CO"/>
                    </w:rPr>
                    <w:t>Verificación en campo</w:t>
                  </w:r>
                </w:p>
              </w:tc>
              <w:tc>
                <w:tcPr>
                  <w:tcW w:w="1134" w:type="dxa"/>
                  <w:vAlign w:val="center"/>
                </w:tcPr>
                <w:p w14:paraId="04B4A32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vAlign w:val="center"/>
                </w:tcPr>
                <w:p w14:paraId="20E40675"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E90F6D" w:rsidRPr="006145DB" w14:paraId="284B6625" w14:textId="77777777" w:rsidTr="00D65BAD">
              <w:trPr>
                <w:trHeight w:val="300"/>
                <w:jc w:val="center"/>
              </w:trPr>
              <w:tc>
                <w:tcPr>
                  <w:tcW w:w="3187" w:type="dxa"/>
                  <w:vAlign w:val="center"/>
                </w:tcPr>
                <w:p w14:paraId="1863887A"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276" w:type="dxa"/>
                  <w:vAlign w:val="center"/>
                </w:tcPr>
                <w:p w14:paraId="3D777854"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vAlign w:val="center"/>
                </w:tcPr>
                <w:p w14:paraId="2B4FF759" w14:textId="77777777" w:rsidR="00F94D39" w:rsidRPr="006145DB" w:rsidRDefault="00F94D39" w:rsidP="005B435E">
                  <w:pPr>
                    <w:jc w:val="center"/>
                    <w:rPr>
                      <w:rFonts w:cs="Arial"/>
                      <w:sz w:val="16"/>
                      <w:szCs w:val="16"/>
                    </w:rPr>
                  </w:pPr>
                  <w:r w:rsidRPr="006145DB">
                    <w:rPr>
                      <w:rFonts w:cs="Arial"/>
                      <w:sz w:val="16"/>
                      <w:szCs w:val="16"/>
                    </w:rPr>
                    <w:t>Demanda</w:t>
                  </w:r>
                </w:p>
              </w:tc>
              <w:tc>
                <w:tcPr>
                  <w:tcW w:w="1604" w:type="dxa"/>
                  <w:vAlign w:val="center"/>
                </w:tcPr>
                <w:p w14:paraId="35D0DA17"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E90F6D" w:rsidRPr="006145DB" w14:paraId="4BAE9C53" w14:textId="77777777" w:rsidTr="00D65BAD">
              <w:trPr>
                <w:trHeight w:val="432"/>
                <w:jc w:val="center"/>
              </w:trPr>
              <w:tc>
                <w:tcPr>
                  <w:tcW w:w="3187" w:type="dxa"/>
                  <w:tcBorders>
                    <w:bottom w:val="single" w:sz="4" w:space="0" w:color="auto"/>
                  </w:tcBorders>
                  <w:vAlign w:val="center"/>
                </w:tcPr>
                <w:p w14:paraId="6F9A5F59"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276" w:type="dxa"/>
                  <w:tcBorders>
                    <w:bottom w:val="single" w:sz="4" w:space="0" w:color="auto"/>
                  </w:tcBorders>
                  <w:vAlign w:val="center"/>
                </w:tcPr>
                <w:p w14:paraId="1048C53B"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tcBorders>
                    <w:bottom w:val="single" w:sz="4" w:space="0" w:color="auto"/>
                  </w:tcBorders>
                  <w:vAlign w:val="center"/>
                </w:tcPr>
                <w:p w14:paraId="52C3317D"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bottom w:val="single" w:sz="4" w:space="0" w:color="auto"/>
                  </w:tcBorders>
                  <w:vAlign w:val="center"/>
                </w:tcPr>
                <w:p w14:paraId="254E6613"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E90F6D" w:rsidRPr="006145DB" w14:paraId="10B6A81E" w14:textId="77777777" w:rsidTr="00D65BAD">
              <w:trPr>
                <w:trHeight w:val="811"/>
                <w:jc w:val="center"/>
              </w:trPr>
              <w:tc>
                <w:tcPr>
                  <w:tcW w:w="3187" w:type="dxa"/>
                  <w:tcBorders>
                    <w:bottom w:val="nil"/>
                  </w:tcBorders>
                  <w:vAlign w:val="center"/>
                </w:tcPr>
                <w:p w14:paraId="04B0098D"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276" w:type="dxa"/>
                  <w:tcBorders>
                    <w:bottom w:val="nil"/>
                  </w:tcBorders>
                  <w:vAlign w:val="center"/>
                </w:tcPr>
                <w:p w14:paraId="706B2130"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bottom w:val="nil"/>
                  </w:tcBorders>
                  <w:vAlign w:val="center"/>
                </w:tcPr>
                <w:p w14:paraId="58E52CC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bottom w:val="nil"/>
                  </w:tcBorders>
                  <w:vAlign w:val="center"/>
                </w:tcPr>
                <w:p w14:paraId="6AF33EA1"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bl>
          <w:p w14:paraId="4A5C43AA"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3E12BB0C" w14:textId="77777777" w:rsidTr="00C24981">
        <w:trPr>
          <w:trHeight w:val="1153"/>
          <w:jc w:val="center"/>
        </w:trPr>
        <w:tc>
          <w:tcPr>
            <w:tcW w:w="1940" w:type="dxa"/>
            <w:shd w:val="clear" w:color="auto" w:fill="FFFFFF" w:themeFill="background1"/>
            <w:vAlign w:val="center"/>
          </w:tcPr>
          <w:p w14:paraId="27128CB1" w14:textId="77777777" w:rsidR="00F94D39" w:rsidRPr="006145DB" w:rsidRDefault="00F94D39" w:rsidP="0094739B">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3327"/>
              <w:gridCol w:w="1276"/>
              <w:gridCol w:w="1134"/>
              <w:gridCol w:w="1515"/>
            </w:tblGrid>
            <w:tr w:rsidR="00CE06B3" w:rsidRPr="006145DB" w14:paraId="551C59BF" w14:textId="77777777" w:rsidTr="00425DB4">
              <w:trPr>
                <w:trHeight w:val="379"/>
              </w:trPr>
              <w:tc>
                <w:tcPr>
                  <w:tcW w:w="3327" w:type="dxa"/>
                  <w:tcBorders>
                    <w:top w:val="nil"/>
                  </w:tcBorders>
                  <w:vAlign w:val="center"/>
                  <w:hideMark/>
                </w:tcPr>
                <w:p w14:paraId="0DAC389F"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Criterio de Priorización</w:t>
                  </w:r>
                </w:p>
              </w:tc>
              <w:tc>
                <w:tcPr>
                  <w:tcW w:w="1276" w:type="dxa"/>
                  <w:tcBorders>
                    <w:top w:val="nil"/>
                  </w:tcBorders>
                  <w:vAlign w:val="center"/>
                  <w:hideMark/>
                </w:tcPr>
                <w:p w14:paraId="2304E8D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E64E848"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hideMark/>
                </w:tcPr>
                <w:p w14:paraId="502FCEC6"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CE06B3" w:rsidRPr="006145DB" w14:paraId="3E1E87E9" w14:textId="77777777" w:rsidTr="00425DB4">
              <w:trPr>
                <w:trHeight w:val="225"/>
              </w:trPr>
              <w:tc>
                <w:tcPr>
                  <w:tcW w:w="3327" w:type="dxa"/>
                  <w:vAlign w:val="center"/>
                  <w:hideMark/>
                </w:tcPr>
                <w:p w14:paraId="3BABC9BB" w14:textId="75205664" w:rsidR="00F94D39" w:rsidRPr="006145DB" w:rsidRDefault="00F94D39" w:rsidP="005B435E">
                  <w:pPr>
                    <w:tabs>
                      <w:tab w:val="left" w:pos="709"/>
                    </w:tabs>
                    <w:jc w:val="both"/>
                    <w:rPr>
                      <w:rFonts w:cs="Arial"/>
                      <w:sz w:val="16"/>
                      <w:szCs w:val="16"/>
                    </w:rPr>
                  </w:pPr>
                  <w:bookmarkStart w:id="161" w:name="_Int_CL4yxUGF"/>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1"/>
                </w:p>
              </w:tc>
              <w:tc>
                <w:tcPr>
                  <w:tcW w:w="1276" w:type="dxa"/>
                  <w:vAlign w:val="center"/>
                  <w:hideMark/>
                </w:tcPr>
                <w:p w14:paraId="4866E080" w14:textId="77777777" w:rsidR="00F94D39" w:rsidRPr="006145DB" w:rsidRDefault="00F94D39"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DBF78F9" w14:textId="77777777" w:rsidR="00F94D39" w:rsidRPr="006145DB" w:rsidRDefault="00F94D39" w:rsidP="005B435E">
                  <w:pPr>
                    <w:tabs>
                      <w:tab w:val="left" w:pos="709"/>
                    </w:tabs>
                    <w:jc w:val="center"/>
                    <w:rPr>
                      <w:rFonts w:cs="Arial"/>
                      <w:sz w:val="16"/>
                      <w:szCs w:val="16"/>
                    </w:rPr>
                  </w:pPr>
                  <w:r w:rsidRPr="006145DB">
                    <w:rPr>
                      <w:rFonts w:cs="Arial"/>
                      <w:sz w:val="16"/>
                      <w:szCs w:val="16"/>
                    </w:rPr>
                    <w:t>Trimestral</w:t>
                  </w:r>
                </w:p>
              </w:tc>
              <w:tc>
                <w:tcPr>
                  <w:tcW w:w="1515" w:type="dxa"/>
                  <w:vAlign w:val="center"/>
                  <w:hideMark/>
                </w:tcPr>
                <w:p w14:paraId="2590C692" w14:textId="77777777" w:rsidR="00F94D39" w:rsidRPr="006145DB" w:rsidRDefault="00F94D39" w:rsidP="005B435E">
                  <w:pPr>
                    <w:tabs>
                      <w:tab w:val="left" w:pos="709"/>
                    </w:tabs>
                    <w:jc w:val="center"/>
                    <w:rPr>
                      <w:rFonts w:cs="Arial"/>
                      <w:sz w:val="16"/>
                      <w:szCs w:val="16"/>
                    </w:rPr>
                  </w:pPr>
                  <w:r w:rsidRPr="006145DB">
                    <w:rPr>
                      <w:rFonts w:cs="Arial"/>
                      <w:sz w:val="16"/>
                      <w:szCs w:val="16"/>
                    </w:rPr>
                    <w:t>Oficina consejería distrital de paz, victimas y reconciliación</w:t>
                  </w:r>
                </w:p>
              </w:tc>
            </w:tr>
            <w:tr w:rsidR="00CE06B3" w:rsidRPr="006145DB" w14:paraId="5DEE8A78" w14:textId="77777777" w:rsidTr="00425DB4">
              <w:trPr>
                <w:trHeight w:val="235"/>
              </w:trPr>
              <w:tc>
                <w:tcPr>
                  <w:tcW w:w="3327" w:type="dxa"/>
                  <w:tcBorders>
                    <w:bottom w:val="single" w:sz="4" w:space="0" w:color="auto"/>
                  </w:tcBorders>
                  <w:vAlign w:val="center"/>
                  <w:hideMark/>
                </w:tcPr>
                <w:p w14:paraId="3450CA51" w14:textId="77777777"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que se identifique como mujer. </w:t>
                  </w:r>
                </w:p>
              </w:tc>
              <w:tc>
                <w:tcPr>
                  <w:tcW w:w="1276" w:type="dxa"/>
                  <w:tcBorders>
                    <w:bottom w:val="single" w:sz="4" w:space="0" w:color="auto"/>
                  </w:tcBorders>
                  <w:vAlign w:val="center"/>
                  <w:hideMark/>
                </w:tcPr>
                <w:p w14:paraId="1A6E42A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hideMark/>
                </w:tcPr>
                <w:p w14:paraId="12FF76C8"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6D7C8B07"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Secretaria Distrital de Integración Social.</w:t>
                  </w:r>
                </w:p>
              </w:tc>
            </w:tr>
            <w:tr w:rsidR="00CE06B3" w:rsidRPr="006145DB" w14:paraId="3B1CD628" w14:textId="77777777" w:rsidTr="00425DB4">
              <w:trPr>
                <w:trHeight w:val="235"/>
              </w:trPr>
              <w:tc>
                <w:tcPr>
                  <w:tcW w:w="3327" w:type="dxa"/>
                  <w:tcBorders>
                    <w:bottom w:val="single" w:sz="4" w:space="0" w:color="auto"/>
                  </w:tcBorders>
                  <w:vAlign w:val="center"/>
                  <w:hideMark/>
                </w:tcPr>
                <w:p w14:paraId="23431269" w14:textId="0BE3D08A" w:rsidR="00F94D39" w:rsidRPr="006145DB" w:rsidRDefault="00F94D39" w:rsidP="005B435E">
                  <w:pPr>
                    <w:tabs>
                      <w:tab w:val="left" w:pos="709"/>
                    </w:tabs>
                    <w:jc w:val="both"/>
                    <w:rPr>
                      <w:rFonts w:cs="Arial"/>
                      <w:sz w:val="16"/>
                      <w:szCs w:val="16"/>
                    </w:rPr>
                  </w:pPr>
                  <w:r w:rsidRPr="006145DB">
                    <w:rPr>
                      <w:rFonts w:cs="Arial"/>
                      <w:sz w:val="16"/>
                      <w:szCs w:val="16"/>
                    </w:rPr>
                    <w:t>Persona con discapacidad</w:t>
                  </w:r>
                  <w:r w:rsidR="00CA4465" w:rsidRPr="006145DB">
                    <w:rPr>
                      <w:rFonts w:cs="Arial"/>
                      <w:sz w:val="16"/>
                      <w:szCs w:val="16"/>
                    </w:rPr>
                    <w:t>.</w:t>
                  </w:r>
                  <w:r w:rsidRPr="006145DB">
                    <w:rPr>
                      <w:rFonts w:cs="Arial"/>
                      <w:sz w:val="16"/>
                      <w:szCs w:val="16"/>
                    </w:rPr>
                    <w:t xml:space="preserve"> </w:t>
                  </w:r>
                </w:p>
              </w:tc>
              <w:tc>
                <w:tcPr>
                  <w:tcW w:w="1276" w:type="dxa"/>
                  <w:tcBorders>
                    <w:bottom w:val="single" w:sz="4" w:space="0" w:color="auto"/>
                  </w:tcBorders>
                  <w:vAlign w:val="center"/>
                  <w:hideMark/>
                </w:tcPr>
                <w:p w14:paraId="5F260070"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4FEBAEAA"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1F9891C4" w14:textId="53FBB995"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CE06B3" w:rsidRPr="006145DB" w14:paraId="01D7991A" w14:textId="77777777" w:rsidTr="00425DB4">
              <w:trPr>
                <w:trHeight w:val="235"/>
              </w:trPr>
              <w:tc>
                <w:tcPr>
                  <w:tcW w:w="3327" w:type="dxa"/>
                  <w:tcBorders>
                    <w:top w:val="single" w:sz="4" w:space="0" w:color="auto"/>
                  </w:tcBorders>
                  <w:vAlign w:val="center"/>
                  <w:hideMark/>
                </w:tcPr>
                <w:p w14:paraId="5C50A115" w14:textId="1753FB7E"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mayor de 60 años cuando no tenga cupo asignado en </w:t>
                  </w:r>
                  <w:r w:rsidRPr="006145DB">
                    <w:rPr>
                      <w:rFonts w:cs="Arial"/>
                      <w:sz w:val="16"/>
                      <w:szCs w:val="16"/>
                    </w:rPr>
                    <w:t>Servicio Atención Sociosanitaria Transitoria</w:t>
                  </w:r>
                  <w:r w:rsidR="00CA4465" w:rsidRPr="006145DB">
                    <w:rPr>
                      <w:rFonts w:cs="Arial"/>
                      <w:sz w:val="16"/>
                      <w:szCs w:val="16"/>
                    </w:rPr>
                    <w:t>.</w:t>
                  </w:r>
                  <w:r w:rsidRPr="006145DB">
                    <w:rPr>
                      <w:rFonts w:cs="Arial"/>
                      <w:sz w:val="16"/>
                      <w:szCs w:val="16"/>
                    </w:rPr>
                    <w:t xml:space="preserve"> </w:t>
                  </w:r>
                </w:p>
              </w:tc>
              <w:tc>
                <w:tcPr>
                  <w:tcW w:w="1276" w:type="dxa"/>
                  <w:tcBorders>
                    <w:top w:val="single" w:sz="4" w:space="0" w:color="auto"/>
                  </w:tcBorders>
                  <w:vAlign w:val="center"/>
                  <w:hideMark/>
                </w:tcPr>
                <w:p w14:paraId="1C4099B1"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hideMark/>
                </w:tcPr>
                <w:p w14:paraId="7554E6D3"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top w:val="single" w:sz="4" w:space="0" w:color="auto"/>
                  </w:tcBorders>
                  <w:vAlign w:val="center"/>
                  <w:hideMark/>
                </w:tcPr>
                <w:p w14:paraId="55283073" w14:textId="7DAB93A1"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 xml:space="preserve">Secretaria </w:t>
                  </w:r>
                  <w:r w:rsidR="00D65BAD" w:rsidRPr="006145DB">
                    <w:rPr>
                      <w:rFonts w:cs="Arial"/>
                      <w:sz w:val="16"/>
                      <w:szCs w:val="16"/>
                      <w:lang w:eastAsia="es-CO"/>
                    </w:rPr>
                    <w:t>Distrital de Integración Social</w:t>
                  </w:r>
                </w:p>
              </w:tc>
            </w:tr>
            <w:tr w:rsidR="00CE06B3" w:rsidRPr="006145DB" w14:paraId="0DB3A064" w14:textId="77777777" w:rsidTr="00425DB4">
              <w:trPr>
                <w:trHeight w:val="235"/>
              </w:trPr>
              <w:tc>
                <w:tcPr>
                  <w:tcW w:w="3327" w:type="dxa"/>
                  <w:vAlign w:val="center"/>
                  <w:hideMark/>
                </w:tcPr>
                <w:p w14:paraId="47192E72" w14:textId="3CBF70B7" w:rsidR="00F94D39" w:rsidRPr="006145DB" w:rsidRDefault="00F94D39" w:rsidP="005B435E">
                  <w:pPr>
                    <w:jc w:val="both"/>
                    <w:rPr>
                      <w:rFonts w:cs="Arial"/>
                      <w:sz w:val="16"/>
                      <w:szCs w:val="16"/>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2C17A781" w14:textId="77777777" w:rsidR="00F94D39" w:rsidRPr="006145DB" w:rsidRDefault="00F94D39" w:rsidP="005B435E">
                  <w:pPr>
                    <w:jc w:val="center"/>
                    <w:rPr>
                      <w:rFonts w:cs="Arial"/>
                      <w:sz w:val="16"/>
                      <w:szCs w:val="16"/>
                    </w:rPr>
                  </w:pPr>
                  <w:r w:rsidRPr="006145DB">
                    <w:rPr>
                      <w:rFonts w:cs="Arial"/>
                      <w:sz w:val="16"/>
                      <w:szCs w:val="16"/>
                    </w:rPr>
                    <w:t>Censos oficiales de comunidades étnicas: Indígena Cabildos reconocidos en la ciudad de Bogotá y Rrom - Gitano</w:t>
                  </w:r>
                </w:p>
              </w:tc>
              <w:tc>
                <w:tcPr>
                  <w:tcW w:w="1134" w:type="dxa"/>
                  <w:vAlign w:val="center"/>
                  <w:hideMark/>
                </w:tcPr>
                <w:p w14:paraId="2281D369" w14:textId="77777777" w:rsidR="00F94D39" w:rsidRPr="006145DB" w:rsidRDefault="00F94D39" w:rsidP="005B435E">
                  <w:pPr>
                    <w:jc w:val="center"/>
                    <w:rPr>
                      <w:rFonts w:cs="Arial"/>
                      <w:sz w:val="16"/>
                      <w:szCs w:val="16"/>
                    </w:rPr>
                  </w:pPr>
                  <w:r w:rsidRPr="006145DB">
                    <w:rPr>
                      <w:rFonts w:cs="Arial"/>
                      <w:sz w:val="16"/>
                      <w:szCs w:val="16"/>
                    </w:rPr>
                    <w:t>2021 entrega única</w:t>
                  </w:r>
                </w:p>
              </w:tc>
              <w:tc>
                <w:tcPr>
                  <w:tcW w:w="1515" w:type="dxa"/>
                  <w:vAlign w:val="center"/>
                  <w:hideMark/>
                </w:tcPr>
                <w:p w14:paraId="69982AEC" w14:textId="77777777" w:rsidR="00F94D39" w:rsidRPr="006145DB" w:rsidRDefault="00F94D39" w:rsidP="005B435E">
                  <w:pPr>
                    <w:jc w:val="center"/>
                    <w:rPr>
                      <w:rFonts w:cs="Arial"/>
                      <w:sz w:val="16"/>
                      <w:szCs w:val="16"/>
                    </w:rPr>
                  </w:pPr>
                  <w:r w:rsidRPr="006145DB">
                    <w:rPr>
                      <w:rFonts w:cs="Arial"/>
                      <w:sz w:val="16"/>
                      <w:szCs w:val="16"/>
                    </w:rPr>
                    <w:t>Ministerio del Interior</w:t>
                  </w:r>
                </w:p>
              </w:tc>
            </w:tr>
            <w:tr w:rsidR="00CE06B3" w:rsidRPr="006145DB" w14:paraId="2E7D279C" w14:textId="77777777" w:rsidTr="00425DB4">
              <w:trPr>
                <w:trHeight w:val="235"/>
              </w:trPr>
              <w:tc>
                <w:tcPr>
                  <w:tcW w:w="3327" w:type="dxa"/>
                  <w:vAlign w:val="center"/>
                  <w:hideMark/>
                </w:tcPr>
                <w:p w14:paraId="3F1CCB15" w14:textId="1A334A8B" w:rsidR="00F94D39" w:rsidRPr="006145DB" w:rsidRDefault="00F94D39"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4EA7CBA8"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w:t>
                  </w:r>
                </w:p>
                <w:p w14:paraId="163CBC82" w14:textId="77777777" w:rsidR="00F94D39" w:rsidRPr="006145DB" w:rsidRDefault="00F94D39" w:rsidP="005B435E">
                  <w:pPr>
                    <w:tabs>
                      <w:tab w:val="left" w:pos="709"/>
                    </w:tabs>
                    <w:jc w:val="center"/>
                    <w:rPr>
                      <w:rFonts w:cs="Arial"/>
                      <w:sz w:val="16"/>
                      <w:szCs w:val="16"/>
                    </w:rPr>
                  </w:pPr>
                  <w:r w:rsidRPr="006145DB">
                    <w:rPr>
                      <w:rFonts w:cs="Arial"/>
                      <w:sz w:val="16"/>
                      <w:szCs w:val="16"/>
                    </w:rPr>
                    <w:t>comunidades Negras, Afrocolombianas en Bogotá</w:t>
                  </w:r>
                </w:p>
              </w:tc>
              <w:tc>
                <w:tcPr>
                  <w:tcW w:w="1134" w:type="dxa"/>
                  <w:vAlign w:val="center"/>
                  <w:hideMark/>
                </w:tcPr>
                <w:p w14:paraId="33187DDA"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4DA0D7A1"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76228F2" w14:textId="77777777" w:rsidTr="00425DB4">
              <w:trPr>
                <w:trHeight w:val="235"/>
              </w:trPr>
              <w:tc>
                <w:tcPr>
                  <w:tcW w:w="3327" w:type="dxa"/>
                  <w:vAlign w:val="center"/>
                  <w:hideMark/>
                </w:tcPr>
                <w:p w14:paraId="126569A3" w14:textId="77777777" w:rsidR="00F94D39" w:rsidRPr="006145DB" w:rsidRDefault="00F94D39"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57923D2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2040B7B8"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6DD4CA4F"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49452A66" w14:textId="77777777" w:rsidTr="00425DB4">
              <w:trPr>
                <w:trHeight w:val="235"/>
              </w:trPr>
              <w:tc>
                <w:tcPr>
                  <w:tcW w:w="3327" w:type="dxa"/>
                  <w:vAlign w:val="center"/>
                  <w:hideMark/>
                </w:tcPr>
                <w:p w14:paraId="2BC9834A" w14:textId="4B01AC14" w:rsidR="00F94D39" w:rsidRPr="006145DB" w:rsidRDefault="00F94D39"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6CBE6A4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5FFFE8B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778F232B"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BB8052A" w14:textId="77777777" w:rsidTr="00425DB4">
              <w:trPr>
                <w:trHeight w:val="235"/>
              </w:trPr>
              <w:tc>
                <w:tcPr>
                  <w:tcW w:w="3327" w:type="dxa"/>
                  <w:tcBorders>
                    <w:bottom w:val="single" w:sz="4" w:space="0" w:color="auto"/>
                  </w:tcBorders>
                  <w:vAlign w:val="center"/>
                  <w:hideMark/>
                </w:tcPr>
                <w:p w14:paraId="7D78559B" w14:textId="77777777" w:rsidR="00F94D39" w:rsidRPr="006145DB" w:rsidRDefault="00F94D39"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0C791140"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1B977422"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single" w:sz="4" w:space="0" w:color="auto"/>
                  </w:tcBorders>
                  <w:vAlign w:val="center"/>
                  <w:hideMark/>
                </w:tcPr>
                <w:p w14:paraId="1C4EF274"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5DA5633E" w14:textId="77777777" w:rsidTr="00425DB4">
              <w:trPr>
                <w:trHeight w:val="235"/>
              </w:trPr>
              <w:tc>
                <w:tcPr>
                  <w:tcW w:w="3327" w:type="dxa"/>
                  <w:tcBorders>
                    <w:bottom w:val="nil"/>
                  </w:tcBorders>
                  <w:vAlign w:val="center"/>
                  <w:hideMark/>
                </w:tcPr>
                <w:p w14:paraId="7DAAD87F" w14:textId="682ABF81" w:rsidR="00F94D39" w:rsidRPr="006145DB" w:rsidRDefault="00F94D39"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tcBorders>
                    <w:bottom w:val="nil"/>
                  </w:tcBorders>
                  <w:vAlign w:val="center"/>
                  <w:hideMark/>
                </w:tcPr>
                <w:p w14:paraId="1E4081D7"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nil"/>
                  </w:tcBorders>
                  <w:vAlign w:val="center"/>
                  <w:hideMark/>
                </w:tcPr>
                <w:p w14:paraId="2BC1D8C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nil"/>
                  </w:tcBorders>
                  <w:vAlign w:val="center"/>
                  <w:hideMark/>
                </w:tcPr>
                <w:p w14:paraId="46A5B1DE"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bl>
          <w:p w14:paraId="2CDD3A4F"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09EE95B2" w14:textId="77777777" w:rsidTr="00F94D39">
        <w:trPr>
          <w:trHeight w:val="4995"/>
          <w:jc w:val="center"/>
        </w:trPr>
        <w:tc>
          <w:tcPr>
            <w:tcW w:w="1940" w:type="dxa"/>
            <w:shd w:val="clear" w:color="auto" w:fill="FFFFFF" w:themeFill="background1"/>
            <w:vAlign w:val="center"/>
          </w:tcPr>
          <w:p w14:paraId="6F9E86BC" w14:textId="77777777" w:rsidR="00F94D39" w:rsidRPr="006145DB" w:rsidRDefault="00F94D39" w:rsidP="00425DB4">
            <w:pPr>
              <w:spacing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028"/>
              <w:gridCol w:w="1701"/>
              <w:gridCol w:w="1134"/>
              <w:gridCol w:w="1338"/>
            </w:tblGrid>
            <w:tr w:rsidR="000F6A3C" w:rsidRPr="006145DB" w14:paraId="729B687A" w14:textId="77777777" w:rsidTr="00316CCE">
              <w:trPr>
                <w:trHeight w:val="300"/>
                <w:jc w:val="center"/>
              </w:trPr>
              <w:tc>
                <w:tcPr>
                  <w:tcW w:w="3028" w:type="dxa"/>
                  <w:tcBorders>
                    <w:top w:val="nil"/>
                  </w:tcBorders>
                  <w:vAlign w:val="center"/>
                </w:tcPr>
                <w:p w14:paraId="2FA3D02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701" w:type="dxa"/>
                  <w:tcBorders>
                    <w:top w:val="nil"/>
                  </w:tcBorders>
                  <w:vAlign w:val="center"/>
                </w:tcPr>
                <w:p w14:paraId="3A75841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9596655"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38" w:type="dxa"/>
                  <w:tcBorders>
                    <w:top w:val="nil"/>
                  </w:tcBorders>
                  <w:vAlign w:val="center"/>
                </w:tcPr>
                <w:p w14:paraId="05B7AE0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F6A3C" w:rsidRPr="006145DB" w14:paraId="45890192" w14:textId="77777777" w:rsidTr="00316CCE">
              <w:trPr>
                <w:trHeight w:val="628"/>
                <w:jc w:val="center"/>
              </w:trPr>
              <w:tc>
                <w:tcPr>
                  <w:tcW w:w="3028" w:type="dxa"/>
                  <w:vMerge w:val="restart"/>
                  <w:vAlign w:val="center"/>
                </w:tcPr>
                <w:p w14:paraId="4F0403C9"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701" w:type="dxa"/>
                  <w:vAlign w:val="center"/>
                </w:tcPr>
                <w:p w14:paraId="68120C6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1773028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338" w:type="dxa"/>
                  <w:vAlign w:val="center"/>
                </w:tcPr>
                <w:p w14:paraId="323565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0F6A3C" w:rsidRPr="006145DB" w14:paraId="6593133B" w14:textId="77777777" w:rsidTr="00316CCE">
              <w:trPr>
                <w:trHeight w:val="628"/>
                <w:jc w:val="center"/>
              </w:trPr>
              <w:tc>
                <w:tcPr>
                  <w:tcW w:w="3028" w:type="dxa"/>
                  <w:vMerge/>
                  <w:vAlign w:val="center"/>
                </w:tcPr>
                <w:p w14:paraId="340E1256" w14:textId="77777777" w:rsidR="00F94D39" w:rsidRPr="006145DB" w:rsidRDefault="00F94D39" w:rsidP="005B435E">
                  <w:pPr>
                    <w:tabs>
                      <w:tab w:val="left" w:pos="709"/>
                    </w:tabs>
                    <w:contextualSpacing/>
                    <w:jc w:val="both"/>
                    <w:rPr>
                      <w:rFonts w:cs="Arial"/>
                      <w:sz w:val="16"/>
                      <w:szCs w:val="16"/>
                      <w:shd w:val="clear" w:color="auto" w:fill="FFFFFF"/>
                    </w:rPr>
                  </w:pPr>
                </w:p>
              </w:tc>
              <w:tc>
                <w:tcPr>
                  <w:tcW w:w="1701" w:type="dxa"/>
                  <w:vAlign w:val="center"/>
                </w:tcPr>
                <w:p w14:paraId="1AE22DFC"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720ACD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338" w:type="dxa"/>
                  <w:vAlign w:val="center"/>
                </w:tcPr>
                <w:p w14:paraId="237F4BFE"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0F6A3C" w:rsidRPr="006145DB" w14:paraId="32DC002C" w14:textId="77777777" w:rsidTr="00316CCE">
              <w:trPr>
                <w:trHeight w:val="619"/>
                <w:jc w:val="center"/>
              </w:trPr>
              <w:tc>
                <w:tcPr>
                  <w:tcW w:w="3028" w:type="dxa"/>
                  <w:vAlign w:val="center"/>
                </w:tcPr>
                <w:p w14:paraId="5655B4F8"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701" w:type="dxa"/>
                  <w:vAlign w:val="center"/>
                </w:tcPr>
                <w:p w14:paraId="310C7592"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460735F5"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338" w:type="dxa"/>
                  <w:vAlign w:val="center"/>
                </w:tcPr>
                <w:p w14:paraId="1DADE2A1"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0F6A3C" w:rsidRPr="006145DB" w14:paraId="1EB11AA5" w14:textId="77777777" w:rsidTr="00316CCE">
              <w:trPr>
                <w:trHeight w:val="982"/>
                <w:jc w:val="center"/>
              </w:trPr>
              <w:tc>
                <w:tcPr>
                  <w:tcW w:w="3028" w:type="dxa"/>
                  <w:vMerge w:val="restart"/>
                  <w:vAlign w:val="center"/>
                </w:tcPr>
                <w:p w14:paraId="3CFF6EFA" w14:textId="77777777" w:rsidR="00F94D39" w:rsidRPr="006145DB" w:rsidRDefault="00F94D39" w:rsidP="005B435E">
                  <w:pPr>
                    <w:jc w:val="both"/>
                    <w:rPr>
                      <w:rFonts w:cs="Arial"/>
                      <w:sz w:val="16"/>
                      <w:szCs w:val="16"/>
                    </w:rPr>
                  </w:pPr>
                  <w:r w:rsidRPr="006145DB">
                    <w:rPr>
                      <w:rFonts w:cs="Arial"/>
                      <w:sz w:val="16"/>
                      <w:szCs w:val="16"/>
                    </w:rPr>
                    <w:t>Persona habitante de calle</w:t>
                  </w:r>
                </w:p>
              </w:tc>
              <w:tc>
                <w:tcPr>
                  <w:tcW w:w="1701" w:type="dxa"/>
                  <w:vAlign w:val="center"/>
                </w:tcPr>
                <w:p w14:paraId="2E51423D" w14:textId="77777777" w:rsidR="00F94D39" w:rsidRPr="006145DB" w:rsidRDefault="00F94D39" w:rsidP="005B435E">
                  <w:pPr>
                    <w:jc w:val="center"/>
                    <w:rPr>
                      <w:rFonts w:cs="Arial"/>
                      <w:sz w:val="16"/>
                      <w:szCs w:val="16"/>
                    </w:rPr>
                  </w:pPr>
                  <w:r w:rsidRPr="006145DB">
                    <w:rPr>
                      <w:rFonts w:cs="Arial"/>
                      <w:sz w:val="16"/>
                      <w:szCs w:val="16"/>
                    </w:rPr>
                    <w:t>SIRBE</w:t>
                  </w:r>
                </w:p>
              </w:tc>
              <w:tc>
                <w:tcPr>
                  <w:tcW w:w="1134" w:type="dxa"/>
                  <w:vAlign w:val="center"/>
                </w:tcPr>
                <w:p w14:paraId="4FAC6504" w14:textId="27EAF764" w:rsidR="00F94D39" w:rsidRPr="006145DB" w:rsidRDefault="00F94D39" w:rsidP="0094739B">
                  <w:pPr>
                    <w:tabs>
                      <w:tab w:val="left" w:pos="709"/>
                    </w:tabs>
                    <w:contextualSpacing/>
                    <w:jc w:val="center"/>
                    <w:rPr>
                      <w:rFonts w:cs="Arial"/>
                      <w:sz w:val="16"/>
                      <w:szCs w:val="16"/>
                    </w:rPr>
                  </w:pPr>
                  <w:r w:rsidRPr="006145DB">
                    <w:rPr>
                      <w:rFonts w:cs="Arial"/>
                      <w:sz w:val="16"/>
                      <w:szCs w:val="16"/>
                    </w:rPr>
                    <w:t>Demanda</w:t>
                  </w:r>
                </w:p>
              </w:tc>
              <w:tc>
                <w:tcPr>
                  <w:tcW w:w="1338" w:type="dxa"/>
                  <w:vAlign w:val="center"/>
                </w:tcPr>
                <w:p w14:paraId="23AC2917" w14:textId="77777777" w:rsidR="00F94D39" w:rsidRPr="006145DB" w:rsidRDefault="00F94D39" w:rsidP="005B435E">
                  <w:pPr>
                    <w:jc w:val="center"/>
                    <w:rPr>
                      <w:rFonts w:cs="Arial"/>
                      <w:sz w:val="16"/>
                      <w:szCs w:val="16"/>
                    </w:rPr>
                  </w:pPr>
                  <w:r w:rsidRPr="006145DB">
                    <w:rPr>
                      <w:rFonts w:cs="Arial"/>
                      <w:sz w:val="16"/>
                      <w:szCs w:val="16"/>
                    </w:rPr>
                    <w:t xml:space="preserve">Secretaría Distrital de Salud gestionado Subdirección para la Adultez </w:t>
                  </w:r>
                </w:p>
              </w:tc>
            </w:tr>
            <w:tr w:rsidR="000F6A3C" w:rsidRPr="006145DB" w14:paraId="69468D74" w14:textId="77777777" w:rsidTr="00316CCE">
              <w:trPr>
                <w:trHeight w:val="543"/>
                <w:jc w:val="center"/>
              </w:trPr>
              <w:tc>
                <w:tcPr>
                  <w:tcW w:w="3028" w:type="dxa"/>
                  <w:vMerge/>
                  <w:vAlign w:val="center"/>
                </w:tcPr>
                <w:p w14:paraId="0B57E3C4" w14:textId="77777777" w:rsidR="00F94D39" w:rsidRPr="006145DB" w:rsidRDefault="00F94D39" w:rsidP="005B435E">
                  <w:pPr>
                    <w:jc w:val="both"/>
                    <w:rPr>
                      <w:rFonts w:cs="Arial"/>
                      <w:sz w:val="16"/>
                      <w:szCs w:val="16"/>
                    </w:rPr>
                  </w:pPr>
                </w:p>
              </w:tc>
              <w:tc>
                <w:tcPr>
                  <w:tcW w:w="1701" w:type="dxa"/>
                  <w:vAlign w:val="center"/>
                </w:tcPr>
                <w:p w14:paraId="45C9960B" w14:textId="77777777" w:rsidR="00F94D39" w:rsidRPr="006145DB" w:rsidRDefault="00F94D39" w:rsidP="005B435E">
                  <w:pPr>
                    <w:jc w:val="center"/>
                    <w:rPr>
                      <w:rFonts w:cs="Arial"/>
                      <w:sz w:val="16"/>
                      <w:szCs w:val="16"/>
                    </w:rPr>
                  </w:pPr>
                  <w:r w:rsidRPr="006145DB">
                    <w:rPr>
                      <w:rFonts w:cs="Arial"/>
                      <w:sz w:val="16"/>
                      <w:szCs w:val="16"/>
                      <w:lang w:eastAsia="es-CO"/>
                    </w:rPr>
                    <w:t>Instrumento propio</w:t>
                  </w:r>
                </w:p>
              </w:tc>
              <w:tc>
                <w:tcPr>
                  <w:tcW w:w="1134" w:type="dxa"/>
                  <w:vAlign w:val="center"/>
                </w:tcPr>
                <w:p w14:paraId="618DF48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Vigente</w:t>
                  </w:r>
                </w:p>
              </w:tc>
              <w:tc>
                <w:tcPr>
                  <w:tcW w:w="1338" w:type="dxa"/>
                  <w:vAlign w:val="center"/>
                </w:tcPr>
                <w:p w14:paraId="1DEB5C74"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01534780" w14:textId="77777777" w:rsidTr="00316CCE">
              <w:trPr>
                <w:trHeight w:val="729"/>
                <w:jc w:val="center"/>
              </w:trPr>
              <w:tc>
                <w:tcPr>
                  <w:tcW w:w="3028" w:type="dxa"/>
                  <w:vMerge/>
                  <w:vAlign w:val="center"/>
                </w:tcPr>
                <w:p w14:paraId="52AD87A3" w14:textId="77777777" w:rsidR="00F94D39" w:rsidRPr="006145DB" w:rsidRDefault="00F94D39" w:rsidP="005B435E">
                  <w:pPr>
                    <w:jc w:val="both"/>
                    <w:rPr>
                      <w:rFonts w:cs="Arial"/>
                      <w:sz w:val="16"/>
                      <w:szCs w:val="16"/>
                    </w:rPr>
                  </w:pPr>
                </w:p>
              </w:tc>
              <w:tc>
                <w:tcPr>
                  <w:tcW w:w="1701" w:type="dxa"/>
                  <w:vAlign w:val="center"/>
                </w:tcPr>
                <w:p w14:paraId="663952A7"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4024B3B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338" w:type="dxa"/>
                  <w:vAlign w:val="center"/>
                </w:tcPr>
                <w:p w14:paraId="5B0F9EF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0F6A3C" w:rsidRPr="006145DB" w14:paraId="677410C6" w14:textId="77777777" w:rsidTr="00316CCE">
              <w:trPr>
                <w:trHeight w:val="555"/>
                <w:jc w:val="center"/>
              </w:trPr>
              <w:tc>
                <w:tcPr>
                  <w:tcW w:w="3028" w:type="dxa"/>
                  <w:vMerge/>
                  <w:vAlign w:val="center"/>
                </w:tcPr>
                <w:p w14:paraId="72EAA914" w14:textId="77777777" w:rsidR="00F94D39" w:rsidRPr="006145DB" w:rsidRDefault="00F94D39" w:rsidP="005B435E">
                  <w:pPr>
                    <w:jc w:val="both"/>
                    <w:rPr>
                      <w:rFonts w:cs="Arial"/>
                      <w:sz w:val="16"/>
                      <w:szCs w:val="16"/>
                    </w:rPr>
                  </w:pPr>
                </w:p>
              </w:tc>
              <w:tc>
                <w:tcPr>
                  <w:tcW w:w="1701" w:type="dxa"/>
                  <w:vAlign w:val="center"/>
                </w:tcPr>
                <w:p w14:paraId="2F654B38" w14:textId="77777777" w:rsidR="00F94D39" w:rsidRPr="006145DB" w:rsidRDefault="00F94D39" w:rsidP="005B435E">
                  <w:pPr>
                    <w:jc w:val="center"/>
                    <w:rPr>
                      <w:rFonts w:cs="Arial"/>
                      <w:sz w:val="16"/>
                      <w:szCs w:val="16"/>
                    </w:rPr>
                  </w:pPr>
                  <w:r w:rsidRPr="006145DB">
                    <w:rPr>
                      <w:rFonts w:cs="Arial"/>
                      <w:sz w:val="16"/>
                      <w:szCs w:val="16"/>
                      <w:lang w:eastAsia="es-CO"/>
                    </w:rPr>
                    <w:t>Censo habitantes de calle</w:t>
                  </w:r>
                </w:p>
              </w:tc>
              <w:tc>
                <w:tcPr>
                  <w:tcW w:w="1134" w:type="dxa"/>
                  <w:vAlign w:val="center"/>
                </w:tcPr>
                <w:p w14:paraId="5C03786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338" w:type="dxa"/>
                  <w:vAlign w:val="center"/>
                </w:tcPr>
                <w:p w14:paraId="0C2E4E07"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546FB82F" w14:textId="77777777" w:rsidTr="00316CCE">
              <w:trPr>
                <w:trHeight w:val="527"/>
                <w:jc w:val="center"/>
              </w:trPr>
              <w:tc>
                <w:tcPr>
                  <w:tcW w:w="3028" w:type="dxa"/>
                  <w:vMerge/>
                  <w:vAlign w:val="center"/>
                </w:tcPr>
                <w:p w14:paraId="6AB4588A" w14:textId="77777777" w:rsidR="00F94D39" w:rsidRPr="006145DB" w:rsidRDefault="00F94D39" w:rsidP="005B435E">
                  <w:pPr>
                    <w:jc w:val="both"/>
                    <w:rPr>
                      <w:rFonts w:cs="Arial"/>
                      <w:sz w:val="16"/>
                      <w:szCs w:val="16"/>
                    </w:rPr>
                  </w:pPr>
                </w:p>
              </w:tc>
              <w:tc>
                <w:tcPr>
                  <w:tcW w:w="1701" w:type="dxa"/>
                  <w:vAlign w:val="center"/>
                </w:tcPr>
                <w:p w14:paraId="23B59375" w14:textId="77777777" w:rsidR="00F94D39" w:rsidRPr="006145DB" w:rsidRDefault="00F94D39"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07E6A38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Demanda</w:t>
                  </w:r>
                </w:p>
              </w:tc>
              <w:tc>
                <w:tcPr>
                  <w:tcW w:w="1338" w:type="dxa"/>
                  <w:vAlign w:val="center"/>
                </w:tcPr>
                <w:p w14:paraId="361B67F3" w14:textId="77777777" w:rsidR="00F94D39" w:rsidRPr="006145DB" w:rsidRDefault="00F94D39" w:rsidP="005B435E">
                  <w:pPr>
                    <w:jc w:val="center"/>
                    <w:rPr>
                      <w:rFonts w:cs="Arial"/>
                      <w:sz w:val="16"/>
                      <w:szCs w:val="16"/>
                      <w:lang w:eastAsia="es-CO"/>
                    </w:rPr>
                  </w:pPr>
                  <w:r w:rsidRPr="006145DB">
                    <w:rPr>
                      <w:rFonts w:cs="Arial"/>
                      <w:sz w:val="16"/>
                      <w:szCs w:val="16"/>
                    </w:rPr>
                    <w:t>Subdirección para la Adultez</w:t>
                  </w:r>
                </w:p>
              </w:tc>
            </w:tr>
            <w:tr w:rsidR="000F6A3C" w:rsidRPr="006145DB" w14:paraId="6A179B53" w14:textId="77777777" w:rsidTr="00316CCE">
              <w:trPr>
                <w:trHeight w:val="300"/>
                <w:jc w:val="center"/>
              </w:trPr>
              <w:tc>
                <w:tcPr>
                  <w:tcW w:w="3028" w:type="dxa"/>
                  <w:vAlign w:val="center"/>
                </w:tcPr>
                <w:p w14:paraId="5CF9B3EC"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701" w:type="dxa"/>
                  <w:vAlign w:val="center"/>
                </w:tcPr>
                <w:p w14:paraId="72783E32"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vAlign w:val="center"/>
                </w:tcPr>
                <w:p w14:paraId="09F6FFB9" w14:textId="77777777" w:rsidR="00F94D39" w:rsidRPr="006145DB" w:rsidRDefault="00F94D39" w:rsidP="005B435E">
                  <w:pPr>
                    <w:jc w:val="center"/>
                    <w:rPr>
                      <w:rFonts w:cs="Arial"/>
                      <w:sz w:val="16"/>
                      <w:szCs w:val="16"/>
                    </w:rPr>
                  </w:pPr>
                  <w:r w:rsidRPr="006145DB">
                    <w:rPr>
                      <w:rFonts w:cs="Arial"/>
                      <w:sz w:val="16"/>
                      <w:szCs w:val="16"/>
                    </w:rPr>
                    <w:t>Demanda</w:t>
                  </w:r>
                </w:p>
              </w:tc>
              <w:tc>
                <w:tcPr>
                  <w:tcW w:w="1338" w:type="dxa"/>
                  <w:vAlign w:val="center"/>
                </w:tcPr>
                <w:p w14:paraId="63BD23E9"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0F6A3C" w:rsidRPr="006145DB" w14:paraId="6FD56A09" w14:textId="77777777" w:rsidTr="00316CCE">
              <w:trPr>
                <w:trHeight w:val="432"/>
                <w:jc w:val="center"/>
              </w:trPr>
              <w:tc>
                <w:tcPr>
                  <w:tcW w:w="3028" w:type="dxa"/>
                  <w:vAlign w:val="center"/>
                </w:tcPr>
                <w:p w14:paraId="26AEBEC2"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701" w:type="dxa"/>
                  <w:vAlign w:val="center"/>
                </w:tcPr>
                <w:p w14:paraId="18D8D8C5"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vAlign w:val="center"/>
                </w:tcPr>
                <w:p w14:paraId="5200AB32"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338" w:type="dxa"/>
                  <w:vAlign w:val="center"/>
                </w:tcPr>
                <w:p w14:paraId="7EB48EC0"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0F6A3C" w:rsidRPr="006145DB" w14:paraId="3E478FE1" w14:textId="77777777" w:rsidTr="00316CCE">
              <w:trPr>
                <w:trHeight w:val="574"/>
                <w:jc w:val="center"/>
              </w:trPr>
              <w:tc>
                <w:tcPr>
                  <w:tcW w:w="3028" w:type="dxa"/>
                  <w:vAlign w:val="center"/>
                </w:tcPr>
                <w:p w14:paraId="6951D912"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701" w:type="dxa"/>
                  <w:vAlign w:val="center"/>
                </w:tcPr>
                <w:p w14:paraId="040186D9"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vAlign w:val="center"/>
                </w:tcPr>
                <w:p w14:paraId="499ED73F"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338" w:type="dxa"/>
                  <w:vAlign w:val="center"/>
                </w:tcPr>
                <w:p w14:paraId="6DB4705D"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0F6A3C" w:rsidRPr="006145DB" w14:paraId="4ED2D6D2" w14:textId="77777777" w:rsidTr="00425DB4">
              <w:trPr>
                <w:trHeight w:val="701"/>
                <w:jc w:val="center"/>
              </w:trPr>
              <w:tc>
                <w:tcPr>
                  <w:tcW w:w="3028" w:type="dxa"/>
                  <w:vAlign w:val="center"/>
                </w:tcPr>
                <w:p w14:paraId="5A677A63" w14:textId="77777777" w:rsidR="00F94D39" w:rsidRPr="006145DB" w:rsidRDefault="00F94D39" w:rsidP="005B435E">
                  <w:pPr>
                    <w:jc w:val="both"/>
                    <w:rPr>
                      <w:rFonts w:cs="Arial"/>
                      <w:sz w:val="16"/>
                      <w:szCs w:val="16"/>
                      <w:lang w:eastAsia="es-CO"/>
                    </w:rPr>
                  </w:pPr>
                  <w:r w:rsidRPr="006145DB">
                    <w:rPr>
                      <w:rFonts w:cs="Arial"/>
                      <w:sz w:val="16"/>
                      <w:szCs w:val="16"/>
                      <w:shd w:val="clear" w:color="auto" w:fill="FFFFFF"/>
                    </w:rPr>
                    <w:t xml:space="preserve">Persona que se encuentre registrada en las bases de datos oficiales del Sistema General de Seguridad Social en Salud (SGSS).  </w:t>
                  </w:r>
                </w:p>
              </w:tc>
              <w:tc>
                <w:tcPr>
                  <w:tcW w:w="1701" w:type="dxa"/>
                  <w:vAlign w:val="center"/>
                </w:tcPr>
                <w:p w14:paraId="4ECF0506" w14:textId="77777777" w:rsidR="00F94D39" w:rsidRPr="006145DB" w:rsidRDefault="00F94D39" w:rsidP="005B435E">
                  <w:pPr>
                    <w:jc w:val="center"/>
                    <w:rPr>
                      <w:rFonts w:cs="Arial"/>
                      <w:sz w:val="16"/>
                      <w:szCs w:val="16"/>
                      <w:lang w:eastAsia="es-CO"/>
                    </w:rPr>
                  </w:pPr>
                  <w:r w:rsidRPr="006145DB">
                    <w:rPr>
                      <w:rFonts w:cs="Arial"/>
                      <w:sz w:val="16"/>
                      <w:szCs w:val="16"/>
                      <w:lang w:eastAsia="es-CO"/>
                    </w:rPr>
                    <w:t>Administradora de recursos del sistema general de seguridad social en salud (ADRES).</w:t>
                  </w:r>
                </w:p>
              </w:tc>
              <w:tc>
                <w:tcPr>
                  <w:tcW w:w="1134" w:type="dxa"/>
                  <w:vAlign w:val="center"/>
                </w:tcPr>
                <w:p w14:paraId="6F37D6E9" w14:textId="06C94FBA" w:rsidR="00F94D39" w:rsidRPr="006145DB" w:rsidRDefault="00F94D39" w:rsidP="00425DB4">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338" w:type="dxa"/>
                  <w:vAlign w:val="center"/>
                </w:tcPr>
                <w:p w14:paraId="4C3CAD58" w14:textId="77777777" w:rsidR="00F94D39" w:rsidRPr="006145DB" w:rsidRDefault="00F94D39" w:rsidP="005B435E">
                  <w:pPr>
                    <w:jc w:val="center"/>
                    <w:rPr>
                      <w:rFonts w:cs="Arial"/>
                      <w:bCs/>
                      <w:sz w:val="16"/>
                      <w:szCs w:val="16"/>
                      <w:lang w:eastAsia="es-CO"/>
                    </w:rPr>
                  </w:pPr>
                  <w:r w:rsidRPr="006145DB">
                    <w:rPr>
                      <w:rFonts w:cs="Arial"/>
                      <w:sz w:val="16"/>
                      <w:szCs w:val="16"/>
                    </w:rPr>
                    <w:t>Ministerio de Salud y Protección Social (MSPS)</w:t>
                  </w:r>
                </w:p>
              </w:tc>
            </w:tr>
            <w:tr w:rsidR="000F6A3C" w:rsidRPr="006145DB" w14:paraId="2CF0219D" w14:textId="77777777" w:rsidTr="00316CCE">
              <w:trPr>
                <w:trHeight w:val="1082"/>
                <w:jc w:val="center"/>
              </w:trPr>
              <w:tc>
                <w:tcPr>
                  <w:tcW w:w="3028" w:type="dxa"/>
                  <w:vAlign w:val="center"/>
                </w:tcPr>
                <w:p w14:paraId="09880591" w14:textId="77777777" w:rsidR="00F94D39" w:rsidRPr="006145DB" w:rsidRDefault="00F94D39" w:rsidP="005B435E">
                  <w:pPr>
                    <w:jc w:val="both"/>
                    <w:rPr>
                      <w:rFonts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701" w:type="dxa"/>
                  <w:vAlign w:val="center"/>
                </w:tcPr>
                <w:p w14:paraId="424A45E5" w14:textId="77777777" w:rsidR="00F94D39" w:rsidRPr="006145DB" w:rsidRDefault="00F94D39" w:rsidP="005B435E">
                  <w:pPr>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vAlign w:val="center"/>
                </w:tcPr>
                <w:p w14:paraId="3668413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338" w:type="dxa"/>
                  <w:vAlign w:val="center"/>
                </w:tcPr>
                <w:p w14:paraId="589A27A7" w14:textId="77777777" w:rsidR="00F94D39" w:rsidRPr="006145DB" w:rsidRDefault="00F94D39" w:rsidP="005B435E">
                  <w:pPr>
                    <w:jc w:val="center"/>
                    <w:rPr>
                      <w:rFonts w:cs="Arial"/>
                      <w:sz w:val="16"/>
                      <w:szCs w:val="16"/>
                    </w:rPr>
                  </w:pPr>
                  <w:r w:rsidRPr="006145DB">
                    <w:rPr>
                      <w:rFonts w:cs="Arial"/>
                      <w:sz w:val="16"/>
                      <w:szCs w:val="16"/>
                      <w:lang w:eastAsia="es-CO"/>
                    </w:rPr>
                    <w:t>Ministerio de Justicia y del derecho – Consejo Superior de la Judicatura. </w:t>
                  </w:r>
                </w:p>
              </w:tc>
            </w:tr>
          </w:tbl>
          <w:p w14:paraId="134645C0" w14:textId="77777777" w:rsidR="00F94D39" w:rsidRPr="006145DB" w:rsidRDefault="00F94D39" w:rsidP="005B435E">
            <w:pPr>
              <w:pStyle w:val="Textoindependiente"/>
              <w:spacing w:line="240" w:lineRule="auto"/>
              <w:ind w:right="112"/>
              <w:jc w:val="both"/>
              <w:rPr>
                <w:rFonts w:cs="Arial"/>
                <w:bCs/>
                <w:sz w:val="20"/>
                <w:szCs w:val="20"/>
                <w:lang w:eastAsia="es-CO"/>
              </w:rPr>
            </w:pPr>
          </w:p>
        </w:tc>
      </w:tr>
      <w:tr w:rsidR="00F94D39" w:rsidRPr="006145DB" w14:paraId="5309579E" w14:textId="77777777" w:rsidTr="00F94D39">
        <w:trPr>
          <w:trHeight w:val="5647"/>
          <w:jc w:val="center"/>
        </w:trPr>
        <w:tc>
          <w:tcPr>
            <w:tcW w:w="1940" w:type="dxa"/>
            <w:shd w:val="clear" w:color="auto" w:fill="FFFFFF" w:themeFill="background1"/>
            <w:vAlign w:val="center"/>
          </w:tcPr>
          <w:p w14:paraId="20F170F5"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jc w:val="center"/>
              <w:tblLayout w:type="fixed"/>
              <w:tblLook w:val="04A0" w:firstRow="1" w:lastRow="0" w:firstColumn="1" w:lastColumn="0" w:noHBand="0" w:noVBand="1"/>
            </w:tblPr>
            <w:tblGrid>
              <w:gridCol w:w="2917"/>
              <w:gridCol w:w="1701"/>
              <w:gridCol w:w="1134"/>
              <w:gridCol w:w="1505"/>
            </w:tblGrid>
            <w:tr w:rsidR="00316CCE" w:rsidRPr="006145DB" w14:paraId="0BF6968B" w14:textId="77777777" w:rsidTr="00EB189D">
              <w:trPr>
                <w:trHeight w:val="380"/>
                <w:jc w:val="center"/>
              </w:trPr>
              <w:tc>
                <w:tcPr>
                  <w:tcW w:w="2917" w:type="dxa"/>
                  <w:tcBorders>
                    <w:top w:val="single" w:sz="4" w:space="0" w:color="auto"/>
                    <w:bottom w:val="single" w:sz="4" w:space="0" w:color="auto"/>
                  </w:tcBorders>
                  <w:vAlign w:val="center"/>
                </w:tcPr>
                <w:p w14:paraId="69872FA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 de Egreso</w:t>
                  </w:r>
                </w:p>
              </w:tc>
              <w:tc>
                <w:tcPr>
                  <w:tcW w:w="1701" w:type="dxa"/>
                  <w:tcBorders>
                    <w:top w:val="single" w:sz="4" w:space="0" w:color="auto"/>
                    <w:bottom w:val="single" w:sz="4" w:space="0" w:color="auto"/>
                  </w:tcBorders>
                  <w:vAlign w:val="center"/>
                </w:tcPr>
                <w:p w14:paraId="023D2DC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011358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05" w:type="dxa"/>
                  <w:tcBorders>
                    <w:top w:val="single" w:sz="4" w:space="0" w:color="auto"/>
                    <w:bottom w:val="single" w:sz="4" w:space="0" w:color="auto"/>
                  </w:tcBorders>
                  <w:vAlign w:val="center"/>
                </w:tcPr>
                <w:p w14:paraId="2F3E816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26F6D79E" w14:textId="77777777" w:rsidTr="00EB189D">
              <w:trPr>
                <w:trHeight w:val="243"/>
                <w:jc w:val="center"/>
              </w:trPr>
              <w:tc>
                <w:tcPr>
                  <w:tcW w:w="2917" w:type="dxa"/>
                  <w:tcBorders>
                    <w:top w:val="single" w:sz="4" w:space="0" w:color="auto"/>
                  </w:tcBorders>
                  <w:vAlign w:val="center"/>
                </w:tcPr>
                <w:p w14:paraId="0DFA045D"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701" w:type="dxa"/>
                  <w:tcBorders>
                    <w:top w:val="single" w:sz="4" w:space="0" w:color="auto"/>
                  </w:tcBorders>
                  <w:vAlign w:val="center"/>
                </w:tcPr>
                <w:p w14:paraId="4B8625E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Verificación en campo/ Solicitud ciudadana</w:t>
                  </w:r>
                </w:p>
              </w:tc>
              <w:tc>
                <w:tcPr>
                  <w:tcW w:w="1134" w:type="dxa"/>
                  <w:tcBorders>
                    <w:top w:val="single" w:sz="4" w:space="0" w:color="auto"/>
                  </w:tcBorders>
                  <w:vAlign w:val="center"/>
                </w:tcPr>
                <w:p w14:paraId="74692D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top w:val="single" w:sz="4" w:space="0" w:color="auto"/>
                  </w:tcBorders>
                  <w:vAlign w:val="center"/>
                </w:tcPr>
                <w:p w14:paraId="020C251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316CCE" w:rsidRPr="006145DB" w14:paraId="39434EF8" w14:textId="77777777" w:rsidTr="00EB189D">
              <w:trPr>
                <w:trHeight w:val="765"/>
                <w:jc w:val="center"/>
              </w:trPr>
              <w:tc>
                <w:tcPr>
                  <w:tcW w:w="2917" w:type="dxa"/>
                  <w:vAlign w:val="center"/>
                </w:tcPr>
                <w:p w14:paraId="66BA8517"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Persona con orden de captura vigente o casa por cárcel.</w:t>
                  </w:r>
                </w:p>
              </w:tc>
              <w:tc>
                <w:tcPr>
                  <w:tcW w:w="1701" w:type="dxa"/>
                  <w:vAlign w:val="center"/>
                </w:tcPr>
                <w:p w14:paraId="1C90B92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 </w:t>
                  </w:r>
                </w:p>
              </w:tc>
              <w:tc>
                <w:tcPr>
                  <w:tcW w:w="1134" w:type="dxa"/>
                  <w:vAlign w:val="center"/>
                </w:tcPr>
                <w:p w14:paraId="76542C59" w14:textId="58ECA097" w:rsidR="00F94D39" w:rsidRPr="006145DB" w:rsidRDefault="00F94D39" w:rsidP="005B435E">
                  <w:pPr>
                    <w:tabs>
                      <w:tab w:val="left" w:pos="709"/>
                    </w:tabs>
                    <w:contextualSpacing/>
                    <w:jc w:val="center"/>
                    <w:textAlignment w:val="baseline"/>
                    <w:rPr>
                      <w:rFonts w:cs="Arial"/>
                      <w:bCs/>
                      <w:sz w:val="16"/>
                      <w:szCs w:val="16"/>
                      <w:lang w:eastAsia="es-CO"/>
                    </w:rPr>
                  </w:pPr>
                  <w:r w:rsidRPr="006145DB">
                    <w:rPr>
                      <w:rFonts w:cs="Arial"/>
                      <w:bCs/>
                      <w:sz w:val="16"/>
                      <w:szCs w:val="16"/>
                      <w:lang w:eastAsia="es-CO"/>
                    </w:rPr>
                    <w:t>Consulta individual a demanda</w:t>
                  </w:r>
                </w:p>
              </w:tc>
              <w:tc>
                <w:tcPr>
                  <w:tcW w:w="1505" w:type="dxa"/>
                  <w:vAlign w:val="center"/>
                </w:tcPr>
                <w:p w14:paraId="1636395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 </w:t>
                  </w:r>
                </w:p>
              </w:tc>
            </w:tr>
            <w:tr w:rsidR="00316CCE" w:rsidRPr="006145DB" w14:paraId="43297FA1" w14:textId="77777777" w:rsidTr="00EB189D">
              <w:trPr>
                <w:trHeight w:val="485"/>
                <w:jc w:val="center"/>
              </w:trPr>
              <w:tc>
                <w:tcPr>
                  <w:tcW w:w="2917" w:type="dxa"/>
                  <w:vMerge w:val="restart"/>
                  <w:vAlign w:val="center"/>
                </w:tcPr>
                <w:p w14:paraId="34CA00A5"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Fallecimiento </w:t>
                  </w:r>
                </w:p>
              </w:tc>
              <w:tc>
                <w:tcPr>
                  <w:tcW w:w="1701" w:type="dxa"/>
                  <w:vAlign w:val="center"/>
                </w:tcPr>
                <w:p w14:paraId="448776A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vAlign w:val="center"/>
                </w:tcPr>
                <w:p w14:paraId="1BDF03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559B5570"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16CCE" w:rsidRPr="006145DB" w14:paraId="7F5E45D9" w14:textId="77777777" w:rsidTr="00EB189D">
              <w:trPr>
                <w:trHeight w:val="485"/>
                <w:jc w:val="center"/>
              </w:trPr>
              <w:tc>
                <w:tcPr>
                  <w:tcW w:w="2917" w:type="dxa"/>
                  <w:vMerge/>
                  <w:vAlign w:val="center"/>
                </w:tcPr>
                <w:p w14:paraId="2A122A71" w14:textId="77777777" w:rsidR="00F94D39" w:rsidRPr="006145DB" w:rsidRDefault="00F94D39" w:rsidP="005B435E">
                  <w:pPr>
                    <w:tabs>
                      <w:tab w:val="left" w:pos="709"/>
                    </w:tabs>
                    <w:contextualSpacing/>
                    <w:jc w:val="both"/>
                    <w:rPr>
                      <w:rFonts w:cs="Arial"/>
                      <w:sz w:val="16"/>
                      <w:szCs w:val="16"/>
                      <w:lang w:eastAsia="es-CO"/>
                    </w:rPr>
                  </w:pPr>
                </w:p>
              </w:tc>
              <w:tc>
                <w:tcPr>
                  <w:tcW w:w="1701" w:type="dxa"/>
                  <w:vAlign w:val="center"/>
                </w:tcPr>
                <w:p w14:paraId="15F2FA8F"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vAlign w:val="center"/>
                </w:tcPr>
                <w:p w14:paraId="2582FA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2CD841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316CCE" w:rsidRPr="006145DB" w14:paraId="76899E17" w14:textId="77777777" w:rsidTr="00EB189D">
              <w:trPr>
                <w:trHeight w:val="485"/>
                <w:jc w:val="center"/>
              </w:trPr>
              <w:tc>
                <w:tcPr>
                  <w:tcW w:w="2917" w:type="dxa"/>
                  <w:vMerge/>
                  <w:vAlign w:val="center"/>
                </w:tcPr>
                <w:p w14:paraId="5EAA8865" w14:textId="77777777" w:rsidR="00F94D39" w:rsidRPr="006145DB" w:rsidRDefault="00F94D39" w:rsidP="005B435E">
                  <w:pPr>
                    <w:tabs>
                      <w:tab w:val="left" w:pos="709"/>
                    </w:tabs>
                    <w:contextualSpacing/>
                    <w:jc w:val="both"/>
                    <w:rPr>
                      <w:rFonts w:cs="Arial"/>
                      <w:sz w:val="16"/>
                      <w:szCs w:val="16"/>
                      <w:lang w:eastAsia="es-CO"/>
                    </w:rPr>
                  </w:pPr>
                </w:p>
              </w:tc>
              <w:tc>
                <w:tcPr>
                  <w:tcW w:w="1701" w:type="dxa"/>
                  <w:vAlign w:val="center"/>
                </w:tcPr>
                <w:p w14:paraId="4F3F808E"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vAlign w:val="center"/>
                </w:tcPr>
                <w:p w14:paraId="523396B6"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05" w:type="dxa"/>
                  <w:vAlign w:val="center"/>
                </w:tcPr>
                <w:p w14:paraId="202996C4"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316CCE" w:rsidRPr="006145DB" w14:paraId="4807C68C" w14:textId="77777777" w:rsidTr="00EB189D">
              <w:trPr>
                <w:trHeight w:val="259"/>
                <w:jc w:val="center"/>
              </w:trPr>
              <w:tc>
                <w:tcPr>
                  <w:tcW w:w="2917" w:type="dxa"/>
                  <w:vAlign w:val="center"/>
                </w:tcPr>
                <w:p w14:paraId="1882BDBC" w14:textId="77777777" w:rsidR="00F94D39" w:rsidRPr="006145DB" w:rsidRDefault="00F94D39" w:rsidP="005B435E">
                  <w:pPr>
                    <w:tabs>
                      <w:tab w:val="left" w:pos="709"/>
                    </w:tabs>
                    <w:contextualSpacing/>
                    <w:jc w:val="both"/>
                    <w:rPr>
                      <w:rFonts w:eastAsia="Arial" w:cs="Arial"/>
                      <w:sz w:val="16"/>
                      <w:szCs w:val="16"/>
                    </w:rPr>
                  </w:pPr>
                  <w:r w:rsidRPr="006145DB">
                    <w:rPr>
                      <w:rFonts w:eastAsia="Arial" w:cs="Arial"/>
                      <w:sz w:val="16"/>
                      <w:szCs w:val="16"/>
                    </w:rPr>
                    <w:t>Incurrir en falta gravísima establecida en el acuerdo de corresponsabilidad, una vez surtido el debido proceso.</w:t>
                  </w:r>
                </w:p>
              </w:tc>
              <w:tc>
                <w:tcPr>
                  <w:tcW w:w="1701" w:type="dxa"/>
                  <w:vAlign w:val="center"/>
                </w:tcPr>
                <w:p w14:paraId="6AB5A5F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5ADF32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0D566F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316CCE" w:rsidRPr="006145DB" w14:paraId="59F8FC7C" w14:textId="77777777" w:rsidTr="00EB189D">
              <w:trPr>
                <w:trHeight w:val="259"/>
                <w:jc w:val="center"/>
              </w:trPr>
              <w:tc>
                <w:tcPr>
                  <w:tcW w:w="2917" w:type="dxa"/>
                  <w:vAlign w:val="center"/>
                </w:tcPr>
                <w:p w14:paraId="6D58BC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Traslado a entidades externas. </w:t>
                  </w:r>
                </w:p>
              </w:tc>
              <w:tc>
                <w:tcPr>
                  <w:tcW w:w="1701" w:type="dxa"/>
                  <w:vAlign w:val="center"/>
                </w:tcPr>
                <w:p w14:paraId="003AE9D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F28FFD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12EAEFAA"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5DC2B4E" w14:textId="77777777" w:rsidTr="00EB189D">
              <w:trPr>
                <w:trHeight w:val="300"/>
                <w:jc w:val="center"/>
              </w:trPr>
              <w:tc>
                <w:tcPr>
                  <w:tcW w:w="2917" w:type="dxa"/>
                  <w:tcBorders>
                    <w:bottom w:val="single" w:sz="4" w:space="0" w:color="auto"/>
                  </w:tcBorders>
                  <w:vAlign w:val="center"/>
                </w:tcPr>
                <w:p w14:paraId="3FFB15EF"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p>
              </w:tc>
              <w:tc>
                <w:tcPr>
                  <w:tcW w:w="1701" w:type="dxa"/>
                  <w:tcBorders>
                    <w:bottom w:val="single" w:sz="4" w:space="0" w:color="auto"/>
                  </w:tcBorders>
                  <w:vAlign w:val="center"/>
                </w:tcPr>
                <w:p w14:paraId="1E8559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CC572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single" w:sz="4" w:space="0" w:color="auto"/>
                  </w:tcBorders>
                  <w:vAlign w:val="center"/>
                </w:tcPr>
                <w:p w14:paraId="3DCB933C"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6FC380C" w14:textId="77777777" w:rsidTr="00EB189D">
              <w:trPr>
                <w:trHeight w:val="403"/>
                <w:jc w:val="center"/>
              </w:trPr>
              <w:tc>
                <w:tcPr>
                  <w:tcW w:w="2917" w:type="dxa"/>
                  <w:tcBorders>
                    <w:bottom w:val="single" w:sz="4" w:space="0" w:color="auto"/>
                  </w:tcBorders>
                  <w:vAlign w:val="center"/>
                </w:tcPr>
                <w:p w14:paraId="2A7626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tiempo de atención establecido.</w:t>
                  </w:r>
                </w:p>
              </w:tc>
              <w:tc>
                <w:tcPr>
                  <w:tcW w:w="1701" w:type="dxa"/>
                  <w:tcBorders>
                    <w:bottom w:val="single" w:sz="4" w:space="0" w:color="auto"/>
                  </w:tcBorders>
                  <w:vAlign w:val="center"/>
                </w:tcPr>
                <w:p w14:paraId="11A65A11"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35D9F87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single" w:sz="4" w:space="0" w:color="auto"/>
                  </w:tcBorders>
                  <w:vAlign w:val="center"/>
                </w:tcPr>
                <w:p w14:paraId="061DF99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4FEEE50"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4D7A0567" w14:textId="77777777" w:rsidTr="00B877B5">
        <w:trPr>
          <w:trHeight w:val="955"/>
          <w:jc w:val="center"/>
        </w:trPr>
        <w:tc>
          <w:tcPr>
            <w:tcW w:w="1940" w:type="dxa"/>
            <w:shd w:val="clear" w:color="auto" w:fill="FFFFFF" w:themeFill="background1"/>
            <w:vAlign w:val="center"/>
          </w:tcPr>
          <w:p w14:paraId="28731919"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2904"/>
              <w:gridCol w:w="1699"/>
              <w:gridCol w:w="1134"/>
              <w:gridCol w:w="1515"/>
            </w:tblGrid>
            <w:tr w:rsidR="00316CCE" w:rsidRPr="006145DB" w14:paraId="1ED190E5" w14:textId="77777777" w:rsidTr="00EB189D">
              <w:trPr>
                <w:trHeight w:val="372"/>
              </w:trPr>
              <w:tc>
                <w:tcPr>
                  <w:tcW w:w="2904" w:type="dxa"/>
                  <w:tcBorders>
                    <w:top w:val="nil"/>
                  </w:tcBorders>
                  <w:vAlign w:val="center"/>
                </w:tcPr>
                <w:p w14:paraId="62969F9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699" w:type="dxa"/>
                  <w:tcBorders>
                    <w:top w:val="nil"/>
                  </w:tcBorders>
                  <w:vAlign w:val="center"/>
                </w:tcPr>
                <w:p w14:paraId="4776011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515560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tcPr>
                <w:p w14:paraId="6E932A7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7E1BD21A" w14:textId="77777777" w:rsidTr="00EB189D">
              <w:trPr>
                <w:trHeight w:val="372"/>
              </w:trPr>
              <w:tc>
                <w:tcPr>
                  <w:tcW w:w="2904" w:type="dxa"/>
                  <w:vAlign w:val="center"/>
                </w:tcPr>
                <w:p w14:paraId="68B05D5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699" w:type="dxa"/>
                  <w:vAlign w:val="center"/>
                </w:tcPr>
                <w:p w14:paraId="50FA66C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14641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6F49D275" w14:textId="1B0DAC36"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Secretaria Dist</w:t>
                  </w:r>
                  <w:r w:rsidR="00D65BAD" w:rsidRPr="006145DB">
                    <w:rPr>
                      <w:rFonts w:cs="Arial"/>
                      <w:bCs/>
                      <w:sz w:val="16"/>
                      <w:szCs w:val="16"/>
                      <w:lang w:eastAsia="es-CO"/>
                    </w:rPr>
                    <w:t>rital de Integración Social</w:t>
                  </w:r>
                </w:p>
              </w:tc>
            </w:tr>
            <w:tr w:rsidR="00316CCE" w:rsidRPr="006145DB" w14:paraId="7E9C02E3" w14:textId="77777777" w:rsidTr="00EB189D">
              <w:trPr>
                <w:trHeight w:val="372"/>
              </w:trPr>
              <w:tc>
                <w:tcPr>
                  <w:tcW w:w="2904" w:type="dxa"/>
                  <w:vAlign w:val="center"/>
                </w:tcPr>
                <w:p w14:paraId="0C583C8A"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Prevención del Riesgo de Habitar Calle</w:t>
                  </w:r>
                </w:p>
              </w:tc>
              <w:tc>
                <w:tcPr>
                  <w:tcW w:w="1699" w:type="dxa"/>
                  <w:vAlign w:val="center"/>
                </w:tcPr>
                <w:p w14:paraId="30172EC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046B8947"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2C7E269C" w14:textId="35BC843F"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0370C081" w14:textId="77777777" w:rsidTr="00EB189D">
              <w:trPr>
                <w:trHeight w:val="372"/>
              </w:trPr>
              <w:tc>
                <w:tcPr>
                  <w:tcW w:w="2904" w:type="dxa"/>
                  <w:vAlign w:val="center"/>
                </w:tcPr>
                <w:p w14:paraId="4227C4F6"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699" w:type="dxa"/>
                  <w:vAlign w:val="center"/>
                </w:tcPr>
                <w:p w14:paraId="0ABBED0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66801ED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5C2B47DD" w14:textId="1CB22BDD"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Secretaria Distrital de Integración So</w:t>
                  </w:r>
                  <w:r w:rsidR="00D65BAD" w:rsidRPr="006145DB">
                    <w:rPr>
                      <w:rFonts w:cs="Arial"/>
                      <w:bCs/>
                      <w:sz w:val="16"/>
                      <w:szCs w:val="16"/>
                      <w:lang w:eastAsia="es-CO"/>
                    </w:rPr>
                    <w:t>cial</w:t>
                  </w:r>
                </w:p>
              </w:tc>
            </w:tr>
            <w:tr w:rsidR="00316CCE" w:rsidRPr="006145DB" w14:paraId="35D0F3E8" w14:textId="77777777" w:rsidTr="00EB189D">
              <w:trPr>
                <w:trHeight w:val="372"/>
              </w:trPr>
              <w:tc>
                <w:tcPr>
                  <w:tcW w:w="2904" w:type="dxa"/>
                  <w:vAlign w:val="center"/>
                </w:tcPr>
                <w:p w14:paraId="1795D8D3"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Servicio</w:t>
                  </w:r>
                  <w:r w:rsidRPr="006145DB">
                    <w:rPr>
                      <w:rFonts w:cs="Arial"/>
                      <w:sz w:val="16"/>
                      <w:szCs w:val="16"/>
                    </w:rPr>
                    <w:t xml:space="preserve"> Alta Dependencia Física, Mental o Cognitiva para Población Habitante de Calle</w:t>
                  </w:r>
                </w:p>
              </w:tc>
              <w:tc>
                <w:tcPr>
                  <w:tcW w:w="1699" w:type="dxa"/>
                  <w:vAlign w:val="center"/>
                </w:tcPr>
                <w:p w14:paraId="6AABE6D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5FC3142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vAlign w:val="center"/>
                </w:tcPr>
                <w:p w14:paraId="59E809E8" w14:textId="718B5713"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2E1587BF" w14:textId="77777777" w:rsidTr="00EB189D">
              <w:trPr>
                <w:trHeight w:val="231"/>
              </w:trPr>
              <w:tc>
                <w:tcPr>
                  <w:tcW w:w="2904" w:type="dxa"/>
                  <w:vAlign w:val="center"/>
                </w:tcPr>
                <w:p w14:paraId="2C29D0F7" w14:textId="77777777" w:rsidR="00F94D39" w:rsidRPr="006145DB" w:rsidRDefault="00F94D39"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w:t>
                  </w:r>
                </w:p>
              </w:tc>
              <w:tc>
                <w:tcPr>
                  <w:tcW w:w="1699" w:type="dxa"/>
                  <w:vAlign w:val="center"/>
                </w:tcPr>
                <w:p w14:paraId="5B426A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1E0510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vAlign w:val="center"/>
                </w:tcPr>
                <w:p w14:paraId="435BA6A9" w14:textId="361B9F0B"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073FA0CD" w14:textId="77777777" w:rsidTr="00EB189D">
              <w:trPr>
                <w:trHeight w:val="231"/>
              </w:trPr>
              <w:tc>
                <w:tcPr>
                  <w:tcW w:w="2904" w:type="dxa"/>
                  <w:tcBorders>
                    <w:bottom w:val="single" w:sz="4" w:space="0" w:color="auto"/>
                  </w:tcBorders>
                  <w:vAlign w:val="center"/>
                </w:tcPr>
                <w:p w14:paraId="0B0588E0"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sz w:val="16"/>
                      <w:szCs w:val="16"/>
                      <w:lang w:eastAsia="es-CO"/>
                    </w:rPr>
                    <w:t>Servicio Comunidad de Cuidado</w:t>
                  </w:r>
                </w:p>
              </w:tc>
              <w:tc>
                <w:tcPr>
                  <w:tcW w:w="1699" w:type="dxa"/>
                  <w:tcBorders>
                    <w:bottom w:val="single" w:sz="4" w:space="0" w:color="auto"/>
                  </w:tcBorders>
                  <w:vAlign w:val="center"/>
                </w:tcPr>
                <w:p w14:paraId="6E60AE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E1BD5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tcPr>
                <w:p w14:paraId="5CDF8D61" w14:textId="156C93CA"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44A37A7F" w14:textId="77777777" w:rsidTr="00EB189D">
              <w:trPr>
                <w:trHeight w:val="231"/>
              </w:trPr>
              <w:tc>
                <w:tcPr>
                  <w:tcW w:w="2904" w:type="dxa"/>
                  <w:tcBorders>
                    <w:bottom w:val="nil"/>
                  </w:tcBorders>
                  <w:vAlign w:val="center"/>
                </w:tcPr>
                <w:p w14:paraId="2F0894C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Persona pensionada por vejez, invalidez o sobrevivencia</w:t>
                  </w:r>
                </w:p>
              </w:tc>
              <w:tc>
                <w:tcPr>
                  <w:tcW w:w="1699" w:type="dxa"/>
                  <w:tcBorders>
                    <w:bottom w:val="nil"/>
                  </w:tcBorders>
                  <w:vAlign w:val="center"/>
                </w:tcPr>
                <w:p w14:paraId="7740EBB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Único de Afiliados (RUAF).</w:t>
                  </w:r>
                </w:p>
              </w:tc>
              <w:tc>
                <w:tcPr>
                  <w:tcW w:w="1134" w:type="dxa"/>
                  <w:tcBorders>
                    <w:bottom w:val="nil"/>
                  </w:tcBorders>
                  <w:vAlign w:val="center"/>
                </w:tcPr>
                <w:p w14:paraId="109EA4C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nil"/>
                  </w:tcBorders>
                  <w:vAlign w:val="center"/>
                </w:tcPr>
                <w:p w14:paraId="3123C759" w14:textId="05AA86B5"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w:t>
                  </w:r>
                  <w:r w:rsidR="00D65BAD" w:rsidRPr="006145DB">
                    <w:rPr>
                      <w:rFonts w:cs="Arial"/>
                      <w:bCs/>
                      <w:sz w:val="16"/>
                      <w:szCs w:val="16"/>
                      <w:lang w:eastAsia="es-CO"/>
                    </w:rPr>
                    <w:t>io de Salud y Protección Social</w:t>
                  </w:r>
                </w:p>
              </w:tc>
            </w:tr>
          </w:tbl>
          <w:p w14:paraId="4E9F39D2" w14:textId="77777777" w:rsidR="00F94D39" w:rsidRPr="006145DB" w:rsidRDefault="00F94D39" w:rsidP="005B435E">
            <w:pPr>
              <w:tabs>
                <w:tab w:val="left" w:pos="709"/>
              </w:tabs>
              <w:spacing w:line="240" w:lineRule="auto"/>
              <w:contextualSpacing/>
              <w:jc w:val="both"/>
              <w:rPr>
                <w:rFonts w:eastAsia="Calibri" w:cs="Arial"/>
                <w:bCs/>
                <w:sz w:val="20"/>
                <w:szCs w:val="20"/>
                <w:lang w:eastAsia="es-CO"/>
              </w:rPr>
            </w:pPr>
          </w:p>
        </w:tc>
      </w:tr>
      <w:tr w:rsidR="00F94D39" w:rsidRPr="006145DB" w14:paraId="257532A1" w14:textId="77777777" w:rsidTr="00D65BAD">
        <w:trPr>
          <w:trHeight w:val="6412"/>
          <w:jc w:val="center"/>
        </w:trPr>
        <w:tc>
          <w:tcPr>
            <w:tcW w:w="1940" w:type="dxa"/>
            <w:shd w:val="clear" w:color="auto" w:fill="FFFFFF" w:themeFill="background1"/>
            <w:vAlign w:val="center"/>
          </w:tcPr>
          <w:p w14:paraId="5D2E31A2" w14:textId="1C365C6A" w:rsidR="00F94D39" w:rsidRPr="006145DB" w:rsidRDefault="00C24981"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4F78F295" w14:textId="72B449A6"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El servicio se implementa en un centro de atención a través de la intervención de un equipo interdisciplinario, de domingo a domingo en jornada continua, a través de las siguientes líneas de atención: </w:t>
            </w:r>
          </w:p>
          <w:p w14:paraId="66F99F58" w14:textId="77777777" w:rsidR="00CB477F" w:rsidRPr="006145DB" w:rsidRDefault="00CB477F" w:rsidP="005B435E">
            <w:pPr>
              <w:pStyle w:val="Textoindependiente"/>
              <w:spacing w:after="0" w:line="240" w:lineRule="auto"/>
              <w:jc w:val="both"/>
              <w:rPr>
                <w:rFonts w:cs="Arial"/>
                <w:sz w:val="20"/>
                <w:szCs w:val="20"/>
              </w:rPr>
            </w:pPr>
          </w:p>
          <w:p w14:paraId="6CCEC7B4" w14:textId="097A5267"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1. Promoción e implementación de pautas de autocuidado, esenciales para la mitigación de impactos negativos en la salud de </w:t>
            </w:r>
            <w:r w:rsidRPr="006145DB">
              <w:rPr>
                <w:rFonts w:cs="Arial"/>
                <w:sz w:val="20"/>
                <w:szCs w:val="20"/>
                <w:lang w:eastAsia="es-CO"/>
              </w:rPr>
              <w:t>la persona mayor de dieciocho (18) años o más, habitante de calle o en alto riesgo de estarlo.</w:t>
            </w:r>
            <w:r w:rsidRPr="006145DB" w:rsidDel="00C93E13">
              <w:rPr>
                <w:rFonts w:cs="Arial"/>
                <w:sz w:val="20"/>
                <w:szCs w:val="20"/>
              </w:rPr>
              <w:t xml:space="preserve"> </w:t>
            </w:r>
          </w:p>
          <w:p w14:paraId="53D046FD"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Mantener las Actividades de la Vida Diaria (higiene, vestido, alimentación y desplazamiento – AVD).</w:t>
            </w:r>
          </w:p>
          <w:p w14:paraId="784048D3"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adherencia a los tratamientos en salud.</w:t>
            </w:r>
          </w:p>
          <w:p w14:paraId="5536BC97"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el mantenimiento y cuidado de la salud.</w:t>
            </w:r>
          </w:p>
          <w:p w14:paraId="4F62728B" w14:textId="153BAAAB"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Orientar procesos de corresponsabilidad en salud.</w:t>
            </w:r>
          </w:p>
          <w:p w14:paraId="390F657C" w14:textId="77777777" w:rsidR="00F94D39" w:rsidRPr="006145DB" w:rsidRDefault="00F94D39" w:rsidP="005B435E">
            <w:pPr>
              <w:pStyle w:val="Textoindependiente"/>
              <w:spacing w:after="0" w:line="240" w:lineRule="auto"/>
              <w:ind w:left="360"/>
              <w:contextualSpacing/>
              <w:jc w:val="both"/>
              <w:rPr>
                <w:rFonts w:cs="Arial"/>
                <w:sz w:val="20"/>
                <w:szCs w:val="20"/>
              </w:rPr>
            </w:pPr>
          </w:p>
          <w:p w14:paraId="07742359" w14:textId="1EB5165F" w:rsidR="00F94D39" w:rsidRPr="006145DB" w:rsidRDefault="00F94D39" w:rsidP="005B435E">
            <w:pPr>
              <w:pStyle w:val="Textoindependiente"/>
              <w:spacing w:line="240" w:lineRule="auto"/>
              <w:jc w:val="both"/>
              <w:rPr>
                <w:rFonts w:cs="Arial"/>
                <w:sz w:val="20"/>
                <w:szCs w:val="20"/>
              </w:rPr>
            </w:pPr>
            <w:r w:rsidRPr="006145DB">
              <w:rPr>
                <w:rFonts w:cs="Arial"/>
                <w:sz w:val="20"/>
                <w:szCs w:val="20"/>
              </w:rPr>
              <w:t xml:space="preserve">2. Fortalecimiento de redes de apoyo, que faciliten la inclusión social efectiva. </w:t>
            </w:r>
          </w:p>
          <w:p w14:paraId="0D7CC24F"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Identificación de redes familiares, institucionales y/o comunitarias.</w:t>
            </w:r>
          </w:p>
          <w:p w14:paraId="0637144A"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Fortalecimiento de redes.</w:t>
            </w:r>
          </w:p>
          <w:p w14:paraId="0A120838"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Socialización y fortalecimiento en la activación de las rutas según necesidades individuales.</w:t>
            </w:r>
          </w:p>
          <w:p w14:paraId="70D1FBB2"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Mantenimiento de capacidades y aprovechamiento de oportunidades con el apoyo del equipo profesional, que les permita retomar su proyecto de vida.</w:t>
            </w:r>
          </w:p>
          <w:p w14:paraId="42B1D413" w14:textId="77777777" w:rsidR="00F94D39" w:rsidRPr="006145DB" w:rsidRDefault="00F94D39" w:rsidP="005B435E">
            <w:pPr>
              <w:pStyle w:val="Textoindependiente"/>
              <w:spacing w:after="0" w:line="240" w:lineRule="auto"/>
              <w:jc w:val="both"/>
              <w:rPr>
                <w:rFonts w:cs="Arial"/>
                <w:sz w:val="20"/>
                <w:szCs w:val="20"/>
              </w:rPr>
            </w:pPr>
          </w:p>
          <w:p w14:paraId="16D6EF6C" w14:textId="2F03A4FE"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130D090B" w14:textId="77777777" w:rsidR="00D65BAD" w:rsidRPr="006145DB" w:rsidRDefault="00D65BAD" w:rsidP="00D65BAD">
            <w:pPr>
              <w:pStyle w:val="Textoindependiente"/>
              <w:spacing w:after="0" w:line="240" w:lineRule="auto"/>
              <w:jc w:val="both"/>
              <w:rPr>
                <w:rFonts w:cs="Arial"/>
                <w:sz w:val="20"/>
                <w:szCs w:val="20"/>
              </w:rPr>
            </w:pPr>
          </w:p>
          <w:p w14:paraId="2FB3F2C5" w14:textId="63604DF0"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En caso de interrupción parcial o total en la prestación del Servicio de Atención Sociosanitaria para personas habitantes de calle y en alto riesgo de estarlo se implementará el plan operativo de continuidad correspondiente.</w:t>
            </w:r>
          </w:p>
        </w:tc>
      </w:tr>
      <w:tr w:rsidR="00F94D39" w:rsidRPr="006145DB" w14:paraId="31CE8882" w14:textId="77777777" w:rsidTr="00B877B5">
        <w:trPr>
          <w:trHeight w:val="983"/>
          <w:jc w:val="center"/>
        </w:trPr>
        <w:tc>
          <w:tcPr>
            <w:tcW w:w="1940" w:type="dxa"/>
            <w:shd w:val="clear" w:color="auto" w:fill="FFFFFF" w:themeFill="background1"/>
            <w:vAlign w:val="center"/>
          </w:tcPr>
          <w:p w14:paraId="1C2413C5" w14:textId="77777777" w:rsidR="00F94D39" w:rsidRPr="006145DB" w:rsidRDefault="00F94D39"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28E9ACFE" w14:textId="39DD6948" w:rsidR="00F94D39" w:rsidRPr="006145DB" w:rsidRDefault="00F94D39" w:rsidP="00D65BAD">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  </w:t>
            </w:r>
          </w:p>
          <w:p w14:paraId="57436B98" w14:textId="77777777" w:rsidR="00D65BAD" w:rsidRPr="006145DB" w:rsidRDefault="00D65BAD" w:rsidP="00D65BAD">
            <w:pPr>
              <w:pStyle w:val="Ttulo1"/>
              <w:rPr>
                <w:sz w:val="20"/>
                <w:szCs w:val="20"/>
                <w:lang w:eastAsia="es-CO"/>
              </w:rPr>
            </w:pPr>
          </w:p>
          <w:p w14:paraId="279E546E" w14:textId="77777777" w:rsidR="00F94D39" w:rsidRPr="006145DB" w:rsidRDefault="00F94D39">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0019D6BB" w14:textId="77777777" w:rsidR="00F94D39" w:rsidRPr="006145DB" w:rsidRDefault="00F94D39">
            <w:pPr>
              <w:numPr>
                <w:ilvl w:val="0"/>
                <w:numId w:val="21"/>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A4F8472"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Nutrición. </w:t>
            </w:r>
          </w:p>
          <w:p w14:paraId="5798F250"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Salubridad. </w:t>
            </w:r>
          </w:p>
          <w:p w14:paraId="2194DA14"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667F0422"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Gestión Administrativa.  </w:t>
            </w:r>
          </w:p>
        </w:tc>
      </w:tr>
    </w:tbl>
    <w:p w14:paraId="49454E9E" w14:textId="77777777" w:rsidR="006C7D16" w:rsidRPr="006145DB" w:rsidRDefault="006C7D16" w:rsidP="005B435E">
      <w:pPr>
        <w:spacing w:after="0" w:line="240" w:lineRule="auto"/>
        <w:rPr>
          <w:rFonts w:cs="Arial"/>
          <w:lang w:val="es-CO"/>
        </w:rPr>
      </w:pPr>
    </w:p>
    <w:p w14:paraId="0125DBE2" w14:textId="1115A44D" w:rsidR="00DF264C" w:rsidRPr="006145DB" w:rsidRDefault="007145C7">
      <w:pPr>
        <w:pStyle w:val="Ttulo1"/>
        <w:numPr>
          <w:ilvl w:val="2"/>
          <w:numId w:val="70"/>
        </w:numPr>
        <w:ind w:left="567" w:hanging="579"/>
        <w:jc w:val="center"/>
        <w:rPr>
          <w:lang w:val="es-CO"/>
        </w:rPr>
      </w:pPr>
      <w:r w:rsidRPr="006145DB">
        <w:rPr>
          <w:lang w:val="es-CO"/>
        </w:rPr>
        <w:t xml:space="preserve"> </w:t>
      </w:r>
      <w:bookmarkStart w:id="162" w:name="_Toc210213195"/>
      <w:bookmarkStart w:id="163" w:name="_Toc213273469"/>
      <w:bookmarkStart w:id="164" w:name="_Toc213276096"/>
      <w:bookmarkStart w:id="165" w:name="_Toc216902429"/>
      <w:r w:rsidR="00773707" w:rsidRPr="006145DB">
        <w:rPr>
          <w:lang w:val="es-CO"/>
        </w:rPr>
        <w:t xml:space="preserve">Servicio </w:t>
      </w:r>
      <w:r w:rsidR="00ED5EB6" w:rsidRPr="006145DB">
        <w:rPr>
          <w:lang w:val="es-CO"/>
        </w:rPr>
        <w:t>C</w:t>
      </w:r>
      <w:r w:rsidR="00D65F03" w:rsidRPr="006145DB">
        <w:rPr>
          <w:lang w:val="es-CO"/>
        </w:rPr>
        <w:t xml:space="preserve">omunidad de </w:t>
      </w:r>
      <w:r w:rsidR="00D65BAD" w:rsidRPr="006145DB">
        <w:rPr>
          <w:lang w:val="es-CO"/>
        </w:rPr>
        <w:t>vida para población habitante de calle</w:t>
      </w:r>
      <w:bookmarkEnd w:id="162"/>
      <w:bookmarkEnd w:id="163"/>
      <w:bookmarkEnd w:id="164"/>
      <w:bookmarkEnd w:id="165"/>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7455"/>
      </w:tblGrid>
      <w:tr w:rsidR="0021182C" w:rsidRPr="006145DB" w14:paraId="27FFA2AB" w14:textId="77777777" w:rsidTr="009F0BEA">
        <w:trPr>
          <w:trHeight w:val="416"/>
          <w:jc w:val="center"/>
        </w:trPr>
        <w:tc>
          <w:tcPr>
            <w:tcW w:w="2038" w:type="dxa"/>
            <w:vAlign w:val="center"/>
          </w:tcPr>
          <w:p w14:paraId="2467C1B9"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B7F918D" w14:textId="72B25147" w:rsidR="006C7D16" w:rsidRPr="006145DB" w:rsidRDefault="006C7D16" w:rsidP="005B435E">
            <w:pPr>
              <w:spacing w:after="0" w:line="240" w:lineRule="auto"/>
              <w:textAlignment w:val="baseline"/>
              <w:rPr>
                <w:rFonts w:cs="Arial"/>
                <w:sz w:val="20"/>
                <w:szCs w:val="20"/>
                <w:lang w:eastAsia="es-CO"/>
              </w:rPr>
            </w:pPr>
            <w:r w:rsidRPr="006145DB">
              <w:rPr>
                <w:rFonts w:cs="Arial"/>
                <w:sz w:val="20"/>
                <w:szCs w:val="20"/>
                <w:lang w:eastAsia="es-CO"/>
              </w:rPr>
              <w:t xml:space="preserve">Comunidad de </w:t>
            </w:r>
            <w:r w:rsidR="00D65BAD" w:rsidRPr="006145DB">
              <w:rPr>
                <w:rFonts w:cs="Arial"/>
                <w:sz w:val="20"/>
                <w:szCs w:val="20"/>
                <w:lang w:eastAsia="es-CO"/>
              </w:rPr>
              <w:t>vida para población habitante de calle</w:t>
            </w:r>
          </w:p>
        </w:tc>
      </w:tr>
      <w:tr w:rsidR="0021182C" w:rsidRPr="006145DB" w14:paraId="31317551" w14:textId="77777777" w:rsidTr="009F0BEA">
        <w:trPr>
          <w:trHeight w:val="585"/>
          <w:jc w:val="center"/>
        </w:trPr>
        <w:tc>
          <w:tcPr>
            <w:tcW w:w="2038" w:type="dxa"/>
            <w:vAlign w:val="center"/>
          </w:tcPr>
          <w:p w14:paraId="151048CC"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vAlign w:val="center"/>
          </w:tcPr>
          <w:p w14:paraId="2CC5894F" w14:textId="77777777" w:rsidR="006C7D16" w:rsidRPr="006145DB" w:rsidRDefault="006C7D16" w:rsidP="005B435E">
            <w:pPr>
              <w:pStyle w:val="Textoindependiente"/>
              <w:spacing w:after="0" w:line="240" w:lineRule="auto"/>
              <w:jc w:val="both"/>
              <w:rPr>
                <w:rFonts w:cs="Arial"/>
                <w:sz w:val="20"/>
                <w:szCs w:val="20"/>
              </w:rPr>
            </w:pPr>
            <w:r w:rsidRPr="006145DB">
              <w:rPr>
                <w:rFonts w:eastAsia="Arial" w:cs="Arial"/>
                <w:sz w:val="20"/>
                <w:szCs w:val="20"/>
              </w:rPr>
              <w:t>Promover la dignificación y la inclusión social de las ciudadanas y ciudadanos habitantes de calle de 29 años o más, a través de procesos de desarrollo personal, la promoción de la inclusión socio-ocupacional y el fortalecimiento de redes de apoyo, para favorecer la superación de la habitabilidad en calle como forma extrema de exclusión.</w:t>
            </w:r>
          </w:p>
        </w:tc>
      </w:tr>
      <w:tr w:rsidR="0021182C" w:rsidRPr="006145DB" w14:paraId="3ED166B0" w14:textId="77777777" w:rsidTr="009F0BEA">
        <w:trPr>
          <w:trHeight w:val="558"/>
          <w:jc w:val="center"/>
        </w:trPr>
        <w:tc>
          <w:tcPr>
            <w:tcW w:w="2038" w:type="dxa"/>
            <w:vAlign w:val="center"/>
          </w:tcPr>
          <w:p w14:paraId="516E6131"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12937A8E" w14:textId="1A46BE52" w:rsidR="006C7D16" w:rsidRPr="006145DB" w:rsidRDefault="006C7D16" w:rsidP="005B435E">
            <w:pPr>
              <w:pStyle w:val="Textoindependiente"/>
              <w:spacing w:after="0" w:line="240" w:lineRule="auto"/>
              <w:jc w:val="both"/>
              <w:rPr>
                <w:rFonts w:cs="Arial"/>
                <w:sz w:val="20"/>
                <w:szCs w:val="20"/>
              </w:rPr>
            </w:pPr>
            <w:r w:rsidRPr="006145DB">
              <w:rPr>
                <w:rFonts w:cs="Arial"/>
                <w:sz w:val="20"/>
                <w:szCs w:val="20"/>
              </w:rPr>
              <w:t>Servicio de larga permanencia en medio institucionalizado que promueve la deshabituación y superación de la vida en calle, mediante el acompañamiento interdisciplinar en procesos de desarrollo personal para el fortalecimiento de las capacidades individuales y colectivas, la movilización de redes de apoyo familiares, institucionales y comunitarias.</w:t>
            </w:r>
          </w:p>
        </w:tc>
      </w:tr>
      <w:tr w:rsidR="0021182C" w:rsidRPr="006145DB" w14:paraId="241577F6" w14:textId="77777777" w:rsidTr="009F0BEA">
        <w:trPr>
          <w:trHeight w:val="20"/>
          <w:jc w:val="center"/>
        </w:trPr>
        <w:tc>
          <w:tcPr>
            <w:tcW w:w="2038" w:type="dxa"/>
            <w:vAlign w:val="center"/>
          </w:tcPr>
          <w:p w14:paraId="025D4442"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vAlign w:val="center"/>
          </w:tcPr>
          <w:p w14:paraId="4F10550B"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09B6243"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21182C" w:rsidRPr="006145DB" w14:paraId="6B58A1AB" w14:textId="77777777" w:rsidTr="009F0BEA">
        <w:trPr>
          <w:trHeight w:val="612"/>
          <w:jc w:val="center"/>
        </w:trPr>
        <w:tc>
          <w:tcPr>
            <w:tcW w:w="2038" w:type="dxa"/>
            <w:vAlign w:val="center"/>
          </w:tcPr>
          <w:p w14:paraId="66A7E71D"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25A4011" w14:textId="77777777" w:rsidR="006C7D16" w:rsidRPr="006145DB" w:rsidRDefault="006C7D16" w:rsidP="005B435E">
            <w:pPr>
              <w:spacing w:after="0" w:line="240" w:lineRule="auto"/>
              <w:jc w:val="both"/>
              <w:rPr>
                <w:rFonts w:cs="Arial"/>
                <w:sz w:val="20"/>
                <w:szCs w:val="20"/>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desee realizar un proceso de desarrollo personal.</w:t>
            </w:r>
          </w:p>
        </w:tc>
      </w:tr>
      <w:tr w:rsidR="0021182C" w:rsidRPr="006145DB" w14:paraId="548E8610" w14:textId="77777777" w:rsidTr="009F0BEA">
        <w:trPr>
          <w:trHeight w:val="728"/>
          <w:jc w:val="center"/>
        </w:trPr>
        <w:tc>
          <w:tcPr>
            <w:tcW w:w="2038" w:type="dxa"/>
            <w:vAlign w:val="center"/>
          </w:tcPr>
          <w:p w14:paraId="423F00A0"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418"/>
              <w:gridCol w:w="1134"/>
              <w:gridCol w:w="1691"/>
            </w:tblGrid>
            <w:tr w:rsidR="00C977E1" w:rsidRPr="006145DB" w14:paraId="19CBF187" w14:textId="77777777" w:rsidTr="00096938">
              <w:trPr>
                <w:trHeight w:val="164"/>
              </w:trPr>
              <w:tc>
                <w:tcPr>
                  <w:tcW w:w="2958" w:type="dxa"/>
                  <w:tcBorders>
                    <w:top w:val="nil"/>
                    <w:left w:val="nil"/>
                    <w:right w:val="nil"/>
                  </w:tcBorders>
                  <w:vAlign w:val="center"/>
                </w:tcPr>
                <w:p w14:paraId="6D85E154" w14:textId="77777777" w:rsidR="00C977E1" w:rsidRPr="006145DB" w:rsidRDefault="00C977E1" w:rsidP="005B435E">
                  <w:pPr>
                    <w:tabs>
                      <w:tab w:val="left" w:pos="709"/>
                    </w:tabs>
                    <w:contextualSpacing/>
                    <w:jc w:val="center"/>
                    <w:rPr>
                      <w:rFonts w:cs="Arial"/>
                      <w:sz w:val="16"/>
                      <w:szCs w:val="16"/>
                      <w:lang w:eastAsia="es-CO"/>
                    </w:rPr>
                  </w:pPr>
                </w:p>
              </w:tc>
              <w:tc>
                <w:tcPr>
                  <w:tcW w:w="1418" w:type="dxa"/>
                  <w:tcBorders>
                    <w:top w:val="nil"/>
                    <w:left w:val="nil"/>
                    <w:right w:val="nil"/>
                  </w:tcBorders>
                  <w:vAlign w:val="center"/>
                </w:tcPr>
                <w:p w14:paraId="44224B53" w14:textId="77777777" w:rsidR="00C977E1" w:rsidRPr="006145DB" w:rsidRDefault="00C977E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72B09A12" w14:textId="77777777" w:rsidR="00C977E1" w:rsidRPr="006145DB" w:rsidRDefault="00C977E1"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7C13AC75" w14:textId="77777777" w:rsidR="00C977E1" w:rsidRPr="006145DB" w:rsidRDefault="00C977E1" w:rsidP="005B435E">
                  <w:pPr>
                    <w:tabs>
                      <w:tab w:val="left" w:pos="709"/>
                    </w:tabs>
                    <w:contextualSpacing/>
                    <w:jc w:val="center"/>
                    <w:rPr>
                      <w:rFonts w:cs="Arial"/>
                      <w:sz w:val="16"/>
                      <w:szCs w:val="16"/>
                      <w:lang w:eastAsia="es-CO"/>
                    </w:rPr>
                  </w:pPr>
                </w:p>
              </w:tc>
            </w:tr>
            <w:tr w:rsidR="0021182C" w:rsidRPr="006145DB" w14:paraId="3BC1D58D" w14:textId="77777777" w:rsidTr="00096938">
              <w:trPr>
                <w:trHeight w:val="372"/>
              </w:trPr>
              <w:tc>
                <w:tcPr>
                  <w:tcW w:w="2958" w:type="dxa"/>
                  <w:tcBorders>
                    <w:top w:val="nil"/>
                  </w:tcBorders>
                  <w:vAlign w:val="center"/>
                </w:tcPr>
                <w:p w14:paraId="0607DC5C"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tcBorders>
                    <w:top w:val="nil"/>
                  </w:tcBorders>
                  <w:vAlign w:val="center"/>
                </w:tcPr>
                <w:p w14:paraId="769D6DE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08EA89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1" w:type="dxa"/>
                  <w:tcBorders>
                    <w:top w:val="nil"/>
                  </w:tcBorders>
                  <w:vAlign w:val="center"/>
                </w:tcPr>
                <w:p w14:paraId="4BE56E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E6F2495" w14:textId="77777777" w:rsidTr="00096938">
              <w:trPr>
                <w:trHeight w:val="221"/>
              </w:trPr>
              <w:tc>
                <w:tcPr>
                  <w:tcW w:w="2958" w:type="dxa"/>
                  <w:vMerge w:val="restart"/>
                  <w:vAlign w:val="center"/>
                </w:tcPr>
                <w:p w14:paraId="162A4416"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16"/>
                      <w:lang w:eastAsia="es-CO"/>
                    </w:rPr>
                    <w:t>Categoría de Población Objetivo</w:t>
                  </w:r>
                </w:p>
                <w:p w14:paraId="6E82CCD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418" w:type="dxa"/>
                  <w:vAlign w:val="center"/>
                </w:tcPr>
                <w:p w14:paraId="2AFA486D"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04E9918E" w14:textId="6ED96C27" w:rsidR="006C7D16" w:rsidRPr="006145DB" w:rsidRDefault="006C7D16"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691" w:type="dxa"/>
                  <w:vAlign w:val="center"/>
                </w:tcPr>
                <w:p w14:paraId="0F81B7A6"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21182C" w:rsidRPr="006145DB" w14:paraId="1C81E224" w14:textId="77777777" w:rsidTr="00096938">
              <w:trPr>
                <w:trHeight w:val="231"/>
              </w:trPr>
              <w:tc>
                <w:tcPr>
                  <w:tcW w:w="2958" w:type="dxa"/>
                  <w:vMerge/>
                  <w:vAlign w:val="center"/>
                </w:tcPr>
                <w:p w14:paraId="08DB5AB3" w14:textId="77777777" w:rsidR="006C7D16" w:rsidRPr="006145DB" w:rsidRDefault="006C7D16" w:rsidP="005B435E">
                  <w:pPr>
                    <w:tabs>
                      <w:tab w:val="left" w:pos="709"/>
                    </w:tabs>
                    <w:ind w:left="18"/>
                    <w:contextualSpacing/>
                    <w:jc w:val="both"/>
                    <w:rPr>
                      <w:rFonts w:cs="Arial"/>
                      <w:bCs/>
                      <w:sz w:val="20"/>
                      <w:szCs w:val="20"/>
                      <w:lang w:eastAsia="es-CO"/>
                    </w:rPr>
                  </w:pPr>
                </w:p>
              </w:tc>
              <w:tc>
                <w:tcPr>
                  <w:tcW w:w="1418" w:type="dxa"/>
                  <w:vAlign w:val="center"/>
                </w:tcPr>
                <w:p w14:paraId="62332E2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607ED06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691" w:type="dxa"/>
                  <w:vAlign w:val="center"/>
                </w:tcPr>
                <w:p w14:paraId="7C0D12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21182C" w:rsidRPr="006145DB" w14:paraId="16F4F432" w14:textId="77777777" w:rsidTr="00096938">
              <w:trPr>
                <w:trHeight w:val="231"/>
              </w:trPr>
              <w:tc>
                <w:tcPr>
                  <w:tcW w:w="2958" w:type="dxa"/>
                  <w:vAlign w:val="center"/>
                </w:tcPr>
                <w:p w14:paraId="3DCD3E3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8" w:type="dxa"/>
                  <w:vAlign w:val="center"/>
                </w:tcPr>
                <w:p w14:paraId="05D9AF16"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0B1E9B5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3039080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3FDEEE2D" w14:textId="77777777" w:rsidTr="00096938">
              <w:trPr>
                <w:trHeight w:val="231"/>
              </w:trPr>
              <w:tc>
                <w:tcPr>
                  <w:tcW w:w="2958" w:type="dxa"/>
                  <w:vAlign w:val="center"/>
                </w:tcPr>
                <w:p w14:paraId="4E48CFDF" w14:textId="77777777" w:rsidR="006C7D16" w:rsidRPr="006145DB" w:rsidRDefault="006C7D16" w:rsidP="005B435E">
                  <w:pPr>
                    <w:tabs>
                      <w:tab w:val="left" w:pos="709"/>
                    </w:tabs>
                    <w:ind w:left="1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418" w:type="dxa"/>
                  <w:vAlign w:val="center"/>
                </w:tcPr>
                <w:p w14:paraId="5A5B70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0EC851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0CB9683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52DD5B74" w14:textId="77777777" w:rsidTr="00096938">
              <w:trPr>
                <w:trHeight w:val="231"/>
              </w:trPr>
              <w:tc>
                <w:tcPr>
                  <w:tcW w:w="2958" w:type="dxa"/>
                  <w:vMerge w:val="restart"/>
                  <w:vAlign w:val="center"/>
                </w:tcPr>
                <w:p w14:paraId="66641989"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418" w:type="dxa"/>
                  <w:vAlign w:val="center"/>
                </w:tcPr>
                <w:p w14:paraId="615A3AEE" w14:textId="1CFEF51A" w:rsidR="006C7D16" w:rsidRPr="006145DB" w:rsidRDefault="006C7D16" w:rsidP="0009693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96938" w:rsidRPr="006145DB">
                    <w:rPr>
                      <w:rFonts w:cs="Arial"/>
                      <w:sz w:val="16"/>
                      <w:szCs w:val="16"/>
                      <w:lang w:eastAsia="es-CO"/>
                    </w:rPr>
                    <w:t xml:space="preserve"> t</w:t>
                  </w:r>
                  <w:r w:rsidRPr="006145DB">
                    <w:rPr>
                      <w:rFonts w:cs="Arial"/>
                      <w:sz w:val="16"/>
                      <w:szCs w:val="16"/>
                      <w:lang w:eastAsia="es-CO"/>
                    </w:rPr>
                    <w:t>emporales (paga diarios)</w:t>
                  </w:r>
                </w:p>
              </w:tc>
              <w:tc>
                <w:tcPr>
                  <w:tcW w:w="1134" w:type="dxa"/>
                  <w:vAlign w:val="center"/>
                </w:tcPr>
                <w:p w14:paraId="5D93AE33"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691" w:type="dxa"/>
                  <w:vAlign w:val="center"/>
                </w:tcPr>
                <w:p w14:paraId="058ED06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21182C" w:rsidRPr="006145DB" w14:paraId="1675BF32" w14:textId="77777777" w:rsidTr="00096938">
              <w:trPr>
                <w:trHeight w:val="231"/>
              </w:trPr>
              <w:tc>
                <w:tcPr>
                  <w:tcW w:w="2958" w:type="dxa"/>
                  <w:vMerge/>
                  <w:tcBorders>
                    <w:bottom w:val="single" w:sz="4" w:space="0" w:color="auto"/>
                  </w:tcBorders>
                  <w:vAlign w:val="center"/>
                </w:tcPr>
                <w:p w14:paraId="110A43CA"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p>
              </w:tc>
              <w:tc>
                <w:tcPr>
                  <w:tcW w:w="1418" w:type="dxa"/>
                  <w:tcBorders>
                    <w:bottom w:val="single" w:sz="4" w:space="0" w:color="auto"/>
                  </w:tcBorders>
                  <w:vAlign w:val="center"/>
                </w:tcPr>
                <w:p w14:paraId="51D75D4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4E220572"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691" w:type="dxa"/>
                  <w:tcBorders>
                    <w:bottom w:val="single" w:sz="4" w:space="0" w:color="auto"/>
                  </w:tcBorders>
                  <w:vAlign w:val="center"/>
                </w:tcPr>
                <w:p w14:paraId="0A37B70A"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21182C" w:rsidRPr="006145DB" w14:paraId="02464BAD" w14:textId="77777777" w:rsidTr="00096938">
              <w:trPr>
                <w:trHeight w:val="353"/>
              </w:trPr>
              <w:tc>
                <w:tcPr>
                  <w:tcW w:w="2958" w:type="dxa"/>
                  <w:tcBorders>
                    <w:bottom w:val="single" w:sz="4" w:space="0" w:color="auto"/>
                  </w:tcBorders>
                  <w:vAlign w:val="center"/>
                </w:tcPr>
                <w:p w14:paraId="3E349C5C" w14:textId="77777777" w:rsidR="006C7D16" w:rsidRPr="006145DB" w:rsidRDefault="006C7D16" w:rsidP="005B435E">
                  <w:pPr>
                    <w:ind w:left="18"/>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418" w:type="dxa"/>
                  <w:tcBorders>
                    <w:bottom w:val="single" w:sz="4" w:space="0" w:color="auto"/>
                  </w:tcBorders>
                  <w:vAlign w:val="center"/>
                </w:tcPr>
                <w:p w14:paraId="035F3BEF" w14:textId="77777777" w:rsidR="006C7D16" w:rsidRPr="006145DB" w:rsidRDefault="006C7D16" w:rsidP="005B435E">
                  <w:pPr>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78AF06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691" w:type="dxa"/>
                  <w:tcBorders>
                    <w:bottom w:val="single" w:sz="4" w:space="0" w:color="auto"/>
                  </w:tcBorders>
                  <w:vAlign w:val="center"/>
                </w:tcPr>
                <w:p w14:paraId="283487B1" w14:textId="77777777" w:rsidR="006C7D16" w:rsidRPr="006145DB" w:rsidRDefault="006C7D16" w:rsidP="005B435E">
                  <w:pPr>
                    <w:jc w:val="center"/>
                    <w:rPr>
                      <w:rFonts w:cs="Arial"/>
                      <w:bCs/>
                      <w:sz w:val="16"/>
                      <w:szCs w:val="16"/>
                      <w:lang w:eastAsia="es-CO"/>
                    </w:rPr>
                  </w:pPr>
                  <w:r w:rsidRPr="006145DB">
                    <w:rPr>
                      <w:rFonts w:cs="Arial"/>
                      <w:bCs/>
                      <w:sz w:val="16"/>
                      <w:szCs w:val="16"/>
                      <w:lang w:eastAsia="es-CO"/>
                    </w:rPr>
                    <w:t>Subdirección para la Adultez</w:t>
                  </w:r>
                </w:p>
              </w:tc>
            </w:tr>
            <w:tr w:rsidR="00C977E1" w:rsidRPr="006145DB" w14:paraId="7705C80D" w14:textId="77777777" w:rsidTr="00096938">
              <w:trPr>
                <w:trHeight w:val="70"/>
              </w:trPr>
              <w:tc>
                <w:tcPr>
                  <w:tcW w:w="2958" w:type="dxa"/>
                  <w:tcBorders>
                    <w:left w:val="nil"/>
                    <w:bottom w:val="nil"/>
                    <w:right w:val="nil"/>
                  </w:tcBorders>
                  <w:vAlign w:val="center"/>
                </w:tcPr>
                <w:p w14:paraId="5B180BC3" w14:textId="77777777" w:rsidR="00C977E1" w:rsidRPr="006145DB" w:rsidRDefault="00C977E1" w:rsidP="005B435E">
                  <w:pPr>
                    <w:jc w:val="both"/>
                    <w:rPr>
                      <w:rFonts w:cs="Arial"/>
                      <w:sz w:val="16"/>
                      <w:szCs w:val="20"/>
                      <w:shd w:val="clear" w:color="auto" w:fill="FFFFFF"/>
                      <w:lang w:val="es-ES_tradnl"/>
                    </w:rPr>
                  </w:pPr>
                </w:p>
              </w:tc>
              <w:tc>
                <w:tcPr>
                  <w:tcW w:w="1418" w:type="dxa"/>
                  <w:tcBorders>
                    <w:left w:val="nil"/>
                    <w:bottom w:val="nil"/>
                    <w:right w:val="nil"/>
                  </w:tcBorders>
                  <w:vAlign w:val="center"/>
                </w:tcPr>
                <w:p w14:paraId="4488132D" w14:textId="77777777" w:rsidR="00C977E1" w:rsidRPr="006145DB" w:rsidRDefault="00C977E1" w:rsidP="005B435E">
                  <w:pPr>
                    <w:jc w:val="center"/>
                    <w:rPr>
                      <w:rFonts w:cs="Arial"/>
                      <w:sz w:val="16"/>
                      <w:szCs w:val="16"/>
                      <w:lang w:eastAsia="es-CO"/>
                    </w:rPr>
                  </w:pPr>
                </w:p>
              </w:tc>
              <w:tc>
                <w:tcPr>
                  <w:tcW w:w="1134" w:type="dxa"/>
                  <w:tcBorders>
                    <w:left w:val="nil"/>
                    <w:bottom w:val="nil"/>
                    <w:right w:val="nil"/>
                  </w:tcBorders>
                  <w:vAlign w:val="center"/>
                </w:tcPr>
                <w:p w14:paraId="33548F4C" w14:textId="77777777" w:rsidR="00C977E1" w:rsidRPr="006145DB" w:rsidRDefault="00C977E1" w:rsidP="005B435E">
                  <w:pPr>
                    <w:tabs>
                      <w:tab w:val="left" w:pos="709"/>
                    </w:tabs>
                    <w:contextualSpacing/>
                    <w:jc w:val="center"/>
                    <w:rPr>
                      <w:rFonts w:cs="Arial"/>
                      <w:sz w:val="16"/>
                      <w:szCs w:val="20"/>
                      <w:lang w:eastAsia="es-CO"/>
                    </w:rPr>
                  </w:pPr>
                </w:p>
              </w:tc>
              <w:tc>
                <w:tcPr>
                  <w:tcW w:w="1691" w:type="dxa"/>
                  <w:tcBorders>
                    <w:left w:val="nil"/>
                    <w:bottom w:val="nil"/>
                    <w:right w:val="nil"/>
                  </w:tcBorders>
                  <w:vAlign w:val="center"/>
                </w:tcPr>
                <w:p w14:paraId="4E0A2A4E" w14:textId="77777777" w:rsidR="00C977E1" w:rsidRPr="006145DB" w:rsidRDefault="00C977E1" w:rsidP="005B435E">
                  <w:pPr>
                    <w:jc w:val="center"/>
                    <w:rPr>
                      <w:rFonts w:cs="Arial"/>
                      <w:bCs/>
                      <w:sz w:val="16"/>
                      <w:szCs w:val="16"/>
                      <w:lang w:eastAsia="es-CO"/>
                    </w:rPr>
                  </w:pPr>
                </w:p>
              </w:tc>
            </w:tr>
          </w:tbl>
          <w:p w14:paraId="5DD1CC11"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DA8521C" w14:textId="77777777" w:rsidTr="009F0BEA">
        <w:trPr>
          <w:trHeight w:val="422"/>
          <w:jc w:val="center"/>
        </w:trPr>
        <w:tc>
          <w:tcPr>
            <w:tcW w:w="2038" w:type="dxa"/>
            <w:vAlign w:val="center"/>
          </w:tcPr>
          <w:p w14:paraId="7AB9F524"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00" w:type="dxa"/>
              <w:tblLayout w:type="fixed"/>
              <w:tblLook w:val="04A0" w:firstRow="1" w:lastRow="0" w:firstColumn="1" w:lastColumn="0" w:noHBand="0" w:noVBand="1"/>
            </w:tblPr>
            <w:tblGrid>
              <w:gridCol w:w="2958"/>
              <w:gridCol w:w="1418"/>
              <w:gridCol w:w="1134"/>
              <w:gridCol w:w="1690"/>
            </w:tblGrid>
            <w:tr w:rsidR="00C977E1" w:rsidRPr="006145DB" w14:paraId="2EF9E751" w14:textId="77777777" w:rsidTr="00096938">
              <w:trPr>
                <w:trHeight w:val="80"/>
              </w:trPr>
              <w:tc>
                <w:tcPr>
                  <w:tcW w:w="2958" w:type="dxa"/>
                  <w:tcBorders>
                    <w:top w:val="nil"/>
                    <w:left w:val="nil"/>
                    <w:bottom w:val="single" w:sz="4" w:space="0" w:color="auto"/>
                    <w:right w:val="nil"/>
                  </w:tcBorders>
                  <w:vAlign w:val="center"/>
                </w:tcPr>
                <w:p w14:paraId="7894F703" w14:textId="77777777" w:rsidR="00C977E1" w:rsidRPr="006145DB" w:rsidRDefault="00C977E1" w:rsidP="005B435E">
                  <w:pPr>
                    <w:tabs>
                      <w:tab w:val="left" w:pos="709"/>
                    </w:tabs>
                    <w:jc w:val="center"/>
                    <w:rPr>
                      <w:rFonts w:cs="Arial"/>
                      <w:sz w:val="16"/>
                      <w:szCs w:val="16"/>
                      <w:lang w:eastAsia="es-CO"/>
                    </w:rPr>
                  </w:pPr>
                </w:p>
              </w:tc>
              <w:tc>
                <w:tcPr>
                  <w:tcW w:w="1418" w:type="dxa"/>
                  <w:tcBorders>
                    <w:top w:val="nil"/>
                    <w:left w:val="nil"/>
                    <w:bottom w:val="single" w:sz="4" w:space="0" w:color="auto"/>
                    <w:right w:val="nil"/>
                  </w:tcBorders>
                  <w:vAlign w:val="center"/>
                </w:tcPr>
                <w:p w14:paraId="05D51785" w14:textId="77777777" w:rsidR="00C977E1" w:rsidRPr="006145DB" w:rsidRDefault="00C977E1"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5AF3EC4E" w14:textId="77777777" w:rsidR="00C977E1" w:rsidRPr="006145DB" w:rsidRDefault="00C977E1" w:rsidP="005B435E">
                  <w:pPr>
                    <w:tabs>
                      <w:tab w:val="left" w:pos="709"/>
                    </w:tabs>
                    <w:jc w:val="center"/>
                    <w:rPr>
                      <w:rFonts w:cs="Arial"/>
                      <w:sz w:val="16"/>
                      <w:szCs w:val="16"/>
                      <w:lang w:eastAsia="es-CO"/>
                    </w:rPr>
                  </w:pPr>
                </w:p>
              </w:tc>
              <w:tc>
                <w:tcPr>
                  <w:tcW w:w="1690" w:type="dxa"/>
                  <w:tcBorders>
                    <w:top w:val="nil"/>
                    <w:left w:val="nil"/>
                    <w:bottom w:val="single" w:sz="4" w:space="0" w:color="auto"/>
                    <w:right w:val="nil"/>
                  </w:tcBorders>
                  <w:vAlign w:val="center"/>
                </w:tcPr>
                <w:p w14:paraId="5ABD65DE" w14:textId="77777777" w:rsidR="00C977E1" w:rsidRPr="006145DB" w:rsidRDefault="00C977E1" w:rsidP="005B435E">
                  <w:pPr>
                    <w:tabs>
                      <w:tab w:val="left" w:pos="709"/>
                    </w:tabs>
                    <w:jc w:val="center"/>
                    <w:rPr>
                      <w:rFonts w:cs="Arial"/>
                      <w:sz w:val="16"/>
                      <w:szCs w:val="16"/>
                      <w:lang w:eastAsia="es-CO"/>
                    </w:rPr>
                  </w:pPr>
                </w:p>
              </w:tc>
            </w:tr>
            <w:tr w:rsidR="0021182C" w:rsidRPr="006145DB" w14:paraId="43105FBC" w14:textId="77777777" w:rsidTr="00096938">
              <w:trPr>
                <w:trHeight w:val="379"/>
              </w:trPr>
              <w:tc>
                <w:tcPr>
                  <w:tcW w:w="2958" w:type="dxa"/>
                  <w:tcBorders>
                    <w:top w:val="nil"/>
                    <w:left w:val="single" w:sz="4" w:space="0" w:color="auto"/>
                    <w:bottom w:val="single" w:sz="4" w:space="0" w:color="auto"/>
                    <w:right w:val="single" w:sz="4" w:space="0" w:color="auto"/>
                  </w:tcBorders>
                  <w:vAlign w:val="center"/>
                  <w:hideMark/>
                </w:tcPr>
                <w:p w14:paraId="4AFE646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418" w:type="dxa"/>
                  <w:tcBorders>
                    <w:top w:val="nil"/>
                    <w:left w:val="single" w:sz="4" w:space="0" w:color="auto"/>
                    <w:bottom w:val="single" w:sz="4" w:space="0" w:color="auto"/>
                    <w:right w:val="single" w:sz="4" w:space="0" w:color="auto"/>
                  </w:tcBorders>
                  <w:vAlign w:val="center"/>
                  <w:hideMark/>
                </w:tcPr>
                <w:p w14:paraId="1C5ECD37"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7BF36BE0"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690" w:type="dxa"/>
                  <w:tcBorders>
                    <w:top w:val="nil"/>
                    <w:left w:val="single" w:sz="4" w:space="0" w:color="auto"/>
                    <w:bottom w:val="single" w:sz="4" w:space="0" w:color="auto"/>
                    <w:right w:val="single" w:sz="4" w:space="0" w:color="auto"/>
                  </w:tcBorders>
                  <w:vAlign w:val="center"/>
                  <w:hideMark/>
                </w:tcPr>
                <w:p w14:paraId="447E79B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21182C" w:rsidRPr="006145DB" w14:paraId="74D21C72" w14:textId="77777777" w:rsidTr="00096938">
              <w:trPr>
                <w:trHeight w:val="225"/>
              </w:trPr>
              <w:tc>
                <w:tcPr>
                  <w:tcW w:w="2958" w:type="dxa"/>
                  <w:tcBorders>
                    <w:top w:val="single" w:sz="4" w:space="0" w:color="auto"/>
                    <w:left w:val="single" w:sz="4" w:space="0" w:color="auto"/>
                    <w:bottom w:val="nil"/>
                    <w:right w:val="single" w:sz="4" w:space="0" w:color="auto"/>
                  </w:tcBorders>
                  <w:vAlign w:val="center"/>
                  <w:hideMark/>
                </w:tcPr>
                <w:p w14:paraId="66358B9B" w14:textId="18AA8CAE" w:rsidR="006C7D16" w:rsidRPr="006145DB" w:rsidRDefault="006C7D16" w:rsidP="005B435E">
                  <w:pPr>
                    <w:tabs>
                      <w:tab w:val="left" w:pos="709"/>
                    </w:tabs>
                    <w:jc w:val="both"/>
                    <w:rPr>
                      <w:rFonts w:eastAsia="Arial" w:cs="Arial"/>
                      <w:sz w:val="16"/>
                      <w:szCs w:val="16"/>
                    </w:rPr>
                  </w:pPr>
                  <w:bookmarkStart w:id="166" w:name="_Int_Bg8Jp1Cs"/>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6"/>
                </w:p>
              </w:tc>
              <w:tc>
                <w:tcPr>
                  <w:tcW w:w="1418" w:type="dxa"/>
                  <w:tcBorders>
                    <w:top w:val="single" w:sz="4" w:space="0" w:color="auto"/>
                    <w:left w:val="single" w:sz="4" w:space="0" w:color="auto"/>
                    <w:bottom w:val="nil"/>
                    <w:right w:val="single" w:sz="4" w:space="0" w:color="auto"/>
                  </w:tcBorders>
                  <w:vAlign w:val="center"/>
                  <w:hideMark/>
                </w:tcPr>
                <w:p w14:paraId="2F39B11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nil"/>
                    <w:right w:val="single" w:sz="4" w:space="0" w:color="auto"/>
                  </w:tcBorders>
                  <w:vAlign w:val="center"/>
                  <w:hideMark/>
                </w:tcPr>
                <w:p w14:paraId="534CB6B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Trimestral</w:t>
                  </w:r>
                </w:p>
              </w:tc>
              <w:tc>
                <w:tcPr>
                  <w:tcW w:w="1690" w:type="dxa"/>
                  <w:tcBorders>
                    <w:top w:val="single" w:sz="4" w:space="0" w:color="auto"/>
                    <w:left w:val="single" w:sz="4" w:space="0" w:color="auto"/>
                    <w:bottom w:val="nil"/>
                    <w:right w:val="single" w:sz="4" w:space="0" w:color="auto"/>
                  </w:tcBorders>
                  <w:vAlign w:val="center"/>
                  <w:hideMark/>
                </w:tcPr>
                <w:p w14:paraId="410B97FA" w14:textId="77777777" w:rsidR="006C7D16" w:rsidRPr="006145DB" w:rsidRDefault="006C7D16"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21182C" w:rsidRPr="006145DB" w14:paraId="0C11BEA9" w14:textId="77777777" w:rsidTr="00096938">
              <w:trPr>
                <w:trHeight w:val="235"/>
              </w:trPr>
              <w:tc>
                <w:tcPr>
                  <w:tcW w:w="2958" w:type="dxa"/>
                  <w:tcBorders>
                    <w:top w:val="nil"/>
                    <w:left w:val="single" w:sz="4" w:space="0" w:color="auto"/>
                    <w:bottom w:val="single" w:sz="4" w:space="0" w:color="auto"/>
                    <w:right w:val="single" w:sz="4" w:space="0" w:color="auto"/>
                  </w:tcBorders>
                  <w:vAlign w:val="center"/>
                  <w:hideMark/>
                </w:tcPr>
                <w:p w14:paraId="3B9A3E52" w14:textId="1BCC264D"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8F3193" w:rsidRPr="006145DB">
                    <w:rPr>
                      <w:rFonts w:cs="Arial"/>
                      <w:sz w:val="16"/>
                      <w:szCs w:val="16"/>
                      <w:lang w:eastAsia="es-CO"/>
                    </w:rPr>
                    <w:t>.</w:t>
                  </w:r>
                </w:p>
              </w:tc>
              <w:tc>
                <w:tcPr>
                  <w:tcW w:w="1418" w:type="dxa"/>
                  <w:tcBorders>
                    <w:top w:val="nil"/>
                    <w:left w:val="single" w:sz="4" w:space="0" w:color="auto"/>
                    <w:bottom w:val="single" w:sz="4" w:space="0" w:color="auto"/>
                    <w:right w:val="single" w:sz="4" w:space="0" w:color="auto"/>
                  </w:tcBorders>
                  <w:vAlign w:val="center"/>
                  <w:hideMark/>
                </w:tcPr>
                <w:p w14:paraId="2755A1D6"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nil"/>
                    <w:left w:val="single" w:sz="4" w:space="0" w:color="auto"/>
                    <w:bottom w:val="single" w:sz="4" w:space="0" w:color="auto"/>
                    <w:right w:val="single" w:sz="4" w:space="0" w:color="auto"/>
                  </w:tcBorders>
                  <w:vAlign w:val="center"/>
                  <w:hideMark/>
                </w:tcPr>
                <w:p w14:paraId="1B2E649D"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nil"/>
                    <w:left w:val="single" w:sz="4" w:space="0" w:color="auto"/>
                    <w:bottom w:val="single" w:sz="4" w:space="0" w:color="auto"/>
                    <w:right w:val="single" w:sz="4" w:space="0" w:color="auto"/>
                  </w:tcBorders>
                  <w:vAlign w:val="center"/>
                  <w:hideMark/>
                </w:tcPr>
                <w:p w14:paraId="5DD694A7" w14:textId="6D818608"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0448CF94"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1FCC13C4" w14:textId="02ED6943"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con discapacidad</w:t>
                  </w:r>
                  <w:r w:rsidR="004E10F8" w:rsidRPr="006145DB">
                    <w:rPr>
                      <w:rFonts w:eastAsia="Arial" w:cs="Arial"/>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1F0CC8"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A58E9"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E7186B0" w14:textId="1C976183"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72D9153C"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85018BC" w14:textId="68EBD09B"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mayor de 60 años</w:t>
                  </w:r>
                  <w:r w:rsidR="004E10F8" w:rsidRPr="006145DB">
                    <w:rPr>
                      <w:rFonts w:cs="Arial"/>
                      <w:sz w:val="16"/>
                      <w:szCs w:val="16"/>
                      <w:lang w:eastAsia="es-CO"/>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D1D870"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69092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C909CB9" w14:textId="5845F7F0"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520A4D52"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0D108933" w14:textId="77777777" w:rsidR="006C7D16" w:rsidRPr="006145DB" w:rsidRDefault="006C7D16"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E6C1A4E" w14:textId="77777777" w:rsidR="006C7D16" w:rsidRPr="006145DB" w:rsidRDefault="006C7D16"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3A05B1" w14:textId="77777777" w:rsidR="006C7D16" w:rsidRPr="006145DB" w:rsidRDefault="006C7D16" w:rsidP="005B435E">
                  <w:pPr>
                    <w:jc w:val="center"/>
                    <w:rPr>
                      <w:rFonts w:eastAsia="Arial" w:cs="Arial"/>
                      <w:sz w:val="16"/>
                      <w:szCs w:val="16"/>
                    </w:rPr>
                  </w:pPr>
                  <w:r w:rsidRPr="006145DB">
                    <w:rPr>
                      <w:rFonts w:eastAsia="Arial" w:cs="Arial"/>
                      <w:sz w:val="16"/>
                      <w:szCs w:val="16"/>
                    </w:rPr>
                    <w:t xml:space="preserve">2021 </w:t>
                  </w:r>
                  <w:bookmarkStart w:id="167" w:name="_Int_RLQ4JMGU"/>
                  <w:r w:rsidRPr="006145DB">
                    <w:rPr>
                      <w:rFonts w:eastAsia="Arial" w:cs="Arial"/>
                      <w:sz w:val="16"/>
                      <w:szCs w:val="16"/>
                    </w:rPr>
                    <w:t>Entrega</w:t>
                  </w:r>
                  <w:bookmarkEnd w:id="167"/>
                  <w:r w:rsidRPr="006145DB">
                    <w:rPr>
                      <w:rFonts w:eastAsia="Arial" w:cs="Arial"/>
                      <w:sz w:val="16"/>
                      <w:szCs w:val="16"/>
                    </w:rPr>
                    <w:t xml:space="preserve"> única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60F92B98" w14:textId="77777777" w:rsidR="006C7D16" w:rsidRPr="006145DB" w:rsidRDefault="006C7D16" w:rsidP="005B435E">
                  <w:pPr>
                    <w:jc w:val="center"/>
                    <w:rPr>
                      <w:rFonts w:eastAsia="Arial" w:cs="Arial"/>
                      <w:sz w:val="16"/>
                      <w:szCs w:val="16"/>
                    </w:rPr>
                  </w:pPr>
                  <w:r w:rsidRPr="006145DB">
                    <w:rPr>
                      <w:rFonts w:eastAsia="Arial" w:cs="Arial"/>
                      <w:sz w:val="16"/>
                      <w:szCs w:val="16"/>
                    </w:rPr>
                    <w:t>Ministerio del Interior</w:t>
                  </w:r>
                </w:p>
              </w:tc>
            </w:tr>
            <w:tr w:rsidR="0021182C" w:rsidRPr="006145DB" w14:paraId="5E9BF574"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0451A3A"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8CA7EF" w14:textId="2062451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w:t>
                  </w:r>
                  <w:r w:rsidR="002F7224" w:rsidRPr="006145DB">
                    <w:rPr>
                      <w:rFonts w:eastAsia="Arial" w:cs="Arial"/>
                      <w:sz w:val="16"/>
                      <w:szCs w:val="16"/>
                    </w:rPr>
                    <w:t>ó</w:t>
                  </w:r>
                  <w:r w:rsidRPr="006145DB">
                    <w:rPr>
                      <w:rFonts w:eastAsia="Arial" w:cs="Arial"/>
                      <w:sz w:val="16"/>
                      <w:szCs w:val="16"/>
                    </w:rPr>
                    <w:t>n y participación de</w:t>
                  </w:r>
                  <w:r w:rsidR="002F7224"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134B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C575D1D"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640F8745"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20244DC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BC81DE3"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2F6475"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302DB1E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02610DBB"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42C5486B"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5780F5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F1F1C6"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1D4F8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FC9B4C9"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60587029"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D3BBB3"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D49499"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A5591DE"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789F314"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6829534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46C4627"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CBEF9B"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62B3D1F1"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384A5902" w14:textId="77777777" w:rsidTr="00096938">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23F08A6" w14:textId="77777777"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73BC5F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26395F"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473C49C" w14:textId="7E91C6BD"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8F3193" w:rsidRPr="006145DB" w14:paraId="50F5113E" w14:textId="77777777" w:rsidTr="00096938">
              <w:trPr>
                <w:trHeight w:val="78"/>
              </w:trPr>
              <w:tc>
                <w:tcPr>
                  <w:tcW w:w="2958" w:type="dxa"/>
                  <w:tcBorders>
                    <w:top w:val="single" w:sz="4" w:space="0" w:color="auto"/>
                    <w:left w:val="nil"/>
                    <w:bottom w:val="nil"/>
                    <w:right w:val="nil"/>
                  </w:tcBorders>
                  <w:vAlign w:val="center"/>
                </w:tcPr>
                <w:p w14:paraId="61BB4576" w14:textId="77777777" w:rsidR="008F3193" w:rsidRPr="006145DB" w:rsidRDefault="008F3193" w:rsidP="005B435E">
                  <w:pPr>
                    <w:tabs>
                      <w:tab w:val="left" w:pos="709"/>
                    </w:tabs>
                    <w:jc w:val="both"/>
                    <w:rPr>
                      <w:rFonts w:cs="Arial"/>
                      <w:sz w:val="16"/>
                      <w:szCs w:val="16"/>
                      <w:lang w:eastAsia="es-CO"/>
                    </w:rPr>
                  </w:pPr>
                </w:p>
              </w:tc>
              <w:tc>
                <w:tcPr>
                  <w:tcW w:w="1418" w:type="dxa"/>
                  <w:tcBorders>
                    <w:top w:val="single" w:sz="4" w:space="0" w:color="auto"/>
                    <w:left w:val="nil"/>
                    <w:bottom w:val="nil"/>
                    <w:right w:val="nil"/>
                  </w:tcBorders>
                  <w:vAlign w:val="center"/>
                </w:tcPr>
                <w:p w14:paraId="6864A6E5" w14:textId="77777777" w:rsidR="008F3193" w:rsidRPr="006145DB" w:rsidRDefault="008F3193" w:rsidP="005B435E">
                  <w:pPr>
                    <w:tabs>
                      <w:tab w:val="left" w:pos="709"/>
                    </w:tabs>
                    <w:jc w:val="center"/>
                    <w:rPr>
                      <w:rFonts w:cs="Arial"/>
                      <w:bCs/>
                      <w:sz w:val="16"/>
                      <w:szCs w:val="16"/>
                      <w:lang w:eastAsia="es-CO"/>
                    </w:rPr>
                  </w:pPr>
                </w:p>
              </w:tc>
              <w:tc>
                <w:tcPr>
                  <w:tcW w:w="1134" w:type="dxa"/>
                  <w:tcBorders>
                    <w:top w:val="single" w:sz="4" w:space="0" w:color="auto"/>
                    <w:left w:val="nil"/>
                    <w:bottom w:val="nil"/>
                    <w:right w:val="nil"/>
                  </w:tcBorders>
                  <w:vAlign w:val="center"/>
                </w:tcPr>
                <w:p w14:paraId="78637B20" w14:textId="77777777" w:rsidR="008F3193" w:rsidRPr="006145DB" w:rsidRDefault="008F3193" w:rsidP="005B435E">
                  <w:pPr>
                    <w:tabs>
                      <w:tab w:val="left" w:pos="709"/>
                    </w:tabs>
                    <w:jc w:val="center"/>
                    <w:rPr>
                      <w:rFonts w:cs="Arial"/>
                      <w:bCs/>
                      <w:sz w:val="16"/>
                      <w:szCs w:val="16"/>
                      <w:lang w:eastAsia="es-CO"/>
                    </w:rPr>
                  </w:pPr>
                </w:p>
              </w:tc>
              <w:tc>
                <w:tcPr>
                  <w:tcW w:w="1690" w:type="dxa"/>
                  <w:tcBorders>
                    <w:top w:val="single" w:sz="4" w:space="0" w:color="auto"/>
                    <w:left w:val="nil"/>
                    <w:bottom w:val="nil"/>
                    <w:right w:val="nil"/>
                  </w:tcBorders>
                  <w:vAlign w:val="center"/>
                </w:tcPr>
                <w:p w14:paraId="1B7775F6" w14:textId="77777777" w:rsidR="008F3193" w:rsidRPr="006145DB" w:rsidRDefault="008F3193" w:rsidP="005B435E">
                  <w:pPr>
                    <w:tabs>
                      <w:tab w:val="left" w:pos="709"/>
                    </w:tabs>
                    <w:jc w:val="center"/>
                    <w:rPr>
                      <w:rFonts w:cs="Arial"/>
                      <w:bCs/>
                      <w:sz w:val="16"/>
                      <w:szCs w:val="16"/>
                      <w:lang w:eastAsia="es-CO"/>
                    </w:rPr>
                  </w:pPr>
                </w:p>
              </w:tc>
            </w:tr>
          </w:tbl>
          <w:p w14:paraId="17456E62"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21FFBB03" w14:textId="77777777" w:rsidTr="009F0BEA">
        <w:trPr>
          <w:trHeight w:val="873"/>
          <w:jc w:val="center"/>
        </w:trPr>
        <w:tc>
          <w:tcPr>
            <w:tcW w:w="2038" w:type="dxa"/>
            <w:vAlign w:val="center"/>
          </w:tcPr>
          <w:p w14:paraId="1D62D1F8"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4" w:type="dxa"/>
              <w:tblLayout w:type="fixed"/>
              <w:tblLook w:val="04A0" w:firstRow="1" w:lastRow="0" w:firstColumn="1" w:lastColumn="0" w:noHBand="0" w:noVBand="1"/>
            </w:tblPr>
            <w:tblGrid>
              <w:gridCol w:w="3236"/>
              <w:gridCol w:w="1276"/>
              <w:gridCol w:w="1134"/>
              <w:gridCol w:w="1558"/>
            </w:tblGrid>
            <w:tr w:rsidR="008F3193" w:rsidRPr="006145DB" w14:paraId="4610513B" w14:textId="77777777" w:rsidTr="00777384">
              <w:trPr>
                <w:trHeight w:val="80"/>
              </w:trPr>
              <w:tc>
                <w:tcPr>
                  <w:tcW w:w="3236" w:type="dxa"/>
                  <w:tcBorders>
                    <w:top w:val="nil"/>
                    <w:left w:val="nil"/>
                    <w:bottom w:val="single" w:sz="4" w:space="0" w:color="auto"/>
                    <w:right w:val="nil"/>
                  </w:tcBorders>
                  <w:vAlign w:val="center"/>
                </w:tcPr>
                <w:p w14:paraId="7EF602B8" w14:textId="77777777" w:rsidR="008F3193" w:rsidRPr="006145DB" w:rsidRDefault="008F3193"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3ED3451B" w14:textId="77777777" w:rsidR="008F3193" w:rsidRPr="006145DB" w:rsidRDefault="008F31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A0EE4D0" w14:textId="77777777" w:rsidR="008F3193" w:rsidRPr="006145DB" w:rsidRDefault="008F3193" w:rsidP="005B435E">
                  <w:pPr>
                    <w:tabs>
                      <w:tab w:val="left" w:pos="709"/>
                    </w:tabs>
                    <w:contextualSpacing/>
                    <w:jc w:val="center"/>
                    <w:rPr>
                      <w:rFonts w:cs="Arial"/>
                      <w:sz w:val="16"/>
                      <w:szCs w:val="16"/>
                      <w:lang w:eastAsia="es-CO"/>
                    </w:rPr>
                  </w:pPr>
                </w:p>
              </w:tc>
              <w:tc>
                <w:tcPr>
                  <w:tcW w:w="1558" w:type="dxa"/>
                  <w:tcBorders>
                    <w:top w:val="nil"/>
                    <w:left w:val="nil"/>
                    <w:bottom w:val="single" w:sz="4" w:space="0" w:color="auto"/>
                    <w:right w:val="nil"/>
                  </w:tcBorders>
                  <w:vAlign w:val="center"/>
                </w:tcPr>
                <w:p w14:paraId="386CEEC2" w14:textId="77777777" w:rsidR="008F3193" w:rsidRPr="006145DB" w:rsidRDefault="008F3193" w:rsidP="005B435E">
                  <w:pPr>
                    <w:tabs>
                      <w:tab w:val="left" w:pos="709"/>
                    </w:tabs>
                    <w:contextualSpacing/>
                    <w:jc w:val="center"/>
                    <w:rPr>
                      <w:rFonts w:cs="Arial"/>
                      <w:sz w:val="16"/>
                      <w:szCs w:val="16"/>
                      <w:lang w:eastAsia="es-CO"/>
                    </w:rPr>
                  </w:pPr>
                </w:p>
              </w:tc>
            </w:tr>
            <w:tr w:rsidR="0021182C" w:rsidRPr="006145DB" w14:paraId="08C496E1" w14:textId="77777777" w:rsidTr="00777384">
              <w:trPr>
                <w:trHeight w:val="389"/>
              </w:trPr>
              <w:tc>
                <w:tcPr>
                  <w:tcW w:w="3236" w:type="dxa"/>
                  <w:tcBorders>
                    <w:top w:val="single" w:sz="4" w:space="0" w:color="auto"/>
                  </w:tcBorders>
                  <w:vAlign w:val="center"/>
                </w:tcPr>
                <w:p w14:paraId="731DC9B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single" w:sz="4" w:space="0" w:color="auto"/>
                  </w:tcBorders>
                  <w:vAlign w:val="center"/>
                </w:tcPr>
                <w:p w14:paraId="58D17622"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76ADD6C8"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8" w:type="dxa"/>
                  <w:tcBorders>
                    <w:top w:val="single" w:sz="4" w:space="0" w:color="auto"/>
                  </w:tcBorders>
                  <w:vAlign w:val="center"/>
                </w:tcPr>
                <w:p w14:paraId="0615AE1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6271D9F6" w14:textId="77777777" w:rsidTr="00777384">
              <w:trPr>
                <w:trHeight w:val="478"/>
              </w:trPr>
              <w:tc>
                <w:tcPr>
                  <w:tcW w:w="3236" w:type="dxa"/>
                  <w:vAlign w:val="center"/>
                </w:tcPr>
                <w:p w14:paraId="78DCE624" w14:textId="77777777" w:rsidR="006C7D16" w:rsidRPr="006145DB" w:rsidRDefault="006C7D16"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6" w:type="dxa"/>
                  <w:vAlign w:val="center"/>
                </w:tcPr>
                <w:p w14:paraId="4D75D9F4"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3D374E9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8" w:type="dxa"/>
                  <w:vAlign w:val="center"/>
                </w:tcPr>
                <w:p w14:paraId="7767C15C" w14:textId="1745A882" w:rsidR="006C7D16"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48AB7AAE" w14:textId="77777777" w:rsidTr="00777384">
              <w:trPr>
                <w:trHeight w:val="231"/>
              </w:trPr>
              <w:tc>
                <w:tcPr>
                  <w:tcW w:w="3236" w:type="dxa"/>
                  <w:vAlign w:val="center"/>
                </w:tcPr>
                <w:p w14:paraId="44C38FCE" w14:textId="46557E50" w:rsidR="006C7D16" w:rsidRPr="006145DB" w:rsidRDefault="006C7D16"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2F7224" w:rsidRPr="006145DB">
                    <w:rPr>
                      <w:rFonts w:cs="Arial"/>
                      <w:sz w:val="16"/>
                      <w:szCs w:val="16"/>
                      <w:shd w:val="clear" w:color="auto" w:fill="FFFFFF"/>
                    </w:rPr>
                    <w:t>.</w:t>
                  </w:r>
                </w:p>
              </w:tc>
              <w:tc>
                <w:tcPr>
                  <w:tcW w:w="1276" w:type="dxa"/>
                  <w:vAlign w:val="center"/>
                </w:tcPr>
                <w:p w14:paraId="1D7098B8"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039F9E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558" w:type="dxa"/>
                  <w:vAlign w:val="center"/>
                </w:tcPr>
                <w:p w14:paraId="1D866A5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F5FE322" w14:textId="77777777" w:rsidTr="00777384">
              <w:trPr>
                <w:trHeight w:val="231"/>
              </w:trPr>
              <w:tc>
                <w:tcPr>
                  <w:tcW w:w="3236" w:type="dxa"/>
                  <w:vAlign w:val="center"/>
                </w:tcPr>
                <w:p w14:paraId="758E3994" w14:textId="58DB9DE0" w:rsidR="006C7D16" w:rsidRPr="006145DB" w:rsidRDefault="006C7D16"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2F7224" w:rsidRPr="006145DB">
                    <w:rPr>
                      <w:rFonts w:cs="Arial"/>
                      <w:sz w:val="16"/>
                      <w:szCs w:val="20"/>
                      <w:shd w:val="clear" w:color="auto" w:fill="FFFFFF"/>
                      <w:lang w:val="es-ES_tradnl"/>
                    </w:rPr>
                    <w:t>.</w:t>
                  </w:r>
                </w:p>
              </w:tc>
              <w:tc>
                <w:tcPr>
                  <w:tcW w:w="1276" w:type="dxa"/>
                  <w:vAlign w:val="center"/>
                </w:tcPr>
                <w:p w14:paraId="6C43D0D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0AF7524"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8" w:type="dxa"/>
                  <w:vAlign w:val="center"/>
                </w:tcPr>
                <w:p w14:paraId="662D9FF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0E9ABDA" w14:textId="77777777" w:rsidTr="00777384">
              <w:trPr>
                <w:trHeight w:val="917"/>
              </w:trPr>
              <w:tc>
                <w:tcPr>
                  <w:tcW w:w="3236" w:type="dxa"/>
                  <w:tcBorders>
                    <w:bottom w:val="single" w:sz="4" w:space="0" w:color="auto"/>
                  </w:tcBorders>
                  <w:vAlign w:val="center"/>
                </w:tcPr>
                <w:p w14:paraId="1C99916E" w14:textId="7C4479E8" w:rsidR="006C7D16" w:rsidRPr="006145DB" w:rsidRDefault="006C7D16"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A6CE906"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F3470A2"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8" w:type="dxa"/>
                  <w:tcBorders>
                    <w:bottom w:val="single" w:sz="4" w:space="0" w:color="auto"/>
                  </w:tcBorders>
                  <w:vAlign w:val="center"/>
                </w:tcPr>
                <w:p w14:paraId="29D1CE7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21182C" w:rsidRPr="006145DB" w14:paraId="49B8C4EA" w14:textId="77777777" w:rsidTr="00777384">
              <w:trPr>
                <w:trHeight w:val="263"/>
              </w:trPr>
              <w:tc>
                <w:tcPr>
                  <w:tcW w:w="3236" w:type="dxa"/>
                  <w:tcBorders>
                    <w:bottom w:val="single" w:sz="4" w:space="0" w:color="auto"/>
                  </w:tcBorders>
                  <w:vAlign w:val="center"/>
                </w:tcPr>
                <w:p w14:paraId="4F72AC20"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276" w:type="dxa"/>
                  <w:tcBorders>
                    <w:bottom w:val="single" w:sz="4" w:space="0" w:color="auto"/>
                  </w:tcBorders>
                  <w:vAlign w:val="center"/>
                </w:tcPr>
                <w:p w14:paraId="7D42310C" w14:textId="77777777" w:rsidR="006C7D16" w:rsidRPr="006145DB" w:rsidRDefault="006C7D16"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single" w:sz="4" w:space="0" w:color="auto"/>
                  </w:tcBorders>
                  <w:vAlign w:val="center"/>
                </w:tcPr>
                <w:p w14:paraId="6F60890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558" w:type="dxa"/>
                  <w:tcBorders>
                    <w:bottom w:val="single" w:sz="4" w:space="0" w:color="auto"/>
                  </w:tcBorders>
                  <w:vAlign w:val="center"/>
                </w:tcPr>
                <w:p w14:paraId="6574B7B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91CD6" w:rsidRPr="006145DB" w14:paraId="1671B81D" w14:textId="77777777" w:rsidTr="00777384">
              <w:trPr>
                <w:trHeight w:val="130"/>
              </w:trPr>
              <w:tc>
                <w:tcPr>
                  <w:tcW w:w="3236" w:type="dxa"/>
                  <w:tcBorders>
                    <w:top w:val="single" w:sz="4" w:space="0" w:color="auto"/>
                    <w:left w:val="nil"/>
                    <w:bottom w:val="nil"/>
                    <w:right w:val="nil"/>
                  </w:tcBorders>
                  <w:vAlign w:val="center"/>
                </w:tcPr>
                <w:p w14:paraId="7405F854" w14:textId="77777777" w:rsidR="00691CD6" w:rsidRPr="006145DB" w:rsidRDefault="00691CD6" w:rsidP="005B435E">
                  <w:pPr>
                    <w:tabs>
                      <w:tab w:val="left" w:pos="709"/>
                    </w:tabs>
                    <w:contextualSpacing/>
                    <w:jc w:val="both"/>
                    <w:rPr>
                      <w:rFonts w:cs="Arial"/>
                      <w:bCs/>
                      <w:sz w:val="16"/>
                      <w:szCs w:val="20"/>
                      <w:lang w:eastAsia="es-CO"/>
                    </w:rPr>
                  </w:pPr>
                </w:p>
              </w:tc>
              <w:tc>
                <w:tcPr>
                  <w:tcW w:w="1276" w:type="dxa"/>
                  <w:tcBorders>
                    <w:top w:val="single" w:sz="4" w:space="0" w:color="auto"/>
                    <w:left w:val="nil"/>
                    <w:bottom w:val="nil"/>
                    <w:right w:val="nil"/>
                  </w:tcBorders>
                  <w:vAlign w:val="center"/>
                </w:tcPr>
                <w:p w14:paraId="24149CAA" w14:textId="77777777" w:rsidR="00691CD6" w:rsidRPr="006145DB" w:rsidRDefault="00691CD6" w:rsidP="005B435E">
                  <w:pPr>
                    <w:tabs>
                      <w:tab w:val="left" w:pos="709"/>
                    </w:tabs>
                    <w:contextualSpacing/>
                    <w:jc w:val="center"/>
                    <w:rPr>
                      <w:rFonts w:cs="Arial"/>
                      <w:bCs/>
                      <w:sz w:val="16"/>
                      <w:szCs w:val="20"/>
                      <w:lang w:eastAsia="es-CO"/>
                    </w:rPr>
                  </w:pPr>
                </w:p>
              </w:tc>
              <w:tc>
                <w:tcPr>
                  <w:tcW w:w="1134" w:type="dxa"/>
                  <w:tcBorders>
                    <w:top w:val="single" w:sz="4" w:space="0" w:color="auto"/>
                    <w:left w:val="nil"/>
                    <w:bottom w:val="nil"/>
                    <w:right w:val="nil"/>
                  </w:tcBorders>
                  <w:vAlign w:val="center"/>
                </w:tcPr>
                <w:p w14:paraId="45CAD9D5" w14:textId="77777777" w:rsidR="00691CD6" w:rsidRPr="006145DB" w:rsidRDefault="00691CD6" w:rsidP="005B435E">
                  <w:pPr>
                    <w:tabs>
                      <w:tab w:val="left" w:pos="709"/>
                    </w:tabs>
                    <w:contextualSpacing/>
                    <w:jc w:val="center"/>
                    <w:rPr>
                      <w:rFonts w:cs="Arial"/>
                      <w:sz w:val="16"/>
                      <w:szCs w:val="20"/>
                      <w:lang w:eastAsia="es-CO"/>
                    </w:rPr>
                  </w:pPr>
                </w:p>
              </w:tc>
              <w:tc>
                <w:tcPr>
                  <w:tcW w:w="1558" w:type="dxa"/>
                  <w:tcBorders>
                    <w:top w:val="single" w:sz="4" w:space="0" w:color="auto"/>
                    <w:left w:val="nil"/>
                    <w:bottom w:val="nil"/>
                    <w:right w:val="nil"/>
                  </w:tcBorders>
                  <w:vAlign w:val="center"/>
                </w:tcPr>
                <w:p w14:paraId="1213A370" w14:textId="77777777" w:rsidR="00691CD6" w:rsidRPr="006145DB" w:rsidRDefault="00691CD6" w:rsidP="005B435E">
                  <w:pPr>
                    <w:tabs>
                      <w:tab w:val="left" w:pos="709"/>
                    </w:tabs>
                    <w:contextualSpacing/>
                    <w:jc w:val="center"/>
                    <w:rPr>
                      <w:rFonts w:cs="Arial"/>
                      <w:bCs/>
                      <w:sz w:val="16"/>
                      <w:szCs w:val="16"/>
                      <w:lang w:eastAsia="es-CO"/>
                    </w:rPr>
                  </w:pPr>
                </w:p>
              </w:tc>
            </w:tr>
          </w:tbl>
          <w:p w14:paraId="50673241" w14:textId="77777777" w:rsidR="006C7D16" w:rsidRPr="006145DB" w:rsidRDefault="006C7D16" w:rsidP="005B435E">
            <w:pPr>
              <w:pStyle w:val="Textoindependiente"/>
              <w:spacing w:after="0" w:line="240" w:lineRule="auto"/>
              <w:ind w:right="112"/>
              <w:jc w:val="center"/>
              <w:rPr>
                <w:rFonts w:cs="Arial"/>
                <w:bCs/>
                <w:lang w:eastAsia="es-CO"/>
              </w:rPr>
            </w:pPr>
          </w:p>
        </w:tc>
      </w:tr>
      <w:tr w:rsidR="0021182C" w:rsidRPr="006145DB" w14:paraId="104E4298" w14:textId="77777777" w:rsidTr="009F0BEA">
        <w:trPr>
          <w:trHeight w:val="20"/>
          <w:jc w:val="center"/>
        </w:trPr>
        <w:tc>
          <w:tcPr>
            <w:tcW w:w="2038" w:type="dxa"/>
            <w:vAlign w:val="center"/>
          </w:tcPr>
          <w:p w14:paraId="6AB61B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412"/>
              <w:gridCol w:w="1140"/>
              <w:gridCol w:w="1691"/>
            </w:tblGrid>
            <w:tr w:rsidR="00691CD6" w:rsidRPr="006145DB" w14:paraId="50FC77A3" w14:textId="77777777" w:rsidTr="00777384">
              <w:trPr>
                <w:trHeight w:val="80"/>
              </w:trPr>
              <w:tc>
                <w:tcPr>
                  <w:tcW w:w="2958" w:type="dxa"/>
                  <w:tcBorders>
                    <w:top w:val="nil"/>
                    <w:left w:val="nil"/>
                    <w:right w:val="nil"/>
                  </w:tcBorders>
                  <w:vAlign w:val="center"/>
                </w:tcPr>
                <w:p w14:paraId="3F1AEAB7" w14:textId="77777777" w:rsidR="00691CD6" w:rsidRPr="006145DB" w:rsidRDefault="00691CD6" w:rsidP="005B435E">
                  <w:pPr>
                    <w:tabs>
                      <w:tab w:val="left" w:pos="709"/>
                    </w:tabs>
                    <w:contextualSpacing/>
                    <w:jc w:val="center"/>
                    <w:rPr>
                      <w:rFonts w:cs="Arial"/>
                      <w:sz w:val="16"/>
                      <w:szCs w:val="16"/>
                      <w:lang w:eastAsia="es-CO"/>
                    </w:rPr>
                  </w:pPr>
                </w:p>
              </w:tc>
              <w:tc>
                <w:tcPr>
                  <w:tcW w:w="1412" w:type="dxa"/>
                  <w:tcBorders>
                    <w:top w:val="nil"/>
                    <w:left w:val="nil"/>
                    <w:right w:val="nil"/>
                  </w:tcBorders>
                  <w:vAlign w:val="center"/>
                </w:tcPr>
                <w:p w14:paraId="06AB318C" w14:textId="77777777" w:rsidR="00691CD6" w:rsidRPr="006145DB" w:rsidRDefault="00691CD6" w:rsidP="005B435E">
                  <w:pPr>
                    <w:tabs>
                      <w:tab w:val="left" w:pos="709"/>
                    </w:tabs>
                    <w:contextualSpacing/>
                    <w:jc w:val="center"/>
                    <w:rPr>
                      <w:rFonts w:cs="Arial"/>
                      <w:sz w:val="16"/>
                      <w:szCs w:val="16"/>
                      <w:lang w:eastAsia="es-CO"/>
                    </w:rPr>
                  </w:pPr>
                </w:p>
              </w:tc>
              <w:tc>
                <w:tcPr>
                  <w:tcW w:w="1140" w:type="dxa"/>
                  <w:tcBorders>
                    <w:top w:val="nil"/>
                    <w:left w:val="nil"/>
                    <w:right w:val="nil"/>
                  </w:tcBorders>
                  <w:vAlign w:val="center"/>
                </w:tcPr>
                <w:p w14:paraId="70986AC6" w14:textId="77777777" w:rsidR="00691CD6" w:rsidRPr="006145DB" w:rsidRDefault="00691CD6"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2245207F" w14:textId="77777777" w:rsidR="00691CD6" w:rsidRPr="006145DB" w:rsidRDefault="00691CD6" w:rsidP="005B435E">
                  <w:pPr>
                    <w:tabs>
                      <w:tab w:val="left" w:pos="709"/>
                    </w:tabs>
                    <w:contextualSpacing/>
                    <w:jc w:val="center"/>
                    <w:rPr>
                      <w:rFonts w:cs="Arial"/>
                      <w:sz w:val="16"/>
                      <w:szCs w:val="16"/>
                      <w:lang w:eastAsia="es-CO"/>
                    </w:rPr>
                  </w:pPr>
                </w:p>
              </w:tc>
            </w:tr>
            <w:tr w:rsidR="0021182C" w:rsidRPr="006145DB" w14:paraId="63469F4A" w14:textId="77777777" w:rsidTr="00777384">
              <w:trPr>
                <w:trHeight w:val="380"/>
              </w:trPr>
              <w:tc>
                <w:tcPr>
                  <w:tcW w:w="2958" w:type="dxa"/>
                  <w:tcBorders>
                    <w:top w:val="nil"/>
                  </w:tcBorders>
                  <w:vAlign w:val="center"/>
                </w:tcPr>
                <w:p w14:paraId="675A825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2" w:type="dxa"/>
                  <w:tcBorders>
                    <w:top w:val="nil"/>
                  </w:tcBorders>
                  <w:vAlign w:val="center"/>
                </w:tcPr>
                <w:p w14:paraId="1647B16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40" w:type="dxa"/>
                  <w:tcBorders>
                    <w:top w:val="nil"/>
                  </w:tcBorders>
                  <w:vAlign w:val="center"/>
                </w:tcPr>
                <w:p w14:paraId="576E90AB"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1" w:type="dxa"/>
                  <w:tcBorders>
                    <w:top w:val="nil"/>
                  </w:tcBorders>
                  <w:vAlign w:val="center"/>
                </w:tcPr>
                <w:p w14:paraId="47B0C37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0EF53D4" w14:textId="77777777" w:rsidTr="00777384">
              <w:trPr>
                <w:trHeight w:val="243"/>
              </w:trPr>
              <w:tc>
                <w:tcPr>
                  <w:tcW w:w="2958" w:type="dxa"/>
                  <w:vAlign w:val="center"/>
                </w:tcPr>
                <w:p w14:paraId="2759C089"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412" w:type="dxa"/>
                  <w:vAlign w:val="center"/>
                </w:tcPr>
                <w:p w14:paraId="393C1BC4"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Verificación en campo</w:t>
                  </w:r>
                </w:p>
              </w:tc>
              <w:tc>
                <w:tcPr>
                  <w:tcW w:w="1140" w:type="dxa"/>
                  <w:vAlign w:val="center"/>
                </w:tcPr>
                <w:p w14:paraId="5201F96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91" w:type="dxa"/>
                  <w:vAlign w:val="center"/>
                </w:tcPr>
                <w:p w14:paraId="30CAD8E3"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21182C" w:rsidRPr="006145DB" w14:paraId="399B0BFE" w14:textId="77777777" w:rsidTr="00777384">
              <w:trPr>
                <w:trHeight w:val="243"/>
              </w:trPr>
              <w:tc>
                <w:tcPr>
                  <w:tcW w:w="2958" w:type="dxa"/>
                  <w:vAlign w:val="center"/>
                </w:tcPr>
                <w:p w14:paraId="286FE447" w14:textId="77777777" w:rsidR="006C7D16" w:rsidRPr="006145DB" w:rsidRDefault="006C7D16"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412" w:type="dxa"/>
                  <w:vAlign w:val="center"/>
                </w:tcPr>
                <w:p w14:paraId="63BD644D" w14:textId="1253F718"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40" w:type="dxa"/>
                  <w:vAlign w:val="center"/>
                </w:tcPr>
                <w:p w14:paraId="73BDCD17"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Mes vencido</w:t>
                  </w:r>
                </w:p>
              </w:tc>
              <w:tc>
                <w:tcPr>
                  <w:tcW w:w="1691" w:type="dxa"/>
                  <w:vAlign w:val="center"/>
                </w:tcPr>
                <w:p w14:paraId="5371D381"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0CBE84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21182C" w:rsidRPr="006145DB" w14:paraId="35140FF0" w14:textId="77777777" w:rsidTr="00777384">
              <w:trPr>
                <w:trHeight w:val="639"/>
              </w:trPr>
              <w:tc>
                <w:tcPr>
                  <w:tcW w:w="2958" w:type="dxa"/>
                  <w:vAlign w:val="center"/>
                </w:tcPr>
                <w:p w14:paraId="6E66BA66" w14:textId="57D13EFC" w:rsidR="006C7D16" w:rsidRPr="006145DB" w:rsidRDefault="006C7D16"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7E77B6" w:rsidRPr="006145DB">
                    <w:rPr>
                      <w:rFonts w:cs="Arial"/>
                      <w:sz w:val="16"/>
                      <w:szCs w:val="16"/>
                    </w:rPr>
                    <w:t>.</w:t>
                  </w:r>
                </w:p>
              </w:tc>
              <w:tc>
                <w:tcPr>
                  <w:tcW w:w="1412" w:type="dxa"/>
                  <w:vAlign w:val="center"/>
                </w:tcPr>
                <w:p w14:paraId="7609D62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0" w:type="dxa"/>
                  <w:vAlign w:val="center"/>
                </w:tcPr>
                <w:p w14:paraId="7269CD84"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vAlign w:val="center"/>
                </w:tcPr>
                <w:p w14:paraId="5FFE2D13"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21182C" w:rsidRPr="006145DB" w14:paraId="12929674" w14:textId="77777777" w:rsidTr="00777384">
              <w:trPr>
                <w:trHeight w:val="765"/>
              </w:trPr>
              <w:tc>
                <w:tcPr>
                  <w:tcW w:w="2958" w:type="dxa"/>
                  <w:vAlign w:val="center"/>
                </w:tcPr>
                <w:p w14:paraId="5DB44274" w14:textId="77777777" w:rsidR="006C7D16" w:rsidRPr="006145DB" w:rsidRDefault="006C7D16" w:rsidP="005B435E">
                  <w:pPr>
                    <w:jc w:val="both"/>
                    <w:rPr>
                      <w:rFonts w:cs="Arial"/>
                      <w:sz w:val="16"/>
                      <w:szCs w:val="16"/>
                    </w:rPr>
                  </w:pPr>
                  <w:r w:rsidRPr="006145DB">
                    <w:rPr>
                      <w:rFonts w:cs="Arial"/>
                      <w:sz w:val="16"/>
                      <w:szCs w:val="16"/>
                      <w:lang w:eastAsia="es-CO"/>
                    </w:rPr>
                    <w:t>Persona con pena privativa de la libertad y no privativa.</w:t>
                  </w:r>
                </w:p>
              </w:tc>
              <w:tc>
                <w:tcPr>
                  <w:tcW w:w="1412" w:type="dxa"/>
                  <w:vAlign w:val="center"/>
                </w:tcPr>
                <w:p w14:paraId="676634E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40" w:type="dxa"/>
                  <w:vAlign w:val="center"/>
                </w:tcPr>
                <w:p w14:paraId="205A737B" w14:textId="709267DD" w:rsidR="006C7D16" w:rsidRPr="006145DB" w:rsidRDefault="006C7D16"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691" w:type="dxa"/>
                  <w:vAlign w:val="center"/>
                </w:tcPr>
                <w:p w14:paraId="490CFEA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21182C" w:rsidRPr="006145DB" w14:paraId="161789A8" w14:textId="77777777" w:rsidTr="00777384">
              <w:trPr>
                <w:trHeight w:val="485"/>
              </w:trPr>
              <w:tc>
                <w:tcPr>
                  <w:tcW w:w="2958" w:type="dxa"/>
                  <w:vAlign w:val="center"/>
                </w:tcPr>
                <w:p w14:paraId="1CA299B0" w14:textId="1AA7DC19" w:rsidR="006C7D16" w:rsidRPr="006145DB" w:rsidRDefault="006C7D16"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2F7224" w:rsidRPr="006145DB">
                    <w:rPr>
                      <w:rFonts w:cs="Arial"/>
                      <w:sz w:val="16"/>
                      <w:szCs w:val="16"/>
                      <w:lang w:eastAsia="es-CO"/>
                    </w:rPr>
                    <w:t>.</w:t>
                  </w:r>
                </w:p>
              </w:tc>
              <w:tc>
                <w:tcPr>
                  <w:tcW w:w="1412" w:type="dxa"/>
                  <w:vAlign w:val="center"/>
                </w:tcPr>
                <w:p w14:paraId="24EEBB99"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40" w:type="dxa"/>
                  <w:vAlign w:val="center"/>
                </w:tcPr>
                <w:p w14:paraId="759F9B1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691" w:type="dxa"/>
                  <w:vAlign w:val="center"/>
                </w:tcPr>
                <w:p w14:paraId="070CEE1D"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21182C" w:rsidRPr="006145DB" w14:paraId="0E622E3E" w14:textId="77777777" w:rsidTr="00777384">
              <w:trPr>
                <w:trHeight w:val="250"/>
              </w:trPr>
              <w:tc>
                <w:tcPr>
                  <w:tcW w:w="2958" w:type="dxa"/>
                  <w:vAlign w:val="center"/>
                </w:tcPr>
                <w:p w14:paraId="2008B193" w14:textId="34B35891"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2F7224" w:rsidRPr="006145DB">
                    <w:rPr>
                      <w:rFonts w:cs="Arial"/>
                      <w:sz w:val="16"/>
                      <w:szCs w:val="16"/>
                      <w:lang w:eastAsia="es-CO"/>
                    </w:rPr>
                    <w:t>.</w:t>
                  </w:r>
                </w:p>
              </w:tc>
              <w:tc>
                <w:tcPr>
                  <w:tcW w:w="1412" w:type="dxa"/>
                  <w:vAlign w:val="center"/>
                </w:tcPr>
                <w:p w14:paraId="0891091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40" w:type="dxa"/>
                  <w:vAlign w:val="center"/>
                </w:tcPr>
                <w:p w14:paraId="3F16125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vAlign w:val="center"/>
                </w:tcPr>
                <w:p w14:paraId="4CCA77C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31EDEDB2" w14:textId="77777777" w:rsidTr="00777384">
              <w:trPr>
                <w:trHeight w:val="485"/>
              </w:trPr>
              <w:tc>
                <w:tcPr>
                  <w:tcW w:w="2958" w:type="dxa"/>
                  <w:tcBorders>
                    <w:bottom w:val="single" w:sz="4" w:space="0" w:color="auto"/>
                  </w:tcBorders>
                  <w:vAlign w:val="center"/>
                </w:tcPr>
                <w:p w14:paraId="6794BA4B" w14:textId="5F596FF7"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2F7224" w:rsidRPr="006145DB">
                    <w:rPr>
                      <w:rFonts w:cs="Arial"/>
                      <w:sz w:val="16"/>
                      <w:szCs w:val="16"/>
                      <w:lang w:eastAsia="es-CO"/>
                    </w:rPr>
                    <w:t>.</w:t>
                  </w:r>
                </w:p>
              </w:tc>
              <w:tc>
                <w:tcPr>
                  <w:tcW w:w="1412" w:type="dxa"/>
                  <w:tcBorders>
                    <w:bottom w:val="single" w:sz="4" w:space="0" w:color="auto"/>
                  </w:tcBorders>
                  <w:vAlign w:val="center"/>
                </w:tcPr>
                <w:p w14:paraId="4FBBAACF"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40" w:type="dxa"/>
                  <w:tcBorders>
                    <w:bottom w:val="single" w:sz="4" w:space="0" w:color="auto"/>
                  </w:tcBorders>
                  <w:vAlign w:val="center"/>
                </w:tcPr>
                <w:p w14:paraId="6D949FB0"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tcBorders>
                    <w:bottom w:val="single" w:sz="4" w:space="0" w:color="auto"/>
                  </w:tcBorders>
                  <w:vAlign w:val="center"/>
                </w:tcPr>
                <w:p w14:paraId="79BF10A1"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135A3EFC" w14:textId="77777777" w:rsidTr="00777384">
              <w:trPr>
                <w:trHeight w:val="259"/>
              </w:trPr>
              <w:tc>
                <w:tcPr>
                  <w:tcW w:w="2958" w:type="dxa"/>
                  <w:tcBorders>
                    <w:bottom w:val="single" w:sz="4" w:space="0" w:color="auto"/>
                  </w:tcBorders>
                  <w:vAlign w:val="center"/>
                </w:tcPr>
                <w:p w14:paraId="0FC48D39" w14:textId="052946E7" w:rsidR="006C7D16" w:rsidRPr="006145DB" w:rsidRDefault="006C7D16"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2F7224" w:rsidRPr="006145DB">
                    <w:rPr>
                      <w:rFonts w:cs="Arial"/>
                      <w:sz w:val="16"/>
                      <w:szCs w:val="16"/>
                    </w:rPr>
                    <w:t>.</w:t>
                  </w:r>
                </w:p>
              </w:tc>
              <w:tc>
                <w:tcPr>
                  <w:tcW w:w="1412" w:type="dxa"/>
                  <w:tcBorders>
                    <w:bottom w:val="single" w:sz="4" w:space="0" w:color="auto"/>
                  </w:tcBorders>
                  <w:vAlign w:val="center"/>
                </w:tcPr>
                <w:p w14:paraId="026A8918"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40" w:type="dxa"/>
                  <w:tcBorders>
                    <w:bottom w:val="single" w:sz="4" w:space="0" w:color="auto"/>
                  </w:tcBorders>
                  <w:vAlign w:val="center"/>
                </w:tcPr>
                <w:p w14:paraId="4C1A18D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91" w:type="dxa"/>
                  <w:tcBorders>
                    <w:bottom w:val="single" w:sz="4" w:space="0" w:color="auto"/>
                  </w:tcBorders>
                  <w:vAlign w:val="center"/>
                </w:tcPr>
                <w:p w14:paraId="2037AFA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91CD6" w:rsidRPr="006145DB" w14:paraId="48F5CBBD" w14:textId="77777777" w:rsidTr="00777384">
              <w:trPr>
                <w:trHeight w:val="92"/>
              </w:trPr>
              <w:tc>
                <w:tcPr>
                  <w:tcW w:w="2958" w:type="dxa"/>
                  <w:tcBorders>
                    <w:left w:val="nil"/>
                    <w:bottom w:val="nil"/>
                    <w:right w:val="nil"/>
                  </w:tcBorders>
                  <w:vAlign w:val="center"/>
                </w:tcPr>
                <w:p w14:paraId="14EC2F8F" w14:textId="77777777" w:rsidR="00691CD6" w:rsidRPr="006145DB" w:rsidRDefault="00691CD6" w:rsidP="005B435E">
                  <w:pPr>
                    <w:tabs>
                      <w:tab w:val="left" w:pos="709"/>
                    </w:tabs>
                    <w:contextualSpacing/>
                    <w:jc w:val="both"/>
                    <w:rPr>
                      <w:rFonts w:cs="Arial"/>
                      <w:sz w:val="16"/>
                      <w:szCs w:val="16"/>
                    </w:rPr>
                  </w:pPr>
                </w:p>
              </w:tc>
              <w:tc>
                <w:tcPr>
                  <w:tcW w:w="1412" w:type="dxa"/>
                  <w:tcBorders>
                    <w:left w:val="nil"/>
                    <w:bottom w:val="nil"/>
                    <w:right w:val="nil"/>
                  </w:tcBorders>
                  <w:vAlign w:val="center"/>
                </w:tcPr>
                <w:p w14:paraId="43E92F41" w14:textId="77777777" w:rsidR="00691CD6" w:rsidRPr="006145DB" w:rsidRDefault="00691CD6" w:rsidP="005B435E">
                  <w:pPr>
                    <w:tabs>
                      <w:tab w:val="left" w:pos="709"/>
                    </w:tabs>
                    <w:contextualSpacing/>
                    <w:jc w:val="center"/>
                    <w:rPr>
                      <w:rFonts w:cs="Arial"/>
                      <w:sz w:val="16"/>
                      <w:szCs w:val="16"/>
                      <w:lang w:eastAsia="es-CO"/>
                    </w:rPr>
                  </w:pPr>
                </w:p>
              </w:tc>
              <w:tc>
                <w:tcPr>
                  <w:tcW w:w="1140" w:type="dxa"/>
                  <w:tcBorders>
                    <w:left w:val="nil"/>
                    <w:bottom w:val="nil"/>
                    <w:right w:val="nil"/>
                  </w:tcBorders>
                  <w:vAlign w:val="center"/>
                </w:tcPr>
                <w:p w14:paraId="63C6B431" w14:textId="77777777" w:rsidR="00691CD6" w:rsidRPr="006145DB" w:rsidRDefault="00691CD6" w:rsidP="005B435E">
                  <w:pPr>
                    <w:tabs>
                      <w:tab w:val="left" w:pos="709"/>
                    </w:tabs>
                    <w:contextualSpacing/>
                    <w:jc w:val="center"/>
                    <w:rPr>
                      <w:rFonts w:cs="Arial"/>
                      <w:bCs/>
                      <w:sz w:val="16"/>
                      <w:szCs w:val="16"/>
                      <w:lang w:eastAsia="es-CO"/>
                    </w:rPr>
                  </w:pPr>
                </w:p>
              </w:tc>
              <w:tc>
                <w:tcPr>
                  <w:tcW w:w="1691" w:type="dxa"/>
                  <w:tcBorders>
                    <w:left w:val="nil"/>
                    <w:bottom w:val="nil"/>
                    <w:right w:val="nil"/>
                  </w:tcBorders>
                  <w:vAlign w:val="center"/>
                </w:tcPr>
                <w:p w14:paraId="58FBA500" w14:textId="77777777" w:rsidR="00691CD6" w:rsidRPr="006145DB" w:rsidRDefault="00691CD6" w:rsidP="005B435E">
                  <w:pPr>
                    <w:tabs>
                      <w:tab w:val="left" w:pos="709"/>
                    </w:tabs>
                    <w:contextualSpacing/>
                    <w:jc w:val="center"/>
                    <w:rPr>
                      <w:rFonts w:cs="Arial"/>
                      <w:sz w:val="16"/>
                      <w:szCs w:val="16"/>
                    </w:rPr>
                  </w:pPr>
                </w:p>
              </w:tc>
            </w:tr>
          </w:tbl>
          <w:p w14:paraId="082F0E8F"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737068B" w14:textId="77777777" w:rsidTr="009F0BEA">
        <w:trPr>
          <w:trHeight w:val="955"/>
          <w:jc w:val="center"/>
        </w:trPr>
        <w:tc>
          <w:tcPr>
            <w:tcW w:w="2038" w:type="dxa"/>
            <w:vAlign w:val="center"/>
          </w:tcPr>
          <w:p w14:paraId="255D6F00" w14:textId="77777777" w:rsidR="006C7D16" w:rsidRPr="006145DB" w:rsidRDefault="006C7D16"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W w:w="72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58"/>
              <w:gridCol w:w="1412"/>
              <w:gridCol w:w="1039"/>
              <w:gridCol w:w="1800"/>
            </w:tblGrid>
            <w:tr w:rsidR="00691CD6" w:rsidRPr="006145DB" w14:paraId="245C9D5D" w14:textId="77777777" w:rsidTr="00777384">
              <w:trPr>
                <w:trHeight w:val="80"/>
              </w:trPr>
              <w:tc>
                <w:tcPr>
                  <w:tcW w:w="2958" w:type="dxa"/>
                  <w:tcBorders>
                    <w:top w:val="nil"/>
                    <w:left w:val="nil"/>
                    <w:bottom w:val="single" w:sz="6" w:space="0" w:color="auto"/>
                    <w:right w:val="nil"/>
                  </w:tcBorders>
                  <w:vAlign w:val="center"/>
                </w:tcPr>
                <w:p w14:paraId="43CBC4ED" w14:textId="77777777" w:rsidR="00691CD6" w:rsidRPr="006145DB" w:rsidRDefault="00691CD6" w:rsidP="005B435E">
                  <w:pPr>
                    <w:spacing w:after="0" w:line="240" w:lineRule="auto"/>
                    <w:jc w:val="center"/>
                    <w:textAlignment w:val="baseline"/>
                    <w:rPr>
                      <w:rFonts w:cs="Arial"/>
                      <w:sz w:val="16"/>
                      <w:szCs w:val="16"/>
                      <w:lang w:eastAsia="es-CO"/>
                    </w:rPr>
                  </w:pPr>
                </w:p>
              </w:tc>
              <w:tc>
                <w:tcPr>
                  <w:tcW w:w="1412" w:type="dxa"/>
                  <w:tcBorders>
                    <w:top w:val="nil"/>
                    <w:left w:val="nil"/>
                    <w:bottom w:val="single" w:sz="6" w:space="0" w:color="auto"/>
                    <w:right w:val="nil"/>
                  </w:tcBorders>
                  <w:vAlign w:val="center"/>
                </w:tcPr>
                <w:p w14:paraId="7B4E8918" w14:textId="77777777" w:rsidR="00691CD6" w:rsidRPr="006145DB" w:rsidRDefault="00691CD6" w:rsidP="005B435E">
                  <w:pPr>
                    <w:spacing w:after="0" w:line="240" w:lineRule="auto"/>
                    <w:jc w:val="center"/>
                    <w:textAlignment w:val="baseline"/>
                    <w:rPr>
                      <w:rFonts w:cs="Arial"/>
                      <w:sz w:val="16"/>
                      <w:szCs w:val="16"/>
                      <w:lang w:eastAsia="es-CO"/>
                    </w:rPr>
                  </w:pPr>
                </w:p>
              </w:tc>
              <w:tc>
                <w:tcPr>
                  <w:tcW w:w="1039" w:type="dxa"/>
                  <w:tcBorders>
                    <w:top w:val="nil"/>
                    <w:left w:val="nil"/>
                    <w:bottom w:val="single" w:sz="6" w:space="0" w:color="auto"/>
                    <w:right w:val="nil"/>
                  </w:tcBorders>
                  <w:vAlign w:val="center"/>
                </w:tcPr>
                <w:p w14:paraId="0EEE4520" w14:textId="77777777" w:rsidR="00691CD6" w:rsidRPr="006145DB" w:rsidRDefault="00691CD6" w:rsidP="005B435E">
                  <w:pPr>
                    <w:spacing w:after="0" w:line="240" w:lineRule="auto"/>
                    <w:jc w:val="center"/>
                    <w:textAlignment w:val="baseline"/>
                    <w:rPr>
                      <w:rFonts w:cs="Arial"/>
                      <w:sz w:val="16"/>
                      <w:szCs w:val="16"/>
                      <w:lang w:eastAsia="es-CO"/>
                    </w:rPr>
                  </w:pPr>
                </w:p>
              </w:tc>
              <w:tc>
                <w:tcPr>
                  <w:tcW w:w="1800" w:type="dxa"/>
                  <w:tcBorders>
                    <w:top w:val="nil"/>
                    <w:left w:val="nil"/>
                    <w:bottom w:val="single" w:sz="6" w:space="0" w:color="auto"/>
                    <w:right w:val="nil"/>
                  </w:tcBorders>
                  <w:vAlign w:val="center"/>
                </w:tcPr>
                <w:p w14:paraId="65DE8336" w14:textId="77777777" w:rsidR="00691CD6" w:rsidRPr="006145DB" w:rsidRDefault="00691CD6" w:rsidP="005B435E">
                  <w:pPr>
                    <w:spacing w:after="0" w:line="240" w:lineRule="auto"/>
                    <w:jc w:val="center"/>
                    <w:textAlignment w:val="baseline"/>
                    <w:rPr>
                      <w:rFonts w:cs="Arial"/>
                      <w:sz w:val="16"/>
                      <w:szCs w:val="16"/>
                      <w:lang w:eastAsia="es-CO"/>
                    </w:rPr>
                  </w:pPr>
                </w:p>
              </w:tc>
            </w:tr>
            <w:tr w:rsidR="0021182C" w:rsidRPr="006145DB" w14:paraId="2F1501E4" w14:textId="77777777" w:rsidTr="00777384">
              <w:trPr>
                <w:trHeight w:val="360"/>
              </w:trPr>
              <w:tc>
                <w:tcPr>
                  <w:tcW w:w="2958" w:type="dxa"/>
                  <w:tcBorders>
                    <w:top w:val="nil"/>
                    <w:left w:val="single" w:sz="6" w:space="0" w:color="auto"/>
                    <w:bottom w:val="single" w:sz="6" w:space="0" w:color="auto"/>
                    <w:right w:val="single" w:sz="6" w:space="0" w:color="auto"/>
                  </w:tcBorders>
                  <w:vAlign w:val="center"/>
                  <w:hideMark/>
                </w:tcPr>
                <w:p w14:paraId="0C782C2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412" w:type="dxa"/>
                  <w:tcBorders>
                    <w:top w:val="nil"/>
                    <w:left w:val="single" w:sz="6" w:space="0" w:color="auto"/>
                    <w:bottom w:val="single" w:sz="6" w:space="0" w:color="auto"/>
                    <w:right w:val="single" w:sz="6" w:space="0" w:color="auto"/>
                  </w:tcBorders>
                  <w:vAlign w:val="center"/>
                  <w:hideMark/>
                </w:tcPr>
                <w:p w14:paraId="794326F0"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039" w:type="dxa"/>
                  <w:tcBorders>
                    <w:top w:val="nil"/>
                    <w:left w:val="single" w:sz="6" w:space="0" w:color="auto"/>
                    <w:bottom w:val="single" w:sz="6" w:space="0" w:color="auto"/>
                    <w:right w:val="single" w:sz="6" w:space="0" w:color="auto"/>
                  </w:tcBorders>
                  <w:vAlign w:val="center"/>
                  <w:hideMark/>
                </w:tcPr>
                <w:p w14:paraId="2039C3A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800" w:type="dxa"/>
                  <w:tcBorders>
                    <w:top w:val="nil"/>
                    <w:left w:val="single" w:sz="6" w:space="0" w:color="auto"/>
                    <w:bottom w:val="single" w:sz="6" w:space="0" w:color="auto"/>
                    <w:right w:val="single" w:sz="6" w:space="0" w:color="auto"/>
                  </w:tcBorders>
                  <w:vAlign w:val="center"/>
                  <w:hideMark/>
                </w:tcPr>
                <w:p w14:paraId="1B33D8E8" w14:textId="6331B675"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21182C" w:rsidRPr="006145DB" w14:paraId="49169771" w14:textId="77777777" w:rsidTr="00777384">
              <w:trPr>
                <w:trHeight w:val="425"/>
              </w:trPr>
              <w:tc>
                <w:tcPr>
                  <w:tcW w:w="2958" w:type="dxa"/>
                  <w:tcBorders>
                    <w:top w:val="single" w:sz="6" w:space="0" w:color="auto"/>
                    <w:left w:val="single" w:sz="6" w:space="0" w:color="auto"/>
                    <w:bottom w:val="single" w:sz="6" w:space="0" w:color="auto"/>
                    <w:right w:val="single" w:sz="6" w:space="0" w:color="auto"/>
                  </w:tcBorders>
                  <w:vAlign w:val="center"/>
                </w:tcPr>
                <w:p w14:paraId="53F657DA"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lang w:eastAsia="es-CO"/>
                    </w:rPr>
                    <w:t>Servicio de Autocuidado para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2C951FB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6FEF4B75"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7C57A309" w14:textId="116C89DD"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552F579F"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02BC979B"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sz w:val="16"/>
                      <w:szCs w:val="16"/>
                      <w:lang w:eastAsia="es-CO"/>
                    </w:rPr>
                    <w:t>Servicio de Hogar de Paso Día y Hogar de Paso Noche para la Atención de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1810C8B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6F0B8D2"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BEF44C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A7CF8D"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4413F03"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sz w:val="16"/>
                      <w:szCs w:val="16"/>
                      <w:shd w:val="clear" w:color="auto" w:fill="FFFFFF"/>
                    </w:rPr>
                    <w:t>Servicio de Atención Sociosanitaria para Población Habitante de Calle y en Alto Riesgo de Estarlo.</w:t>
                  </w:r>
                </w:p>
              </w:tc>
              <w:tc>
                <w:tcPr>
                  <w:tcW w:w="1412" w:type="dxa"/>
                  <w:tcBorders>
                    <w:top w:val="single" w:sz="6" w:space="0" w:color="auto"/>
                    <w:left w:val="single" w:sz="6" w:space="0" w:color="auto"/>
                    <w:bottom w:val="single" w:sz="6" w:space="0" w:color="auto"/>
                    <w:right w:val="single" w:sz="6" w:space="0" w:color="auto"/>
                  </w:tcBorders>
                  <w:vAlign w:val="center"/>
                </w:tcPr>
                <w:p w14:paraId="261B1E2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79614DC8"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DAADB31" w14:textId="28413DC3"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8596DF4"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6D22BAB"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412" w:type="dxa"/>
                  <w:tcBorders>
                    <w:top w:val="single" w:sz="6" w:space="0" w:color="auto"/>
                    <w:left w:val="single" w:sz="6" w:space="0" w:color="auto"/>
                    <w:bottom w:val="single" w:sz="6" w:space="0" w:color="auto"/>
                    <w:right w:val="single" w:sz="6" w:space="0" w:color="auto"/>
                  </w:tcBorders>
                  <w:vAlign w:val="center"/>
                </w:tcPr>
                <w:p w14:paraId="17E1F1A0"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1FF4AEF"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49EA9B6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394EC347" w14:textId="77777777" w:rsidTr="00777384">
              <w:trPr>
                <w:trHeight w:val="210"/>
              </w:trPr>
              <w:tc>
                <w:tcPr>
                  <w:tcW w:w="2958" w:type="dxa"/>
                  <w:tcBorders>
                    <w:top w:val="single" w:sz="6" w:space="0" w:color="auto"/>
                    <w:left w:val="single" w:sz="6" w:space="0" w:color="auto"/>
                    <w:bottom w:val="nil"/>
                    <w:right w:val="single" w:sz="6" w:space="0" w:color="auto"/>
                  </w:tcBorders>
                  <w:vAlign w:val="center"/>
                </w:tcPr>
                <w:p w14:paraId="29DBFCD0"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412" w:type="dxa"/>
                  <w:tcBorders>
                    <w:top w:val="single" w:sz="6" w:space="0" w:color="auto"/>
                    <w:left w:val="single" w:sz="6" w:space="0" w:color="auto"/>
                    <w:bottom w:val="nil"/>
                    <w:right w:val="single" w:sz="6" w:space="0" w:color="auto"/>
                  </w:tcBorders>
                  <w:vAlign w:val="center"/>
                </w:tcPr>
                <w:p w14:paraId="777E82D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nil"/>
                    <w:right w:val="single" w:sz="6" w:space="0" w:color="auto"/>
                  </w:tcBorders>
                  <w:vAlign w:val="center"/>
                </w:tcPr>
                <w:p w14:paraId="4B6F472E"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nil"/>
                    <w:right w:val="single" w:sz="6" w:space="0" w:color="auto"/>
                  </w:tcBorders>
                  <w:vAlign w:val="center"/>
                </w:tcPr>
                <w:p w14:paraId="070A82F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EBBF96C" w14:textId="77777777" w:rsidTr="00777384">
              <w:trPr>
                <w:trHeight w:val="225"/>
              </w:trPr>
              <w:tc>
                <w:tcPr>
                  <w:tcW w:w="2958" w:type="dxa"/>
                  <w:tcBorders>
                    <w:top w:val="nil"/>
                    <w:left w:val="single" w:sz="6" w:space="0" w:color="auto"/>
                    <w:bottom w:val="single" w:sz="6" w:space="0" w:color="auto"/>
                    <w:right w:val="single" w:sz="6" w:space="0" w:color="auto"/>
                  </w:tcBorders>
                  <w:vAlign w:val="center"/>
                  <w:hideMark/>
                </w:tcPr>
                <w:p w14:paraId="1DA63F34" w14:textId="77777777" w:rsidR="006C7D16" w:rsidRPr="006145DB" w:rsidRDefault="006C7D16" w:rsidP="005B435E">
                  <w:pPr>
                    <w:spacing w:after="0" w:line="240" w:lineRule="auto"/>
                    <w:ind w:right="47"/>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412" w:type="dxa"/>
                  <w:tcBorders>
                    <w:top w:val="nil"/>
                    <w:left w:val="single" w:sz="6" w:space="0" w:color="auto"/>
                    <w:bottom w:val="single" w:sz="6" w:space="0" w:color="auto"/>
                    <w:right w:val="single" w:sz="6" w:space="0" w:color="auto"/>
                  </w:tcBorders>
                  <w:vAlign w:val="center"/>
                  <w:hideMark/>
                </w:tcPr>
                <w:p w14:paraId="0DD3818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nil"/>
                    <w:left w:val="single" w:sz="6" w:space="0" w:color="auto"/>
                    <w:bottom w:val="single" w:sz="6" w:space="0" w:color="auto"/>
                    <w:right w:val="single" w:sz="6" w:space="0" w:color="auto"/>
                  </w:tcBorders>
                  <w:vAlign w:val="center"/>
                  <w:hideMark/>
                </w:tcPr>
                <w:p w14:paraId="061C4D5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nil"/>
                    <w:left w:val="single" w:sz="6" w:space="0" w:color="auto"/>
                    <w:bottom w:val="single" w:sz="6" w:space="0" w:color="auto"/>
                    <w:right w:val="single" w:sz="6" w:space="0" w:color="auto"/>
                  </w:tcBorders>
                  <w:vAlign w:val="center"/>
                  <w:hideMark/>
                </w:tcPr>
                <w:p w14:paraId="06CFD8C7"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097D67D0"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C5C87BD" w14:textId="77777777" w:rsidR="006C7D16" w:rsidRPr="006145DB" w:rsidRDefault="006C7D16" w:rsidP="005B435E">
                  <w:pPr>
                    <w:spacing w:after="0" w:line="240" w:lineRule="auto"/>
                    <w:ind w:right="47"/>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44D03FE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hideMark/>
                </w:tcPr>
                <w:p w14:paraId="042FECB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D97F42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57F63548"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2B045787"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412" w:type="dxa"/>
                  <w:tcBorders>
                    <w:top w:val="single" w:sz="6" w:space="0" w:color="auto"/>
                    <w:left w:val="single" w:sz="6" w:space="0" w:color="auto"/>
                    <w:bottom w:val="single" w:sz="6" w:space="0" w:color="auto"/>
                    <w:right w:val="single" w:sz="6" w:space="0" w:color="auto"/>
                  </w:tcBorders>
                  <w:vAlign w:val="center"/>
                </w:tcPr>
                <w:p w14:paraId="609E9C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3FD4850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5700E24B"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1A63121"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1B66E36D" w14:textId="77777777" w:rsidR="006C7D16" w:rsidRPr="006145DB" w:rsidRDefault="006C7D16"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p>
              </w:tc>
              <w:tc>
                <w:tcPr>
                  <w:tcW w:w="1412" w:type="dxa"/>
                  <w:tcBorders>
                    <w:top w:val="single" w:sz="6" w:space="0" w:color="auto"/>
                    <w:left w:val="single" w:sz="6" w:space="0" w:color="auto"/>
                    <w:bottom w:val="single" w:sz="6" w:space="0" w:color="auto"/>
                    <w:right w:val="single" w:sz="6" w:space="0" w:color="auto"/>
                  </w:tcBorders>
                  <w:vAlign w:val="center"/>
                </w:tcPr>
                <w:p w14:paraId="552F7F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1A28EC6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2F01585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66F75F"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FB7BC0B" w14:textId="77777777" w:rsidR="006C7D16" w:rsidRPr="006145DB" w:rsidRDefault="006C7D16"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6B5D1E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039" w:type="dxa"/>
                  <w:tcBorders>
                    <w:top w:val="single" w:sz="6" w:space="0" w:color="auto"/>
                    <w:left w:val="single" w:sz="6" w:space="0" w:color="auto"/>
                    <w:bottom w:val="single" w:sz="6" w:space="0" w:color="auto"/>
                    <w:right w:val="single" w:sz="6" w:space="0" w:color="auto"/>
                  </w:tcBorders>
                  <w:vAlign w:val="center"/>
                  <w:hideMark/>
                </w:tcPr>
                <w:p w14:paraId="7900170A" w14:textId="30B37068" w:rsidR="006C7D16" w:rsidRPr="006145DB" w:rsidRDefault="006C7D16"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80C735"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24633D" w:rsidRPr="006145DB" w14:paraId="1616B4DE" w14:textId="77777777" w:rsidTr="00777384">
              <w:trPr>
                <w:trHeight w:val="65"/>
              </w:trPr>
              <w:tc>
                <w:tcPr>
                  <w:tcW w:w="2958" w:type="dxa"/>
                  <w:tcBorders>
                    <w:top w:val="single" w:sz="6" w:space="0" w:color="auto"/>
                    <w:left w:val="nil"/>
                    <w:bottom w:val="nil"/>
                    <w:right w:val="nil"/>
                  </w:tcBorders>
                  <w:vAlign w:val="center"/>
                </w:tcPr>
                <w:p w14:paraId="50FBD72B" w14:textId="77777777" w:rsidR="0024633D" w:rsidRPr="006145DB" w:rsidRDefault="0024633D" w:rsidP="005B435E">
                  <w:pPr>
                    <w:spacing w:after="0" w:line="240" w:lineRule="auto"/>
                    <w:jc w:val="both"/>
                    <w:textAlignment w:val="baseline"/>
                    <w:rPr>
                      <w:rFonts w:cs="Arial"/>
                      <w:sz w:val="16"/>
                      <w:szCs w:val="16"/>
                      <w:lang w:eastAsia="es-CO"/>
                    </w:rPr>
                  </w:pPr>
                </w:p>
              </w:tc>
              <w:tc>
                <w:tcPr>
                  <w:tcW w:w="1412" w:type="dxa"/>
                  <w:tcBorders>
                    <w:top w:val="single" w:sz="6" w:space="0" w:color="auto"/>
                    <w:left w:val="nil"/>
                    <w:bottom w:val="nil"/>
                    <w:right w:val="nil"/>
                  </w:tcBorders>
                  <w:vAlign w:val="center"/>
                </w:tcPr>
                <w:p w14:paraId="687A7598" w14:textId="77777777" w:rsidR="0024633D" w:rsidRPr="006145DB" w:rsidRDefault="0024633D" w:rsidP="005B435E">
                  <w:pPr>
                    <w:spacing w:after="0" w:line="240" w:lineRule="auto"/>
                    <w:jc w:val="center"/>
                    <w:textAlignment w:val="baseline"/>
                    <w:rPr>
                      <w:rFonts w:cs="Arial"/>
                      <w:sz w:val="16"/>
                      <w:szCs w:val="16"/>
                      <w:lang w:eastAsia="es-CO"/>
                    </w:rPr>
                  </w:pPr>
                </w:p>
              </w:tc>
              <w:tc>
                <w:tcPr>
                  <w:tcW w:w="1039" w:type="dxa"/>
                  <w:tcBorders>
                    <w:top w:val="single" w:sz="6" w:space="0" w:color="auto"/>
                    <w:left w:val="nil"/>
                    <w:bottom w:val="nil"/>
                    <w:right w:val="nil"/>
                  </w:tcBorders>
                  <w:vAlign w:val="center"/>
                </w:tcPr>
                <w:p w14:paraId="3CFE346A" w14:textId="77777777" w:rsidR="0024633D" w:rsidRPr="006145DB" w:rsidRDefault="0024633D" w:rsidP="005B435E">
                  <w:pPr>
                    <w:tabs>
                      <w:tab w:val="left" w:pos="709"/>
                    </w:tabs>
                    <w:spacing w:after="0" w:line="240" w:lineRule="auto"/>
                    <w:contextualSpacing/>
                    <w:jc w:val="center"/>
                    <w:textAlignment w:val="baseline"/>
                    <w:rPr>
                      <w:rFonts w:eastAsia="Arial" w:cs="Arial"/>
                      <w:sz w:val="16"/>
                      <w:szCs w:val="16"/>
                    </w:rPr>
                  </w:pPr>
                </w:p>
              </w:tc>
              <w:tc>
                <w:tcPr>
                  <w:tcW w:w="1800" w:type="dxa"/>
                  <w:tcBorders>
                    <w:top w:val="single" w:sz="6" w:space="0" w:color="auto"/>
                    <w:left w:val="nil"/>
                    <w:bottom w:val="nil"/>
                    <w:right w:val="nil"/>
                  </w:tcBorders>
                  <w:vAlign w:val="center"/>
                </w:tcPr>
                <w:p w14:paraId="7F2DAB6F" w14:textId="77777777" w:rsidR="0024633D" w:rsidRPr="006145DB" w:rsidRDefault="0024633D" w:rsidP="005B435E">
                  <w:pPr>
                    <w:spacing w:after="0" w:line="240" w:lineRule="auto"/>
                    <w:jc w:val="center"/>
                    <w:textAlignment w:val="baseline"/>
                    <w:rPr>
                      <w:rFonts w:cs="Arial"/>
                      <w:sz w:val="16"/>
                      <w:szCs w:val="16"/>
                      <w:lang w:eastAsia="es-CO"/>
                    </w:rPr>
                  </w:pPr>
                </w:p>
              </w:tc>
            </w:tr>
          </w:tbl>
          <w:p w14:paraId="5F2CDD6A" w14:textId="77777777" w:rsidR="006C7D16" w:rsidRPr="006145DB" w:rsidRDefault="006C7D16" w:rsidP="005B435E">
            <w:pPr>
              <w:tabs>
                <w:tab w:val="left" w:pos="709"/>
              </w:tabs>
              <w:spacing w:after="0" w:line="240" w:lineRule="auto"/>
              <w:contextualSpacing/>
              <w:jc w:val="center"/>
              <w:rPr>
                <w:rFonts w:eastAsia="Calibri" w:cs="Arial"/>
                <w:bCs/>
                <w:sz w:val="20"/>
                <w:szCs w:val="20"/>
                <w:lang w:eastAsia="es-CO"/>
              </w:rPr>
            </w:pPr>
          </w:p>
        </w:tc>
      </w:tr>
      <w:tr w:rsidR="0021182C" w:rsidRPr="006145DB" w14:paraId="2C9D7E48" w14:textId="77777777" w:rsidTr="007E2B6C">
        <w:trPr>
          <w:trHeight w:val="600"/>
          <w:jc w:val="center"/>
        </w:trPr>
        <w:tc>
          <w:tcPr>
            <w:tcW w:w="2038" w:type="dxa"/>
            <w:vAlign w:val="center"/>
          </w:tcPr>
          <w:p w14:paraId="7502F6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0DC81302"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El servicio de comunidad de vida es de alta permanencia entendido como aquel que promueve procesos de desarrollo personal en ámbitos institucionalizados y está dirigida a perfiles específicos de la población habitante de calle que desea deshabituarse de la vida en calle, cuyo tiempo se estima entre 9 y 12 meses.</w:t>
            </w:r>
          </w:p>
          <w:p w14:paraId="4F8DE1A8" w14:textId="77777777" w:rsidR="006C7D16" w:rsidRPr="006145DB" w:rsidRDefault="006C7D16" w:rsidP="005B435E">
            <w:pPr>
              <w:spacing w:after="0" w:line="240" w:lineRule="auto"/>
              <w:ind w:left="-17"/>
              <w:contextualSpacing/>
              <w:jc w:val="both"/>
              <w:rPr>
                <w:rFonts w:eastAsia="Arial" w:cs="Arial"/>
                <w:sz w:val="20"/>
                <w:szCs w:val="20"/>
              </w:rPr>
            </w:pPr>
          </w:p>
          <w:p w14:paraId="1116D123"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Se ejecuta de domingo a domingo en jornada continua, a través de las siguientes líneas de atención:</w:t>
            </w:r>
          </w:p>
          <w:p w14:paraId="3361DCCB"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Desarrollo personal para la inclusión social, mediante acciones grupales con temáticas orientadas a la identificación de estrategias de afrontamiento, regulación emocional, elaboración de duelos, sexualidad y dependencias, así como intervenciones individuales, que permiten realizar el proceso de construcción del proyecto de vida, fortaleciendo la identidad, la autonomía e independencia aportando a la inclusión social.</w:t>
            </w:r>
          </w:p>
          <w:p w14:paraId="254DD912" w14:textId="1F6EAC4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Promoción de la inclusión socio ocupacional desde el agenciamiento de capacidades, esta línea orienta la implementación de estrategias, acciones e intervenciones para el desarrollo de habilidades, la formación académica y productiva, el fortalecimiento de capacidades laborales, lúdicas, deportivas, recreativas y culturales, la programación de talleres pre-vocacionales y productivos en torno al proceso de inclusión ocupacional.</w:t>
            </w:r>
          </w:p>
          <w:p w14:paraId="73D3D417" w14:textId="77777777" w:rsidR="00CA0C24" w:rsidRPr="006145DB" w:rsidRDefault="00CA0C24" w:rsidP="005B435E">
            <w:pPr>
              <w:spacing w:after="0" w:line="240" w:lineRule="auto"/>
              <w:jc w:val="both"/>
              <w:rPr>
                <w:rFonts w:eastAsia="Arial" w:cs="Arial"/>
                <w:sz w:val="20"/>
                <w:szCs w:val="20"/>
              </w:rPr>
            </w:pPr>
          </w:p>
          <w:p w14:paraId="368D50E5"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Fortalecimiento de las redes de apoyo, la gestión y el aprovechamiento de las oportunidades, con acciones dirigidas a la identificación de las redes de apoyo potenciales en cada proceso individual; construcción, fortalecimiento y mantenimiento de relaciones sociales que consoliden las redes identificadas y el desarrollo de estrategias formativas para el aprovechamiento de las oportunidades y agenciamiento personal.</w:t>
            </w:r>
          </w:p>
          <w:p w14:paraId="6665345C" w14:textId="77777777" w:rsidR="006C7D16" w:rsidRPr="006145DB" w:rsidRDefault="006C7D16" w:rsidP="005B435E">
            <w:pPr>
              <w:spacing w:after="0" w:line="240" w:lineRule="auto"/>
              <w:ind w:left="360"/>
              <w:contextualSpacing/>
              <w:jc w:val="both"/>
              <w:rPr>
                <w:rFonts w:eastAsia="Arial" w:cs="Arial"/>
                <w:sz w:val="20"/>
                <w:szCs w:val="20"/>
              </w:rPr>
            </w:pPr>
          </w:p>
          <w:p w14:paraId="53969F16"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Dinamización de la atención integral basada en Comunidad de Vida, en espacios de escucha activa, diálogo y crecimiento personal a partir del trabajo colectivo que se pueda promover con todos los miembros del centro de atención mediante actividades como: estudio de caso para comprender situaciones particulares, ceremonia de ascensos, encuentros comunitarios y grupos de interés con temáticas académicas, formativas, culturales, ocupacional, de apoyo a las labores en la  comunidad y mejoramiento de la convivencia.</w:t>
            </w:r>
          </w:p>
          <w:p w14:paraId="5461FDE3" w14:textId="77777777" w:rsidR="006C7D16" w:rsidRPr="006145DB" w:rsidRDefault="006C7D16" w:rsidP="005B435E">
            <w:pPr>
              <w:spacing w:after="0" w:line="240" w:lineRule="auto"/>
              <w:contextualSpacing/>
              <w:jc w:val="both"/>
              <w:rPr>
                <w:rFonts w:eastAsia="Arial" w:cs="Arial"/>
                <w:sz w:val="20"/>
                <w:szCs w:val="20"/>
              </w:rPr>
            </w:pPr>
          </w:p>
          <w:p w14:paraId="4E55C0B6"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Beneficios tangibles que se otorgarán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4ACED863" w14:textId="77777777" w:rsidR="006C7D16" w:rsidRPr="006145DB" w:rsidRDefault="006C7D16" w:rsidP="005B435E">
            <w:pPr>
              <w:spacing w:after="0" w:line="240" w:lineRule="auto"/>
              <w:ind w:left="-17"/>
              <w:contextualSpacing/>
              <w:jc w:val="both"/>
              <w:rPr>
                <w:rFonts w:eastAsia="Arial" w:cs="Arial"/>
                <w:sz w:val="20"/>
                <w:szCs w:val="20"/>
              </w:rPr>
            </w:pPr>
          </w:p>
          <w:p w14:paraId="7C5038BC"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En caso de interrupción parcial o total en la prestación del servicio social comunidad de vida para población habitante de calle se implementará el plan operativo de continuidad correspondiente.</w:t>
            </w:r>
          </w:p>
        </w:tc>
      </w:tr>
      <w:tr w:rsidR="0021182C" w:rsidRPr="006145DB" w14:paraId="0F4E5786" w14:textId="77777777" w:rsidTr="009F0BEA">
        <w:trPr>
          <w:trHeight w:val="983"/>
          <w:jc w:val="center"/>
        </w:trPr>
        <w:tc>
          <w:tcPr>
            <w:tcW w:w="2038" w:type="dxa"/>
            <w:vAlign w:val="center"/>
          </w:tcPr>
          <w:p w14:paraId="31025EE8"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vAlign w:val="center"/>
          </w:tcPr>
          <w:p w14:paraId="42FFC073" w14:textId="77777777" w:rsidR="006C7D16" w:rsidRPr="006145DB" w:rsidRDefault="006C7D16"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w:t>
            </w:r>
          </w:p>
          <w:p w14:paraId="3B84F8E2" w14:textId="77777777" w:rsidR="00777384" w:rsidRPr="006145DB" w:rsidRDefault="00777384" w:rsidP="00777384">
            <w:pPr>
              <w:pStyle w:val="Ttulo1"/>
              <w:rPr>
                <w:sz w:val="20"/>
                <w:lang w:eastAsia="es-CO"/>
              </w:rPr>
            </w:pPr>
          </w:p>
          <w:p w14:paraId="6886D145" w14:textId="77777777" w:rsidR="006C7D16" w:rsidRPr="006145DB" w:rsidRDefault="006C7D16">
            <w:pPr>
              <w:numPr>
                <w:ilvl w:val="0"/>
                <w:numId w:val="17"/>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w:t>
            </w:r>
          </w:p>
          <w:p w14:paraId="17172793" w14:textId="77777777" w:rsidR="006C7D16" w:rsidRPr="006145DB" w:rsidRDefault="006C7D16">
            <w:pPr>
              <w:numPr>
                <w:ilvl w:val="0"/>
                <w:numId w:val="21"/>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w:t>
            </w:r>
          </w:p>
          <w:p w14:paraId="6E55EE44" w14:textId="77777777" w:rsidR="006C7D16" w:rsidRPr="006145DB" w:rsidRDefault="006C7D16">
            <w:pPr>
              <w:numPr>
                <w:ilvl w:val="0"/>
                <w:numId w:val="18"/>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w:t>
            </w:r>
          </w:p>
          <w:p w14:paraId="71A2ABEC"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w:t>
            </w:r>
          </w:p>
          <w:p w14:paraId="08AA7B71"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w:t>
            </w:r>
          </w:p>
        </w:tc>
      </w:tr>
    </w:tbl>
    <w:p w14:paraId="12FD8F1B" w14:textId="77777777" w:rsidR="006C7D16" w:rsidRPr="006145DB" w:rsidRDefault="006C7D16" w:rsidP="005B435E">
      <w:pPr>
        <w:pStyle w:val="commentcontentpara"/>
        <w:spacing w:before="0" w:beforeAutospacing="0" w:after="0" w:afterAutospacing="0"/>
        <w:rPr>
          <w:rFonts w:ascii="Arial" w:hAnsi="Arial" w:cs="Arial"/>
          <w:sz w:val="22"/>
          <w:szCs w:val="22"/>
        </w:rPr>
      </w:pPr>
    </w:p>
    <w:p w14:paraId="6F69AD0B" w14:textId="13E0E6E6" w:rsidR="00547FBE" w:rsidRPr="006145DB" w:rsidRDefault="00FA0CAF">
      <w:pPr>
        <w:pStyle w:val="Ttulo1"/>
        <w:numPr>
          <w:ilvl w:val="2"/>
          <w:numId w:val="70"/>
        </w:numPr>
        <w:ind w:left="567" w:hanging="579"/>
        <w:jc w:val="center"/>
        <w:rPr>
          <w:lang w:val="es-CO"/>
        </w:rPr>
      </w:pPr>
      <w:r w:rsidRPr="006145DB">
        <w:rPr>
          <w:lang w:val="es-CO"/>
        </w:rPr>
        <w:t xml:space="preserve"> </w:t>
      </w:r>
      <w:bookmarkStart w:id="168" w:name="_Toc210213196"/>
      <w:bookmarkStart w:id="169" w:name="_Toc213273470"/>
      <w:bookmarkStart w:id="170" w:name="_Toc213276097"/>
      <w:bookmarkStart w:id="171" w:name="_Toc216902430"/>
      <w:r w:rsidR="00DD0085" w:rsidRPr="006145DB">
        <w:rPr>
          <w:lang w:val="es-CO"/>
        </w:rPr>
        <w:t xml:space="preserve">Servicio </w:t>
      </w:r>
      <w:r w:rsidR="00D65F03" w:rsidRPr="006145DB">
        <w:rPr>
          <w:lang w:val="es-CO"/>
        </w:rPr>
        <w:t xml:space="preserve">Alta </w:t>
      </w:r>
      <w:r w:rsidR="00DD0085" w:rsidRPr="006145DB">
        <w:rPr>
          <w:lang w:val="es-CO"/>
        </w:rPr>
        <w:t>D</w:t>
      </w:r>
      <w:r w:rsidR="00D65F03" w:rsidRPr="006145DB">
        <w:rPr>
          <w:lang w:val="es-CO"/>
        </w:rPr>
        <w:t xml:space="preserve">ependencia </w:t>
      </w:r>
      <w:r w:rsidR="00DD0085" w:rsidRPr="006145DB">
        <w:rPr>
          <w:lang w:val="es-CO"/>
        </w:rPr>
        <w:t>F</w:t>
      </w:r>
      <w:r w:rsidR="00D65F03" w:rsidRPr="006145DB">
        <w:rPr>
          <w:lang w:val="es-CO"/>
        </w:rPr>
        <w:t xml:space="preserve">ísica, </w:t>
      </w:r>
      <w:r w:rsidR="00DD0085" w:rsidRPr="006145DB">
        <w:rPr>
          <w:lang w:val="es-CO"/>
        </w:rPr>
        <w:t>M</w:t>
      </w:r>
      <w:r w:rsidR="00D65F03" w:rsidRPr="006145DB">
        <w:rPr>
          <w:lang w:val="es-CO"/>
        </w:rPr>
        <w:t xml:space="preserve">ental o </w:t>
      </w:r>
      <w:r w:rsidR="00DD0085" w:rsidRPr="006145DB">
        <w:rPr>
          <w:lang w:val="es-CO"/>
        </w:rPr>
        <w:t>C</w:t>
      </w:r>
      <w:r w:rsidR="00D65F03" w:rsidRPr="006145DB">
        <w:rPr>
          <w:lang w:val="es-CO"/>
        </w:rPr>
        <w:t xml:space="preserve">ognitiva para </w:t>
      </w:r>
      <w:r w:rsidR="00C63277" w:rsidRPr="006145DB">
        <w:rPr>
          <w:lang w:val="es-CO"/>
        </w:rPr>
        <w:t>Población Habitante</w:t>
      </w:r>
      <w:r w:rsidR="00D65F03" w:rsidRPr="006145DB">
        <w:rPr>
          <w:lang w:val="es-CO"/>
        </w:rPr>
        <w:t xml:space="preserve"> de </w:t>
      </w:r>
      <w:r w:rsidR="00C63277" w:rsidRPr="006145DB">
        <w:rPr>
          <w:lang w:val="es-CO"/>
        </w:rPr>
        <w:t>Calle</w:t>
      </w:r>
      <w:bookmarkEnd w:id="168"/>
      <w:bookmarkEnd w:id="169"/>
      <w:bookmarkEnd w:id="170"/>
      <w:bookmarkEnd w:id="17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6E6918" w:rsidRPr="006145DB" w14:paraId="3BB9A08C" w14:textId="77777777" w:rsidTr="000C5F64">
        <w:trPr>
          <w:trHeight w:val="585"/>
          <w:jc w:val="center"/>
        </w:trPr>
        <w:tc>
          <w:tcPr>
            <w:tcW w:w="1940" w:type="dxa"/>
            <w:vAlign w:val="center"/>
          </w:tcPr>
          <w:p w14:paraId="5A6EF6C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6DFDC69E" w14:textId="77777777" w:rsidR="000C5F64" w:rsidRPr="006145DB" w:rsidRDefault="000C5F64" w:rsidP="005B435E">
            <w:pPr>
              <w:pStyle w:val="Prrafodelista"/>
              <w:spacing w:after="0" w:line="240" w:lineRule="auto"/>
              <w:ind w:left="-69"/>
              <w:rPr>
                <w:rFonts w:cs="Arial"/>
                <w:bCs/>
                <w:sz w:val="20"/>
                <w:szCs w:val="20"/>
                <w:lang w:eastAsia="es-CO"/>
              </w:rPr>
            </w:pPr>
            <w:r w:rsidRPr="006145DB">
              <w:rPr>
                <w:rFonts w:cs="Arial"/>
                <w:bCs/>
                <w:sz w:val="20"/>
                <w:szCs w:val="20"/>
                <w:lang w:eastAsia="es-CO"/>
              </w:rPr>
              <w:t>Atención para Población Habitante de Calle con Alta Dependencia Física, Mental o Cognitiva.</w:t>
            </w:r>
          </w:p>
        </w:tc>
      </w:tr>
      <w:tr w:rsidR="006E6918" w:rsidRPr="006145DB" w14:paraId="423EACE2" w14:textId="77777777" w:rsidTr="009F0BEA">
        <w:trPr>
          <w:trHeight w:val="1170"/>
          <w:jc w:val="center"/>
        </w:trPr>
        <w:tc>
          <w:tcPr>
            <w:tcW w:w="1940" w:type="dxa"/>
            <w:vAlign w:val="center"/>
          </w:tcPr>
          <w:p w14:paraId="5B50EC28"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4A809771" w14:textId="77777777"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Brindar atención integral y especializada a largo plazo a ciudadanas y ciudadanos habitantes de calle de 29 años o más con alta dependencia física, mental o cognitiva, a través de acciones que promuevan el mantenimiento de habilidades y capacidades y el fortalecimiento de redes de apoyo, para la dignificación de la vida y la superación de las formas extrema de exclusión.   </w:t>
            </w:r>
          </w:p>
        </w:tc>
      </w:tr>
      <w:tr w:rsidR="006E6918" w:rsidRPr="006145DB" w14:paraId="5350ABFD" w14:textId="77777777" w:rsidTr="009F0BEA">
        <w:trPr>
          <w:trHeight w:val="20"/>
          <w:jc w:val="center"/>
        </w:trPr>
        <w:tc>
          <w:tcPr>
            <w:tcW w:w="1940" w:type="dxa"/>
            <w:vAlign w:val="center"/>
          </w:tcPr>
          <w:p w14:paraId="042031C6" w14:textId="2C6A7946"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tcPr>
          <w:p w14:paraId="62222775" w14:textId="77777777" w:rsidR="000C5F64" w:rsidRPr="006145DB" w:rsidRDefault="000C5F64" w:rsidP="005B435E">
            <w:pPr>
              <w:pStyle w:val="Textoindependiente"/>
              <w:spacing w:after="0" w:line="240" w:lineRule="auto"/>
              <w:ind w:left="-69"/>
              <w:jc w:val="both"/>
              <w:rPr>
                <w:rFonts w:cs="Arial"/>
                <w:highlight w:val="yellow"/>
              </w:rPr>
            </w:pPr>
            <w:r w:rsidRPr="006145DB">
              <w:rPr>
                <w:rFonts w:eastAsia="Arial" w:cs="Arial"/>
                <w:sz w:val="20"/>
                <w:szCs w:val="20"/>
                <w:lang w:val="es-CO"/>
              </w:rPr>
              <w:t>S</w:t>
            </w:r>
            <w:r w:rsidRPr="006145DB">
              <w:rPr>
                <w:rFonts w:eastAsia="Arial" w:cs="Arial"/>
                <w:sz w:val="20"/>
                <w:szCs w:val="20"/>
              </w:rPr>
              <w:t>e enfoca en brindar atención especializada a largo plazo mediante intervenciones interdisciplinarias, que incluyen la coordinación de cuidados en salud, el acompañamiento psicosocial y el mantenimiento integral, de acuerdo con las necesidades particulares de cada ciudadana y ciudadano atendido; con un seguimiento continuo y la participación activa de profesionales especializados, no solo se busca garantizar una atención de calidad, sino también fomentar condiciones de vida más dignas y sostenibles para la población habitante de calle atendida.</w:t>
            </w:r>
          </w:p>
        </w:tc>
      </w:tr>
      <w:tr w:rsidR="006E6918" w:rsidRPr="006145DB" w14:paraId="3BEE3176" w14:textId="77777777" w:rsidTr="009F0BEA">
        <w:trPr>
          <w:trHeight w:val="20"/>
          <w:jc w:val="center"/>
        </w:trPr>
        <w:tc>
          <w:tcPr>
            <w:tcW w:w="1940" w:type="dxa"/>
            <w:vAlign w:val="center"/>
          </w:tcPr>
          <w:p w14:paraId="58E2E5B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tcPr>
          <w:p w14:paraId="1394AC40" w14:textId="77777777" w:rsidR="000C5F64" w:rsidRPr="006145DB" w:rsidRDefault="000C5F64"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49A0E140" w14:textId="77777777" w:rsidR="000C5F64" w:rsidRPr="006145DB" w:rsidRDefault="000C5F64" w:rsidP="005B435E">
            <w:pPr>
              <w:tabs>
                <w:tab w:val="left" w:pos="397"/>
                <w:tab w:val="left" w:pos="709"/>
              </w:tabs>
              <w:spacing w:after="0"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6E6918" w:rsidRPr="006145DB" w14:paraId="3B35332D" w14:textId="77777777" w:rsidTr="009F0BEA">
        <w:trPr>
          <w:trHeight w:val="612"/>
          <w:jc w:val="center"/>
        </w:trPr>
        <w:tc>
          <w:tcPr>
            <w:tcW w:w="1940" w:type="dxa"/>
            <w:vAlign w:val="center"/>
          </w:tcPr>
          <w:p w14:paraId="3BEC543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74675502" w14:textId="77777777" w:rsidR="000C5F64" w:rsidRPr="006145DB" w:rsidRDefault="000C5F64" w:rsidP="005B435E">
            <w:pPr>
              <w:spacing w:after="0" w:line="240" w:lineRule="auto"/>
              <w:jc w:val="both"/>
              <w:rPr>
                <w:rFonts w:cs="Arial"/>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presente alta dependencia física, mental o cognitiva.</w:t>
            </w:r>
          </w:p>
        </w:tc>
      </w:tr>
      <w:tr w:rsidR="006E6918" w:rsidRPr="006145DB" w14:paraId="6AEE0958" w14:textId="77777777" w:rsidTr="009F0BEA">
        <w:trPr>
          <w:trHeight w:val="728"/>
          <w:jc w:val="center"/>
        </w:trPr>
        <w:tc>
          <w:tcPr>
            <w:tcW w:w="1940" w:type="dxa"/>
            <w:vAlign w:val="center"/>
          </w:tcPr>
          <w:p w14:paraId="02F90C29"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159" w:type="dxa"/>
              <w:tblLayout w:type="fixed"/>
              <w:tblLook w:val="04A0" w:firstRow="1" w:lastRow="0" w:firstColumn="1" w:lastColumn="0" w:noHBand="0" w:noVBand="1"/>
            </w:tblPr>
            <w:tblGrid>
              <w:gridCol w:w="3190"/>
              <w:gridCol w:w="1278"/>
              <w:gridCol w:w="1132"/>
              <w:gridCol w:w="1559"/>
            </w:tblGrid>
            <w:tr w:rsidR="0024633D" w:rsidRPr="006145DB" w14:paraId="1C8F7990" w14:textId="77777777" w:rsidTr="00777384">
              <w:trPr>
                <w:trHeight w:val="108"/>
              </w:trPr>
              <w:tc>
                <w:tcPr>
                  <w:tcW w:w="3190" w:type="dxa"/>
                  <w:tcBorders>
                    <w:top w:val="nil"/>
                    <w:left w:val="nil"/>
                    <w:right w:val="nil"/>
                  </w:tcBorders>
                  <w:vAlign w:val="center"/>
                </w:tcPr>
                <w:p w14:paraId="648C3963" w14:textId="77777777" w:rsidR="0024633D" w:rsidRPr="006145DB" w:rsidRDefault="0024633D" w:rsidP="005B435E">
                  <w:pPr>
                    <w:tabs>
                      <w:tab w:val="left" w:pos="709"/>
                    </w:tabs>
                    <w:contextualSpacing/>
                    <w:jc w:val="center"/>
                    <w:rPr>
                      <w:rFonts w:cs="Arial"/>
                      <w:sz w:val="16"/>
                      <w:szCs w:val="16"/>
                      <w:lang w:eastAsia="es-CO"/>
                    </w:rPr>
                  </w:pPr>
                </w:p>
              </w:tc>
              <w:tc>
                <w:tcPr>
                  <w:tcW w:w="1278" w:type="dxa"/>
                  <w:tcBorders>
                    <w:top w:val="nil"/>
                    <w:left w:val="nil"/>
                    <w:right w:val="nil"/>
                  </w:tcBorders>
                  <w:vAlign w:val="center"/>
                </w:tcPr>
                <w:p w14:paraId="728278BB"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125EA21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37DCF88"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5C7FAEA3" w14:textId="77777777" w:rsidTr="00777384">
              <w:trPr>
                <w:trHeight w:val="372"/>
              </w:trPr>
              <w:tc>
                <w:tcPr>
                  <w:tcW w:w="3190" w:type="dxa"/>
                  <w:tcBorders>
                    <w:top w:val="nil"/>
                  </w:tcBorders>
                  <w:vAlign w:val="center"/>
                </w:tcPr>
                <w:p w14:paraId="275426F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8" w:type="dxa"/>
                  <w:tcBorders>
                    <w:top w:val="nil"/>
                  </w:tcBorders>
                  <w:vAlign w:val="center"/>
                </w:tcPr>
                <w:p w14:paraId="626769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tcBorders>
                    <w:top w:val="nil"/>
                  </w:tcBorders>
                  <w:vAlign w:val="center"/>
                </w:tcPr>
                <w:p w14:paraId="3440DB0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371FDD7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100DBFD" w14:textId="77777777" w:rsidTr="00777384">
              <w:trPr>
                <w:trHeight w:val="221"/>
              </w:trPr>
              <w:tc>
                <w:tcPr>
                  <w:tcW w:w="3190" w:type="dxa"/>
                  <w:vMerge w:val="restart"/>
                  <w:vAlign w:val="center"/>
                </w:tcPr>
                <w:p w14:paraId="295B9AF4"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3A544028"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278" w:type="dxa"/>
                  <w:vAlign w:val="center"/>
                </w:tcPr>
                <w:p w14:paraId="4D2E1D3D"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2" w:type="dxa"/>
                  <w:vAlign w:val="center"/>
                </w:tcPr>
                <w:p w14:paraId="00C5B55C" w14:textId="6233F4E4" w:rsidR="000C5F64" w:rsidRPr="006145DB" w:rsidRDefault="000C5F64" w:rsidP="005B435E">
                  <w:pPr>
                    <w:tabs>
                      <w:tab w:val="left" w:pos="709"/>
                    </w:tabs>
                    <w:contextualSpacing/>
                    <w:jc w:val="center"/>
                    <w:rPr>
                      <w:rFonts w:eastAsia="Arial" w:cs="Arial"/>
                      <w:sz w:val="16"/>
                      <w:szCs w:val="16"/>
                    </w:rPr>
                  </w:pPr>
                  <w:r w:rsidRPr="006145DB">
                    <w:rPr>
                      <w:rFonts w:eastAsia="Arial" w:cs="Arial"/>
                      <w:sz w:val="16"/>
                      <w:szCs w:val="16"/>
                    </w:rPr>
                    <w:t>Consulta individual a demand</w:t>
                  </w:r>
                  <w:r w:rsidR="006F7E2D" w:rsidRPr="006145DB">
                    <w:rPr>
                      <w:rFonts w:eastAsia="Arial" w:cs="Arial"/>
                      <w:sz w:val="16"/>
                      <w:szCs w:val="16"/>
                    </w:rPr>
                    <w:t>a</w:t>
                  </w:r>
                </w:p>
              </w:tc>
              <w:tc>
                <w:tcPr>
                  <w:tcW w:w="1559" w:type="dxa"/>
                  <w:vAlign w:val="center"/>
                </w:tcPr>
                <w:p w14:paraId="3BCB4AC9"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6E6918" w:rsidRPr="006145DB" w14:paraId="5CBDD402" w14:textId="77777777" w:rsidTr="00777384">
              <w:trPr>
                <w:trHeight w:val="231"/>
              </w:trPr>
              <w:tc>
                <w:tcPr>
                  <w:tcW w:w="3190" w:type="dxa"/>
                  <w:vMerge/>
                  <w:tcBorders>
                    <w:bottom w:val="single" w:sz="4" w:space="0" w:color="auto"/>
                  </w:tcBorders>
                  <w:vAlign w:val="center"/>
                </w:tcPr>
                <w:p w14:paraId="1904251F" w14:textId="77777777" w:rsidR="000C5F64" w:rsidRPr="006145DB" w:rsidRDefault="000C5F64" w:rsidP="005B435E">
                  <w:pPr>
                    <w:tabs>
                      <w:tab w:val="left" w:pos="709"/>
                    </w:tabs>
                    <w:contextualSpacing/>
                    <w:jc w:val="both"/>
                    <w:rPr>
                      <w:rFonts w:cs="Arial"/>
                      <w:bCs/>
                      <w:sz w:val="20"/>
                      <w:szCs w:val="20"/>
                      <w:lang w:eastAsia="es-CO"/>
                    </w:rPr>
                  </w:pPr>
                </w:p>
              </w:tc>
              <w:tc>
                <w:tcPr>
                  <w:tcW w:w="1278" w:type="dxa"/>
                  <w:tcBorders>
                    <w:bottom w:val="single" w:sz="4" w:space="0" w:color="auto"/>
                  </w:tcBorders>
                  <w:vAlign w:val="center"/>
                </w:tcPr>
                <w:p w14:paraId="4F10D02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2" w:type="dxa"/>
                  <w:tcBorders>
                    <w:bottom w:val="single" w:sz="4" w:space="0" w:color="auto"/>
                  </w:tcBorders>
                  <w:vAlign w:val="center"/>
                </w:tcPr>
                <w:p w14:paraId="530F69B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559" w:type="dxa"/>
                  <w:tcBorders>
                    <w:bottom w:val="single" w:sz="4" w:space="0" w:color="auto"/>
                  </w:tcBorders>
                  <w:vAlign w:val="center"/>
                </w:tcPr>
                <w:p w14:paraId="115749F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6E6918" w:rsidRPr="006145DB" w14:paraId="795D8868" w14:textId="77777777" w:rsidTr="006713E2">
              <w:trPr>
                <w:trHeight w:val="231"/>
              </w:trPr>
              <w:tc>
                <w:tcPr>
                  <w:tcW w:w="3190" w:type="dxa"/>
                  <w:tcBorders>
                    <w:bottom w:val="nil"/>
                  </w:tcBorders>
                  <w:vAlign w:val="center"/>
                </w:tcPr>
                <w:p w14:paraId="797B48E9" w14:textId="1279D7BD" w:rsidR="000C5F64" w:rsidRPr="006145DB" w:rsidRDefault="000C5F64"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24633D" w:rsidRPr="006145DB">
                    <w:rPr>
                      <w:rStyle w:val="normaltextrun"/>
                      <w:rFonts w:eastAsia="Calibri" w:cs="Arial"/>
                      <w:sz w:val="16"/>
                      <w:szCs w:val="20"/>
                      <w:shd w:val="clear" w:color="auto" w:fill="FFFFFF"/>
                      <w:lang w:val="es-ES_tradnl"/>
                    </w:rPr>
                    <w:t>.</w:t>
                  </w:r>
                </w:p>
              </w:tc>
              <w:tc>
                <w:tcPr>
                  <w:tcW w:w="1278" w:type="dxa"/>
                  <w:tcBorders>
                    <w:bottom w:val="single" w:sz="4" w:space="0" w:color="auto"/>
                  </w:tcBorders>
                  <w:vAlign w:val="center"/>
                </w:tcPr>
                <w:p w14:paraId="09A8F9F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328A8B8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08171A6D"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304D75F2" w14:textId="77777777" w:rsidTr="006713E2">
              <w:trPr>
                <w:trHeight w:val="1214"/>
              </w:trPr>
              <w:tc>
                <w:tcPr>
                  <w:tcW w:w="3190" w:type="dxa"/>
                  <w:tcBorders>
                    <w:top w:val="nil"/>
                  </w:tcBorders>
                  <w:vAlign w:val="center"/>
                </w:tcPr>
                <w:p w14:paraId="1447028F" w14:textId="67563A76"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24633D" w:rsidRPr="006145DB">
                    <w:rPr>
                      <w:rFonts w:cs="Arial"/>
                      <w:sz w:val="16"/>
                      <w:szCs w:val="16"/>
                      <w:shd w:val="clear" w:color="auto" w:fill="FFFFFF"/>
                    </w:rPr>
                    <w:t>.</w:t>
                  </w:r>
                  <w:r w:rsidRPr="006145DB">
                    <w:rPr>
                      <w:rFonts w:cs="Arial"/>
                      <w:sz w:val="16"/>
                      <w:szCs w:val="16"/>
                      <w:shd w:val="clear" w:color="auto" w:fill="FFFFFF"/>
                    </w:rPr>
                    <w:t xml:space="preserve"> o</w:t>
                  </w:r>
                </w:p>
              </w:tc>
              <w:tc>
                <w:tcPr>
                  <w:tcW w:w="1278" w:type="dxa"/>
                  <w:tcBorders>
                    <w:top w:val="single" w:sz="4" w:space="0" w:color="auto"/>
                  </w:tcBorders>
                  <w:vAlign w:val="center"/>
                </w:tcPr>
                <w:p w14:paraId="0339D6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top w:val="single" w:sz="4" w:space="0" w:color="auto"/>
                  </w:tcBorders>
                  <w:vAlign w:val="center"/>
                </w:tcPr>
                <w:p w14:paraId="5CE03F1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top w:val="single" w:sz="4" w:space="0" w:color="auto"/>
                  </w:tcBorders>
                  <w:vAlign w:val="center"/>
                </w:tcPr>
                <w:p w14:paraId="21E02DE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73964FFC" w14:textId="77777777" w:rsidTr="00777384">
              <w:trPr>
                <w:trHeight w:val="231"/>
              </w:trPr>
              <w:tc>
                <w:tcPr>
                  <w:tcW w:w="3190" w:type="dxa"/>
                  <w:vMerge w:val="restart"/>
                  <w:vAlign w:val="center"/>
                </w:tcPr>
                <w:p w14:paraId="26B290E5" w14:textId="77777777" w:rsidR="000C5F64" w:rsidRPr="006145DB" w:rsidRDefault="000C5F64"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8" w:type="dxa"/>
                  <w:vAlign w:val="center"/>
                </w:tcPr>
                <w:p w14:paraId="1D6429A4" w14:textId="27FAA78D" w:rsidR="000C5F64" w:rsidRPr="006145DB" w:rsidRDefault="000C5F64" w:rsidP="006713E2">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6713E2" w:rsidRPr="006145DB">
                    <w:rPr>
                      <w:rFonts w:cs="Arial"/>
                      <w:sz w:val="16"/>
                      <w:szCs w:val="16"/>
                      <w:lang w:eastAsia="es-CO"/>
                    </w:rPr>
                    <w:t xml:space="preserve"> t</w:t>
                  </w:r>
                  <w:r w:rsidRPr="006145DB">
                    <w:rPr>
                      <w:rFonts w:cs="Arial"/>
                      <w:sz w:val="16"/>
                      <w:szCs w:val="16"/>
                      <w:lang w:eastAsia="es-CO"/>
                    </w:rPr>
                    <w:t>emporales (paga diarios)</w:t>
                  </w:r>
                </w:p>
              </w:tc>
              <w:tc>
                <w:tcPr>
                  <w:tcW w:w="1132" w:type="dxa"/>
                  <w:vAlign w:val="center"/>
                </w:tcPr>
                <w:p w14:paraId="269E27DC"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559" w:type="dxa"/>
                  <w:vAlign w:val="center"/>
                </w:tcPr>
                <w:p w14:paraId="1C6BEE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6E6918" w:rsidRPr="006145DB" w14:paraId="2E1448F0" w14:textId="77777777" w:rsidTr="00777384">
              <w:trPr>
                <w:trHeight w:val="231"/>
              </w:trPr>
              <w:tc>
                <w:tcPr>
                  <w:tcW w:w="3190" w:type="dxa"/>
                  <w:vMerge/>
                  <w:tcBorders>
                    <w:bottom w:val="single" w:sz="4" w:space="0" w:color="auto"/>
                  </w:tcBorders>
                  <w:vAlign w:val="center"/>
                </w:tcPr>
                <w:p w14:paraId="68877C84" w14:textId="77777777" w:rsidR="000C5F64" w:rsidRPr="006145DB" w:rsidRDefault="000C5F64" w:rsidP="005B435E">
                  <w:pPr>
                    <w:tabs>
                      <w:tab w:val="left" w:pos="709"/>
                    </w:tabs>
                    <w:contextualSpacing/>
                    <w:jc w:val="both"/>
                    <w:rPr>
                      <w:rFonts w:cs="Arial"/>
                      <w:sz w:val="16"/>
                      <w:szCs w:val="20"/>
                      <w:shd w:val="clear" w:color="auto" w:fill="FFFFFF"/>
                      <w:lang w:val="es-ES_tradnl"/>
                    </w:rPr>
                  </w:pPr>
                </w:p>
              </w:tc>
              <w:tc>
                <w:tcPr>
                  <w:tcW w:w="1278" w:type="dxa"/>
                  <w:tcBorders>
                    <w:bottom w:val="single" w:sz="4" w:space="0" w:color="auto"/>
                  </w:tcBorders>
                  <w:vAlign w:val="center"/>
                </w:tcPr>
                <w:p w14:paraId="30C0CB7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2" w:type="dxa"/>
                  <w:tcBorders>
                    <w:bottom w:val="single" w:sz="4" w:space="0" w:color="auto"/>
                  </w:tcBorders>
                  <w:vAlign w:val="center"/>
                </w:tcPr>
                <w:p w14:paraId="6F4A6334"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559" w:type="dxa"/>
                  <w:tcBorders>
                    <w:bottom w:val="single" w:sz="4" w:space="0" w:color="auto"/>
                  </w:tcBorders>
                  <w:vAlign w:val="center"/>
                </w:tcPr>
                <w:p w14:paraId="13CCACF7"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6E6918" w:rsidRPr="006145DB" w14:paraId="22881404" w14:textId="77777777" w:rsidTr="00777384">
              <w:trPr>
                <w:trHeight w:val="231"/>
              </w:trPr>
              <w:tc>
                <w:tcPr>
                  <w:tcW w:w="3190" w:type="dxa"/>
                  <w:tcBorders>
                    <w:bottom w:val="single" w:sz="4" w:space="0" w:color="auto"/>
                  </w:tcBorders>
                  <w:vAlign w:val="center"/>
                </w:tcPr>
                <w:p w14:paraId="5B3EE46B"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8" w:type="dxa"/>
                  <w:tcBorders>
                    <w:bottom w:val="single" w:sz="4" w:space="0" w:color="auto"/>
                  </w:tcBorders>
                  <w:vAlign w:val="center"/>
                </w:tcPr>
                <w:p w14:paraId="16CDD6C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71B57E6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5AC068F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3372D5F" w14:textId="77777777" w:rsidTr="00777384">
              <w:trPr>
                <w:trHeight w:val="70"/>
              </w:trPr>
              <w:tc>
                <w:tcPr>
                  <w:tcW w:w="3190" w:type="dxa"/>
                  <w:tcBorders>
                    <w:left w:val="nil"/>
                    <w:bottom w:val="nil"/>
                    <w:right w:val="nil"/>
                  </w:tcBorders>
                  <w:vAlign w:val="center"/>
                </w:tcPr>
                <w:p w14:paraId="453EC034" w14:textId="77777777" w:rsidR="0024633D" w:rsidRPr="006145DB" w:rsidRDefault="0024633D" w:rsidP="005B435E">
                  <w:pPr>
                    <w:tabs>
                      <w:tab w:val="left" w:pos="709"/>
                    </w:tabs>
                    <w:contextualSpacing/>
                    <w:jc w:val="both"/>
                    <w:rPr>
                      <w:rFonts w:cs="Arial"/>
                      <w:bCs/>
                      <w:sz w:val="16"/>
                      <w:szCs w:val="20"/>
                      <w:lang w:eastAsia="es-CO"/>
                    </w:rPr>
                  </w:pPr>
                </w:p>
              </w:tc>
              <w:tc>
                <w:tcPr>
                  <w:tcW w:w="1278" w:type="dxa"/>
                  <w:tcBorders>
                    <w:left w:val="nil"/>
                    <w:bottom w:val="nil"/>
                    <w:right w:val="nil"/>
                  </w:tcBorders>
                  <w:vAlign w:val="center"/>
                </w:tcPr>
                <w:p w14:paraId="136053B9"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left w:val="nil"/>
                    <w:bottom w:val="nil"/>
                    <w:right w:val="nil"/>
                  </w:tcBorders>
                  <w:vAlign w:val="center"/>
                </w:tcPr>
                <w:p w14:paraId="7178A8F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left w:val="nil"/>
                    <w:bottom w:val="nil"/>
                    <w:right w:val="nil"/>
                  </w:tcBorders>
                  <w:vAlign w:val="center"/>
                </w:tcPr>
                <w:p w14:paraId="3CF6CD85" w14:textId="77777777" w:rsidR="0024633D" w:rsidRPr="006145DB" w:rsidRDefault="0024633D" w:rsidP="005B435E">
                  <w:pPr>
                    <w:tabs>
                      <w:tab w:val="left" w:pos="709"/>
                    </w:tabs>
                    <w:contextualSpacing/>
                    <w:jc w:val="center"/>
                    <w:rPr>
                      <w:rFonts w:cs="Arial"/>
                      <w:bCs/>
                      <w:sz w:val="16"/>
                      <w:szCs w:val="16"/>
                      <w:lang w:eastAsia="es-CO"/>
                    </w:rPr>
                  </w:pPr>
                </w:p>
              </w:tc>
            </w:tr>
          </w:tbl>
          <w:p w14:paraId="5974A515"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7B9A80A3" w14:textId="77777777" w:rsidTr="009F0BEA">
        <w:trPr>
          <w:trHeight w:val="422"/>
          <w:jc w:val="center"/>
        </w:trPr>
        <w:tc>
          <w:tcPr>
            <w:tcW w:w="1940" w:type="dxa"/>
            <w:vAlign w:val="center"/>
          </w:tcPr>
          <w:p w14:paraId="48E95254"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0D6EA81C" w14:textId="77777777" w:rsidTr="00BA6841">
              <w:trPr>
                <w:trHeight w:val="80"/>
              </w:trPr>
              <w:tc>
                <w:tcPr>
                  <w:tcW w:w="3190" w:type="dxa"/>
                  <w:tcBorders>
                    <w:top w:val="nil"/>
                    <w:left w:val="nil"/>
                    <w:right w:val="nil"/>
                  </w:tcBorders>
                  <w:vAlign w:val="center"/>
                </w:tcPr>
                <w:p w14:paraId="1317A7BD" w14:textId="77777777" w:rsidR="0024633D" w:rsidRPr="006145DB" w:rsidRDefault="0024633D"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0D8ABC87" w14:textId="77777777" w:rsidR="0024633D" w:rsidRPr="006145DB" w:rsidRDefault="0024633D"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E6F49BB" w14:textId="77777777" w:rsidR="0024633D" w:rsidRPr="006145DB" w:rsidRDefault="0024633D"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2E6C57BD" w14:textId="77777777" w:rsidR="0024633D" w:rsidRPr="006145DB" w:rsidRDefault="0024633D" w:rsidP="005B435E">
                  <w:pPr>
                    <w:tabs>
                      <w:tab w:val="left" w:pos="709"/>
                    </w:tabs>
                    <w:jc w:val="center"/>
                    <w:rPr>
                      <w:rFonts w:cs="Arial"/>
                      <w:sz w:val="16"/>
                      <w:szCs w:val="16"/>
                      <w:lang w:eastAsia="es-CO"/>
                    </w:rPr>
                  </w:pPr>
                </w:p>
              </w:tc>
            </w:tr>
            <w:tr w:rsidR="006E6918" w:rsidRPr="006145DB" w14:paraId="2AF3E5FC" w14:textId="77777777" w:rsidTr="00BA6841">
              <w:trPr>
                <w:trHeight w:val="379"/>
              </w:trPr>
              <w:tc>
                <w:tcPr>
                  <w:tcW w:w="3190" w:type="dxa"/>
                  <w:tcBorders>
                    <w:top w:val="nil"/>
                  </w:tcBorders>
                  <w:vAlign w:val="center"/>
                  <w:hideMark/>
                </w:tcPr>
                <w:p w14:paraId="3A0846F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6A967100"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287A0AF5"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hideMark/>
                </w:tcPr>
                <w:p w14:paraId="6D03197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6E6918" w:rsidRPr="006145DB" w14:paraId="7ED0E258" w14:textId="77777777" w:rsidTr="00BA6841">
              <w:trPr>
                <w:trHeight w:val="225"/>
              </w:trPr>
              <w:tc>
                <w:tcPr>
                  <w:tcW w:w="3190" w:type="dxa"/>
                  <w:vAlign w:val="center"/>
                  <w:hideMark/>
                </w:tcPr>
                <w:p w14:paraId="69CAB79B" w14:textId="280565ED" w:rsidR="000C5F64" w:rsidRPr="006145DB" w:rsidRDefault="000C5F64" w:rsidP="005B435E">
                  <w:pPr>
                    <w:tabs>
                      <w:tab w:val="left" w:pos="709"/>
                    </w:tabs>
                    <w:jc w:val="both"/>
                    <w:rPr>
                      <w:rFonts w:cs="Arial"/>
                      <w:sz w:val="16"/>
                      <w:szCs w:val="16"/>
                    </w:rPr>
                  </w:pPr>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p>
              </w:tc>
              <w:tc>
                <w:tcPr>
                  <w:tcW w:w="1276" w:type="dxa"/>
                  <w:vAlign w:val="center"/>
                  <w:hideMark/>
                </w:tcPr>
                <w:p w14:paraId="20F2A4F4" w14:textId="77777777" w:rsidR="000C5F64" w:rsidRPr="006145DB" w:rsidRDefault="000C5F64"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17AEF0D8" w14:textId="77777777" w:rsidR="000C5F64" w:rsidRPr="006145DB" w:rsidRDefault="000C5F64" w:rsidP="005B435E">
                  <w:pPr>
                    <w:tabs>
                      <w:tab w:val="left" w:pos="709"/>
                    </w:tabs>
                    <w:jc w:val="center"/>
                    <w:rPr>
                      <w:rFonts w:cs="Arial"/>
                      <w:sz w:val="16"/>
                      <w:szCs w:val="16"/>
                    </w:rPr>
                  </w:pPr>
                  <w:r w:rsidRPr="006145DB">
                    <w:rPr>
                      <w:rFonts w:cs="Arial"/>
                      <w:sz w:val="16"/>
                      <w:szCs w:val="16"/>
                    </w:rPr>
                    <w:t>Trimestral</w:t>
                  </w:r>
                </w:p>
              </w:tc>
              <w:tc>
                <w:tcPr>
                  <w:tcW w:w="1559" w:type="dxa"/>
                  <w:vAlign w:val="center"/>
                  <w:hideMark/>
                </w:tcPr>
                <w:p w14:paraId="2D5A5DE5" w14:textId="77777777" w:rsidR="000C5F64" w:rsidRPr="006145DB" w:rsidRDefault="000C5F64"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6E6918" w:rsidRPr="006145DB" w14:paraId="65C6B2E5" w14:textId="77777777" w:rsidTr="00BA6841">
              <w:trPr>
                <w:trHeight w:val="235"/>
              </w:trPr>
              <w:tc>
                <w:tcPr>
                  <w:tcW w:w="3190" w:type="dxa"/>
                  <w:vAlign w:val="center"/>
                  <w:hideMark/>
                </w:tcPr>
                <w:p w14:paraId="2E88471A" w14:textId="729249E5"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24633D" w:rsidRPr="006145DB">
                    <w:rPr>
                      <w:rFonts w:cs="Arial"/>
                      <w:sz w:val="16"/>
                      <w:szCs w:val="16"/>
                      <w:lang w:eastAsia="es-CO"/>
                    </w:rPr>
                    <w:t>.</w:t>
                  </w:r>
                </w:p>
              </w:tc>
              <w:tc>
                <w:tcPr>
                  <w:tcW w:w="1276" w:type="dxa"/>
                  <w:vAlign w:val="center"/>
                  <w:hideMark/>
                </w:tcPr>
                <w:p w14:paraId="3D1C711C"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72C0FA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06109ED" w14:textId="34FE556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621EB843" w14:textId="77777777" w:rsidTr="00BA6841">
              <w:trPr>
                <w:trHeight w:val="235"/>
              </w:trPr>
              <w:tc>
                <w:tcPr>
                  <w:tcW w:w="3190" w:type="dxa"/>
                  <w:vAlign w:val="center"/>
                  <w:hideMark/>
                </w:tcPr>
                <w:p w14:paraId="12C9E751" w14:textId="7129CCE0" w:rsidR="000C5F64" w:rsidRPr="006145DB" w:rsidRDefault="000C5F64" w:rsidP="005B435E">
                  <w:pPr>
                    <w:tabs>
                      <w:tab w:val="left" w:pos="709"/>
                    </w:tabs>
                    <w:jc w:val="both"/>
                    <w:rPr>
                      <w:rFonts w:cs="Arial"/>
                      <w:sz w:val="16"/>
                      <w:szCs w:val="16"/>
                    </w:rPr>
                  </w:pPr>
                  <w:r w:rsidRPr="006145DB">
                    <w:rPr>
                      <w:rFonts w:cs="Arial"/>
                      <w:sz w:val="16"/>
                      <w:szCs w:val="16"/>
                    </w:rPr>
                    <w:t>Persona con discapacidad</w:t>
                  </w:r>
                  <w:r w:rsidR="0024633D" w:rsidRPr="006145DB">
                    <w:rPr>
                      <w:rFonts w:cs="Arial"/>
                      <w:sz w:val="16"/>
                      <w:szCs w:val="16"/>
                    </w:rPr>
                    <w:t>.</w:t>
                  </w:r>
                </w:p>
              </w:tc>
              <w:tc>
                <w:tcPr>
                  <w:tcW w:w="1276" w:type="dxa"/>
                  <w:vAlign w:val="center"/>
                  <w:hideMark/>
                </w:tcPr>
                <w:p w14:paraId="66BBC60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CA8A57A"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7CE1163A" w14:textId="652419CA"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1A9FD4F4" w14:textId="77777777" w:rsidTr="00BA6841">
              <w:trPr>
                <w:trHeight w:val="235"/>
              </w:trPr>
              <w:tc>
                <w:tcPr>
                  <w:tcW w:w="3190" w:type="dxa"/>
                  <w:vAlign w:val="center"/>
                  <w:hideMark/>
                </w:tcPr>
                <w:p w14:paraId="4F8FD2A8" w14:textId="6BA5A2C9"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mayor de 60 años</w:t>
                  </w:r>
                  <w:r w:rsidR="0024633D" w:rsidRPr="006145DB">
                    <w:rPr>
                      <w:rFonts w:cs="Arial"/>
                      <w:sz w:val="16"/>
                      <w:szCs w:val="16"/>
                      <w:lang w:eastAsia="es-CO"/>
                    </w:rPr>
                    <w:t>.</w:t>
                  </w:r>
                </w:p>
              </w:tc>
              <w:tc>
                <w:tcPr>
                  <w:tcW w:w="1276" w:type="dxa"/>
                  <w:vAlign w:val="center"/>
                  <w:hideMark/>
                </w:tcPr>
                <w:p w14:paraId="5B915B9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72735A30"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E57D554" w14:textId="4A777DD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5CCDF1F9" w14:textId="77777777" w:rsidTr="0056394F">
              <w:trPr>
                <w:trHeight w:val="235"/>
              </w:trPr>
              <w:tc>
                <w:tcPr>
                  <w:tcW w:w="3190" w:type="dxa"/>
                  <w:tcBorders>
                    <w:bottom w:val="single" w:sz="4" w:space="0" w:color="auto"/>
                  </w:tcBorders>
                  <w:vAlign w:val="center"/>
                  <w:hideMark/>
                </w:tcPr>
                <w:p w14:paraId="00B95B87" w14:textId="4C62EB23" w:rsidR="000C5F64" w:rsidRPr="006145DB" w:rsidRDefault="000C5F64"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24633D" w:rsidRPr="006145DB">
                    <w:rPr>
                      <w:rFonts w:cs="Arial"/>
                      <w:sz w:val="16"/>
                      <w:szCs w:val="16"/>
                    </w:rPr>
                    <w:t>.</w:t>
                  </w:r>
                </w:p>
              </w:tc>
              <w:tc>
                <w:tcPr>
                  <w:tcW w:w="1276" w:type="dxa"/>
                  <w:tcBorders>
                    <w:bottom w:val="single" w:sz="4" w:space="0" w:color="auto"/>
                  </w:tcBorders>
                  <w:vAlign w:val="center"/>
                  <w:hideMark/>
                </w:tcPr>
                <w:p w14:paraId="61F8F713" w14:textId="77777777" w:rsidR="000C5F64" w:rsidRPr="006145DB" w:rsidRDefault="000C5F64"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272B741D" w14:textId="77777777" w:rsidR="000C5F64" w:rsidRPr="006145DB" w:rsidRDefault="000C5F64" w:rsidP="005B435E">
                  <w:pPr>
                    <w:jc w:val="center"/>
                    <w:rPr>
                      <w:rFonts w:cs="Arial"/>
                      <w:sz w:val="16"/>
                      <w:szCs w:val="16"/>
                    </w:rPr>
                  </w:pPr>
                  <w:r w:rsidRPr="006145DB">
                    <w:rPr>
                      <w:rFonts w:cs="Arial"/>
                      <w:sz w:val="16"/>
                      <w:szCs w:val="16"/>
                    </w:rPr>
                    <w:t>2021 Entrega única</w:t>
                  </w:r>
                </w:p>
              </w:tc>
              <w:tc>
                <w:tcPr>
                  <w:tcW w:w="1559" w:type="dxa"/>
                  <w:tcBorders>
                    <w:bottom w:val="single" w:sz="4" w:space="0" w:color="auto"/>
                  </w:tcBorders>
                  <w:vAlign w:val="center"/>
                  <w:hideMark/>
                </w:tcPr>
                <w:p w14:paraId="4912442B" w14:textId="77777777" w:rsidR="000C5F64" w:rsidRPr="006145DB" w:rsidRDefault="000C5F64" w:rsidP="005B435E">
                  <w:pPr>
                    <w:jc w:val="center"/>
                    <w:rPr>
                      <w:rFonts w:cs="Arial"/>
                      <w:sz w:val="16"/>
                      <w:szCs w:val="16"/>
                    </w:rPr>
                  </w:pPr>
                  <w:r w:rsidRPr="006145DB">
                    <w:rPr>
                      <w:rFonts w:cs="Arial"/>
                      <w:sz w:val="16"/>
                      <w:szCs w:val="16"/>
                    </w:rPr>
                    <w:t>Ministerio del Interior</w:t>
                  </w:r>
                </w:p>
              </w:tc>
            </w:tr>
            <w:tr w:rsidR="006E6918" w:rsidRPr="006145DB" w14:paraId="5137BEF7" w14:textId="77777777" w:rsidTr="0056394F">
              <w:trPr>
                <w:trHeight w:val="235"/>
              </w:trPr>
              <w:tc>
                <w:tcPr>
                  <w:tcW w:w="3190" w:type="dxa"/>
                  <w:tcBorders>
                    <w:bottom w:val="single" w:sz="4" w:space="0" w:color="auto"/>
                  </w:tcBorders>
                  <w:vAlign w:val="center"/>
                  <w:hideMark/>
                </w:tcPr>
                <w:p w14:paraId="63C8BAD1" w14:textId="59D0DC83" w:rsidR="000C5F64" w:rsidRPr="006145DB" w:rsidRDefault="000C5F64"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56394F" w:rsidRPr="006145DB">
                    <w:rPr>
                      <w:rFonts w:cs="Arial"/>
                      <w:sz w:val="16"/>
                      <w:szCs w:val="16"/>
                    </w:rPr>
                    <w:t>.</w:t>
                  </w:r>
                </w:p>
              </w:tc>
              <w:tc>
                <w:tcPr>
                  <w:tcW w:w="1276" w:type="dxa"/>
                  <w:tcBorders>
                    <w:bottom w:val="single" w:sz="4" w:space="0" w:color="auto"/>
                  </w:tcBorders>
                  <w:vAlign w:val="center"/>
                  <w:hideMark/>
                </w:tcPr>
                <w:p w14:paraId="5A610468" w14:textId="60E62D31" w:rsidR="000C5F64" w:rsidRPr="006145DB" w:rsidRDefault="000C5F64" w:rsidP="007B4DB0">
                  <w:pPr>
                    <w:jc w:val="center"/>
                    <w:rPr>
                      <w:rFonts w:cs="Arial"/>
                      <w:sz w:val="16"/>
                      <w:szCs w:val="16"/>
                    </w:rPr>
                  </w:pPr>
                  <w:r w:rsidRPr="006145DB">
                    <w:rPr>
                      <w:rFonts w:cs="Arial"/>
                      <w:sz w:val="16"/>
                      <w:szCs w:val="16"/>
                    </w:rPr>
                    <w:t>Listados enviados por las instancias de representación y participación de</w:t>
                  </w:r>
                  <w:r w:rsidR="007B4DB0" w:rsidRPr="006145DB">
                    <w:rPr>
                      <w:rFonts w:cs="Arial"/>
                      <w:sz w:val="16"/>
                      <w:szCs w:val="16"/>
                    </w:rPr>
                    <w:t xml:space="preserve"> </w:t>
                  </w:r>
                  <w:r w:rsidRPr="006145DB">
                    <w:rPr>
                      <w:rFonts w:cs="Arial"/>
                      <w:sz w:val="16"/>
                      <w:szCs w:val="16"/>
                    </w:rPr>
                    <w:t>comunidades Negras, Afrocolombianas en Bogotá</w:t>
                  </w:r>
                </w:p>
              </w:tc>
              <w:tc>
                <w:tcPr>
                  <w:tcW w:w="1134" w:type="dxa"/>
                  <w:tcBorders>
                    <w:bottom w:val="single" w:sz="4" w:space="0" w:color="auto"/>
                  </w:tcBorders>
                  <w:vAlign w:val="center"/>
                  <w:hideMark/>
                </w:tcPr>
                <w:p w14:paraId="56F2E99D" w14:textId="77777777" w:rsidR="000C5F64" w:rsidRPr="006145DB" w:rsidRDefault="000C5F64" w:rsidP="005B435E">
                  <w:pPr>
                    <w:tabs>
                      <w:tab w:val="left" w:pos="709"/>
                    </w:tabs>
                    <w:jc w:val="center"/>
                    <w:rPr>
                      <w:rFonts w:eastAsia="Arial"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3FF91216"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2B80F460" w14:textId="77777777" w:rsidTr="0056394F">
              <w:trPr>
                <w:trHeight w:val="235"/>
              </w:trPr>
              <w:tc>
                <w:tcPr>
                  <w:tcW w:w="3190" w:type="dxa"/>
                  <w:tcBorders>
                    <w:top w:val="single" w:sz="4" w:space="0" w:color="auto"/>
                  </w:tcBorders>
                  <w:vAlign w:val="center"/>
                  <w:hideMark/>
                </w:tcPr>
                <w:p w14:paraId="62A5F5ED" w14:textId="77777777" w:rsidR="000C5F64" w:rsidRPr="006145DB" w:rsidRDefault="000C5F64"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tcBorders>
                  <w:vAlign w:val="center"/>
                  <w:hideMark/>
                </w:tcPr>
                <w:p w14:paraId="13D86A07"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hideMark/>
                </w:tcPr>
                <w:p w14:paraId="70685BB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top w:val="single" w:sz="4" w:space="0" w:color="auto"/>
                  </w:tcBorders>
                  <w:vAlign w:val="center"/>
                  <w:hideMark/>
                </w:tcPr>
                <w:p w14:paraId="6E937F21"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F64EDB7" w14:textId="77777777" w:rsidTr="00BA6841">
              <w:trPr>
                <w:trHeight w:val="235"/>
              </w:trPr>
              <w:tc>
                <w:tcPr>
                  <w:tcW w:w="3190" w:type="dxa"/>
                  <w:vAlign w:val="center"/>
                  <w:hideMark/>
                </w:tcPr>
                <w:p w14:paraId="0D2BC332" w14:textId="09E369C5" w:rsidR="000C5F64" w:rsidRPr="006145DB" w:rsidRDefault="000C5F64"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24633D" w:rsidRPr="006145DB">
                    <w:rPr>
                      <w:rFonts w:cs="Arial"/>
                      <w:sz w:val="16"/>
                      <w:szCs w:val="16"/>
                    </w:rPr>
                    <w:t>.</w:t>
                  </w:r>
                </w:p>
              </w:tc>
              <w:tc>
                <w:tcPr>
                  <w:tcW w:w="1276" w:type="dxa"/>
                  <w:vAlign w:val="center"/>
                  <w:hideMark/>
                </w:tcPr>
                <w:p w14:paraId="62EC111B"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5591EA4"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16F9274A"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9CC02B8" w14:textId="77777777" w:rsidTr="00BA6841">
              <w:trPr>
                <w:trHeight w:val="235"/>
              </w:trPr>
              <w:tc>
                <w:tcPr>
                  <w:tcW w:w="3190" w:type="dxa"/>
                  <w:vAlign w:val="center"/>
                  <w:hideMark/>
                </w:tcPr>
                <w:p w14:paraId="0E00694A" w14:textId="77777777" w:rsidR="000C5F64" w:rsidRPr="006145DB" w:rsidRDefault="000C5F64"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40D3ED43"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1D41F1B8"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05E2D32C"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361CCAF2" w14:textId="77777777" w:rsidTr="0056394F">
              <w:trPr>
                <w:trHeight w:val="235"/>
              </w:trPr>
              <w:tc>
                <w:tcPr>
                  <w:tcW w:w="3190" w:type="dxa"/>
                  <w:tcBorders>
                    <w:bottom w:val="single" w:sz="4" w:space="0" w:color="auto"/>
                  </w:tcBorders>
                  <w:vAlign w:val="center"/>
                  <w:hideMark/>
                </w:tcPr>
                <w:p w14:paraId="52912E79" w14:textId="77777777" w:rsidR="000C5F64" w:rsidRPr="006145DB" w:rsidRDefault="000C5F64"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26B0CBCC"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678723E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46794A1B"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3063191" w14:textId="77777777" w:rsidTr="0056394F">
              <w:trPr>
                <w:trHeight w:val="235"/>
              </w:trPr>
              <w:tc>
                <w:tcPr>
                  <w:tcW w:w="3190" w:type="dxa"/>
                  <w:tcBorders>
                    <w:bottom w:val="nil"/>
                  </w:tcBorders>
                  <w:vAlign w:val="center"/>
                  <w:hideMark/>
                </w:tcPr>
                <w:p w14:paraId="09A2774A" w14:textId="1FC71EE3"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F34018" w:rsidRPr="006145DB">
                    <w:rPr>
                      <w:rFonts w:cs="Arial"/>
                      <w:sz w:val="16"/>
                      <w:szCs w:val="16"/>
                      <w:lang w:eastAsia="es-CO"/>
                    </w:rPr>
                    <w:t>.</w:t>
                  </w:r>
                </w:p>
              </w:tc>
              <w:tc>
                <w:tcPr>
                  <w:tcW w:w="1276" w:type="dxa"/>
                  <w:tcBorders>
                    <w:bottom w:val="nil"/>
                  </w:tcBorders>
                  <w:vAlign w:val="center"/>
                  <w:hideMark/>
                </w:tcPr>
                <w:p w14:paraId="38C70F6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nil"/>
                  </w:tcBorders>
                  <w:vAlign w:val="center"/>
                  <w:hideMark/>
                </w:tcPr>
                <w:p w14:paraId="47A69AC4"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nil"/>
                  </w:tcBorders>
                  <w:vAlign w:val="center"/>
                  <w:hideMark/>
                </w:tcPr>
                <w:p w14:paraId="5D8C1B75" w14:textId="04982A25" w:rsidR="000C5F64"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bl>
          <w:p w14:paraId="7FA86E40"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4B6F578D" w14:textId="77777777" w:rsidTr="0056394F">
        <w:trPr>
          <w:trHeight w:val="458"/>
          <w:jc w:val="center"/>
        </w:trPr>
        <w:tc>
          <w:tcPr>
            <w:tcW w:w="1940" w:type="dxa"/>
            <w:vAlign w:val="center"/>
          </w:tcPr>
          <w:p w14:paraId="7145E2ED"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523D0759" w14:textId="77777777" w:rsidTr="002A04F3">
              <w:trPr>
                <w:trHeight w:val="80"/>
              </w:trPr>
              <w:tc>
                <w:tcPr>
                  <w:tcW w:w="3190" w:type="dxa"/>
                  <w:tcBorders>
                    <w:top w:val="nil"/>
                    <w:left w:val="nil"/>
                    <w:right w:val="nil"/>
                  </w:tcBorders>
                  <w:vAlign w:val="center"/>
                </w:tcPr>
                <w:p w14:paraId="427D08E4"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51CAEE3D"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71228B13"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53E4DD7"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12DE5BD" w14:textId="77777777" w:rsidTr="002A04F3">
              <w:trPr>
                <w:trHeight w:val="389"/>
              </w:trPr>
              <w:tc>
                <w:tcPr>
                  <w:tcW w:w="3190" w:type="dxa"/>
                  <w:tcBorders>
                    <w:top w:val="nil"/>
                    <w:bottom w:val="nil"/>
                  </w:tcBorders>
                  <w:vAlign w:val="center"/>
                </w:tcPr>
                <w:p w14:paraId="211F85B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bottom w:val="nil"/>
                  </w:tcBorders>
                  <w:vAlign w:val="center"/>
                </w:tcPr>
                <w:p w14:paraId="5159EC2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nil"/>
                  </w:tcBorders>
                  <w:vAlign w:val="center"/>
                </w:tcPr>
                <w:p w14:paraId="01C4E41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nil"/>
                  </w:tcBorders>
                  <w:vAlign w:val="center"/>
                </w:tcPr>
                <w:p w14:paraId="796E227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3B09111" w14:textId="77777777" w:rsidTr="002A04F3">
              <w:trPr>
                <w:trHeight w:val="231"/>
              </w:trPr>
              <w:tc>
                <w:tcPr>
                  <w:tcW w:w="3190" w:type="dxa"/>
                  <w:tcBorders>
                    <w:top w:val="nil"/>
                    <w:bottom w:val="single" w:sz="4" w:space="0" w:color="auto"/>
                  </w:tcBorders>
                  <w:vAlign w:val="center"/>
                </w:tcPr>
                <w:p w14:paraId="28D3436D" w14:textId="77777777" w:rsidR="000C5F64" w:rsidRPr="006145DB" w:rsidRDefault="000C5F64"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6" w:type="dxa"/>
                  <w:tcBorders>
                    <w:top w:val="nil"/>
                    <w:bottom w:val="single" w:sz="4" w:space="0" w:color="auto"/>
                  </w:tcBorders>
                  <w:vAlign w:val="center"/>
                </w:tcPr>
                <w:p w14:paraId="4BCE762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tcBorders>
                    <w:top w:val="nil"/>
                    <w:bottom w:val="single" w:sz="4" w:space="0" w:color="auto"/>
                  </w:tcBorders>
                  <w:vAlign w:val="center"/>
                </w:tcPr>
                <w:p w14:paraId="4A98846C"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top w:val="nil"/>
                    <w:bottom w:val="single" w:sz="4" w:space="0" w:color="auto"/>
                  </w:tcBorders>
                  <w:vAlign w:val="center"/>
                </w:tcPr>
                <w:p w14:paraId="6CDD5FC9" w14:textId="03BBA900" w:rsidR="000C5F64"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r w:rsidR="004F7782" w:rsidRPr="006145DB">
                    <w:rPr>
                      <w:rFonts w:cs="Arial"/>
                      <w:bCs/>
                      <w:sz w:val="16"/>
                      <w:szCs w:val="16"/>
                      <w:lang w:eastAsia="es-CO"/>
                    </w:rPr>
                    <w:t>.</w:t>
                  </w:r>
                </w:p>
              </w:tc>
            </w:tr>
            <w:tr w:rsidR="006E6918" w:rsidRPr="006145DB" w14:paraId="0489D4F1" w14:textId="77777777" w:rsidTr="0056394F">
              <w:trPr>
                <w:trHeight w:val="231"/>
              </w:trPr>
              <w:tc>
                <w:tcPr>
                  <w:tcW w:w="3190" w:type="dxa"/>
                  <w:tcBorders>
                    <w:top w:val="single" w:sz="4" w:space="0" w:color="auto"/>
                  </w:tcBorders>
                  <w:vAlign w:val="center"/>
                </w:tcPr>
                <w:p w14:paraId="27B9F425" w14:textId="7D965083" w:rsidR="000C5F64" w:rsidRPr="006145DB" w:rsidRDefault="000C5F64" w:rsidP="005B435E">
                  <w:pPr>
                    <w:tabs>
                      <w:tab w:val="left" w:pos="709"/>
                    </w:tabs>
                    <w:contextualSpacing/>
                    <w:jc w:val="both"/>
                    <w:rPr>
                      <w:rStyle w:val="normaltextrun"/>
                      <w:rFonts w:eastAsia="Calibri" w:cs="Arial"/>
                      <w:sz w:val="16"/>
                      <w:szCs w:val="20"/>
                      <w:shd w:val="clear" w:color="auto" w:fill="FFFFFF"/>
                      <w:lang w:val="es-ES_tradnl"/>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56394F" w:rsidRPr="006145DB">
                    <w:rPr>
                      <w:rStyle w:val="normaltextrun"/>
                      <w:rFonts w:eastAsia="Calibri" w:cs="Arial"/>
                      <w:sz w:val="16"/>
                      <w:szCs w:val="20"/>
                      <w:shd w:val="clear" w:color="auto" w:fill="FFFFFF"/>
                      <w:lang w:val="es-ES_tradnl"/>
                    </w:rPr>
                    <w:t>.</w:t>
                  </w:r>
                </w:p>
              </w:tc>
              <w:tc>
                <w:tcPr>
                  <w:tcW w:w="1276" w:type="dxa"/>
                  <w:tcBorders>
                    <w:top w:val="single" w:sz="4" w:space="0" w:color="auto"/>
                  </w:tcBorders>
                  <w:vAlign w:val="center"/>
                </w:tcPr>
                <w:p w14:paraId="23D8076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top w:val="single" w:sz="4" w:space="0" w:color="auto"/>
                  </w:tcBorders>
                  <w:vAlign w:val="center"/>
                </w:tcPr>
                <w:p w14:paraId="31A10410"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559" w:type="dxa"/>
                  <w:tcBorders>
                    <w:top w:val="single" w:sz="4" w:space="0" w:color="auto"/>
                  </w:tcBorders>
                  <w:vAlign w:val="center"/>
                </w:tcPr>
                <w:p w14:paraId="0925A724"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51B2E9C2" w14:textId="77777777" w:rsidTr="0056394F">
              <w:trPr>
                <w:trHeight w:val="231"/>
              </w:trPr>
              <w:tc>
                <w:tcPr>
                  <w:tcW w:w="3190" w:type="dxa"/>
                  <w:vAlign w:val="center"/>
                </w:tcPr>
                <w:p w14:paraId="36BAD241" w14:textId="77777777"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276" w:type="dxa"/>
                  <w:vAlign w:val="center"/>
                </w:tcPr>
                <w:p w14:paraId="3820E40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D7AC6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vAlign w:val="center"/>
                </w:tcPr>
                <w:p w14:paraId="4CFE453C"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229CF381" w14:textId="77777777" w:rsidTr="002A04F3">
              <w:trPr>
                <w:trHeight w:val="617"/>
              </w:trPr>
              <w:tc>
                <w:tcPr>
                  <w:tcW w:w="3190" w:type="dxa"/>
                  <w:tcBorders>
                    <w:bottom w:val="single" w:sz="4" w:space="0" w:color="auto"/>
                  </w:tcBorders>
                  <w:vAlign w:val="center"/>
                </w:tcPr>
                <w:p w14:paraId="57BEA4F2" w14:textId="799A7303"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7CAC037"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83CD1D3"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604A6F4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6E6918" w:rsidRPr="006145DB" w14:paraId="11E80FAE" w14:textId="77777777" w:rsidTr="0056394F">
              <w:trPr>
                <w:trHeight w:val="444"/>
              </w:trPr>
              <w:tc>
                <w:tcPr>
                  <w:tcW w:w="3190" w:type="dxa"/>
                  <w:tcBorders>
                    <w:bottom w:val="single" w:sz="4" w:space="0" w:color="auto"/>
                  </w:tcBorders>
                  <w:vAlign w:val="center"/>
                </w:tcPr>
                <w:p w14:paraId="7A36727A"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6" w:type="dxa"/>
                  <w:tcBorders>
                    <w:bottom w:val="single" w:sz="4" w:space="0" w:color="auto"/>
                  </w:tcBorders>
                  <w:vAlign w:val="center"/>
                </w:tcPr>
                <w:p w14:paraId="15D2B1A0" w14:textId="77777777" w:rsidR="000C5F64" w:rsidRPr="006145DB" w:rsidRDefault="000C5F64"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single" w:sz="4" w:space="0" w:color="auto"/>
                  </w:tcBorders>
                  <w:vAlign w:val="center"/>
                </w:tcPr>
                <w:p w14:paraId="4EF511FA"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2ABF8F4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FC54193" w14:textId="77777777" w:rsidTr="0056394F">
              <w:trPr>
                <w:trHeight w:val="138"/>
              </w:trPr>
              <w:tc>
                <w:tcPr>
                  <w:tcW w:w="3190" w:type="dxa"/>
                  <w:tcBorders>
                    <w:left w:val="nil"/>
                    <w:bottom w:val="nil"/>
                    <w:right w:val="nil"/>
                  </w:tcBorders>
                  <w:vAlign w:val="center"/>
                </w:tcPr>
                <w:p w14:paraId="7DD666E2" w14:textId="77777777" w:rsidR="0024633D" w:rsidRPr="006145DB" w:rsidRDefault="0024633D" w:rsidP="005B435E">
                  <w:pPr>
                    <w:tabs>
                      <w:tab w:val="left" w:pos="709"/>
                    </w:tabs>
                    <w:contextualSpacing/>
                    <w:jc w:val="both"/>
                    <w:rPr>
                      <w:rFonts w:cs="Arial"/>
                      <w:bCs/>
                      <w:sz w:val="16"/>
                      <w:szCs w:val="20"/>
                      <w:lang w:eastAsia="es-CO"/>
                    </w:rPr>
                  </w:pPr>
                </w:p>
              </w:tc>
              <w:tc>
                <w:tcPr>
                  <w:tcW w:w="1276" w:type="dxa"/>
                  <w:tcBorders>
                    <w:left w:val="nil"/>
                    <w:bottom w:val="nil"/>
                    <w:right w:val="nil"/>
                  </w:tcBorders>
                  <w:vAlign w:val="center"/>
                </w:tcPr>
                <w:p w14:paraId="2535E5DD" w14:textId="77777777" w:rsidR="0024633D" w:rsidRPr="006145DB" w:rsidRDefault="0024633D" w:rsidP="005B435E">
                  <w:pPr>
                    <w:tabs>
                      <w:tab w:val="left" w:pos="709"/>
                    </w:tabs>
                    <w:contextualSpacing/>
                    <w:jc w:val="center"/>
                    <w:rPr>
                      <w:rFonts w:cs="Arial"/>
                      <w:bCs/>
                      <w:sz w:val="16"/>
                      <w:szCs w:val="20"/>
                      <w:lang w:eastAsia="es-CO"/>
                    </w:rPr>
                  </w:pPr>
                </w:p>
              </w:tc>
              <w:tc>
                <w:tcPr>
                  <w:tcW w:w="1134" w:type="dxa"/>
                  <w:tcBorders>
                    <w:left w:val="nil"/>
                    <w:bottom w:val="nil"/>
                    <w:right w:val="nil"/>
                  </w:tcBorders>
                  <w:vAlign w:val="center"/>
                </w:tcPr>
                <w:p w14:paraId="1FC00935" w14:textId="77777777" w:rsidR="0024633D" w:rsidRPr="006145DB" w:rsidRDefault="0024633D" w:rsidP="005B435E">
                  <w:pPr>
                    <w:tabs>
                      <w:tab w:val="left" w:pos="709"/>
                    </w:tabs>
                    <w:contextualSpacing/>
                    <w:jc w:val="center"/>
                    <w:rPr>
                      <w:rFonts w:cs="Arial"/>
                      <w:sz w:val="16"/>
                      <w:szCs w:val="20"/>
                      <w:lang w:eastAsia="es-CO"/>
                    </w:rPr>
                  </w:pPr>
                </w:p>
              </w:tc>
              <w:tc>
                <w:tcPr>
                  <w:tcW w:w="1559" w:type="dxa"/>
                  <w:tcBorders>
                    <w:left w:val="nil"/>
                    <w:bottom w:val="nil"/>
                    <w:right w:val="nil"/>
                  </w:tcBorders>
                  <w:vAlign w:val="center"/>
                </w:tcPr>
                <w:p w14:paraId="252DF964" w14:textId="77777777" w:rsidR="0024633D" w:rsidRPr="006145DB" w:rsidRDefault="0024633D" w:rsidP="005B435E">
                  <w:pPr>
                    <w:tabs>
                      <w:tab w:val="left" w:pos="709"/>
                    </w:tabs>
                    <w:contextualSpacing/>
                    <w:jc w:val="center"/>
                    <w:rPr>
                      <w:rFonts w:cs="Arial"/>
                      <w:bCs/>
                      <w:sz w:val="16"/>
                      <w:szCs w:val="16"/>
                      <w:lang w:eastAsia="es-CO"/>
                    </w:rPr>
                  </w:pPr>
                </w:p>
              </w:tc>
            </w:tr>
          </w:tbl>
          <w:p w14:paraId="0EAE2FE0" w14:textId="77777777" w:rsidR="000C5F64" w:rsidRPr="006145DB" w:rsidRDefault="000C5F64" w:rsidP="005B435E">
            <w:pPr>
              <w:pStyle w:val="Textoindependiente"/>
              <w:spacing w:after="0" w:line="240" w:lineRule="auto"/>
              <w:ind w:right="112"/>
              <w:jc w:val="both"/>
              <w:rPr>
                <w:rFonts w:cs="Arial"/>
                <w:bCs/>
                <w:lang w:eastAsia="es-CO"/>
              </w:rPr>
            </w:pPr>
          </w:p>
        </w:tc>
      </w:tr>
      <w:tr w:rsidR="006E6918" w:rsidRPr="006145DB" w14:paraId="53BAD64A" w14:textId="77777777" w:rsidTr="009F0BEA">
        <w:trPr>
          <w:trHeight w:val="20"/>
          <w:jc w:val="center"/>
        </w:trPr>
        <w:tc>
          <w:tcPr>
            <w:tcW w:w="1940" w:type="dxa"/>
            <w:vAlign w:val="center"/>
          </w:tcPr>
          <w:p w14:paraId="097E9863"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14E56681" w14:textId="77777777" w:rsidTr="0056394F">
              <w:trPr>
                <w:trHeight w:val="80"/>
              </w:trPr>
              <w:tc>
                <w:tcPr>
                  <w:tcW w:w="3190" w:type="dxa"/>
                  <w:tcBorders>
                    <w:top w:val="nil"/>
                    <w:left w:val="nil"/>
                    <w:right w:val="nil"/>
                  </w:tcBorders>
                  <w:vAlign w:val="center"/>
                </w:tcPr>
                <w:p w14:paraId="00C6B1EA"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61A40AAA"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6D3A0AF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66C4545D"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7102BBEA" w14:textId="77777777" w:rsidTr="0056394F">
              <w:trPr>
                <w:trHeight w:val="380"/>
              </w:trPr>
              <w:tc>
                <w:tcPr>
                  <w:tcW w:w="3190" w:type="dxa"/>
                  <w:tcBorders>
                    <w:top w:val="nil"/>
                    <w:bottom w:val="single" w:sz="4" w:space="0" w:color="auto"/>
                  </w:tcBorders>
                  <w:vAlign w:val="center"/>
                </w:tcPr>
                <w:p w14:paraId="58A8D17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bottom w:val="single" w:sz="4" w:space="0" w:color="auto"/>
                  </w:tcBorders>
                  <w:vAlign w:val="center"/>
                </w:tcPr>
                <w:p w14:paraId="5F79020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4050603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8756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32B7CE97" w14:textId="77777777" w:rsidTr="0056394F">
              <w:trPr>
                <w:trHeight w:val="243"/>
              </w:trPr>
              <w:tc>
                <w:tcPr>
                  <w:tcW w:w="3190" w:type="dxa"/>
                  <w:tcBorders>
                    <w:bottom w:val="single" w:sz="4" w:space="0" w:color="auto"/>
                  </w:tcBorders>
                  <w:vAlign w:val="center"/>
                </w:tcPr>
                <w:p w14:paraId="10EFF499"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tcBorders>
                    <w:bottom w:val="single" w:sz="4" w:space="0" w:color="auto"/>
                  </w:tcBorders>
                  <w:vAlign w:val="center"/>
                </w:tcPr>
                <w:p w14:paraId="60875D55"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44147838"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054DD39"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6E6918" w:rsidRPr="006145DB" w14:paraId="0B8628ED" w14:textId="77777777" w:rsidTr="0056394F">
              <w:trPr>
                <w:trHeight w:val="765"/>
              </w:trPr>
              <w:tc>
                <w:tcPr>
                  <w:tcW w:w="3190" w:type="dxa"/>
                  <w:tcBorders>
                    <w:top w:val="single" w:sz="4" w:space="0" w:color="auto"/>
                  </w:tcBorders>
                  <w:vAlign w:val="center"/>
                </w:tcPr>
                <w:p w14:paraId="507D4C7F" w14:textId="77777777" w:rsidR="000C5F64" w:rsidRPr="006145DB" w:rsidRDefault="000C5F64"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71EC9593" w14:textId="631BFDCB"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71AF53CB" w14:textId="01583384" w:rsidR="000C5F64" w:rsidRPr="006145DB" w:rsidRDefault="000C5F64"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6E2E913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6E6918" w:rsidRPr="006145DB" w14:paraId="39C765CB" w14:textId="77777777" w:rsidTr="0056394F">
              <w:trPr>
                <w:trHeight w:val="485"/>
              </w:trPr>
              <w:tc>
                <w:tcPr>
                  <w:tcW w:w="3190" w:type="dxa"/>
                  <w:vAlign w:val="center"/>
                </w:tcPr>
                <w:p w14:paraId="34DCD142" w14:textId="77777777" w:rsidR="000C5F64" w:rsidRPr="006145DB" w:rsidRDefault="000C5F64"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16549D8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472D1C7D"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vAlign w:val="center"/>
                </w:tcPr>
                <w:p w14:paraId="28AAC15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6E6918" w:rsidRPr="006145DB" w14:paraId="42D8A7A6" w14:textId="77777777" w:rsidTr="0056394F">
              <w:trPr>
                <w:trHeight w:val="259"/>
              </w:trPr>
              <w:tc>
                <w:tcPr>
                  <w:tcW w:w="3190" w:type="dxa"/>
                  <w:vAlign w:val="center"/>
                </w:tcPr>
                <w:p w14:paraId="3198F204" w14:textId="77777777" w:rsidR="000C5F64" w:rsidRPr="006145DB" w:rsidRDefault="000C5F64" w:rsidP="005B435E">
                  <w:pPr>
                    <w:tabs>
                      <w:tab w:val="left" w:pos="709"/>
                    </w:tabs>
                    <w:contextualSpacing/>
                    <w:jc w:val="both"/>
                    <w:rPr>
                      <w:rFonts w:eastAsia="Arial" w:cs="Arial"/>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276" w:type="dxa"/>
                  <w:vAlign w:val="center"/>
                </w:tcPr>
                <w:p w14:paraId="5389520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561DAB51"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4B422029"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E6918" w:rsidRPr="006145DB" w14:paraId="1BCA12EC" w14:textId="77777777" w:rsidTr="0056394F">
              <w:trPr>
                <w:trHeight w:val="259"/>
              </w:trPr>
              <w:tc>
                <w:tcPr>
                  <w:tcW w:w="3190" w:type="dxa"/>
                  <w:vAlign w:val="center"/>
                </w:tcPr>
                <w:p w14:paraId="0CA47495" w14:textId="399057B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56394F" w:rsidRPr="006145DB">
                    <w:rPr>
                      <w:rFonts w:cs="Arial"/>
                      <w:sz w:val="16"/>
                      <w:szCs w:val="16"/>
                      <w:lang w:eastAsia="es-CO"/>
                    </w:rPr>
                    <w:t>.</w:t>
                  </w:r>
                </w:p>
              </w:tc>
              <w:tc>
                <w:tcPr>
                  <w:tcW w:w="1276" w:type="dxa"/>
                  <w:vAlign w:val="center"/>
                </w:tcPr>
                <w:p w14:paraId="1C19337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DD87D6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454FA718"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42A739AD" w14:textId="77777777" w:rsidTr="0056394F">
              <w:trPr>
                <w:trHeight w:val="259"/>
              </w:trPr>
              <w:tc>
                <w:tcPr>
                  <w:tcW w:w="3190" w:type="dxa"/>
                  <w:vAlign w:val="center"/>
                </w:tcPr>
                <w:p w14:paraId="32449AFD" w14:textId="7180F85D"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56394F" w:rsidRPr="006145DB">
                    <w:rPr>
                      <w:rFonts w:cs="Arial"/>
                      <w:sz w:val="16"/>
                      <w:szCs w:val="16"/>
                      <w:lang w:eastAsia="es-CO"/>
                    </w:rPr>
                    <w:t>.</w:t>
                  </w:r>
                </w:p>
              </w:tc>
              <w:tc>
                <w:tcPr>
                  <w:tcW w:w="1276" w:type="dxa"/>
                  <w:vAlign w:val="center"/>
                </w:tcPr>
                <w:p w14:paraId="0CFA98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4C00A9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5663830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Secretaría Distrital de Integración Social</w:t>
                  </w:r>
                </w:p>
              </w:tc>
            </w:tr>
            <w:tr w:rsidR="006E6918" w:rsidRPr="006145DB" w14:paraId="2404C89E" w14:textId="77777777" w:rsidTr="0056394F">
              <w:trPr>
                <w:trHeight w:val="259"/>
              </w:trPr>
              <w:tc>
                <w:tcPr>
                  <w:tcW w:w="3190" w:type="dxa"/>
                  <w:tcBorders>
                    <w:bottom w:val="single" w:sz="4" w:space="0" w:color="auto"/>
                  </w:tcBorders>
                  <w:vAlign w:val="center"/>
                </w:tcPr>
                <w:p w14:paraId="245C8548" w14:textId="7BC50A8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56394F" w:rsidRPr="006145DB">
                    <w:rPr>
                      <w:rFonts w:cs="Arial"/>
                      <w:sz w:val="16"/>
                      <w:szCs w:val="16"/>
                      <w:lang w:eastAsia="es-CO"/>
                    </w:rPr>
                    <w:t>.</w:t>
                  </w:r>
                </w:p>
              </w:tc>
              <w:tc>
                <w:tcPr>
                  <w:tcW w:w="1276" w:type="dxa"/>
                  <w:tcBorders>
                    <w:bottom w:val="single" w:sz="4" w:space="0" w:color="auto"/>
                  </w:tcBorders>
                  <w:vAlign w:val="center"/>
                </w:tcPr>
                <w:p w14:paraId="0C71D00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05478C1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D53FFE"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0B2D768B" w14:textId="77777777" w:rsidTr="0056394F">
              <w:trPr>
                <w:trHeight w:val="259"/>
              </w:trPr>
              <w:tc>
                <w:tcPr>
                  <w:tcW w:w="3190" w:type="dxa"/>
                  <w:tcBorders>
                    <w:bottom w:val="single" w:sz="4" w:space="0" w:color="auto"/>
                  </w:tcBorders>
                  <w:vAlign w:val="center"/>
                </w:tcPr>
                <w:p w14:paraId="66912AF7"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bottom w:val="single" w:sz="4" w:space="0" w:color="auto"/>
                  </w:tcBorders>
                  <w:vAlign w:val="center"/>
                </w:tcPr>
                <w:p w14:paraId="6A2A303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F8818F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333F43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24633D" w:rsidRPr="006145DB" w14:paraId="7FDA7616" w14:textId="77777777" w:rsidTr="0056394F">
              <w:trPr>
                <w:trHeight w:val="70"/>
              </w:trPr>
              <w:tc>
                <w:tcPr>
                  <w:tcW w:w="3190" w:type="dxa"/>
                  <w:tcBorders>
                    <w:left w:val="nil"/>
                    <w:bottom w:val="nil"/>
                    <w:right w:val="nil"/>
                  </w:tcBorders>
                  <w:vAlign w:val="center"/>
                </w:tcPr>
                <w:p w14:paraId="4464941A" w14:textId="77777777" w:rsidR="0024633D" w:rsidRPr="006145DB" w:rsidRDefault="0024633D" w:rsidP="005B435E">
                  <w:pPr>
                    <w:tabs>
                      <w:tab w:val="left" w:pos="709"/>
                    </w:tabs>
                    <w:contextualSpacing/>
                    <w:jc w:val="both"/>
                    <w:rPr>
                      <w:rFonts w:cs="Arial"/>
                      <w:sz w:val="16"/>
                      <w:szCs w:val="16"/>
                      <w:shd w:val="clear" w:color="auto" w:fill="FFFFFF"/>
                    </w:rPr>
                  </w:pPr>
                </w:p>
              </w:tc>
              <w:tc>
                <w:tcPr>
                  <w:tcW w:w="1276" w:type="dxa"/>
                  <w:tcBorders>
                    <w:left w:val="nil"/>
                    <w:bottom w:val="nil"/>
                    <w:right w:val="nil"/>
                  </w:tcBorders>
                  <w:vAlign w:val="center"/>
                </w:tcPr>
                <w:p w14:paraId="61928FDF"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4EA64377" w14:textId="77777777" w:rsidR="0024633D" w:rsidRPr="006145DB" w:rsidRDefault="0024633D"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B7703D2" w14:textId="77777777" w:rsidR="0024633D" w:rsidRPr="006145DB" w:rsidRDefault="0024633D" w:rsidP="005B435E">
                  <w:pPr>
                    <w:tabs>
                      <w:tab w:val="left" w:pos="709"/>
                    </w:tabs>
                    <w:contextualSpacing/>
                    <w:jc w:val="center"/>
                    <w:rPr>
                      <w:rFonts w:cs="Arial"/>
                      <w:sz w:val="16"/>
                      <w:szCs w:val="16"/>
                    </w:rPr>
                  </w:pPr>
                </w:p>
              </w:tc>
            </w:tr>
          </w:tbl>
          <w:p w14:paraId="6A2976AE"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2BA1A227" w14:textId="77777777" w:rsidTr="009F0BEA">
        <w:trPr>
          <w:trHeight w:val="422"/>
          <w:jc w:val="center"/>
        </w:trPr>
        <w:tc>
          <w:tcPr>
            <w:tcW w:w="1940" w:type="dxa"/>
            <w:vAlign w:val="center"/>
          </w:tcPr>
          <w:p w14:paraId="41BBAFFF"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0207DD1E" w14:textId="77777777" w:rsidTr="002A04F3">
              <w:trPr>
                <w:trHeight w:val="80"/>
              </w:trPr>
              <w:tc>
                <w:tcPr>
                  <w:tcW w:w="3190" w:type="dxa"/>
                  <w:tcBorders>
                    <w:top w:val="nil"/>
                    <w:left w:val="nil"/>
                    <w:bottom w:val="single" w:sz="4" w:space="0" w:color="auto"/>
                    <w:right w:val="nil"/>
                  </w:tcBorders>
                  <w:vAlign w:val="center"/>
                </w:tcPr>
                <w:p w14:paraId="53DF7576"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3EAA1EC3"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F6AF21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64D60843"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5F503B0" w14:textId="77777777" w:rsidTr="002A04F3">
              <w:trPr>
                <w:trHeight w:val="372"/>
              </w:trPr>
              <w:tc>
                <w:tcPr>
                  <w:tcW w:w="3190" w:type="dxa"/>
                  <w:tcBorders>
                    <w:top w:val="single" w:sz="4" w:space="0" w:color="auto"/>
                    <w:bottom w:val="single" w:sz="4" w:space="0" w:color="auto"/>
                  </w:tcBorders>
                  <w:vAlign w:val="center"/>
                </w:tcPr>
                <w:p w14:paraId="585B9E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tcBorders>
                    <w:top w:val="single" w:sz="4" w:space="0" w:color="auto"/>
                    <w:bottom w:val="single" w:sz="4" w:space="0" w:color="auto"/>
                  </w:tcBorders>
                  <w:vAlign w:val="center"/>
                </w:tcPr>
                <w:p w14:paraId="4DE3594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25E480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4A28B00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7EFEE2B5" w14:textId="77777777" w:rsidTr="002A04F3">
              <w:trPr>
                <w:trHeight w:val="372"/>
              </w:trPr>
              <w:tc>
                <w:tcPr>
                  <w:tcW w:w="3190" w:type="dxa"/>
                  <w:tcBorders>
                    <w:top w:val="single" w:sz="4" w:space="0" w:color="auto"/>
                  </w:tcBorders>
                  <w:vAlign w:val="center"/>
                </w:tcPr>
                <w:p w14:paraId="739B2AEF" w14:textId="43E4412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CC3B40" w:rsidRPr="006145DB">
                    <w:rPr>
                      <w:rFonts w:cs="Arial"/>
                      <w:sz w:val="16"/>
                      <w:szCs w:val="16"/>
                      <w:lang w:eastAsia="es-CO"/>
                    </w:rPr>
                    <w:t>.</w:t>
                  </w:r>
                </w:p>
              </w:tc>
              <w:tc>
                <w:tcPr>
                  <w:tcW w:w="1276" w:type="dxa"/>
                  <w:tcBorders>
                    <w:top w:val="single" w:sz="4" w:space="0" w:color="auto"/>
                  </w:tcBorders>
                  <w:vAlign w:val="center"/>
                </w:tcPr>
                <w:p w14:paraId="22CB154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tcPr>
                <w:p w14:paraId="63FC016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55CEF0F6" w14:textId="4191819D"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ACF9ED5" w14:textId="77777777" w:rsidTr="0056394F">
              <w:trPr>
                <w:trHeight w:val="372"/>
              </w:trPr>
              <w:tc>
                <w:tcPr>
                  <w:tcW w:w="3190" w:type="dxa"/>
                  <w:vAlign w:val="center"/>
                </w:tcPr>
                <w:p w14:paraId="134C35B0"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276" w:type="dxa"/>
                  <w:vAlign w:val="center"/>
                </w:tcPr>
                <w:p w14:paraId="6DB465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C9B1B3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256FBDC3" w14:textId="016BCB38"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9F9DE44" w14:textId="77777777" w:rsidTr="00F60471">
              <w:trPr>
                <w:trHeight w:val="300"/>
              </w:trPr>
              <w:tc>
                <w:tcPr>
                  <w:tcW w:w="3190" w:type="dxa"/>
                  <w:tcBorders>
                    <w:bottom w:val="single" w:sz="4" w:space="0" w:color="auto"/>
                  </w:tcBorders>
                  <w:vAlign w:val="center"/>
                </w:tcPr>
                <w:p w14:paraId="1A0D25AD" w14:textId="26A37232" w:rsidR="000C5F64" w:rsidRPr="006145DB" w:rsidRDefault="000C5F64" w:rsidP="005B435E">
                  <w:pPr>
                    <w:jc w:val="both"/>
                    <w:rPr>
                      <w:rFonts w:cs="Arial"/>
                      <w:sz w:val="16"/>
                      <w:szCs w:val="16"/>
                      <w:lang w:eastAsia="es-CO"/>
                    </w:rPr>
                  </w:pPr>
                  <w:r w:rsidRPr="006145DB">
                    <w:rPr>
                      <w:rFonts w:cs="Arial"/>
                      <w:sz w:val="16"/>
                      <w:szCs w:val="16"/>
                      <w:lang w:eastAsia="es-CO"/>
                    </w:rPr>
                    <w:t>Servicio de Atención Sociosanitaria para Población Habitante de Calle y en Alto Riesgo de Estarlo</w:t>
                  </w:r>
                  <w:r w:rsidR="00CC3B40" w:rsidRPr="006145DB">
                    <w:rPr>
                      <w:rFonts w:cs="Arial"/>
                      <w:sz w:val="16"/>
                      <w:szCs w:val="16"/>
                      <w:lang w:eastAsia="es-CO"/>
                    </w:rPr>
                    <w:t>.</w:t>
                  </w:r>
                </w:p>
              </w:tc>
              <w:tc>
                <w:tcPr>
                  <w:tcW w:w="1276" w:type="dxa"/>
                  <w:tcBorders>
                    <w:bottom w:val="single" w:sz="4" w:space="0" w:color="auto"/>
                  </w:tcBorders>
                  <w:vAlign w:val="center"/>
                </w:tcPr>
                <w:p w14:paraId="056B1E97"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798137EE"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D4BA4B0" w14:textId="3A0BF01C" w:rsidR="000C5F64" w:rsidRPr="006145DB" w:rsidRDefault="006D33E8" w:rsidP="005B435E">
                  <w:pPr>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F81F106" w14:textId="77777777" w:rsidTr="00F60471">
              <w:trPr>
                <w:trHeight w:val="372"/>
              </w:trPr>
              <w:tc>
                <w:tcPr>
                  <w:tcW w:w="3190" w:type="dxa"/>
                  <w:tcBorders>
                    <w:bottom w:val="nil"/>
                  </w:tcBorders>
                  <w:vAlign w:val="center"/>
                </w:tcPr>
                <w:p w14:paraId="51D08096"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276" w:type="dxa"/>
                  <w:tcBorders>
                    <w:bottom w:val="nil"/>
                  </w:tcBorders>
                  <w:vAlign w:val="center"/>
                </w:tcPr>
                <w:p w14:paraId="46E1E8F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nil"/>
                  </w:tcBorders>
                  <w:vAlign w:val="center"/>
                </w:tcPr>
                <w:p w14:paraId="63B20EF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bottom w:val="nil"/>
                  </w:tcBorders>
                  <w:vAlign w:val="center"/>
                </w:tcPr>
                <w:p w14:paraId="40F5C48B" w14:textId="6BE7FD09"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590EBBF" w14:textId="77777777" w:rsidTr="00F60471">
              <w:trPr>
                <w:trHeight w:val="372"/>
              </w:trPr>
              <w:tc>
                <w:tcPr>
                  <w:tcW w:w="3190" w:type="dxa"/>
                  <w:tcBorders>
                    <w:top w:val="nil"/>
                  </w:tcBorders>
                  <w:vAlign w:val="center"/>
                </w:tcPr>
                <w:p w14:paraId="27083591" w14:textId="6760AE85"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Prevención del Riesgo de Habitar Calle</w:t>
                  </w:r>
                  <w:r w:rsidR="00CC3B40" w:rsidRPr="006145DB">
                    <w:rPr>
                      <w:rFonts w:cs="Arial"/>
                      <w:sz w:val="16"/>
                      <w:szCs w:val="16"/>
                      <w:lang w:eastAsia="es-CO"/>
                    </w:rPr>
                    <w:t>.</w:t>
                  </w:r>
                </w:p>
              </w:tc>
              <w:tc>
                <w:tcPr>
                  <w:tcW w:w="1276" w:type="dxa"/>
                  <w:tcBorders>
                    <w:top w:val="nil"/>
                  </w:tcBorders>
                  <w:vAlign w:val="center"/>
                </w:tcPr>
                <w:p w14:paraId="00FBD2F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nil"/>
                  </w:tcBorders>
                  <w:vAlign w:val="center"/>
                </w:tcPr>
                <w:p w14:paraId="57D93F0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nil"/>
                  </w:tcBorders>
                  <w:vAlign w:val="center"/>
                </w:tcPr>
                <w:p w14:paraId="4453953C" w14:textId="51887891"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83EE400" w14:textId="77777777" w:rsidTr="0056394F">
              <w:trPr>
                <w:trHeight w:val="372"/>
              </w:trPr>
              <w:tc>
                <w:tcPr>
                  <w:tcW w:w="3190" w:type="dxa"/>
                  <w:vAlign w:val="center"/>
                </w:tcPr>
                <w:p w14:paraId="33B0ED22" w14:textId="77777777" w:rsidR="000C5F64" w:rsidRPr="006145DB" w:rsidRDefault="000C5F64"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276" w:type="dxa"/>
                  <w:vAlign w:val="center"/>
                </w:tcPr>
                <w:p w14:paraId="2585F6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1F548BE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09882D4F" w14:textId="668328D2"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606431A2" w14:textId="77777777" w:rsidTr="0056394F">
              <w:trPr>
                <w:trHeight w:val="372"/>
              </w:trPr>
              <w:tc>
                <w:tcPr>
                  <w:tcW w:w="3190" w:type="dxa"/>
                  <w:tcBorders>
                    <w:bottom w:val="single" w:sz="4" w:space="0" w:color="auto"/>
                  </w:tcBorders>
                  <w:vAlign w:val="center"/>
                </w:tcPr>
                <w:p w14:paraId="2FBDA599" w14:textId="031413AA"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Transferencia persona mayor</w:t>
                  </w:r>
                  <w:r w:rsidR="00CC3B40" w:rsidRPr="006145DB">
                    <w:rPr>
                      <w:rFonts w:cs="Arial"/>
                      <w:bCs/>
                      <w:sz w:val="16"/>
                      <w:szCs w:val="16"/>
                      <w:lang w:eastAsia="es-CO"/>
                    </w:rPr>
                    <w:t>.</w:t>
                  </w:r>
                </w:p>
              </w:tc>
              <w:tc>
                <w:tcPr>
                  <w:tcW w:w="1276" w:type="dxa"/>
                  <w:tcBorders>
                    <w:bottom w:val="single" w:sz="4" w:space="0" w:color="auto"/>
                  </w:tcBorders>
                  <w:vAlign w:val="center"/>
                </w:tcPr>
                <w:p w14:paraId="1986B1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F4145B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61C227E" w14:textId="39E51E20"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B456C40" w14:textId="77777777" w:rsidTr="0056394F">
              <w:trPr>
                <w:trHeight w:val="231"/>
              </w:trPr>
              <w:tc>
                <w:tcPr>
                  <w:tcW w:w="3190" w:type="dxa"/>
                  <w:tcBorders>
                    <w:bottom w:val="single" w:sz="4" w:space="0" w:color="auto"/>
                  </w:tcBorders>
                  <w:vAlign w:val="center"/>
                </w:tcPr>
                <w:p w14:paraId="7ED10956"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 y Externa).</w:t>
                  </w:r>
                </w:p>
              </w:tc>
              <w:tc>
                <w:tcPr>
                  <w:tcW w:w="1276" w:type="dxa"/>
                  <w:tcBorders>
                    <w:bottom w:val="single" w:sz="4" w:space="0" w:color="auto"/>
                  </w:tcBorders>
                  <w:vAlign w:val="center"/>
                </w:tcPr>
                <w:p w14:paraId="3460214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66E87B9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FD9A2BF" w14:textId="09D44B27"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D20BBD3" w14:textId="77777777" w:rsidTr="0056394F">
              <w:trPr>
                <w:trHeight w:val="231"/>
              </w:trPr>
              <w:tc>
                <w:tcPr>
                  <w:tcW w:w="3190" w:type="dxa"/>
                  <w:tcBorders>
                    <w:top w:val="single" w:sz="4" w:space="0" w:color="auto"/>
                    <w:bottom w:val="nil"/>
                  </w:tcBorders>
                  <w:vAlign w:val="center"/>
                </w:tcPr>
                <w:p w14:paraId="1156BEA0" w14:textId="34431116"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Comunidad de Cuidado</w:t>
                  </w:r>
                  <w:r w:rsidR="00CC3B40" w:rsidRPr="006145DB">
                    <w:rPr>
                      <w:rFonts w:cs="Arial"/>
                      <w:sz w:val="16"/>
                      <w:szCs w:val="16"/>
                      <w:lang w:eastAsia="es-CO"/>
                    </w:rPr>
                    <w:t>.</w:t>
                  </w:r>
                </w:p>
              </w:tc>
              <w:tc>
                <w:tcPr>
                  <w:tcW w:w="1276" w:type="dxa"/>
                  <w:tcBorders>
                    <w:top w:val="single" w:sz="4" w:space="0" w:color="auto"/>
                    <w:bottom w:val="nil"/>
                  </w:tcBorders>
                  <w:vAlign w:val="center"/>
                </w:tcPr>
                <w:p w14:paraId="47DBBEC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nil"/>
                  </w:tcBorders>
                  <w:vAlign w:val="center"/>
                </w:tcPr>
                <w:p w14:paraId="5432395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bottom w:val="nil"/>
                  </w:tcBorders>
                  <w:vAlign w:val="center"/>
                </w:tcPr>
                <w:p w14:paraId="25CEE480" w14:textId="1924B28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5C6827" w14:textId="77777777" w:rsidTr="0056394F">
              <w:trPr>
                <w:trHeight w:val="231"/>
              </w:trPr>
              <w:tc>
                <w:tcPr>
                  <w:tcW w:w="3190" w:type="dxa"/>
                  <w:tcBorders>
                    <w:top w:val="nil"/>
                  </w:tcBorders>
                  <w:vAlign w:val="center"/>
                </w:tcPr>
                <w:p w14:paraId="3BD23F68" w14:textId="0BF358E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Cuidado Transitorio Día – Noche</w:t>
                  </w:r>
                  <w:r w:rsidR="00CC3B40" w:rsidRPr="006145DB">
                    <w:rPr>
                      <w:rFonts w:cs="Arial"/>
                      <w:sz w:val="16"/>
                      <w:szCs w:val="16"/>
                      <w:lang w:eastAsia="es-CO"/>
                    </w:rPr>
                    <w:t>.</w:t>
                  </w:r>
                </w:p>
              </w:tc>
              <w:tc>
                <w:tcPr>
                  <w:tcW w:w="1276" w:type="dxa"/>
                  <w:tcBorders>
                    <w:top w:val="nil"/>
                  </w:tcBorders>
                  <w:vAlign w:val="center"/>
                </w:tcPr>
                <w:p w14:paraId="0BD743A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5C4A894C"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nil"/>
                  </w:tcBorders>
                  <w:vAlign w:val="center"/>
                </w:tcPr>
                <w:p w14:paraId="32821495" w14:textId="02CC311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FE23AB9" w14:textId="77777777" w:rsidTr="0056394F">
              <w:trPr>
                <w:trHeight w:val="231"/>
              </w:trPr>
              <w:tc>
                <w:tcPr>
                  <w:tcW w:w="3190" w:type="dxa"/>
                  <w:vAlign w:val="center"/>
                </w:tcPr>
                <w:p w14:paraId="4B1479B5"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Servicio Apoyos Económicos para Persona Mayor.</w:t>
                  </w:r>
                </w:p>
              </w:tc>
              <w:tc>
                <w:tcPr>
                  <w:tcW w:w="1276" w:type="dxa"/>
                  <w:vAlign w:val="center"/>
                </w:tcPr>
                <w:p w14:paraId="6B8DF0E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3F602AE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759ECE7" w14:textId="05B7CD52"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016F61D" w14:textId="77777777" w:rsidTr="0056394F">
              <w:trPr>
                <w:trHeight w:val="231"/>
              </w:trPr>
              <w:tc>
                <w:tcPr>
                  <w:tcW w:w="3190" w:type="dxa"/>
                  <w:vAlign w:val="center"/>
                </w:tcPr>
                <w:p w14:paraId="24F3BF20"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Servicio Comedores Comunitarios.</w:t>
                  </w:r>
                </w:p>
              </w:tc>
              <w:tc>
                <w:tcPr>
                  <w:tcW w:w="1276" w:type="dxa"/>
                  <w:vAlign w:val="center"/>
                </w:tcPr>
                <w:p w14:paraId="35F7E21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01A9D11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AC84549" w14:textId="4AFA650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81759A" w14:textId="77777777" w:rsidTr="0056394F">
              <w:trPr>
                <w:trHeight w:val="231"/>
              </w:trPr>
              <w:tc>
                <w:tcPr>
                  <w:tcW w:w="3190" w:type="dxa"/>
                  <w:tcBorders>
                    <w:bottom w:val="single" w:sz="4" w:space="0" w:color="auto"/>
                  </w:tcBorders>
                  <w:vAlign w:val="center"/>
                </w:tcPr>
                <w:p w14:paraId="2BEC6777"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276" w:type="dxa"/>
                  <w:tcBorders>
                    <w:bottom w:val="single" w:sz="4" w:space="0" w:color="auto"/>
                  </w:tcBorders>
                  <w:vAlign w:val="center"/>
                </w:tcPr>
                <w:p w14:paraId="274A0B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E9AEFF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8F3FEC3" w14:textId="1A67235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E508F58" w14:textId="77777777" w:rsidTr="0056394F">
              <w:trPr>
                <w:trHeight w:val="231"/>
              </w:trPr>
              <w:tc>
                <w:tcPr>
                  <w:tcW w:w="3190" w:type="dxa"/>
                  <w:tcBorders>
                    <w:bottom w:val="single" w:sz="4" w:space="0" w:color="auto"/>
                  </w:tcBorders>
                  <w:vAlign w:val="center"/>
                </w:tcPr>
                <w:p w14:paraId="58896B09"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276" w:type="dxa"/>
                  <w:tcBorders>
                    <w:bottom w:val="single" w:sz="4" w:space="0" w:color="auto"/>
                  </w:tcBorders>
                  <w:vAlign w:val="center"/>
                </w:tcPr>
                <w:p w14:paraId="2ADC2D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5BBD3F2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9" w:type="dxa"/>
                  <w:tcBorders>
                    <w:bottom w:val="single" w:sz="4" w:space="0" w:color="auto"/>
                  </w:tcBorders>
                  <w:vAlign w:val="center"/>
                </w:tcPr>
                <w:p w14:paraId="062CC36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CC3B40" w:rsidRPr="006145DB" w14:paraId="719A158E" w14:textId="77777777" w:rsidTr="0056394F">
              <w:trPr>
                <w:trHeight w:val="231"/>
              </w:trPr>
              <w:tc>
                <w:tcPr>
                  <w:tcW w:w="3190" w:type="dxa"/>
                  <w:tcBorders>
                    <w:left w:val="nil"/>
                    <w:bottom w:val="nil"/>
                    <w:right w:val="nil"/>
                  </w:tcBorders>
                  <w:vAlign w:val="center"/>
                </w:tcPr>
                <w:p w14:paraId="6D4F13CC" w14:textId="77777777" w:rsidR="00CC3B40" w:rsidRPr="006145DB" w:rsidRDefault="00CC3B40" w:rsidP="005B435E">
                  <w:pPr>
                    <w:tabs>
                      <w:tab w:val="left" w:pos="709"/>
                    </w:tabs>
                    <w:contextualSpacing/>
                    <w:jc w:val="both"/>
                    <w:rPr>
                      <w:rFonts w:cs="Arial"/>
                      <w:sz w:val="16"/>
                      <w:szCs w:val="16"/>
                      <w:lang w:eastAsia="es-CO"/>
                    </w:rPr>
                  </w:pPr>
                </w:p>
              </w:tc>
              <w:tc>
                <w:tcPr>
                  <w:tcW w:w="1276" w:type="dxa"/>
                  <w:tcBorders>
                    <w:left w:val="nil"/>
                    <w:bottom w:val="nil"/>
                    <w:right w:val="nil"/>
                  </w:tcBorders>
                  <w:vAlign w:val="center"/>
                </w:tcPr>
                <w:p w14:paraId="0DB75E91" w14:textId="77777777" w:rsidR="00CC3B40" w:rsidRPr="006145DB" w:rsidRDefault="00CC3B40"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EB3920E" w14:textId="77777777" w:rsidR="00CC3B40" w:rsidRPr="006145DB" w:rsidRDefault="00CC3B40"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9F6F176" w14:textId="77777777" w:rsidR="00CC3B40" w:rsidRPr="006145DB" w:rsidRDefault="00CC3B40" w:rsidP="005B435E">
                  <w:pPr>
                    <w:tabs>
                      <w:tab w:val="left" w:pos="709"/>
                    </w:tabs>
                    <w:contextualSpacing/>
                    <w:jc w:val="center"/>
                    <w:rPr>
                      <w:rFonts w:cs="Arial"/>
                      <w:bCs/>
                      <w:sz w:val="16"/>
                      <w:szCs w:val="16"/>
                      <w:lang w:eastAsia="es-CO"/>
                    </w:rPr>
                  </w:pPr>
                </w:p>
              </w:tc>
            </w:tr>
          </w:tbl>
          <w:p w14:paraId="73980FC3" w14:textId="77777777" w:rsidR="000C5F64" w:rsidRPr="006145DB" w:rsidRDefault="000C5F64" w:rsidP="005B435E">
            <w:pPr>
              <w:tabs>
                <w:tab w:val="left" w:pos="5806"/>
              </w:tabs>
              <w:spacing w:after="0" w:line="240" w:lineRule="auto"/>
              <w:rPr>
                <w:rFonts w:eastAsia="Calibri" w:cs="Arial"/>
                <w:sz w:val="20"/>
                <w:szCs w:val="20"/>
                <w:lang w:eastAsia="es-CO"/>
              </w:rPr>
            </w:pPr>
          </w:p>
        </w:tc>
      </w:tr>
      <w:tr w:rsidR="006E6918" w:rsidRPr="006145DB" w14:paraId="0746CCD8" w14:textId="77777777" w:rsidTr="009F0BEA">
        <w:trPr>
          <w:trHeight w:val="983"/>
          <w:jc w:val="center"/>
        </w:trPr>
        <w:tc>
          <w:tcPr>
            <w:tcW w:w="1940" w:type="dxa"/>
            <w:vAlign w:val="center"/>
          </w:tcPr>
          <w:p w14:paraId="72D684D0"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tcPr>
          <w:p w14:paraId="0ABC3F18" w14:textId="004B2018"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El servicio de alta dependencia física, mental o cognitiva hace referencia a la atención para las ciudadanas y ciudadanos con limitada ejecución de diferentes actividades y restringida participación y desempeño de roles en acciones propias con el curso de vida, vivencias, nivel formativo y otros elementos relacionados con sus trayectorias de vida, determinado por una valoración médica.</w:t>
            </w:r>
          </w:p>
          <w:p w14:paraId="34F8B76B" w14:textId="77777777" w:rsidR="00F34018" w:rsidRPr="006145DB" w:rsidRDefault="00F34018" w:rsidP="005B435E">
            <w:pPr>
              <w:pStyle w:val="Ttulo1"/>
              <w:ind w:left="-69"/>
              <w:rPr>
                <w:sz w:val="20"/>
                <w:szCs w:val="20"/>
              </w:rPr>
            </w:pPr>
          </w:p>
          <w:p w14:paraId="454D7AB0" w14:textId="6D628625"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Se ejecuta en centros de atención de domingo a domingo en jornada continua, a través de las siguientes líneas de atención:</w:t>
            </w:r>
          </w:p>
          <w:p w14:paraId="44A14C40" w14:textId="77777777" w:rsidR="00F34018" w:rsidRPr="006145DB" w:rsidRDefault="00F34018" w:rsidP="005B435E">
            <w:pPr>
              <w:spacing w:after="0" w:line="240" w:lineRule="auto"/>
              <w:ind w:left="-69"/>
              <w:jc w:val="both"/>
              <w:rPr>
                <w:rFonts w:eastAsia="Arial" w:cs="Arial"/>
                <w:sz w:val="20"/>
                <w:szCs w:val="20"/>
              </w:rPr>
            </w:pPr>
          </w:p>
          <w:p w14:paraId="6F0ED438" w14:textId="5D1AEF7D"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a. Atención social integral, mediante el mantenimiento de habilidades individuales, acciones transversales e interdisciplinarias orientadas a la identificación de necesidades, el fortalecimiento de habilidades, la mitigación de riesgos y reducción de daños derivados de la habitabilidad en calle y a recuperar, mejorar y fortalecer la funcionalidad de cada persona. </w:t>
            </w:r>
          </w:p>
          <w:p w14:paraId="6E6C25AD" w14:textId="77C12BB4"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Mantenimiento de habilidades y capacidades, mediante acciones que </w:t>
            </w:r>
            <w:r w:rsidRPr="006145DB">
              <w:rPr>
                <w:rFonts w:eastAsia="Arial" w:cs="Arial"/>
                <w:sz w:val="20"/>
                <w:szCs w:val="20"/>
              </w:rPr>
              <w:t xml:space="preserve">suministran el soporte necesario para el desarrollo de competencias orientadas a actividades ocupacionales, el disfrute del tiempo libre y la </w:t>
            </w:r>
            <w:bookmarkStart w:id="172" w:name="_Int_rs9FbXXI"/>
            <w:r w:rsidRPr="006145DB">
              <w:rPr>
                <w:rFonts w:eastAsia="Arial" w:cs="Arial"/>
                <w:sz w:val="20"/>
                <w:szCs w:val="20"/>
              </w:rPr>
              <w:t>participación activa</w:t>
            </w:r>
            <w:bookmarkEnd w:id="172"/>
            <w:r w:rsidRPr="006145DB">
              <w:rPr>
                <w:rFonts w:eastAsia="Arial" w:cs="Arial"/>
                <w:sz w:val="20"/>
                <w:szCs w:val="20"/>
              </w:rPr>
              <w:t xml:space="preserve">; estas se establecen en dos vías: actividades agropecuarias y manuales para personas que requieren sistemas de apoyo limitados y extensos, y actividades de estimulación, únicamente para personas que requieren sistemas de apoyo generalizado.  </w:t>
            </w:r>
          </w:p>
          <w:p w14:paraId="45EE4519" w14:textId="77777777"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c. Fortalecimiento de redes, acciones relacionadas con el acercamiento familiar, la </w:t>
            </w:r>
            <w:bookmarkStart w:id="173" w:name="_Int_QREUF8cr"/>
            <w:r w:rsidRPr="006145DB">
              <w:rPr>
                <w:rStyle w:val="normaltextrun"/>
                <w:rFonts w:eastAsia="Arial" w:cs="Arial"/>
                <w:sz w:val="20"/>
                <w:szCs w:val="20"/>
              </w:rPr>
              <w:t>participación activa</w:t>
            </w:r>
            <w:bookmarkEnd w:id="173"/>
            <w:r w:rsidRPr="006145DB">
              <w:rPr>
                <w:rStyle w:val="normaltextrun"/>
                <w:rFonts w:eastAsia="Arial" w:cs="Arial"/>
                <w:sz w:val="20"/>
                <w:szCs w:val="20"/>
              </w:rPr>
              <w:t xml:space="preserve"> en el desarrollo personal de la ciudadana o el ciudadano,</w:t>
            </w:r>
            <w:r w:rsidRPr="006145DB">
              <w:rPr>
                <w:rFonts w:eastAsia="Arial" w:cs="Arial"/>
                <w:sz w:val="20"/>
                <w:szCs w:val="20"/>
              </w:rPr>
              <w:t xml:space="preserve"> encuentros familiares con las redes de apoyo y desarrollo de habilidades para el ejercicio de la participación. </w:t>
            </w:r>
          </w:p>
          <w:p w14:paraId="031740EA" w14:textId="77777777" w:rsidR="00F34018" w:rsidRPr="006145DB" w:rsidRDefault="00F34018" w:rsidP="005B435E">
            <w:pPr>
              <w:spacing w:after="0" w:line="240" w:lineRule="auto"/>
              <w:ind w:left="-69"/>
              <w:jc w:val="both"/>
              <w:rPr>
                <w:rStyle w:val="normaltextrun"/>
                <w:rFonts w:eastAsia="Arial" w:cs="Arial"/>
                <w:sz w:val="20"/>
                <w:szCs w:val="20"/>
              </w:rPr>
            </w:pPr>
          </w:p>
          <w:p w14:paraId="348D003B" w14:textId="48B698BE"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Beneficios tangibles que se otorgaran a través del servicio: Entrega de elementos de aseo personal, insumos para la dignidad menstrual, apoyo alimentario, alojamiento, acceso a instalaciones con baño, acompañamiento psicosocial, acompañamiento en prevención de violencias. Según las necesidades de la población atendida se entregará vestuario.   </w:t>
            </w:r>
          </w:p>
          <w:p w14:paraId="2E220562" w14:textId="77777777" w:rsidR="00F34018" w:rsidRPr="006145DB" w:rsidRDefault="00F34018" w:rsidP="005B435E">
            <w:pPr>
              <w:tabs>
                <w:tab w:val="left" w:pos="709"/>
              </w:tabs>
              <w:spacing w:after="0" w:line="240" w:lineRule="auto"/>
              <w:ind w:left="-69"/>
              <w:jc w:val="both"/>
              <w:rPr>
                <w:rFonts w:eastAsia="Arial" w:cs="Arial"/>
                <w:sz w:val="20"/>
                <w:szCs w:val="20"/>
              </w:rPr>
            </w:pPr>
          </w:p>
          <w:p w14:paraId="204EBA1E" w14:textId="77777777" w:rsidR="000C5F64" w:rsidRPr="006145DB" w:rsidRDefault="000C5F64" w:rsidP="005B435E">
            <w:pPr>
              <w:tabs>
                <w:tab w:val="left" w:pos="709"/>
              </w:tabs>
              <w:spacing w:after="0" w:line="240" w:lineRule="auto"/>
              <w:ind w:left="-69"/>
              <w:jc w:val="both"/>
              <w:rPr>
                <w:rFonts w:eastAsia="Arial" w:cs="Arial"/>
                <w:sz w:val="20"/>
                <w:szCs w:val="20"/>
                <w:lang w:eastAsia="es-CO"/>
              </w:rPr>
            </w:pPr>
            <w:r w:rsidRPr="006145DB">
              <w:rPr>
                <w:rFonts w:eastAsia="Arial" w:cs="Arial"/>
                <w:sz w:val="20"/>
                <w:szCs w:val="20"/>
              </w:rPr>
              <w:t>En caso de interrupción parcial o total en la prestación del servicio social de atención para Población Habitante de Calle con Alta Dependencia Física, Mental o Cognitiva se implementará el plan operativo de continuidad correspondiente.</w:t>
            </w:r>
          </w:p>
        </w:tc>
      </w:tr>
      <w:tr w:rsidR="006E6918" w:rsidRPr="006145DB" w14:paraId="5D9EB3F4" w14:textId="77777777" w:rsidTr="00F34018">
        <w:trPr>
          <w:trHeight w:val="55"/>
          <w:jc w:val="center"/>
        </w:trPr>
        <w:tc>
          <w:tcPr>
            <w:tcW w:w="1940" w:type="dxa"/>
            <w:vAlign w:val="center"/>
          </w:tcPr>
          <w:p w14:paraId="422D39E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tcPr>
          <w:p w14:paraId="15331C05" w14:textId="64C69613" w:rsidR="00777384" w:rsidRPr="006145DB" w:rsidRDefault="000C5F64" w:rsidP="00777384">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 de calidad:</w:t>
            </w:r>
          </w:p>
          <w:p w14:paraId="317841D4" w14:textId="77777777" w:rsidR="00777384" w:rsidRPr="006145DB" w:rsidRDefault="00777384" w:rsidP="00777384">
            <w:pPr>
              <w:pStyle w:val="Ttulo1"/>
              <w:rPr>
                <w:sz w:val="20"/>
                <w:lang w:eastAsia="es-CO"/>
              </w:rPr>
            </w:pPr>
          </w:p>
          <w:p w14:paraId="13C97864" w14:textId="42A6834D"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331C51C5" w14:textId="13644145"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Atención Social.</w:t>
            </w:r>
          </w:p>
          <w:p w14:paraId="6079CA4E" w14:textId="090802E8"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Nutrición y Salubridad.</w:t>
            </w:r>
          </w:p>
          <w:p w14:paraId="3B530713" w14:textId="6A742176"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7B433D97" w14:textId="0434973E"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Administrativa.</w:t>
            </w:r>
          </w:p>
        </w:tc>
      </w:tr>
    </w:tbl>
    <w:p w14:paraId="27844E5E" w14:textId="77777777" w:rsidR="009C7259" w:rsidRPr="006145DB" w:rsidRDefault="009C7259" w:rsidP="005B435E">
      <w:pPr>
        <w:spacing w:after="0" w:line="240" w:lineRule="auto"/>
        <w:rPr>
          <w:rFonts w:cs="Arial"/>
        </w:rPr>
      </w:pPr>
    </w:p>
    <w:p w14:paraId="7FD96883" w14:textId="19765777" w:rsidR="001C6D95" w:rsidRPr="006145DB" w:rsidRDefault="001C6D95" w:rsidP="005B435E">
      <w:pPr>
        <w:pStyle w:val="Ttulo1"/>
        <w:jc w:val="center"/>
        <w:rPr>
          <w:bCs/>
          <w:lang w:val="es-CO" w:eastAsia="es-CO"/>
        </w:rPr>
      </w:pPr>
      <w:bookmarkStart w:id="174" w:name="_Toc210213197"/>
      <w:bookmarkStart w:id="175" w:name="_Toc213273471"/>
      <w:bookmarkStart w:id="176" w:name="_Toc213276098"/>
      <w:bookmarkStart w:id="177" w:name="_Toc216902431"/>
      <w:r w:rsidRPr="006145DB">
        <w:t xml:space="preserve">7.3.9 Servicio </w:t>
      </w:r>
      <w:r w:rsidRPr="006145DB">
        <w:rPr>
          <w:bCs/>
          <w:lang w:val="es-CO" w:eastAsia="es-CO"/>
        </w:rPr>
        <w:t>centro de acogida para personas habitantes de calle.</w:t>
      </w:r>
      <w:bookmarkEnd w:id="174"/>
      <w:bookmarkEnd w:id="175"/>
      <w:bookmarkEnd w:id="176"/>
      <w:bookmarkEnd w:id="17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0"/>
        <w:gridCol w:w="7415"/>
      </w:tblGrid>
      <w:tr w:rsidR="00237A19" w:rsidRPr="006145DB" w14:paraId="71DB9D42" w14:textId="77777777" w:rsidTr="00DF21A3">
        <w:trPr>
          <w:trHeight w:val="599"/>
          <w:jc w:val="center"/>
        </w:trPr>
        <w:tc>
          <w:tcPr>
            <w:tcW w:w="1980" w:type="dxa"/>
            <w:shd w:val="clear" w:color="auto" w:fill="FFFFFF" w:themeFill="background1"/>
            <w:vAlign w:val="center"/>
          </w:tcPr>
          <w:p w14:paraId="3CAAC68D" w14:textId="52FF488F" w:rsidR="001C6D95" w:rsidRPr="006145DB" w:rsidRDefault="001C6D95" w:rsidP="005B435E">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415" w:type="dxa"/>
            <w:shd w:val="clear" w:color="auto" w:fill="FFFFFF" w:themeFill="background1"/>
            <w:vAlign w:val="center"/>
          </w:tcPr>
          <w:p w14:paraId="7E8FE89C" w14:textId="77777777" w:rsidR="001C6D95" w:rsidRPr="006145DB" w:rsidRDefault="001C6D95" w:rsidP="005B435E">
            <w:pPr>
              <w:pStyle w:val="Textoindependiente"/>
              <w:spacing w:after="0" w:line="240" w:lineRule="auto"/>
              <w:ind w:left="708" w:hanging="822"/>
              <w:jc w:val="both"/>
              <w:rPr>
                <w:rFonts w:eastAsia="Lucida Sans Unicode" w:cs="Arial"/>
                <w:bCs/>
                <w:sz w:val="20"/>
                <w:szCs w:val="20"/>
              </w:rPr>
            </w:pPr>
            <w:r w:rsidRPr="006145DB">
              <w:rPr>
                <w:rFonts w:cs="Arial"/>
                <w:bCs/>
                <w:sz w:val="20"/>
                <w:szCs w:val="20"/>
                <w:lang w:val="es-CO" w:eastAsia="es-CO"/>
              </w:rPr>
              <w:t>Centro de acogida para personas habitantes de calle.</w:t>
            </w:r>
          </w:p>
        </w:tc>
      </w:tr>
      <w:tr w:rsidR="00237A19" w:rsidRPr="006145DB" w14:paraId="6C7F5145" w14:textId="77777777" w:rsidTr="00DF21A3">
        <w:trPr>
          <w:trHeight w:val="585"/>
          <w:jc w:val="center"/>
        </w:trPr>
        <w:tc>
          <w:tcPr>
            <w:tcW w:w="1980" w:type="dxa"/>
            <w:shd w:val="clear" w:color="auto" w:fill="FFFFFF" w:themeFill="background1"/>
            <w:vAlign w:val="center"/>
          </w:tcPr>
          <w:p w14:paraId="017767C6" w14:textId="3D6DF1F2" w:rsidR="001C6D95" w:rsidRPr="006145DB" w:rsidRDefault="001C6D95" w:rsidP="00F60471">
            <w:pPr>
              <w:spacing w:after="0"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415" w:type="dxa"/>
            <w:shd w:val="clear" w:color="auto" w:fill="FFFFFF" w:themeFill="background1"/>
            <w:vAlign w:val="center"/>
          </w:tcPr>
          <w:p w14:paraId="5CD4D86A" w14:textId="77777777" w:rsidR="001C6D95" w:rsidRPr="006145DB" w:rsidRDefault="001C6D95" w:rsidP="005B435E">
            <w:pPr>
              <w:spacing w:after="0" w:line="240" w:lineRule="auto"/>
              <w:ind w:left="-114"/>
              <w:jc w:val="both"/>
              <w:rPr>
                <w:rFonts w:cs="Arial"/>
                <w:lang w:eastAsia="es-CO"/>
              </w:rPr>
            </w:pPr>
            <w:r w:rsidRPr="006145DB">
              <w:rPr>
                <w:rFonts w:cs="Arial"/>
                <w:sz w:val="20"/>
                <w:lang w:eastAsia="es-CO"/>
              </w:rPr>
              <w:t>Brindar alojamiento temporal y atención transitoria a personas mayores de 18 años en situación de habitabilidad en calle, mediante la provisión de espacios de descanso, aseo, alimentación, cuidado básico y gestión del caso con el fin de contribuir a la reducción de las formas extremas de exclusión en la ciudad.</w:t>
            </w:r>
          </w:p>
        </w:tc>
      </w:tr>
      <w:tr w:rsidR="00237A19" w:rsidRPr="006145DB" w14:paraId="24CB711A" w14:textId="77777777" w:rsidTr="00DF21A3">
        <w:trPr>
          <w:trHeight w:val="20"/>
          <w:jc w:val="center"/>
        </w:trPr>
        <w:tc>
          <w:tcPr>
            <w:tcW w:w="1980" w:type="dxa"/>
            <w:shd w:val="clear" w:color="auto" w:fill="FFFFFF" w:themeFill="background1"/>
            <w:vAlign w:val="center"/>
          </w:tcPr>
          <w:p w14:paraId="02A4D1D7" w14:textId="51F451DA"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Oferta servici</w:t>
            </w:r>
            <w:r w:rsidR="00237A19" w:rsidRPr="006145DB">
              <w:rPr>
                <w:rFonts w:cs="Arial"/>
                <w:bCs/>
                <w:sz w:val="20"/>
                <w:szCs w:val="20"/>
                <w:lang w:eastAsia="es-CO"/>
              </w:rPr>
              <w:t>o</w:t>
            </w:r>
          </w:p>
        </w:tc>
        <w:tc>
          <w:tcPr>
            <w:tcW w:w="7415" w:type="dxa"/>
            <w:shd w:val="clear" w:color="auto" w:fill="FFFFFF" w:themeFill="background1"/>
            <w:vAlign w:val="center"/>
          </w:tcPr>
          <w:p w14:paraId="5747CF93" w14:textId="268F7FD3" w:rsidR="001C6D95" w:rsidRPr="006145DB" w:rsidRDefault="001C6D95" w:rsidP="005B435E">
            <w:pPr>
              <w:pStyle w:val="Textoindependiente"/>
              <w:spacing w:after="0" w:line="240" w:lineRule="auto"/>
              <w:ind w:left="-114"/>
              <w:jc w:val="both"/>
              <w:rPr>
                <w:rFonts w:cs="Arial"/>
                <w:sz w:val="20"/>
                <w:szCs w:val="20"/>
              </w:rPr>
            </w:pPr>
            <w:r w:rsidRPr="006145DB">
              <w:rPr>
                <w:rFonts w:cs="Arial"/>
                <w:sz w:val="20"/>
                <w:szCs w:val="20"/>
              </w:rPr>
              <w:t>Proporcionar condiciones básicas de bienestar mediante acceso a alojamiento, espacios de descanso, higiene personal, alimentación y cuidado básico a personas habitantes de calle de acuerdo con las dinámicas propias de la vida en calle.</w:t>
            </w:r>
          </w:p>
          <w:p w14:paraId="78F331D3" w14:textId="77777777" w:rsidR="001C6D95" w:rsidRPr="006145DB" w:rsidRDefault="001C6D95" w:rsidP="005B435E">
            <w:pPr>
              <w:pStyle w:val="Textoindependiente"/>
              <w:spacing w:after="0" w:line="240" w:lineRule="auto"/>
              <w:ind w:left="-114"/>
              <w:jc w:val="both"/>
              <w:rPr>
                <w:rFonts w:cs="Arial"/>
              </w:rPr>
            </w:pPr>
            <w:r w:rsidRPr="006145DB">
              <w:rPr>
                <w:rFonts w:cs="Arial"/>
                <w:sz w:val="20"/>
                <w:szCs w:val="20"/>
              </w:rPr>
              <w:t>Acompañamiento para la gestión de su caso, orientado a la identificación de necesidades prioritarias, la construcción de un plan de atención individual, y la activación de rutas interinstitucionales que facilite el restablecimiento de sus derechos y el tránsito hacia procesos de inclusión social y productiva.</w:t>
            </w:r>
          </w:p>
        </w:tc>
      </w:tr>
      <w:tr w:rsidR="00237A19" w:rsidRPr="006145DB" w14:paraId="46F3AD86" w14:textId="77777777" w:rsidTr="00DF21A3">
        <w:trPr>
          <w:trHeight w:val="20"/>
          <w:jc w:val="center"/>
        </w:trPr>
        <w:tc>
          <w:tcPr>
            <w:tcW w:w="1980" w:type="dxa"/>
            <w:shd w:val="clear" w:color="auto" w:fill="FFFFFF" w:themeFill="background1"/>
            <w:vAlign w:val="center"/>
          </w:tcPr>
          <w:p w14:paraId="2BBEB941"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shd w:val="clear" w:color="auto" w:fill="FFFFFF" w:themeFill="background1"/>
            <w:vAlign w:val="center"/>
          </w:tcPr>
          <w:p w14:paraId="4ED5BF0A"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demanda (autofocalización)</w:t>
            </w:r>
          </w:p>
          <w:p w14:paraId="790EC6F5"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abordaje territorial.</w:t>
            </w:r>
          </w:p>
        </w:tc>
      </w:tr>
      <w:tr w:rsidR="001C6D95" w:rsidRPr="006145DB" w14:paraId="035377ED" w14:textId="77777777" w:rsidTr="00F60471">
        <w:trPr>
          <w:trHeight w:val="353"/>
          <w:jc w:val="center"/>
        </w:trPr>
        <w:tc>
          <w:tcPr>
            <w:tcW w:w="1980" w:type="dxa"/>
            <w:shd w:val="clear" w:color="auto" w:fill="FFFFFF" w:themeFill="background1"/>
            <w:vAlign w:val="center"/>
          </w:tcPr>
          <w:p w14:paraId="0D54C5B9"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shd w:val="clear" w:color="auto" w:fill="FFFFFF" w:themeFill="background1"/>
            <w:vAlign w:val="center"/>
          </w:tcPr>
          <w:p w14:paraId="08320E19" w14:textId="7443BA8D" w:rsidR="001C6D95" w:rsidRPr="006145DB" w:rsidRDefault="001C6D95" w:rsidP="005B435E">
            <w:pPr>
              <w:pStyle w:val="Textoindependiente"/>
              <w:spacing w:after="0" w:line="240" w:lineRule="auto"/>
              <w:ind w:left="-114"/>
              <w:jc w:val="both"/>
              <w:rPr>
                <w:rFonts w:cs="Arial"/>
                <w:sz w:val="20"/>
                <w:szCs w:val="20"/>
                <w:lang w:eastAsia="es-CO"/>
              </w:rPr>
            </w:pPr>
            <w:r w:rsidRPr="006145DB">
              <w:rPr>
                <w:rFonts w:cs="Arial"/>
                <w:sz w:val="20"/>
                <w:szCs w:val="20"/>
                <w:lang w:eastAsia="es-CO"/>
              </w:rPr>
              <w:t>Persona de dieciocho (18) años o más habitante de calle</w:t>
            </w:r>
            <w:r w:rsidR="00483FB7" w:rsidRPr="006145DB">
              <w:rPr>
                <w:rFonts w:cs="Arial"/>
                <w:sz w:val="20"/>
                <w:szCs w:val="20"/>
                <w:lang w:eastAsia="es-CO"/>
              </w:rPr>
              <w:t>.</w:t>
            </w:r>
          </w:p>
        </w:tc>
      </w:tr>
      <w:tr w:rsidR="001C6D95" w:rsidRPr="006145DB" w14:paraId="00589C12" w14:textId="77777777" w:rsidTr="00DF21A3">
        <w:trPr>
          <w:trHeight w:val="828"/>
          <w:jc w:val="center"/>
        </w:trPr>
        <w:tc>
          <w:tcPr>
            <w:tcW w:w="1980" w:type="dxa"/>
            <w:shd w:val="clear" w:color="auto" w:fill="FFFFFF" w:themeFill="background1"/>
            <w:vAlign w:val="center"/>
          </w:tcPr>
          <w:p w14:paraId="342C8455" w14:textId="77777777" w:rsidR="001C6D95" w:rsidRPr="006145DB" w:rsidRDefault="001C6D95" w:rsidP="00F60471">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559"/>
              <w:gridCol w:w="1134"/>
              <w:gridCol w:w="1694"/>
            </w:tblGrid>
            <w:tr w:rsidR="00414D77" w:rsidRPr="006145DB" w14:paraId="7CC01A3E" w14:textId="77777777" w:rsidTr="00F60471">
              <w:trPr>
                <w:trHeight w:val="372"/>
              </w:trPr>
              <w:tc>
                <w:tcPr>
                  <w:tcW w:w="2864" w:type="dxa"/>
                  <w:tcBorders>
                    <w:top w:val="nil"/>
                    <w:bottom w:val="single" w:sz="4" w:space="0" w:color="auto"/>
                  </w:tcBorders>
                  <w:vAlign w:val="center"/>
                </w:tcPr>
                <w:p w14:paraId="2ADD846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tcBorders>
                    <w:top w:val="nil"/>
                    <w:bottom w:val="single" w:sz="4" w:space="0" w:color="auto"/>
                  </w:tcBorders>
                  <w:vAlign w:val="center"/>
                </w:tcPr>
                <w:p w14:paraId="0F2E2863"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78D008D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4" w:type="dxa"/>
                  <w:tcBorders>
                    <w:top w:val="nil"/>
                    <w:bottom w:val="single" w:sz="4" w:space="0" w:color="auto"/>
                  </w:tcBorders>
                  <w:vAlign w:val="center"/>
                </w:tcPr>
                <w:p w14:paraId="5FEF5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4F20F997" w14:textId="77777777" w:rsidTr="00777384">
              <w:trPr>
                <w:trHeight w:val="221"/>
              </w:trPr>
              <w:tc>
                <w:tcPr>
                  <w:tcW w:w="2864" w:type="dxa"/>
                  <w:vMerge w:val="restart"/>
                  <w:vAlign w:val="center"/>
                </w:tcPr>
                <w:p w14:paraId="70BBB35B"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559" w:type="dxa"/>
                  <w:vAlign w:val="center"/>
                </w:tcPr>
                <w:p w14:paraId="6BDCAD8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BFB186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94" w:type="dxa"/>
                  <w:vAlign w:val="center"/>
                </w:tcPr>
                <w:p w14:paraId="3AE3C5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37E42C9D" w14:textId="77777777" w:rsidTr="00F60471">
              <w:trPr>
                <w:trHeight w:val="221"/>
              </w:trPr>
              <w:tc>
                <w:tcPr>
                  <w:tcW w:w="2864" w:type="dxa"/>
                  <w:vMerge/>
                  <w:tcBorders>
                    <w:bottom w:val="single" w:sz="4" w:space="0" w:color="auto"/>
                  </w:tcBorders>
                  <w:vAlign w:val="center"/>
                </w:tcPr>
                <w:p w14:paraId="3F1402BA"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559" w:type="dxa"/>
                  <w:tcBorders>
                    <w:bottom w:val="single" w:sz="4" w:space="0" w:color="auto"/>
                  </w:tcBorders>
                  <w:vAlign w:val="center"/>
                </w:tcPr>
                <w:p w14:paraId="7DB9707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bottom w:val="single" w:sz="4" w:space="0" w:color="auto"/>
                  </w:tcBorders>
                  <w:vAlign w:val="center"/>
                </w:tcPr>
                <w:p w14:paraId="4E1D39DC"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94" w:type="dxa"/>
                  <w:tcBorders>
                    <w:bottom w:val="single" w:sz="4" w:space="0" w:color="auto"/>
                  </w:tcBorders>
                  <w:vAlign w:val="center"/>
                </w:tcPr>
                <w:p w14:paraId="52418DA7"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147BAF80" w14:textId="77777777" w:rsidTr="00F60471">
              <w:trPr>
                <w:trHeight w:val="231"/>
              </w:trPr>
              <w:tc>
                <w:tcPr>
                  <w:tcW w:w="2864" w:type="dxa"/>
                  <w:vMerge w:val="restart"/>
                  <w:tcBorders>
                    <w:top w:val="single" w:sz="4" w:space="0" w:color="auto"/>
                  </w:tcBorders>
                  <w:vAlign w:val="center"/>
                </w:tcPr>
                <w:p w14:paraId="479060E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559" w:type="dxa"/>
                  <w:tcBorders>
                    <w:top w:val="single" w:sz="4" w:space="0" w:color="auto"/>
                  </w:tcBorders>
                  <w:vAlign w:val="center"/>
                </w:tcPr>
                <w:p w14:paraId="08E3081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tcBorders>
                  <w:vAlign w:val="center"/>
                </w:tcPr>
                <w:p w14:paraId="08B92ED9"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694" w:type="dxa"/>
                  <w:tcBorders>
                    <w:top w:val="single" w:sz="4" w:space="0" w:color="auto"/>
                  </w:tcBorders>
                  <w:vAlign w:val="center"/>
                </w:tcPr>
                <w:p w14:paraId="4346F6ED"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CBDCFB8" w14:textId="77777777" w:rsidTr="00777384">
              <w:trPr>
                <w:trHeight w:val="231"/>
              </w:trPr>
              <w:tc>
                <w:tcPr>
                  <w:tcW w:w="2864" w:type="dxa"/>
                  <w:vMerge/>
                  <w:vAlign w:val="center"/>
                </w:tcPr>
                <w:p w14:paraId="68088D53"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2B22A27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6ABF65A0"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94" w:type="dxa"/>
                  <w:vAlign w:val="center"/>
                </w:tcPr>
                <w:p w14:paraId="4BAAA66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754E8932" w14:textId="77777777" w:rsidTr="00777384">
              <w:trPr>
                <w:trHeight w:val="231"/>
              </w:trPr>
              <w:tc>
                <w:tcPr>
                  <w:tcW w:w="2864" w:type="dxa"/>
                  <w:vMerge/>
                  <w:vAlign w:val="center"/>
                </w:tcPr>
                <w:p w14:paraId="48D6C90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72EB86E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50A453C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694" w:type="dxa"/>
                  <w:vAlign w:val="center"/>
                </w:tcPr>
                <w:p w14:paraId="4B2F6BFC"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2842D1DD" w14:textId="77777777" w:rsidTr="00777384">
              <w:trPr>
                <w:trHeight w:val="231"/>
              </w:trPr>
              <w:tc>
                <w:tcPr>
                  <w:tcW w:w="2864" w:type="dxa"/>
                  <w:vMerge/>
                  <w:tcBorders>
                    <w:bottom w:val="single" w:sz="4" w:space="0" w:color="auto"/>
                  </w:tcBorders>
                  <w:vAlign w:val="center"/>
                </w:tcPr>
                <w:p w14:paraId="60F23D85"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tcBorders>
                    <w:bottom w:val="single" w:sz="4" w:space="0" w:color="auto"/>
                  </w:tcBorders>
                  <w:vAlign w:val="center"/>
                </w:tcPr>
                <w:p w14:paraId="482F08F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134" w:type="dxa"/>
                  <w:tcBorders>
                    <w:bottom w:val="single" w:sz="4" w:space="0" w:color="auto"/>
                  </w:tcBorders>
                  <w:vAlign w:val="center"/>
                </w:tcPr>
                <w:p w14:paraId="4F787414"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694" w:type="dxa"/>
                  <w:tcBorders>
                    <w:bottom w:val="single" w:sz="4" w:space="0" w:color="auto"/>
                  </w:tcBorders>
                  <w:vAlign w:val="center"/>
                </w:tcPr>
                <w:p w14:paraId="5B09F682"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157A24A" w14:textId="77777777" w:rsidTr="00777384">
              <w:trPr>
                <w:trHeight w:val="231"/>
              </w:trPr>
              <w:tc>
                <w:tcPr>
                  <w:tcW w:w="2864" w:type="dxa"/>
                  <w:vMerge/>
                  <w:tcBorders>
                    <w:top w:val="single" w:sz="4" w:space="0" w:color="auto"/>
                    <w:bottom w:val="nil"/>
                  </w:tcBorders>
                  <w:vAlign w:val="center"/>
                </w:tcPr>
                <w:p w14:paraId="2679CF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tcBorders>
                    <w:top w:val="single" w:sz="4" w:space="0" w:color="auto"/>
                    <w:bottom w:val="nil"/>
                  </w:tcBorders>
                  <w:vAlign w:val="center"/>
                </w:tcPr>
                <w:p w14:paraId="2A21B34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69E7C6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4" w:type="dxa"/>
                  <w:tcBorders>
                    <w:top w:val="single" w:sz="4" w:space="0" w:color="auto"/>
                    <w:bottom w:val="nil"/>
                  </w:tcBorders>
                  <w:vAlign w:val="center"/>
                </w:tcPr>
                <w:p w14:paraId="7BAE1B3B"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bl>
          <w:p w14:paraId="79F9D476" w14:textId="77777777" w:rsidR="001C6D95" w:rsidRPr="006145DB" w:rsidRDefault="001C6D95" w:rsidP="005B435E">
            <w:pPr>
              <w:spacing w:line="240" w:lineRule="auto"/>
              <w:rPr>
                <w:rFonts w:cs="Arial"/>
                <w:sz w:val="20"/>
                <w:szCs w:val="20"/>
                <w:lang w:eastAsia="es-CO"/>
              </w:rPr>
            </w:pPr>
          </w:p>
        </w:tc>
      </w:tr>
      <w:tr w:rsidR="001C6D95" w:rsidRPr="006145DB" w14:paraId="1F20AB17" w14:textId="77777777" w:rsidTr="00FB039E">
        <w:trPr>
          <w:trHeight w:val="958"/>
          <w:jc w:val="center"/>
        </w:trPr>
        <w:tc>
          <w:tcPr>
            <w:tcW w:w="1980" w:type="dxa"/>
            <w:shd w:val="clear" w:color="auto" w:fill="FFFFFF" w:themeFill="background1"/>
            <w:vAlign w:val="center"/>
          </w:tcPr>
          <w:p w14:paraId="626812EA" w14:textId="77777777" w:rsidR="001C6D95" w:rsidRPr="006145DB" w:rsidRDefault="001C6D95" w:rsidP="00F6047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15" w:type="dxa"/>
            <w:shd w:val="clear" w:color="auto" w:fill="FFFFFF" w:themeFill="background1"/>
            <w:vAlign w:val="center"/>
          </w:tcPr>
          <w:p w14:paraId="4DAA7393" w14:textId="77777777" w:rsidR="001C6D95" w:rsidRPr="006145DB" w:rsidRDefault="001C6D95" w:rsidP="00F60471">
            <w:pPr>
              <w:tabs>
                <w:tab w:val="left" w:pos="709"/>
              </w:tabs>
              <w:spacing w:line="240" w:lineRule="auto"/>
              <w:ind w:left="28"/>
              <w:contextualSpacing/>
              <w:jc w:val="both"/>
              <w:rPr>
                <w:rFonts w:cs="Arial"/>
                <w:bCs/>
                <w:sz w:val="20"/>
                <w:szCs w:val="20"/>
                <w:lang w:eastAsia="es-CO"/>
              </w:rPr>
            </w:pPr>
            <w:r w:rsidRPr="006145DB">
              <w:rPr>
                <w:rFonts w:cs="Arial"/>
                <w:bCs/>
                <w:sz w:val="20"/>
                <w:szCs w:val="20"/>
                <w:lang w:eastAsia="es-CO"/>
              </w:rPr>
              <w:t>No aplica</w:t>
            </w:r>
          </w:p>
        </w:tc>
      </w:tr>
      <w:tr w:rsidR="001C6D95" w:rsidRPr="006145DB" w14:paraId="22D5E5B2" w14:textId="77777777" w:rsidTr="00DF21A3">
        <w:trPr>
          <w:trHeight w:val="873"/>
          <w:jc w:val="center"/>
        </w:trPr>
        <w:tc>
          <w:tcPr>
            <w:tcW w:w="1980" w:type="dxa"/>
            <w:shd w:val="clear" w:color="auto" w:fill="FFFFFF" w:themeFill="background1"/>
            <w:vAlign w:val="center"/>
          </w:tcPr>
          <w:p w14:paraId="43505F48" w14:textId="77777777" w:rsidR="001C6D95" w:rsidRPr="006145DB" w:rsidRDefault="001C6D95" w:rsidP="00F60471">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08D2FF4" w14:textId="77777777" w:rsidTr="00777384">
              <w:trPr>
                <w:trHeight w:val="380"/>
              </w:trPr>
              <w:tc>
                <w:tcPr>
                  <w:tcW w:w="2864" w:type="dxa"/>
                  <w:tcBorders>
                    <w:top w:val="nil"/>
                  </w:tcBorders>
                  <w:vAlign w:val="center"/>
                </w:tcPr>
                <w:p w14:paraId="7D64236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694" w:type="dxa"/>
                  <w:tcBorders>
                    <w:top w:val="nil"/>
                  </w:tcBorders>
                  <w:vAlign w:val="center"/>
                </w:tcPr>
                <w:p w14:paraId="05AEDC8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04E937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017CE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298B7168" w14:textId="77777777" w:rsidTr="00777384">
              <w:trPr>
                <w:trHeight w:val="226"/>
              </w:trPr>
              <w:tc>
                <w:tcPr>
                  <w:tcW w:w="2864" w:type="dxa"/>
                  <w:vMerge w:val="restart"/>
                  <w:vAlign w:val="center"/>
                </w:tcPr>
                <w:p w14:paraId="337567FA"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694" w:type="dxa"/>
                  <w:vAlign w:val="center"/>
                </w:tcPr>
                <w:p w14:paraId="3A22B9F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14566F9"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559" w:type="dxa"/>
                  <w:vAlign w:val="center"/>
                </w:tcPr>
                <w:p w14:paraId="3E8C5AF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1F45CF2F" w14:textId="77777777" w:rsidTr="00777384">
              <w:trPr>
                <w:trHeight w:val="226"/>
              </w:trPr>
              <w:tc>
                <w:tcPr>
                  <w:tcW w:w="2864" w:type="dxa"/>
                  <w:vMerge/>
                  <w:vAlign w:val="center"/>
                </w:tcPr>
                <w:p w14:paraId="658A5FEC"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694" w:type="dxa"/>
                  <w:vAlign w:val="center"/>
                </w:tcPr>
                <w:p w14:paraId="088EC2F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vAlign w:val="center"/>
                </w:tcPr>
                <w:p w14:paraId="67DA5C9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559" w:type="dxa"/>
                  <w:vAlign w:val="center"/>
                </w:tcPr>
                <w:p w14:paraId="3F1EE50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0FF9AC3C" w14:textId="77777777" w:rsidTr="00777384">
              <w:trPr>
                <w:trHeight w:val="236"/>
              </w:trPr>
              <w:tc>
                <w:tcPr>
                  <w:tcW w:w="2864" w:type="dxa"/>
                  <w:vMerge w:val="restart"/>
                  <w:vAlign w:val="center"/>
                </w:tcPr>
                <w:p w14:paraId="5429FF09"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694" w:type="dxa"/>
                  <w:vAlign w:val="center"/>
                </w:tcPr>
                <w:p w14:paraId="6A29E8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4CDC1E6"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559" w:type="dxa"/>
                  <w:vAlign w:val="center"/>
                </w:tcPr>
                <w:p w14:paraId="44947FDA"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42A62DFD" w14:textId="77777777" w:rsidTr="00777384">
              <w:trPr>
                <w:trHeight w:val="236"/>
              </w:trPr>
              <w:tc>
                <w:tcPr>
                  <w:tcW w:w="2864" w:type="dxa"/>
                  <w:vMerge/>
                  <w:vAlign w:val="center"/>
                </w:tcPr>
                <w:p w14:paraId="78512B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5D064AD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55711734"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559" w:type="dxa"/>
                  <w:vAlign w:val="center"/>
                </w:tcPr>
                <w:p w14:paraId="6E94199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5A5A91F2" w14:textId="77777777" w:rsidTr="00777384">
              <w:trPr>
                <w:trHeight w:val="236"/>
              </w:trPr>
              <w:tc>
                <w:tcPr>
                  <w:tcW w:w="2864" w:type="dxa"/>
                  <w:vMerge/>
                  <w:vAlign w:val="center"/>
                </w:tcPr>
                <w:p w14:paraId="7C3F1A0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1BD7481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2CF4FBB6"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559" w:type="dxa"/>
                  <w:vAlign w:val="center"/>
                </w:tcPr>
                <w:p w14:paraId="4D6943C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6977F728" w14:textId="77777777" w:rsidTr="00777384">
              <w:trPr>
                <w:trHeight w:val="236"/>
              </w:trPr>
              <w:tc>
                <w:tcPr>
                  <w:tcW w:w="2864" w:type="dxa"/>
                  <w:vMerge/>
                  <w:vAlign w:val="center"/>
                </w:tcPr>
                <w:p w14:paraId="5F9DCA87"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436F802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134" w:type="dxa"/>
                  <w:vAlign w:val="center"/>
                </w:tcPr>
                <w:p w14:paraId="2794FDBD"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559" w:type="dxa"/>
                  <w:vAlign w:val="center"/>
                </w:tcPr>
                <w:p w14:paraId="19D708C4"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304877C" w14:textId="77777777" w:rsidTr="00777384">
              <w:trPr>
                <w:trHeight w:val="236"/>
              </w:trPr>
              <w:tc>
                <w:tcPr>
                  <w:tcW w:w="2864" w:type="dxa"/>
                  <w:vMerge/>
                  <w:tcBorders>
                    <w:bottom w:val="single" w:sz="4" w:space="0" w:color="auto"/>
                  </w:tcBorders>
                  <w:vAlign w:val="center"/>
                </w:tcPr>
                <w:p w14:paraId="3A519CF6"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tcBorders>
                    <w:bottom w:val="single" w:sz="4" w:space="0" w:color="auto"/>
                  </w:tcBorders>
                  <w:vAlign w:val="center"/>
                </w:tcPr>
                <w:p w14:paraId="67FF64A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BC4577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465C6E6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414D77" w:rsidRPr="006145DB" w14:paraId="08AEEEEB" w14:textId="77777777" w:rsidTr="00777384">
              <w:trPr>
                <w:trHeight w:val="236"/>
              </w:trPr>
              <w:tc>
                <w:tcPr>
                  <w:tcW w:w="2864" w:type="dxa"/>
                  <w:tcBorders>
                    <w:bottom w:val="nil"/>
                  </w:tcBorders>
                  <w:vAlign w:val="center"/>
                </w:tcPr>
                <w:p w14:paraId="3FCE9BF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694" w:type="dxa"/>
                  <w:tcBorders>
                    <w:bottom w:val="nil"/>
                  </w:tcBorders>
                  <w:vAlign w:val="center"/>
                </w:tcPr>
                <w:p w14:paraId="7442B04A"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nil"/>
                  </w:tcBorders>
                  <w:vAlign w:val="center"/>
                </w:tcPr>
                <w:p w14:paraId="3D720B5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20"/>
                      <w:lang w:eastAsia="es-CO"/>
                    </w:rPr>
                    <w:t>Consulta individual a demanda</w:t>
                  </w:r>
                </w:p>
              </w:tc>
              <w:tc>
                <w:tcPr>
                  <w:tcW w:w="1559" w:type="dxa"/>
                  <w:tcBorders>
                    <w:bottom w:val="nil"/>
                  </w:tcBorders>
                  <w:vAlign w:val="center"/>
                </w:tcPr>
                <w:p w14:paraId="5B2A814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Ministerio de Justicia y del derecho – Consejo Superior de la Judicatura. </w:t>
                  </w:r>
                </w:p>
              </w:tc>
            </w:tr>
          </w:tbl>
          <w:p w14:paraId="3A106A97" w14:textId="77777777" w:rsidR="001C6D95" w:rsidRPr="006145DB" w:rsidRDefault="001C6D95" w:rsidP="005B435E">
            <w:pPr>
              <w:pStyle w:val="Textoindependiente"/>
              <w:spacing w:line="240" w:lineRule="auto"/>
              <w:ind w:right="112"/>
              <w:jc w:val="both"/>
              <w:rPr>
                <w:rFonts w:cs="Arial"/>
                <w:bCs/>
                <w:lang w:eastAsia="es-CO"/>
              </w:rPr>
            </w:pPr>
          </w:p>
        </w:tc>
      </w:tr>
      <w:tr w:rsidR="001C6D95" w:rsidRPr="006145DB" w14:paraId="3D4CC363" w14:textId="77777777" w:rsidTr="00DF21A3">
        <w:trPr>
          <w:trHeight w:val="20"/>
          <w:jc w:val="center"/>
        </w:trPr>
        <w:tc>
          <w:tcPr>
            <w:tcW w:w="1980" w:type="dxa"/>
            <w:shd w:val="clear" w:color="auto" w:fill="FFFFFF" w:themeFill="background1"/>
            <w:vAlign w:val="center"/>
          </w:tcPr>
          <w:p w14:paraId="02D9920B" w14:textId="77777777" w:rsidR="001C6D95" w:rsidRPr="006145DB" w:rsidRDefault="001C6D95" w:rsidP="00C405AF">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511E2A5" w14:textId="77777777" w:rsidTr="00777384">
              <w:trPr>
                <w:trHeight w:val="392"/>
              </w:trPr>
              <w:tc>
                <w:tcPr>
                  <w:tcW w:w="2864" w:type="dxa"/>
                  <w:tcBorders>
                    <w:top w:val="nil"/>
                    <w:bottom w:val="single" w:sz="4" w:space="0" w:color="auto"/>
                  </w:tcBorders>
                  <w:vAlign w:val="center"/>
                </w:tcPr>
                <w:p w14:paraId="6FC4623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694" w:type="dxa"/>
                  <w:tcBorders>
                    <w:top w:val="nil"/>
                    <w:bottom w:val="single" w:sz="4" w:space="0" w:color="auto"/>
                  </w:tcBorders>
                  <w:vAlign w:val="center"/>
                </w:tcPr>
                <w:p w14:paraId="5BF80CD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56110AB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D5D9D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50398A11" w14:textId="77777777" w:rsidTr="00C405AF">
              <w:trPr>
                <w:trHeight w:val="251"/>
              </w:trPr>
              <w:tc>
                <w:tcPr>
                  <w:tcW w:w="2864" w:type="dxa"/>
                  <w:tcBorders>
                    <w:bottom w:val="single" w:sz="4" w:space="0" w:color="auto"/>
                  </w:tcBorders>
                  <w:vAlign w:val="center"/>
                </w:tcPr>
                <w:p w14:paraId="0A30A4DE"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694" w:type="dxa"/>
                  <w:tcBorders>
                    <w:bottom w:val="single" w:sz="4" w:space="0" w:color="auto"/>
                  </w:tcBorders>
                  <w:vAlign w:val="center"/>
                </w:tcPr>
                <w:p w14:paraId="073192B9"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Verificación en campo / Solicitud Ciudadana</w:t>
                  </w:r>
                </w:p>
              </w:tc>
              <w:tc>
                <w:tcPr>
                  <w:tcW w:w="1134" w:type="dxa"/>
                  <w:tcBorders>
                    <w:bottom w:val="single" w:sz="4" w:space="0" w:color="auto"/>
                  </w:tcBorders>
                  <w:vAlign w:val="center"/>
                </w:tcPr>
                <w:p w14:paraId="13D66DEB"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439861"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414D77" w:rsidRPr="006145DB" w14:paraId="397DE2C2" w14:textId="77777777" w:rsidTr="00C405AF">
              <w:trPr>
                <w:trHeight w:val="855"/>
              </w:trPr>
              <w:tc>
                <w:tcPr>
                  <w:tcW w:w="2864" w:type="dxa"/>
                  <w:tcBorders>
                    <w:top w:val="single" w:sz="4" w:space="0" w:color="auto"/>
                  </w:tcBorders>
                  <w:vAlign w:val="center"/>
                </w:tcPr>
                <w:p w14:paraId="4A729D4B" w14:textId="77777777" w:rsidR="001C6D95" w:rsidRPr="006145DB" w:rsidRDefault="001C6D95"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694" w:type="dxa"/>
                  <w:tcBorders>
                    <w:top w:val="single" w:sz="4" w:space="0" w:color="auto"/>
                  </w:tcBorders>
                  <w:vAlign w:val="center"/>
                </w:tcPr>
                <w:p w14:paraId="2A092E6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top w:val="single" w:sz="4" w:space="0" w:color="auto"/>
                  </w:tcBorders>
                  <w:vAlign w:val="center"/>
                </w:tcPr>
                <w:p w14:paraId="3D45C4F7"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38A1FD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414D77" w:rsidRPr="006145DB" w14:paraId="0FCFF5A6" w14:textId="77777777" w:rsidTr="00777384">
              <w:trPr>
                <w:trHeight w:val="791"/>
              </w:trPr>
              <w:tc>
                <w:tcPr>
                  <w:tcW w:w="2864" w:type="dxa"/>
                  <w:vAlign w:val="center"/>
                </w:tcPr>
                <w:p w14:paraId="2D710A23" w14:textId="7182FB49" w:rsidR="001C6D95" w:rsidRPr="006145DB" w:rsidRDefault="001C6D95" w:rsidP="005B435E">
                  <w:pPr>
                    <w:jc w:val="both"/>
                    <w:rPr>
                      <w:rFonts w:cs="Arial"/>
                      <w:sz w:val="16"/>
                      <w:szCs w:val="16"/>
                    </w:rPr>
                  </w:pPr>
                  <w:r w:rsidRPr="006145DB">
                    <w:rPr>
                      <w:rFonts w:cs="Arial"/>
                      <w:sz w:val="16"/>
                      <w:szCs w:val="16"/>
                      <w:lang w:eastAsia="es-CO"/>
                    </w:rPr>
                    <w:t>Persona con orden de captura vigente o casa por cárcel.</w:t>
                  </w:r>
                </w:p>
              </w:tc>
              <w:tc>
                <w:tcPr>
                  <w:tcW w:w="1694" w:type="dxa"/>
                  <w:vAlign w:val="center"/>
                </w:tcPr>
                <w:p w14:paraId="649EBC8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vAlign w:val="center"/>
                </w:tcPr>
                <w:p w14:paraId="38B267E5" w14:textId="77777777" w:rsidR="001C6D95" w:rsidRPr="006145DB" w:rsidRDefault="001C6D95"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vAlign w:val="center"/>
                </w:tcPr>
                <w:p w14:paraId="2F489D8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414D77" w:rsidRPr="006145DB" w14:paraId="2A133E79" w14:textId="77777777" w:rsidTr="00777384">
              <w:trPr>
                <w:trHeight w:val="501"/>
              </w:trPr>
              <w:tc>
                <w:tcPr>
                  <w:tcW w:w="2864" w:type="dxa"/>
                  <w:vMerge w:val="restart"/>
                  <w:vAlign w:val="center"/>
                </w:tcPr>
                <w:p w14:paraId="380F9E39"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694" w:type="dxa"/>
                  <w:tcBorders>
                    <w:bottom w:val="single" w:sz="4" w:space="0" w:color="auto"/>
                  </w:tcBorders>
                  <w:vAlign w:val="center"/>
                </w:tcPr>
                <w:p w14:paraId="4A35BE0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Registro Social de Hogares</w:t>
                  </w:r>
                </w:p>
              </w:tc>
              <w:tc>
                <w:tcPr>
                  <w:tcW w:w="1134" w:type="dxa"/>
                  <w:tcBorders>
                    <w:bottom w:val="single" w:sz="4" w:space="0" w:color="auto"/>
                  </w:tcBorders>
                  <w:vAlign w:val="center"/>
                </w:tcPr>
                <w:p w14:paraId="0AC82422"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3B1EDD0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Planeación - SDP</w:t>
                  </w:r>
                </w:p>
              </w:tc>
            </w:tr>
            <w:tr w:rsidR="00414D77" w:rsidRPr="006145DB" w14:paraId="76D75E3B" w14:textId="77777777" w:rsidTr="00777384">
              <w:trPr>
                <w:trHeight w:val="501"/>
              </w:trPr>
              <w:tc>
                <w:tcPr>
                  <w:tcW w:w="2864" w:type="dxa"/>
                  <w:vMerge/>
                  <w:vAlign w:val="center"/>
                </w:tcPr>
                <w:p w14:paraId="3F50805F"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0E59A33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Fe de supervivencia (ANI - RCD)</w:t>
                  </w:r>
                </w:p>
              </w:tc>
              <w:tc>
                <w:tcPr>
                  <w:tcW w:w="1134" w:type="dxa"/>
                  <w:tcBorders>
                    <w:bottom w:val="single" w:sz="4" w:space="0" w:color="auto"/>
                  </w:tcBorders>
                  <w:vAlign w:val="center"/>
                </w:tcPr>
                <w:p w14:paraId="1FD83620"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59" w:type="dxa"/>
                  <w:tcBorders>
                    <w:bottom w:val="single" w:sz="4" w:space="0" w:color="auto"/>
                  </w:tcBorders>
                  <w:vAlign w:val="center"/>
                </w:tcPr>
                <w:p w14:paraId="44A130B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14D77" w:rsidRPr="006145DB" w14:paraId="183EF875" w14:textId="77777777" w:rsidTr="00777384">
              <w:trPr>
                <w:trHeight w:val="501"/>
              </w:trPr>
              <w:tc>
                <w:tcPr>
                  <w:tcW w:w="2864" w:type="dxa"/>
                  <w:vMerge/>
                  <w:vAlign w:val="center"/>
                </w:tcPr>
                <w:p w14:paraId="3F46F7A4"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2097324F"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vAlign w:val="center"/>
                </w:tcPr>
                <w:p w14:paraId="6371D178"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207DE175"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14D77" w:rsidRPr="006145DB" w14:paraId="094EF509" w14:textId="77777777" w:rsidTr="00777384">
              <w:trPr>
                <w:trHeight w:val="419"/>
              </w:trPr>
              <w:tc>
                <w:tcPr>
                  <w:tcW w:w="2864" w:type="dxa"/>
                  <w:tcBorders>
                    <w:bottom w:val="single" w:sz="4" w:space="0" w:color="auto"/>
                  </w:tcBorders>
                  <w:vAlign w:val="center"/>
                </w:tcPr>
                <w:p w14:paraId="42CE67C3"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 xml:space="preserve">Incurrir en faltas gravísimas establecidas en el Acuerdo de Corresponsabilidad después de realizar el debido proceso. </w:t>
                  </w:r>
                </w:p>
              </w:tc>
              <w:tc>
                <w:tcPr>
                  <w:tcW w:w="1694" w:type="dxa"/>
                  <w:tcBorders>
                    <w:bottom w:val="single" w:sz="4" w:space="0" w:color="auto"/>
                  </w:tcBorders>
                  <w:vAlign w:val="center"/>
                </w:tcPr>
                <w:p w14:paraId="036F73B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5B6FF15"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864AD09"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414D77" w:rsidRPr="006145DB" w14:paraId="446E3BBE" w14:textId="77777777" w:rsidTr="00777384">
              <w:trPr>
                <w:trHeight w:val="419"/>
              </w:trPr>
              <w:tc>
                <w:tcPr>
                  <w:tcW w:w="2864" w:type="dxa"/>
                  <w:tcBorders>
                    <w:bottom w:val="nil"/>
                  </w:tcBorders>
                  <w:vAlign w:val="center"/>
                </w:tcPr>
                <w:p w14:paraId="351B07AD"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Finalización por tiempo de atención establecido</w:t>
                  </w:r>
                </w:p>
              </w:tc>
              <w:tc>
                <w:tcPr>
                  <w:tcW w:w="1694" w:type="dxa"/>
                  <w:tcBorders>
                    <w:bottom w:val="nil"/>
                  </w:tcBorders>
                  <w:vAlign w:val="center"/>
                </w:tcPr>
                <w:p w14:paraId="6902548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1971D9B3"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nil"/>
                  </w:tcBorders>
                  <w:vAlign w:val="center"/>
                </w:tcPr>
                <w:p w14:paraId="3FB957E8"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3F6C768" w14:textId="77777777" w:rsidR="001C6D95" w:rsidRPr="006145DB" w:rsidRDefault="001C6D95" w:rsidP="005B435E">
            <w:pPr>
              <w:tabs>
                <w:tab w:val="left" w:pos="709"/>
              </w:tabs>
              <w:spacing w:line="240" w:lineRule="auto"/>
              <w:contextualSpacing/>
              <w:jc w:val="both"/>
              <w:rPr>
                <w:rFonts w:cs="Arial"/>
                <w:bCs/>
                <w:sz w:val="20"/>
                <w:szCs w:val="20"/>
                <w:lang w:eastAsia="es-CO"/>
              </w:rPr>
            </w:pPr>
          </w:p>
        </w:tc>
      </w:tr>
      <w:tr w:rsidR="001C6D95" w:rsidRPr="006145DB" w14:paraId="5A25D262" w14:textId="77777777" w:rsidTr="00DF21A3">
        <w:trPr>
          <w:trHeight w:val="588"/>
          <w:jc w:val="center"/>
        </w:trPr>
        <w:tc>
          <w:tcPr>
            <w:tcW w:w="1980" w:type="dxa"/>
            <w:shd w:val="clear" w:color="auto" w:fill="FFFFFF" w:themeFill="background1"/>
            <w:vAlign w:val="center"/>
          </w:tcPr>
          <w:p w14:paraId="44F0884D"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Restricciones y fuentes de información</w:t>
            </w:r>
          </w:p>
        </w:tc>
        <w:tc>
          <w:tcPr>
            <w:tcW w:w="7415" w:type="dxa"/>
            <w:shd w:val="clear" w:color="auto" w:fill="FFFFFF" w:themeFill="background1"/>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64"/>
              <w:gridCol w:w="1694"/>
              <w:gridCol w:w="1134"/>
              <w:gridCol w:w="1559"/>
            </w:tblGrid>
            <w:tr w:rsidR="00BD1296" w:rsidRPr="006145DB" w14:paraId="690943D8" w14:textId="77777777" w:rsidTr="00777384">
              <w:trPr>
                <w:trHeight w:val="373"/>
              </w:trPr>
              <w:tc>
                <w:tcPr>
                  <w:tcW w:w="2864" w:type="dxa"/>
                  <w:tcBorders>
                    <w:top w:val="nil"/>
                  </w:tcBorders>
                  <w:vAlign w:val="center"/>
                  <w:hideMark/>
                </w:tcPr>
                <w:p w14:paraId="5AA9DBEC"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694" w:type="dxa"/>
                  <w:tcBorders>
                    <w:top w:val="nil"/>
                  </w:tcBorders>
                  <w:vAlign w:val="center"/>
                  <w:hideMark/>
                </w:tcPr>
                <w:p w14:paraId="4166C06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1DF111A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nil"/>
                  </w:tcBorders>
                  <w:vAlign w:val="center"/>
                  <w:hideMark/>
                </w:tcPr>
                <w:p w14:paraId="44401242"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BD1296" w:rsidRPr="006145DB" w14:paraId="4F95F366" w14:textId="77777777" w:rsidTr="00777384">
              <w:trPr>
                <w:trHeight w:val="373"/>
              </w:trPr>
              <w:tc>
                <w:tcPr>
                  <w:tcW w:w="2864" w:type="dxa"/>
                  <w:vAlign w:val="center"/>
                </w:tcPr>
                <w:p w14:paraId="237C9574" w14:textId="6CB7B4AB"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comunidad de vida para población habitante de calle</w:t>
                  </w:r>
                  <w:r w:rsidR="00BD1296" w:rsidRPr="006145DB">
                    <w:rPr>
                      <w:rFonts w:cs="Arial"/>
                      <w:sz w:val="16"/>
                      <w:szCs w:val="16"/>
                      <w:lang w:eastAsia="es-CO"/>
                    </w:rPr>
                    <w:t>.</w:t>
                  </w:r>
                </w:p>
              </w:tc>
              <w:tc>
                <w:tcPr>
                  <w:tcW w:w="1694" w:type="dxa"/>
                  <w:vAlign w:val="center"/>
                </w:tcPr>
                <w:p w14:paraId="7D7E50C3"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71ED4FEF"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382070D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718EB84B" w14:textId="77777777" w:rsidTr="00777384">
              <w:trPr>
                <w:trHeight w:val="373"/>
              </w:trPr>
              <w:tc>
                <w:tcPr>
                  <w:tcW w:w="2864" w:type="dxa"/>
                  <w:vAlign w:val="center"/>
                </w:tcPr>
                <w:p w14:paraId="46A75D3B" w14:textId="0903AAAF"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y desarrollo de capacidades para mujeres habitantes de calle</w:t>
                  </w:r>
                  <w:r w:rsidR="00BD1296" w:rsidRPr="006145DB">
                    <w:rPr>
                      <w:rFonts w:cs="Arial"/>
                      <w:sz w:val="16"/>
                      <w:szCs w:val="16"/>
                      <w:lang w:eastAsia="es-CO"/>
                    </w:rPr>
                    <w:t>.</w:t>
                  </w:r>
                </w:p>
              </w:tc>
              <w:tc>
                <w:tcPr>
                  <w:tcW w:w="1694" w:type="dxa"/>
                  <w:vAlign w:val="center"/>
                </w:tcPr>
                <w:p w14:paraId="1DB07DB9"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16D3DB2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588B42C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61865559" w14:textId="77777777" w:rsidTr="00777384">
              <w:trPr>
                <w:trHeight w:val="373"/>
              </w:trPr>
              <w:tc>
                <w:tcPr>
                  <w:tcW w:w="2864" w:type="dxa"/>
                  <w:vAlign w:val="center"/>
                </w:tcPr>
                <w:p w14:paraId="0B40FED3" w14:textId="5E9AEDB2"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alta dependencia física, mental o cognitiva para población habitante de calle</w:t>
                  </w:r>
                  <w:r w:rsidR="00BD1296" w:rsidRPr="006145DB">
                    <w:rPr>
                      <w:rFonts w:cs="Arial"/>
                      <w:sz w:val="16"/>
                      <w:szCs w:val="16"/>
                      <w:lang w:eastAsia="es-CO"/>
                    </w:rPr>
                    <w:t>.</w:t>
                  </w:r>
                </w:p>
              </w:tc>
              <w:tc>
                <w:tcPr>
                  <w:tcW w:w="1694" w:type="dxa"/>
                  <w:vAlign w:val="center"/>
                </w:tcPr>
                <w:p w14:paraId="577C9594"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6183400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033D4B81"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1CAF5C58" w14:textId="77777777" w:rsidTr="00777384">
              <w:trPr>
                <w:trHeight w:val="373"/>
              </w:trPr>
              <w:tc>
                <w:tcPr>
                  <w:tcW w:w="2864" w:type="dxa"/>
                  <w:tcBorders>
                    <w:bottom w:val="single" w:sz="4" w:space="0" w:color="auto"/>
                  </w:tcBorders>
                  <w:vAlign w:val="center"/>
                </w:tcPr>
                <w:p w14:paraId="79852E18" w14:textId="789D9CF4"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r w:rsidR="00BD1296" w:rsidRPr="006145DB">
                    <w:rPr>
                      <w:rFonts w:cs="Arial"/>
                      <w:sz w:val="16"/>
                      <w:szCs w:val="16"/>
                      <w:lang w:eastAsia="es-CO"/>
                    </w:rPr>
                    <w:t>.</w:t>
                  </w:r>
                </w:p>
              </w:tc>
              <w:tc>
                <w:tcPr>
                  <w:tcW w:w="1694" w:type="dxa"/>
                  <w:tcBorders>
                    <w:bottom w:val="single" w:sz="4" w:space="0" w:color="auto"/>
                  </w:tcBorders>
                  <w:vAlign w:val="center"/>
                </w:tcPr>
                <w:p w14:paraId="05463BB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6EA696" w14:textId="77777777" w:rsidR="001C6D95" w:rsidRPr="006145DB" w:rsidRDefault="001C6D95"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19F9BC09" w14:textId="77777777" w:rsidR="001C6D95" w:rsidRPr="006145DB" w:rsidRDefault="001C6D95" w:rsidP="005B435E">
                  <w:pPr>
                    <w:spacing w:after="0" w:line="240" w:lineRule="auto"/>
                    <w:jc w:val="center"/>
                    <w:textAlignment w:val="baseline"/>
                    <w:rPr>
                      <w:rFonts w:cs="Arial"/>
                      <w:sz w:val="16"/>
                      <w:szCs w:val="16"/>
                    </w:rPr>
                  </w:pPr>
                  <w:r w:rsidRPr="006145DB">
                    <w:rPr>
                      <w:rFonts w:cs="Arial"/>
                      <w:sz w:val="16"/>
                      <w:szCs w:val="16"/>
                      <w:lang w:eastAsia="es-CO"/>
                    </w:rPr>
                    <w:t>Secretaría Distrital de Integración Social</w:t>
                  </w:r>
                </w:p>
              </w:tc>
            </w:tr>
            <w:tr w:rsidR="00BD1296" w:rsidRPr="006145DB" w14:paraId="14DBED57" w14:textId="77777777" w:rsidTr="00777384">
              <w:trPr>
                <w:trHeight w:val="233"/>
              </w:trPr>
              <w:tc>
                <w:tcPr>
                  <w:tcW w:w="2864" w:type="dxa"/>
                  <w:tcBorders>
                    <w:bottom w:val="nil"/>
                  </w:tcBorders>
                  <w:vAlign w:val="center"/>
                  <w:hideMark/>
                </w:tcPr>
                <w:p w14:paraId="0E7662DB" w14:textId="77777777" w:rsidR="001C6D95" w:rsidRPr="006145DB" w:rsidRDefault="001C6D95" w:rsidP="005B435E">
                  <w:pPr>
                    <w:spacing w:after="0" w:line="240" w:lineRule="auto"/>
                    <w:jc w:val="both"/>
                    <w:textAlignment w:val="baseline"/>
                    <w:rPr>
                      <w:rFonts w:cs="Arial"/>
                      <w:sz w:val="18"/>
                      <w:szCs w:val="18"/>
                      <w:lang w:eastAsia="es-CO"/>
                    </w:rPr>
                  </w:pPr>
                  <w:r w:rsidRPr="006145DB">
                    <w:rPr>
                      <w:rFonts w:cs="Arial"/>
                      <w:sz w:val="16"/>
                      <w:szCs w:val="16"/>
                      <w:lang w:eastAsia="es-CO"/>
                    </w:rPr>
                    <w:t xml:space="preserve">Persona con orden de captura vigente o casa por cárcel.  </w:t>
                  </w:r>
                  <w:r w:rsidRPr="006145DB">
                    <w:rPr>
                      <w:rFonts w:cs="Arial"/>
                      <w:sz w:val="16"/>
                      <w:szCs w:val="16"/>
                      <w:lang w:eastAsia="es-CO"/>
                    </w:rPr>
                    <w:tab/>
                  </w:r>
                  <w:r w:rsidRPr="006145DB">
                    <w:rPr>
                      <w:rFonts w:cs="Arial"/>
                      <w:sz w:val="16"/>
                      <w:szCs w:val="16"/>
                      <w:lang w:eastAsia="es-CO"/>
                    </w:rPr>
                    <w:tab/>
                    <w:t xml:space="preserve"> </w:t>
                  </w:r>
                </w:p>
              </w:tc>
              <w:tc>
                <w:tcPr>
                  <w:tcW w:w="1694" w:type="dxa"/>
                  <w:tcBorders>
                    <w:bottom w:val="nil"/>
                  </w:tcBorders>
                  <w:vAlign w:val="center"/>
                  <w:hideMark/>
                </w:tcPr>
                <w:p w14:paraId="6EBB1897"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bottom w:val="nil"/>
                  </w:tcBorders>
                  <w:vAlign w:val="center"/>
                  <w:hideMark/>
                </w:tcPr>
                <w:p w14:paraId="1AAB3911" w14:textId="77777777" w:rsidR="001C6D95" w:rsidRPr="006145DB" w:rsidRDefault="001C6D95"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559" w:type="dxa"/>
                  <w:tcBorders>
                    <w:bottom w:val="nil"/>
                  </w:tcBorders>
                  <w:vAlign w:val="center"/>
                  <w:hideMark/>
                </w:tcPr>
                <w:p w14:paraId="35B8FD58"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542CEA50" w14:textId="77777777" w:rsidR="001C6D95" w:rsidRPr="006145DB" w:rsidRDefault="001C6D95" w:rsidP="005B435E">
            <w:pPr>
              <w:spacing w:line="240" w:lineRule="auto"/>
              <w:rPr>
                <w:rFonts w:eastAsia="Calibri" w:cs="Arial"/>
                <w:sz w:val="20"/>
                <w:szCs w:val="20"/>
                <w:lang w:eastAsia="es-CO"/>
              </w:rPr>
            </w:pPr>
          </w:p>
        </w:tc>
      </w:tr>
      <w:tr w:rsidR="001C6D95" w:rsidRPr="006145DB" w14:paraId="1D4BB5C6" w14:textId="77777777" w:rsidTr="00DF21A3">
        <w:trPr>
          <w:trHeight w:val="983"/>
          <w:jc w:val="center"/>
        </w:trPr>
        <w:tc>
          <w:tcPr>
            <w:tcW w:w="1980" w:type="dxa"/>
            <w:shd w:val="clear" w:color="auto" w:fill="FFFFFF" w:themeFill="background1"/>
            <w:vAlign w:val="center"/>
          </w:tcPr>
          <w:p w14:paraId="7804D2D7" w14:textId="77777777" w:rsidR="001C6D95" w:rsidRPr="006145DB" w:rsidRDefault="001C6D95" w:rsidP="005B435E">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415" w:type="dxa"/>
            <w:shd w:val="clear" w:color="auto" w:fill="FFFFFF" w:themeFill="background1"/>
            <w:vAlign w:val="center"/>
          </w:tcPr>
          <w:p w14:paraId="45B0C46D" w14:textId="77777777" w:rsidR="00B02783"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El servicio se ejecuta de domingo a domingo, en unidad operativa, bajo un modelo de atención básica de carácter transitorio dirigido a personas habitantes de calle. Su implementación incorpora de manera transversal enfoques diferenciales, de género e interseccional, garantizando el respeto por la dignidad humana y la diversidad de necesidades.</w:t>
            </w:r>
          </w:p>
          <w:p w14:paraId="558002A2" w14:textId="77777777" w:rsidR="00B02783" w:rsidRPr="006145DB" w:rsidRDefault="00B02783" w:rsidP="005B435E">
            <w:pPr>
              <w:pStyle w:val="Ttulo1"/>
              <w:ind w:left="-114"/>
              <w:rPr>
                <w:lang w:eastAsia="es-CO"/>
              </w:rPr>
            </w:pPr>
          </w:p>
          <w:p w14:paraId="25D4AE9F" w14:textId="0C6CD194"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La atención se organiza en dos componentes principales:</w:t>
            </w:r>
          </w:p>
          <w:p w14:paraId="3E2411E1" w14:textId="77777777" w:rsidR="00B02783" w:rsidRPr="006145DB" w:rsidRDefault="00B02783" w:rsidP="005B435E">
            <w:pPr>
              <w:pStyle w:val="Ttulo1"/>
              <w:ind w:left="-114"/>
              <w:rPr>
                <w:lang w:eastAsia="es-CO"/>
              </w:rPr>
            </w:pPr>
          </w:p>
          <w:p w14:paraId="6B3BE300"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1. Atención básica inmediata: provisión de alojamiento, apoyo alimentario, higiene, espacios de descanso para garantizar condiciones mínimas de dignidad y bienestar.</w:t>
            </w:r>
          </w:p>
          <w:p w14:paraId="6A69AAE3" w14:textId="77777777" w:rsidR="00B02783" w:rsidRPr="006145DB" w:rsidRDefault="00B02783" w:rsidP="005B435E">
            <w:pPr>
              <w:pStyle w:val="Ttulo1"/>
              <w:ind w:left="-114"/>
              <w:rPr>
                <w:lang w:eastAsia="es-CO"/>
              </w:rPr>
            </w:pPr>
          </w:p>
          <w:p w14:paraId="73805DA6"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2. Gestión del caso: proceso individualizado de acompañamiento psicosocial que incluye la identificación de necesidades, la construcción de un plan de atención, la activación de rutas de emergencia o la articulación a ofertas interinstitucionales (salud, documentación, formación e inclusión productiva). La gestión del caso estará acompañada de un proceso de seguimiento que permita la adecuación del plan de atención conforme se avanza progresivamente en sus procesos de inclusión social y productiva, de acuerdo con la voluntariedad del participante.  </w:t>
            </w:r>
          </w:p>
          <w:p w14:paraId="13C92C1D" w14:textId="77777777" w:rsidR="00B02783" w:rsidRPr="006145DB" w:rsidRDefault="00B02783" w:rsidP="005B435E">
            <w:pPr>
              <w:spacing w:after="0" w:line="240" w:lineRule="auto"/>
              <w:ind w:left="-114"/>
              <w:jc w:val="both"/>
              <w:rPr>
                <w:rFonts w:cs="Arial"/>
                <w:sz w:val="20"/>
                <w:szCs w:val="20"/>
                <w:lang w:eastAsia="es-CO"/>
              </w:rPr>
            </w:pPr>
          </w:p>
          <w:p w14:paraId="1E95A3D1" w14:textId="0AD1201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De esta manera, el servicio integra la atención básica con un ejercicio estructurado de gestión del caso, fortaleciendo la respuesta institucional frente al fenómeno de habitabilidad en calle y aportando a la superación de formas extremas de exclusión.</w:t>
            </w:r>
          </w:p>
          <w:p w14:paraId="58E3BEDE" w14:textId="77777777" w:rsidR="00B02783" w:rsidRPr="006145DB" w:rsidRDefault="00B02783" w:rsidP="005B435E">
            <w:pPr>
              <w:spacing w:after="0" w:line="240" w:lineRule="auto"/>
              <w:ind w:left="-114"/>
              <w:jc w:val="both"/>
              <w:rPr>
                <w:rFonts w:cs="Arial"/>
                <w:sz w:val="20"/>
                <w:szCs w:val="20"/>
                <w:lang w:eastAsia="es-CO"/>
              </w:rPr>
            </w:pPr>
          </w:p>
          <w:p w14:paraId="6DBA3BCD" w14:textId="27ADFD86"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El tiempo de estadía de manera ininterrumpida puede ser hasta por seis (6) meses, prorrogables, dependiendo de cada caso y del cumplimiento de los acuerdos del plan de atención y de corresponsabilidad. </w:t>
            </w:r>
          </w:p>
          <w:p w14:paraId="0392DF47" w14:textId="77777777" w:rsidR="00B02783" w:rsidRPr="006145DB" w:rsidRDefault="00B02783" w:rsidP="005B435E">
            <w:pPr>
              <w:spacing w:after="0" w:line="240" w:lineRule="auto"/>
              <w:ind w:left="-114"/>
              <w:jc w:val="both"/>
              <w:rPr>
                <w:rFonts w:cs="Arial"/>
                <w:sz w:val="20"/>
                <w:szCs w:val="20"/>
                <w:lang w:eastAsia="es-CO"/>
              </w:rPr>
            </w:pPr>
          </w:p>
          <w:p w14:paraId="1C950E20" w14:textId="341E258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En caso de interrupción parcial o total en la prestación del servicio se implementará el plan operativo de continuidad correspondiente.</w:t>
            </w:r>
          </w:p>
        </w:tc>
      </w:tr>
      <w:tr w:rsidR="001C6D95" w:rsidRPr="006145DB" w14:paraId="4B1E641A" w14:textId="77777777" w:rsidTr="00DF21A3">
        <w:trPr>
          <w:trHeight w:val="983"/>
          <w:jc w:val="center"/>
        </w:trPr>
        <w:tc>
          <w:tcPr>
            <w:tcW w:w="1980" w:type="dxa"/>
            <w:shd w:val="clear" w:color="auto" w:fill="FFFFFF" w:themeFill="background1"/>
            <w:vAlign w:val="center"/>
          </w:tcPr>
          <w:p w14:paraId="7C891FBA"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15" w:type="dxa"/>
            <w:shd w:val="clear" w:color="auto" w:fill="FFFFFF" w:themeFill="background1"/>
            <w:vAlign w:val="center"/>
          </w:tcPr>
          <w:p w14:paraId="2F8A0D97" w14:textId="29DFE631" w:rsidR="001C6D95" w:rsidRPr="006145DB" w:rsidRDefault="001C6D95" w:rsidP="00777384">
            <w:pPr>
              <w:pStyle w:val="Textoindependiente"/>
              <w:spacing w:after="0" w:line="240" w:lineRule="auto"/>
              <w:ind w:left="-114"/>
              <w:jc w:val="both"/>
              <w:rPr>
                <w:rFonts w:cs="Arial"/>
                <w:sz w:val="20"/>
                <w:szCs w:val="20"/>
                <w:lang w:eastAsia="es-CO"/>
              </w:rPr>
            </w:pPr>
            <w:r w:rsidRPr="006145DB">
              <w:rPr>
                <w:rFonts w:cs="Arial"/>
                <w:sz w:val="20"/>
                <w:szCs w:val="20"/>
                <w:lang w:eastAsia="es-CO"/>
              </w:rPr>
              <w:t xml:space="preserve">Para el servicio aplican las siguientes categorías: </w:t>
            </w:r>
          </w:p>
          <w:p w14:paraId="5801E58A" w14:textId="77777777" w:rsidR="00777384" w:rsidRPr="006145DB" w:rsidRDefault="00777384" w:rsidP="00777384">
            <w:pPr>
              <w:pStyle w:val="Textoindependiente"/>
              <w:spacing w:after="0" w:line="240" w:lineRule="auto"/>
              <w:ind w:left="-114"/>
              <w:jc w:val="both"/>
              <w:rPr>
                <w:rFonts w:cs="Arial"/>
                <w:sz w:val="20"/>
                <w:szCs w:val="20"/>
                <w:lang w:eastAsia="es-CO"/>
              </w:rPr>
            </w:pPr>
          </w:p>
          <w:p w14:paraId="5E382BA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2BF0732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427F4B55"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2879C862"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63091C89"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6F9891CD" w14:textId="77777777" w:rsidR="001C6D95" w:rsidRPr="006145DB" w:rsidRDefault="001C6D95">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AED50E7" w14:textId="1D33B5AA" w:rsidR="001C6D95" w:rsidRPr="006145DB" w:rsidRDefault="00094A94" w:rsidP="005B435E">
      <w:pPr>
        <w:spacing w:line="240" w:lineRule="auto"/>
        <w:jc w:val="both"/>
        <w:rPr>
          <w:rFonts w:cs="Arial"/>
          <w:color w:val="EE0000"/>
          <w:sz w:val="20"/>
          <w:lang w:eastAsia="es-CO"/>
        </w:rPr>
      </w:pPr>
      <w:r w:rsidRPr="006145DB">
        <w:rPr>
          <w:rFonts w:cs="Arial"/>
          <w:sz w:val="20"/>
          <w:lang w:eastAsia="es-CO"/>
        </w:rPr>
        <w:t xml:space="preserve">Nota: </w:t>
      </w:r>
      <w:r w:rsidR="00B02783" w:rsidRPr="006145DB">
        <w:rPr>
          <w:rFonts w:cs="Arial"/>
          <w:sz w:val="20"/>
          <w:lang w:eastAsia="es-CO"/>
        </w:rPr>
        <w:t>l</w:t>
      </w:r>
      <w:r w:rsidRPr="006145DB">
        <w:rPr>
          <w:rFonts w:cs="Arial"/>
          <w:sz w:val="20"/>
          <w:lang w:eastAsia="es-CO"/>
        </w:rPr>
        <w:t>a presente ficha técnica del servicio centro de acogida para personas habitantes de calle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del mismo.</w:t>
      </w:r>
    </w:p>
    <w:p w14:paraId="2D304947" w14:textId="57D9FF04" w:rsidR="00704EFD" w:rsidRPr="006145DB" w:rsidRDefault="00704EFD" w:rsidP="00704EFD">
      <w:pPr>
        <w:pStyle w:val="Ttulo1"/>
        <w:jc w:val="center"/>
        <w:rPr>
          <w:bCs/>
          <w:lang w:val="es-CO" w:eastAsia="es-CO"/>
        </w:rPr>
      </w:pPr>
      <w:bookmarkStart w:id="178" w:name="_Toc216902432"/>
      <w:r w:rsidRPr="006145DB">
        <w:t xml:space="preserve">7.3.10 Servicio </w:t>
      </w:r>
      <w:r w:rsidRPr="006145DB">
        <w:rPr>
          <w:bCs/>
          <w:lang w:val="es-CO" w:eastAsia="es-CO"/>
        </w:rPr>
        <w:t>Hospedaje Social</w:t>
      </w:r>
      <w:bookmarkEnd w:id="17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7500"/>
      </w:tblGrid>
      <w:tr w:rsidR="00E43C7A" w:rsidRPr="006145DB" w14:paraId="77DB7DEF" w14:textId="77777777" w:rsidTr="009A1854">
        <w:trPr>
          <w:trHeight w:val="585"/>
          <w:jc w:val="center"/>
        </w:trPr>
        <w:tc>
          <w:tcPr>
            <w:tcW w:w="1895" w:type="dxa"/>
            <w:vAlign w:val="center"/>
          </w:tcPr>
          <w:p w14:paraId="3077F3A6" w14:textId="77777777" w:rsidR="00704EFD" w:rsidRPr="006145DB" w:rsidRDefault="00704EFD" w:rsidP="00A41D23">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500" w:type="dxa"/>
            <w:vAlign w:val="center"/>
          </w:tcPr>
          <w:p w14:paraId="04CAEC64" w14:textId="6550CEFA" w:rsidR="00704EFD" w:rsidRPr="006145DB" w:rsidRDefault="00704EFD" w:rsidP="00A41D23">
            <w:pPr>
              <w:pStyle w:val="Textoindependiente"/>
              <w:spacing w:after="0" w:line="240" w:lineRule="auto"/>
              <w:jc w:val="both"/>
              <w:rPr>
                <w:rFonts w:eastAsia="Lucida Sans Unicode" w:cs="Arial"/>
                <w:sz w:val="20"/>
                <w:szCs w:val="20"/>
              </w:rPr>
            </w:pPr>
            <w:r w:rsidRPr="006145DB">
              <w:rPr>
                <w:rFonts w:cs="Arial"/>
                <w:sz w:val="20"/>
                <w:szCs w:val="20"/>
                <w:lang w:eastAsia="es-CO"/>
              </w:rPr>
              <w:t>Hospedaje Social</w:t>
            </w:r>
            <w:r w:rsidR="00E43C7A" w:rsidRPr="006145DB">
              <w:rPr>
                <w:rFonts w:cs="Arial"/>
                <w:sz w:val="20"/>
                <w:szCs w:val="20"/>
                <w:lang w:eastAsia="es-CO"/>
              </w:rPr>
              <w:t>.</w:t>
            </w:r>
          </w:p>
        </w:tc>
      </w:tr>
      <w:tr w:rsidR="00E43C7A" w:rsidRPr="006145DB" w14:paraId="37A2CB2D" w14:textId="77777777" w:rsidTr="009A1854">
        <w:trPr>
          <w:trHeight w:val="585"/>
          <w:jc w:val="center"/>
        </w:trPr>
        <w:tc>
          <w:tcPr>
            <w:tcW w:w="1895" w:type="dxa"/>
            <w:vAlign w:val="center"/>
          </w:tcPr>
          <w:p w14:paraId="22F56129" w14:textId="6BEFBEEC" w:rsidR="00704EFD" w:rsidRPr="006145DB" w:rsidRDefault="00704EFD" w:rsidP="00E43C7A">
            <w:pPr>
              <w:spacing w:after="0" w:line="240" w:lineRule="auto"/>
              <w:contextualSpacing/>
              <w:rPr>
                <w:rFonts w:cs="Arial"/>
                <w:lang w:eastAsia="es-CO"/>
              </w:rPr>
            </w:pPr>
            <w:r w:rsidRPr="006145DB">
              <w:rPr>
                <w:rFonts w:eastAsia="Calibri" w:cs="Arial"/>
                <w:sz w:val="20"/>
                <w:szCs w:val="20"/>
                <w:lang w:eastAsia="es-CO"/>
              </w:rPr>
              <w:t>Objeto del servicio</w:t>
            </w:r>
          </w:p>
        </w:tc>
        <w:tc>
          <w:tcPr>
            <w:tcW w:w="7500" w:type="dxa"/>
            <w:vAlign w:val="center"/>
          </w:tcPr>
          <w:p w14:paraId="3A9D17B2" w14:textId="77777777" w:rsidR="00704EFD" w:rsidRPr="006145DB" w:rsidRDefault="00704EFD" w:rsidP="00A41D23">
            <w:pPr>
              <w:pStyle w:val="Textoindependiente"/>
              <w:spacing w:after="0" w:line="240" w:lineRule="auto"/>
              <w:jc w:val="both"/>
              <w:rPr>
                <w:rFonts w:cs="Arial"/>
                <w:sz w:val="20"/>
                <w:szCs w:val="20"/>
                <w:lang w:eastAsia="es-CO"/>
              </w:rPr>
            </w:pPr>
            <w:r w:rsidRPr="006145DB">
              <w:rPr>
                <w:rFonts w:cs="Arial"/>
                <w:sz w:val="20"/>
                <w:szCs w:val="20"/>
              </w:rPr>
              <w:t>Brindar soluciones habitacionales dignas y estables, mediante acompañamiento integral que fortalezca la autonomía y posibilite el avance en una ruta de inclusión social y superación de la vida en calle.</w:t>
            </w:r>
          </w:p>
        </w:tc>
      </w:tr>
      <w:tr w:rsidR="00E43C7A" w:rsidRPr="006145DB" w14:paraId="22CDAB40" w14:textId="77777777" w:rsidTr="009A1854">
        <w:trPr>
          <w:trHeight w:val="20"/>
          <w:jc w:val="center"/>
        </w:trPr>
        <w:tc>
          <w:tcPr>
            <w:tcW w:w="1895" w:type="dxa"/>
            <w:vAlign w:val="center"/>
          </w:tcPr>
          <w:p w14:paraId="2B7B94BE" w14:textId="26F49938" w:rsidR="00704EFD" w:rsidRPr="006145DB" w:rsidRDefault="00704EFD" w:rsidP="00E43C7A">
            <w:pPr>
              <w:spacing w:after="0" w:line="240" w:lineRule="auto"/>
              <w:contextualSpacing/>
              <w:rPr>
                <w:rFonts w:cs="Arial"/>
                <w:bCs/>
                <w:sz w:val="20"/>
                <w:szCs w:val="20"/>
                <w:lang w:eastAsia="es-CO"/>
              </w:rPr>
            </w:pPr>
            <w:r w:rsidRPr="006145DB">
              <w:rPr>
                <w:rFonts w:cs="Arial"/>
                <w:bCs/>
                <w:sz w:val="20"/>
                <w:szCs w:val="20"/>
                <w:lang w:eastAsia="es-CO"/>
              </w:rPr>
              <w:t>Oferta servici</w:t>
            </w:r>
            <w:r w:rsidR="00E43C7A" w:rsidRPr="006145DB">
              <w:rPr>
                <w:rFonts w:cs="Arial"/>
                <w:bCs/>
                <w:sz w:val="20"/>
                <w:szCs w:val="20"/>
                <w:lang w:eastAsia="es-CO"/>
              </w:rPr>
              <w:t>o</w:t>
            </w:r>
          </w:p>
        </w:tc>
        <w:tc>
          <w:tcPr>
            <w:tcW w:w="7500" w:type="dxa"/>
            <w:vAlign w:val="center"/>
          </w:tcPr>
          <w:p w14:paraId="3F060EC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Ofrece una solución habitacional digna y segura a mediano o largo plazo, según evaluación técnica, orientada a promover la superación de la habitabilidad en calle, la construcción de proyectos de vida sostenibles y la prevención de retornos a la vida en calle, con énfasis en la inclusión social, productiva y comunitaria.</w:t>
            </w:r>
          </w:p>
          <w:p w14:paraId="66717BEC"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Durante la permanencia —de hasta veinticuatro (24) meses o según lo determine la gestión del caso— las personas beneficiarias contarán con:</w:t>
            </w:r>
          </w:p>
          <w:p w14:paraId="2AABFD34"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Alojamiento digno, apoyo alimentario, acompañamiento psicosocial, actividades de desarrollo personal y fortalecimiento de habilidades para la vida.</w:t>
            </w:r>
          </w:p>
          <w:p w14:paraId="231D800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Gestión del caso personalizada, que articula oportunidades de formación, empleo, salud y participación comunitaria.</w:t>
            </w:r>
          </w:p>
          <w:p w14:paraId="3DC50846"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Acceso a beneficios derivados de la articulación intra e interinstitucional, como pasajes de transporte, articulación para acceso a servicios de salud física y mental, acompañamiento en inclusión productiva, vinculación con oferta distrital y redes locales de apoyo.</w:t>
            </w:r>
          </w:p>
          <w:p w14:paraId="4ADB31B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Espacios de convivencia y corresponsabilidad, que promueven hábitos de autocuidado, disciplina, participación y sentido de comunidad.</w:t>
            </w:r>
          </w:p>
          <w:p w14:paraId="560EC32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Atención diferencial para personas con discapacidad y personas LGBTI, garantizando accesibilidad física, comunicativa y actitudinal.</w:t>
            </w:r>
          </w:p>
          <w:p w14:paraId="0F614CD8"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El servicio orienta sus acciones hacia la consolidación de redes sociales y comunitarias, el fortalecimiento de la ciudadanía activa y la generación de condiciones para el egreso exitoso ya sea mediante reintegración familiar, acceso a soluciones habitacionales definitivas o autonomía personal en contextos protectores.</w:t>
            </w:r>
          </w:p>
        </w:tc>
      </w:tr>
      <w:tr w:rsidR="00E43C7A" w:rsidRPr="006145DB" w14:paraId="43DD65FD" w14:textId="77777777" w:rsidTr="009A1854">
        <w:trPr>
          <w:trHeight w:val="20"/>
          <w:jc w:val="center"/>
        </w:trPr>
        <w:tc>
          <w:tcPr>
            <w:tcW w:w="1895" w:type="dxa"/>
            <w:vAlign w:val="center"/>
          </w:tcPr>
          <w:p w14:paraId="472F733E"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00" w:type="dxa"/>
            <w:vAlign w:val="center"/>
          </w:tcPr>
          <w:p w14:paraId="0264E5D2" w14:textId="7B4FF070"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Autofocalización</w:t>
            </w:r>
            <w:r w:rsidR="009C35B4" w:rsidRPr="006145DB">
              <w:rPr>
                <w:rFonts w:cs="Arial"/>
                <w:sz w:val="20"/>
                <w:szCs w:val="20"/>
                <w:lang w:eastAsia="es-CO"/>
              </w:rPr>
              <w:t>.</w:t>
            </w:r>
            <w:r w:rsidRPr="006145DB">
              <w:rPr>
                <w:rFonts w:cs="Arial"/>
                <w:sz w:val="20"/>
                <w:szCs w:val="20"/>
                <w:lang w:eastAsia="es-CO"/>
              </w:rPr>
              <w:t xml:space="preserve"> </w:t>
            </w:r>
          </w:p>
          <w:p w14:paraId="73D16A06" w14:textId="44C7F179"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instrumentos cuantitativos y cualitativos</w:t>
            </w:r>
            <w:r w:rsidR="009C35B4" w:rsidRPr="006145DB">
              <w:rPr>
                <w:rFonts w:cs="Arial"/>
                <w:sz w:val="20"/>
                <w:szCs w:val="20"/>
                <w:lang w:eastAsia="es-CO"/>
              </w:rPr>
              <w:t>.</w:t>
            </w:r>
          </w:p>
        </w:tc>
      </w:tr>
      <w:tr w:rsidR="00E43C7A" w:rsidRPr="006145DB" w14:paraId="18B9CB76" w14:textId="77777777" w:rsidTr="009A1854">
        <w:trPr>
          <w:trHeight w:val="612"/>
          <w:jc w:val="center"/>
        </w:trPr>
        <w:tc>
          <w:tcPr>
            <w:tcW w:w="1895" w:type="dxa"/>
            <w:vAlign w:val="center"/>
          </w:tcPr>
          <w:p w14:paraId="1F9E646B"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00" w:type="dxa"/>
            <w:vAlign w:val="center"/>
          </w:tcPr>
          <w:p w14:paraId="1A7F179E" w14:textId="77777777" w:rsidR="00704EFD" w:rsidRPr="006145DB" w:rsidRDefault="00704EFD" w:rsidP="00A41D23">
            <w:pPr>
              <w:pStyle w:val="Textoindependiente"/>
              <w:spacing w:after="0" w:line="240" w:lineRule="auto"/>
              <w:jc w:val="both"/>
              <w:rPr>
                <w:rFonts w:cs="Arial"/>
                <w:shd w:val="clear" w:color="auto" w:fill="FFFFFF"/>
              </w:rPr>
            </w:pPr>
            <w:r w:rsidRPr="006145DB">
              <w:rPr>
                <w:rStyle w:val="normaltextrun"/>
                <w:rFonts w:cs="Arial"/>
                <w:sz w:val="20"/>
                <w:szCs w:val="20"/>
                <w:shd w:val="clear" w:color="auto" w:fill="FFFFFF"/>
              </w:rPr>
              <w:t xml:space="preserve">Persona habitante de calle, ex habitante de calle o en alto riesgo de estarlo, de dieciocho (18) años o más que requiera una solución habitacional temporal para la consolidación de su proceso de inclusión.  </w:t>
            </w:r>
          </w:p>
        </w:tc>
      </w:tr>
      <w:tr w:rsidR="00E43C7A" w:rsidRPr="006145DB" w14:paraId="7DF24D66" w14:textId="77777777" w:rsidTr="00704EFD">
        <w:trPr>
          <w:trHeight w:val="6209"/>
          <w:jc w:val="center"/>
        </w:trPr>
        <w:tc>
          <w:tcPr>
            <w:tcW w:w="1895" w:type="dxa"/>
            <w:vAlign w:val="center"/>
          </w:tcPr>
          <w:p w14:paraId="2ABF3726"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00" w:type="dxa"/>
            <w:vAlign w:val="center"/>
          </w:tcPr>
          <w:tbl>
            <w:tblPr>
              <w:tblStyle w:val="Tablaconcuadrcula"/>
              <w:tblW w:w="7301" w:type="dxa"/>
              <w:tblLayout w:type="fixed"/>
              <w:tblLook w:val="04A0" w:firstRow="1" w:lastRow="0" w:firstColumn="1" w:lastColumn="0" w:noHBand="0" w:noVBand="1"/>
            </w:tblPr>
            <w:tblGrid>
              <w:gridCol w:w="2947"/>
              <w:gridCol w:w="1701"/>
              <w:gridCol w:w="1134"/>
              <w:gridCol w:w="1519"/>
            </w:tblGrid>
            <w:tr w:rsidR="00E43C7A" w:rsidRPr="006145DB" w14:paraId="1ADB611F" w14:textId="77777777" w:rsidTr="00704EFD">
              <w:trPr>
                <w:trHeight w:val="372"/>
              </w:trPr>
              <w:tc>
                <w:tcPr>
                  <w:tcW w:w="2947" w:type="dxa"/>
                  <w:vAlign w:val="center"/>
                </w:tcPr>
                <w:p w14:paraId="04B3790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1" w:type="dxa"/>
                  <w:vAlign w:val="center"/>
                </w:tcPr>
                <w:p w14:paraId="74361126"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593CCD5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9" w:type="dxa"/>
                  <w:vAlign w:val="center"/>
                </w:tcPr>
                <w:p w14:paraId="0C9DBFFF"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3C7A" w:rsidRPr="006145DB" w14:paraId="10644CBF" w14:textId="77777777" w:rsidTr="00704EFD">
              <w:trPr>
                <w:trHeight w:val="231"/>
              </w:trPr>
              <w:tc>
                <w:tcPr>
                  <w:tcW w:w="2947" w:type="dxa"/>
                  <w:vMerge w:val="restart"/>
                  <w:vAlign w:val="center"/>
                </w:tcPr>
                <w:p w14:paraId="6D29A0AD" w14:textId="77777777" w:rsidR="00704EFD" w:rsidRPr="006145DB" w:rsidRDefault="00704EFD" w:rsidP="00A41D23">
                  <w:pPr>
                    <w:tabs>
                      <w:tab w:val="left" w:pos="709"/>
                    </w:tabs>
                    <w:jc w:val="both"/>
                    <w:rPr>
                      <w:rFonts w:cs="Arial"/>
                      <w:sz w:val="16"/>
                      <w:szCs w:val="16"/>
                      <w:shd w:val="clear" w:color="auto" w:fill="FFFFFF"/>
                    </w:rPr>
                  </w:pPr>
                  <w:r w:rsidRPr="006145DB">
                    <w:rPr>
                      <w:rFonts w:cs="Arial"/>
                      <w:sz w:val="16"/>
                      <w:szCs w:val="16"/>
                      <w:shd w:val="clear" w:color="auto" w:fill="FFFFFF"/>
                    </w:rPr>
                    <w:t>Persona de 18 años o más.</w:t>
                  </w:r>
                </w:p>
              </w:tc>
              <w:tc>
                <w:tcPr>
                  <w:tcW w:w="1701" w:type="dxa"/>
                  <w:vAlign w:val="center"/>
                </w:tcPr>
                <w:p w14:paraId="7105F27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C330B4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1D458DF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CA30786" w14:textId="77777777" w:rsidTr="00704EFD">
              <w:trPr>
                <w:trHeight w:val="231"/>
              </w:trPr>
              <w:tc>
                <w:tcPr>
                  <w:tcW w:w="2947" w:type="dxa"/>
                  <w:vMerge/>
                  <w:vAlign w:val="center"/>
                </w:tcPr>
                <w:p w14:paraId="72E0F335" w14:textId="77777777" w:rsidR="00704EFD" w:rsidRPr="006145DB" w:rsidRDefault="00704EFD" w:rsidP="00A41D23">
                  <w:pPr>
                    <w:tabs>
                      <w:tab w:val="left" w:pos="709"/>
                    </w:tabs>
                    <w:ind w:left="-48"/>
                    <w:contextualSpacing/>
                    <w:jc w:val="both"/>
                    <w:rPr>
                      <w:rFonts w:cs="Arial"/>
                      <w:bCs/>
                      <w:sz w:val="20"/>
                      <w:szCs w:val="20"/>
                      <w:lang w:eastAsia="es-CO"/>
                    </w:rPr>
                  </w:pPr>
                </w:p>
              </w:tc>
              <w:tc>
                <w:tcPr>
                  <w:tcW w:w="1701" w:type="dxa"/>
                  <w:vAlign w:val="center"/>
                </w:tcPr>
                <w:p w14:paraId="3ADF1E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1CA03F0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4A9FB9A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1D1822A" w14:textId="77777777" w:rsidTr="00704EFD">
              <w:trPr>
                <w:trHeight w:val="299"/>
              </w:trPr>
              <w:tc>
                <w:tcPr>
                  <w:tcW w:w="2947" w:type="dxa"/>
                  <w:vMerge w:val="restart"/>
                  <w:vAlign w:val="center"/>
                </w:tcPr>
                <w:p w14:paraId="45648C2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701" w:type="dxa"/>
                  <w:vAlign w:val="center"/>
                </w:tcPr>
                <w:p w14:paraId="3D6274C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52726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49EC85B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29584FF" w14:textId="77777777" w:rsidTr="00704EFD">
              <w:trPr>
                <w:trHeight w:val="231"/>
              </w:trPr>
              <w:tc>
                <w:tcPr>
                  <w:tcW w:w="2947" w:type="dxa"/>
                  <w:vMerge/>
                  <w:vAlign w:val="center"/>
                </w:tcPr>
                <w:p w14:paraId="2D7B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6AA6DCB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E6D622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655BECB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671FC1" w14:textId="77777777" w:rsidTr="00704EFD">
              <w:trPr>
                <w:trHeight w:val="231"/>
              </w:trPr>
              <w:tc>
                <w:tcPr>
                  <w:tcW w:w="2947" w:type="dxa"/>
                  <w:vMerge/>
                  <w:vAlign w:val="center"/>
                </w:tcPr>
                <w:p w14:paraId="0D1BF3EC"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4694A9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565EB8D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9" w:type="dxa"/>
                  <w:vAlign w:val="center"/>
                </w:tcPr>
                <w:p w14:paraId="0AE5652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973862C" w14:textId="77777777" w:rsidTr="00704EFD">
              <w:trPr>
                <w:trHeight w:val="231"/>
              </w:trPr>
              <w:tc>
                <w:tcPr>
                  <w:tcW w:w="2947" w:type="dxa"/>
                  <w:vMerge/>
                  <w:vAlign w:val="center"/>
                </w:tcPr>
                <w:p w14:paraId="1839EFA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1AAB6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D15E96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1CA823D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91D5210" w14:textId="77777777" w:rsidTr="00704EFD">
              <w:trPr>
                <w:trHeight w:val="609"/>
              </w:trPr>
              <w:tc>
                <w:tcPr>
                  <w:tcW w:w="2947" w:type="dxa"/>
                  <w:vMerge w:val="restart"/>
                  <w:vAlign w:val="center"/>
                </w:tcPr>
                <w:p w14:paraId="5FEF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701" w:type="dxa"/>
                  <w:vAlign w:val="center"/>
                </w:tcPr>
                <w:p w14:paraId="76CAFF1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4A8C6C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39DFC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E9B307E" w14:textId="77777777" w:rsidTr="00704EFD">
              <w:trPr>
                <w:trHeight w:val="231"/>
              </w:trPr>
              <w:tc>
                <w:tcPr>
                  <w:tcW w:w="2947" w:type="dxa"/>
                  <w:vMerge/>
                  <w:vAlign w:val="center"/>
                </w:tcPr>
                <w:p w14:paraId="54E21A49"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11740A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74173FB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3AF470E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52C4C45A" w14:textId="77777777" w:rsidTr="00704EFD">
              <w:trPr>
                <w:trHeight w:val="231"/>
              </w:trPr>
              <w:tc>
                <w:tcPr>
                  <w:tcW w:w="2947" w:type="dxa"/>
                  <w:vMerge/>
                  <w:vAlign w:val="center"/>
                </w:tcPr>
                <w:p w14:paraId="32A039E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47DAFF0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3775B54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9" w:type="dxa"/>
                  <w:vAlign w:val="center"/>
                </w:tcPr>
                <w:p w14:paraId="39B7946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BB56724" w14:textId="77777777" w:rsidTr="00704EFD">
              <w:trPr>
                <w:trHeight w:val="231"/>
              </w:trPr>
              <w:tc>
                <w:tcPr>
                  <w:tcW w:w="2947" w:type="dxa"/>
                  <w:vMerge/>
                  <w:vAlign w:val="center"/>
                </w:tcPr>
                <w:p w14:paraId="61AD8C7B"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59F338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2BB38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43771D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A1215EE" w14:textId="77777777" w:rsidTr="00704EFD">
              <w:trPr>
                <w:trHeight w:val="231"/>
              </w:trPr>
              <w:tc>
                <w:tcPr>
                  <w:tcW w:w="2947" w:type="dxa"/>
                  <w:vAlign w:val="center"/>
                </w:tcPr>
                <w:p w14:paraId="09429D6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701" w:type="dxa"/>
                  <w:vAlign w:val="center"/>
                </w:tcPr>
                <w:p w14:paraId="5B9D63A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00461A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0322D35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52E03230"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69099F47" w14:textId="77777777" w:rsidTr="009A1854">
        <w:trPr>
          <w:trHeight w:val="422"/>
          <w:jc w:val="center"/>
        </w:trPr>
        <w:tc>
          <w:tcPr>
            <w:tcW w:w="1895" w:type="dxa"/>
            <w:vAlign w:val="center"/>
          </w:tcPr>
          <w:p w14:paraId="53904CD2" w14:textId="77777777" w:rsidR="00704EFD" w:rsidRPr="006145DB" w:rsidRDefault="00704EFD" w:rsidP="009C35B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500" w:type="dxa"/>
            <w:vAlign w:val="center"/>
          </w:tcPr>
          <w:p w14:paraId="61DFFD69" w14:textId="77777777" w:rsidR="00704EFD" w:rsidRPr="006145DB" w:rsidRDefault="00704EFD" w:rsidP="00A41D23">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No aplica</w:t>
            </w:r>
          </w:p>
        </w:tc>
      </w:tr>
      <w:tr w:rsidR="00E43C7A" w:rsidRPr="006145DB" w14:paraId="323DA704" w14:textId="77777777" w:rsidTr="00704EFD">
        <w:trPr>
          <w:trHeight w:val="8964"/>
          <w:jc w:val="center"/>
        </w:trPr>
        <w:tc>
          <w:tcPr>
            <w:tcW w:w="1895" w:type="dxa"/>
            <w:vAlign w:val="center"/>
          </w:tcPr>
          <w:p w14:paraId="3130437B" w14:textId="77777777" w:rsidR="00704EFD" w:rsidRPr="006145DB" w:rsidRDefault="00704EFD" w:rsidP="00A41D23">
            <w:pPr>
              <w:spacing w:after="0" w:line="240" w:lineRule="auto"/>
              <w:jc w:val="both"/>
              <w:rPr>
                <w:rFonts w:cs="Arial"/>
                <w:bCs/>
                <w:sz w:val="20"/>
                <w:szCs w:val="20"/>
                <w:lang w:eastAsia="es-CO"/>
              </w:rPr>
            </w:pPr>
            <w:r w:rsidRPr="006145DB">
              <w:rPr>
                <w:rFonts w:cs="Arial"/>
                <w:bCs/>
                <w:sz w:val="20"/>
                <w:szCs w:val="20"/>
                <w:lang w:eastAsia="es-CO"/>
              </w:rPr>
              <w:t>Criterios de Ingreso y Fuentes de Información</w:t>
            </w:r>
          </w:p>
        </w:tc>
        <w:tc>
          <w:tcPr>
            <w:tcW w:w="7500" w:type="dxa"/>
            <w:vAlign w:val="center"/>
          </w:tcPr>
          <w:tbl>
            <w:tblPr>
              <w:tblStyle w:val="Tablaconcuadrcula"/>
              <w:tblW w:w="7299" w:type="dxa"/>
              <w:tblLayout w:type="fixed"/>
              <w:tblLook w:val="04A0" w:firstRow="1" w:lastRow="0" w:firstColumn="1" w:lastColumn="0" w:noHBand="0" w:noVBand="1"/>
            </w:tblPr>
            <w:tblGrid>
              <w:gridCol w:w="2947"/>
              <w:gridCol w:w="1701"/>
              <w:gridCol w:w="1134"/>
              <w:gridCol w:w="1517"/>
            </w:tblGrid>
            <w:tr w:rsidR="00E43C7A" w:rsidRPr="006145DB" w14:paraId="25C8B16E" w14:textId="77777777" w:rsidTr="009C35B4">
              <w:trPr>
                <w:trHeight w:val="300"/>
              </w:trPr>
              <w:tc>
                <w:tcPr>
                  <w:tcW w:w="2947" w:type="dxa"/>
                  <w:tcBorders>
                    <w:top w:val="single" w:sz="4" w:space="0" w:color="auto"/>
                  </w:tcBorders>
                  <w:vAlign w:val="center"/>
                </w:tcPr>
                <w:p w14:paraId="2399939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Criterios de ingreso</w:t>
                  </w:r>
                </w:p>
              </w:tc>
              <w:tc>
                <w:tcPr>
                  <w:tcW w:w="1701" w:type="dxa"/>
                  <w:tcBorders>
                    <w:top w:val="single" w:sz="4" w:space="0" w:color="auto"/>
                  </w:tcBorders>
                  <w:vAlign w:val="center"/>
                </w:tcPr>
                <w:p w14:paraId="55C09D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5976F67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Periodicidad</w:t>
                  </w:r>
                </w:p>
              </w:tc>
              <w:tc>
                <w:tcPr>
                  <w:tcW w:w="1517" w:type="dxa"/>
                  <w:tcBorders>
                    <w:top w:val="single" w:sz="4" w:space="0" w:color="auto"/>
                  </w:tcBorders>
                  <w:vAlign w:val="center"/>
                </w:tcPr>
                <w:p w14:paraId="43DA38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Administrador</w:t>
                  </w:r>
                </w:p>
              </w:tc>
            </w:tr>
            <w:tr w:rsidR="00E43C7A" w:rsidRPr="006145DB" w14:paraId="5696C984" w14:textId="77777777" w:rsidTr="00704EFD">
              <w:trPr>
                <w:trHeight w:val="300"/>
              </w:trPr>
              <w:tc>
                <w:tcPr>
                  <w:tcW w:w="2947" w:type="dxa"/>
                  <w:vMerge w:val="restart"/>
                  <w:vAlign w:val="center"/>
                </w:tcPr>
                <w:p w14:paraId="1F4B7DF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Persona de 18 años o más</w:t>
                  </w:r>
                </w:p>
              </w:tc>
              <w:tc>
                <w:tcPr>
                  <w:tcW w:w="1701" w:type="dxa"/>
                  <w:vAlign w:val="center"/>
                </w:tcPr>
                <w:p w14:paraId="2E2B23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480836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246DD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5063C06" w14:textId="77777777" w:rsidTr="00704EFD">
              <w:trPr>
                <w:trHeight w:val="300"/>
              </w:trPr>
              <w:tc>
                <w:tcPr>
                  <w:tcW w:w="2947" w:type="dxa"/>
                  <w:vMerge/>
                  <w:vAlign w:val="center"/>
                </w:tcPr>
                <w:p w14:paraId="71BDA2E5" w14:textId="77777777" w:rsidR="00704EFD" w:rsidRPr="006145DB" w:rsidRDefault="00704EFD" w:rsidP="00A41D23">
                  <w:pPr>
                    <w:tabs>
                      <w:tab w:val="left" w:pos="709"/>
                    </w:tabs>
                    <w:ind w:left="-48"/>
                    <w:contextualSpacing/>
                    <w:jc w:val="both"/>
                    <w:rPr>
                      <w:rFonts w:cs="Arial"/>
                      <w:bCs/>
                      <w:sz w:val="20"/>
                      <w:szCs w:val="20"/>
                      <w:lang w:eastAsia="es-CO"/>
                    </w:rPr>
                  </w:pPr>
                </w:p>
              </w:tc>
              <w:tc>
                <w:tcPr>
                  <w:tcW w:w="1701" w:type="dxa"/>
                  <w:vAlign w:val="center"/>
                </w:tcPr>
                <w:p w14:paraId="131F122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2A07DF1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0B068AC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6341F00" w14:textId="77777777" w:rsidTr="00704EFD">
              <w:trPr>
                <w:trHeight w:val="300"/>
              </w:trPr>
              <w:tc>
                <w:tcPr>
                  <w:tcW w:w="2947" w:type="dxa"/>
                  <w:vMerge w:val="restart"/>
                  <w:vAlign w:val="center"/>
                </w:tcPr>
                <w:p w14:paraId="2B397C36" w14:textId="77777777" w:rsidR="00704EFD" w:rsidRPr="006145DB" w:rsidRDefault="00704EFD" w:rsidP="00A41D23">
                  <w:pPr>
                    <w:tabs>
                      <w:tab w:val="left" w:pos="709"/>
                    </w:tabs>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701" w:type="dxa"/>
                  <w:vAlign w:val="center"/>
                </w:tcPr>
                <w:p w14:paraId="575EE8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F14E6D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0FE9C4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538E65B6" w14:textId="77777777" w:rsidTr="00704EFD">
              <w:trPr>
                <w:trHeight w:val="300"/>
              </w:trPr>
              <w:tc>
                <w:tcPr>
                  <w:tcW w:w="2947" w:type="dxa"/>
                  <w:vMerge/>
                  <w:vAlign w:val="center"/>
                </w:tcPr>
                <w:p w14:paraId="6895FC3E"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5CFACE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CBEFE3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662C7B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2F8A9EDB" w14:textId="77777777" w:rsidTr="00704EFD">
              <w:trPr>
                <w:trHeight w:val="300"/>
              </w:trPr>
              <w:tc>
                <w:tcPr>
                  <w:tcW w:w="2947" w:type="dxa"/>
                  <w:vMerge/>
                  <w:vAlign w:val="center"/>
                </w:tcPr>
                <w:p w14:paraId="18E0DBC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55B06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10040E7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06ACD59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92642A8" w14:textId="77777777" w:rsidTr="00704EFD">
              <w:trPr>
                <w:trHeight w:val="300"/>
              </w:trPr>
              <w:tc>
                <w:tcPr>
                  <w:tcW w:w="2947" w:type="dxa"/>
                  <w:vMerge/>
                  <w:vAlign w:val="center"/>
                </w:tcPr>
                <w:p w14:paraId="73FCF65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4A83966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52E318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82E094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4F02B8DB" w14:textId="77777777" w:rsidTr="00704EFD">
              <w:trPr>
                <w:trHeight w:val="300"/>
              </w:trPr>
              <w:tc>
                <w:tcPr>
                  <w:tcW w:w="2947" w:type="dxa"/>
                  <w:vMerge w:val="restart"/>
                  <w:vAlign w:val="center"/>
                </w:tcPr>
                <w:p w14:paraId="3BD7EF6A"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701" w:type="dxa"/>
                  <w:vAlign w:val="center"/>
                </w:tcPr>
                <w:p w14:paraId="66087AD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E5C7E7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D6B78B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AEA2912" w14:textId="77777777" w:rsidTr="00704EFD">
              <w:trPr>
                <w:trHeight w:val="300"/>
              </w:trPr>
              <w:tc>
                <w:tcPr>
                  <w:tcW w:w="2947" w:type="dxa"/>
                  <w:vMerge/>
                  <w:vAlign w:val="center"/>
                </w:tcPr>
                <w:p w14:paraId="367A823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14E1B3C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31BB67B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7D86795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347F107" w14:textId="77777777" w:rsidTr="00704EFD">
              <w:trPr>
                <w:trHeight w:val="300"/>
              </w:trPr>
              <w:tc>
                <w:tcPr>
                  <w:tcW w:w="2947" w:type="dxa"/>
                  <w:vMerge/>
                  <w:vAlign w:val="center"/>
                </w:tcPr>
                <w:p w14:paraId="7436540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63419A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66D50A0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15EF2A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E7E8886" w14:textId="77777777" w:rsidTr="00704EFD">
              <w:trPr>
                <w:trHeight w:val="300"/>
              </w:trPr>
              <w:tc>
                <w:tcPr>
                  <w:tcW w:w="2947" w:type="dxa"/>
                  <w:vMerge/>
                  <w:vAlign w:val="center"/>
                </w:tcPr>
                <w:p w14:paraId="49F654E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A235C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9B0255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59489F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18CD5FA" w14:textId="77777777" w:rsidTr="00704EFD">
              <w:trPr>
                <w:trHeight w:val="300"/>
              </w:trPr>
              <w:tc>
                <w:tcPr>
                  <w:tcW w:w="2947" w:type="dxa"/>
                  <w:vAlign w:val="center"/>
                </w:tcPr>
                <w:p w14:paraId="07485FD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701" w:type="dxa"/>
                  <w:vAlign w:val="center"/>
                </w:tcPr>
                <w:p w14:paraId="7E906E0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5D9D6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110B176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8904CE0" w14:textId="77777777" w:rsidTr="00704EFD">
              <w:trPr>
                <w:trHeight w:val="300"/>
              </w:trPr>
              <w:tc>
                <w:tcPr>
                  <w:tcW w:w="2947" w:type="dxa"/>
                  <w:vAlign w:val="center"/>
                </w:tcPr>
                <w:p w14:paraId="42F9CDAF" w14:textId="77777777" w:rsidR="00704EFD" w:rsidRPr="006145DB" w:rsidRDefault="00704EFD" w:rsidP="00D74A07">
                  <w:pPr>
                    <w:ind w:left="-3"/>
                    <w:jc w:val="both"/>
                    <w:rPr>
                      <w:rStyle w:val="normaltextrun"/>
                      <w:rFonts w:cs="Arial"/>
                    </w:rPr>
                  </w:pPr>
                  <w:r w:rsidRPr="006145DB">
                    <w:rPr>
                      <w:rStyle w:val="normaltextrun"/>
                      <w:rFonts w:eastAsia="Calibri" w:cs="Arial"/>
                      <w:sz w:val="16"/>
                      <w:szCs w:val="16"/>
                    </w:rPr>
                    <w:t>Persona que requiera una solución habitacional temporal para la deshabituación de la vida en calle</w:t>
                  </w:r>
                </w:p>
              </w:tc>
              <w:tc>
                <w:tcPr>
                  <w:tcW w:w="1701" w:type="dxa"/>
                  <w:vAlign w:val="center"/>
                </w:tcPr>
                <w:p w14:paraId="045481C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90362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1E851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1030BF3" w14:textId="77777777" w:rsidTr="00704EFD">
              <w:trPr>
                <w:trHeight w:val="300"/>
              </w:trPr>
              <w:tc>
                <w:tcPr>
                  <w:tcW w:w="2947" w:type="dxa"/>
                  <w:vAlign w:val="center"/>
                </w:tcPr>
                <w:p w14:paraId="32E220D7" w14:textId="77777777" w:rsidR="00704EFD" w:rsidRPr="006145DB" w:rsidRDefault="00704EFD" w:rsidP="00A41D23">
                  <w:pPr>
                    <w:tabs>
                      <w:tab w:val="left" w:pos="709"/>
                    </w:tabs>
                    <w:ind w:left="-48"/>
                    <w:contextualSpacing/>
                    <w:jc w:val="both"/>
                    <w:rPr>
                      <w:rStyle w:val="normaltextrun"/>
                      <w:rFonts w:eastAsia="Calibri" w:cs="Arial"/>
                      <w:sz w:val="16"/>
                      <w:szCs w:val="16"/>
                    </w:rPr>
                  </w:pPr>
                  <w:r w:rsidRPr="006145DB">
                    <w:rPr>
                      <w:rFonts w:cs="Arial"/>
                      <w:sz w:val="16"/>
                      <w:szCs w:val="16"/>
                    </w:rPr>
                    <w:t>Persona que haya culminado o esté próximo a culminar procesos de atención en servicios sociales, de salud o comunitarios con resultados de deshabituación de la vida en calle.</w:t>
                  </w:r>
                </w:p>
              </w:tc>
              <w:tc>
                <w:tcPr>
                  <w:tcW w:w="1701" w:type="dxa"/>
                  <w:vAlign w:val="center"/>
                </w:tcPr>
                <w:p w14:paraId="2812AE6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FBA48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8827D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AD13303" w14:textId="77777777" w:rsidTr="00704EFD">
              <w:trPr>
                <w:trHeight w:val="300"/>
              </w:trPr>
              <w:tc>
                <w:tcPr>
                  <w:tcW w:w="2947" w:type="dxa"/>
                  <w:vAlign w:val="center"/>
                </w:tcPr>
                <w:p w14:paraId="0CEE28AC" w14:textId="77777777" w:rsidR="00704EFD" w:rsidRPr="006145DB" w:rsidRDefault="00704EFD" w:rsidP="00A41D23">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 xml:space="preserve">Persona </w:t>
                  </w:r>
                  <w:r w:rsidRPr="006145DB">
                    <w:rPr>
                      <w:rFonts w:cs="Arial"/>
                      <w:sz w:val="16"/>
                      <w:szCs w:val="16"/>
                      <w:shd w:val="clear" w:color="auto" w:fill="FFFFFF"/>
                      <w:lang w:val="es-MX"/>
                    </w:rPr>
                    <w:t>sin consumo problemático de sustancias psicoactivas</w:t>
                  </w:r>
                </w:p>
              </w:tc>
              <w:tc>
                <w:tcPr>
                  <w:tcW w:w="1701" w:type="dxa"/>
                  <w:vAlign w:val="center"/>
                </w:tcPr>
                <w:p w14:paraId="279AF5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7EBE62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8C363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36A506A" w14:textId="77777777" w:rsidTr="00704EFD">
              <w:trPr>
                <w:trHeight w:val="330"/>
              </w:trPr>
              <w:tc>
                <w:tcPr>
                  <w:tcW w:w="2947" w:type="dxa"/>
                  <w:vAlign w:val="center"/>
                </w:tcPr>
                <w:p w14:paraId="369EBDAD" w14:textId="77777777" w:rsidR="00704EFD" w:rsidRPr="006145DB" w:rsidRDefault="00704EFD" w:rsidP="00A41D23">
                  <w:pPr>
                    <w:tabs>
                      <w:tab w:val="left" w:pos="709"/>
                    </w:tabs>
                    <w:contextualSpacing/>
                    <w:jc w:val="both"/>
                    <w:rPr>
                      <w:rFonts w:cs="Arial"/>
                      <w:sz w:val="16"/>
                      <w:szCs w:val="16"/>
                      <w:shd w:val="clear" w:color="auto" w:fill="FFFFFF"/>
                      <w:lang w:eastAsia="es-CO"/>
                    </w:rPr>
                  </w:pPr>
                  <w:r w:rsidRPr="006145DB">
                    <w:rPr>
                      <w:rFonts w:cs="Arial"/>
                      <w:sz w:val="16"/>
                      <w:szCs w:val="16"/>
                      <w:shd w:val="clear" w:color="auto" w:fill="FFFFFF"/>
                      <w:lang w:val="es-MX"/>
                    </w:rPr>
                    <w:t>Persona con dependencia funcional moderada con puntaje en la escala de valoración BARTHEL entre 90 a 100</w:t>
                  </w:r>
                </w:p>
              </w:tc>
              <w:tc>
                <w:tcPr>
                  <w:tcW w:w="1701" w:type="dxa"/>
                  <w:vAlign w:val="center"/>
                </w:tcPr>
                <w:p w14:paraId="02DF69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FE0CF3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7A43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27DFA55" w14:textId="77777777" w:rsidTr="00704EFD">
              <w:trPr>
                <w:trHeight w:val="330"/>
              </w:trPr>
              <w:tc>
                <w:tcPr>
                  <w:tcW w:w="2947" w:type="dxa"/>
                  <w:vAlign w:val="center"/>
                </w:tcPr>
                <w:p w14:paraId="109BC981" w14:textId="77777777" w:rsidR="00704EFD" w:rsidRPr="006145DB" w:rsidRDefault="00704EFD" w:rsidP="00A41D23">
                  <w:pPr>
                    <w:tabs>
                      <w:tab w:val="left" w:pos="709"/>
                    </w:tabs>
                    <w:ind w:left="-48"/>
                    <w:contextualSpacing/>
                    <w:jc w:val="both"/>
                    <w:rPr>
                      <w:rFonts w:cs="Arial"/>
                      <w:sz w:val="16"/>
                      <w:szCs w:val="16"/>
                      <w:lang w:val="es-MX"/>
                    </w:rPr>
                  </w:pPr>
                  <w:r w:rsidRPr="006145DB">
                    <w:rPr>
                      <w:rFonts w:cs="Arial"/>
                      <w:sz w:val="16"/>
                      <w:szCs w:val="16"/>
                      <w:lang w:val="es-MX"/>
                    </w:rPr>
                    <w:t>Persona remitida por los servicios de la Subdirección para la Adultez</w:t>
                  </w:r>
                </w:p>
              </w:tc>
              <w:tc>
                <w:tcPr>
                  <w:tcW w:w="1701" w:type="dxa"/>
                  <w:vAlign w:val="center"/>
                </w:tcPr>
                <w:p w14:paraId="438E08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AF8FBE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CE4D9A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65F99107" w14:textId="77777777" w:rsidR="00704EFD" w:rsidRPr="006145DB" w:rsidRDefault="00704EFD" w:rsidP="00A41D23">
            <w:pPr>
              <w:pStyle w:val="Textoindependiente"/>
              <w:spacing w:after="0" w:line="240" w:lineRule="auto"/>
              <w:ind w:right="112"/>
              <w:jc w:val="both"/>
              <w:rPr>
                <w:rFonts w:cs="Arial"/>
                <w:bCs/>
                <w:lang w:eastAsia="es-CO"/>
              </w:rPr>
            </w:pPr>
          </w:p>
        </w:tc>
      </w:tr>
      <w:tr w:rsidR="00E43C7A" w:rsidRPr="006145DB" w14:paraId="678CC945" w14:textId="77777777" w:rsidTr="00704EFD">
        <w:trPr>
          <w:trHeight w:val="7262"/>
          <w:jc w:val="center"/>
        </w:trPr>
        <w:tc>
          <w:tcPr>
            <w:tcW w:w="1895" w:type="dxa"/>
            <w:vAlign w:val="center"/>
          </w:tcPr>
          <w:p w14:paraId="023D0665"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Criterios de Egreso y Fuentes de Información</w:t>
            </w:r>
          </w:p>
        </w:tc>
        <w:tc>
          <w:tcPr>
            <w:tcW w:w="7500" w:type="dxa"/>
            <w:vAlign w:val="center"/>
          </w:tcPr>
          <w:tbl>
            <w:tblPr>
              <w:tblStyle w:val="Tablaconcuadrcula"/>
              <w:tblW w:w="7298" w:type="dxa"/>
              <w:tblLayout w:type="fixed"/>
              <w:tblLook w:val="04A0" w:firstRow="1" w:lastRow="0" w:firstColumn="1" w:lastColumn="0" w:noHBand="0" w:noVBand="1"/>
            </w:tblPr>
            <w:tblGrid>
              <w:gridCol w:w="2947"/>
              <w:gridCol w:w="1701"/>
              <w:gridCol w:w="1134"/>
              <w:gridCol w:w="1516"/>
            </w:tblGrid>
            <w:tr w:rsidR="00E43C7A" w:rsidRPr="006145DB" w14:paraId="69741B9B" w14:textId="77777777" w:rsidTr="00D74A07">
              <w:trPr>
                <w:trHeight w:val="380"/>
              </w:trPr>
              <w:tc>
                <w:tcPr>
                  <w:tcW w:w="2947" w:type="dxa"/>
                  <w:tcBorders>
                    <w:top w:val="single" w:sz="4" w:space="0" w:color="auto"/>
                  </w:tcBorders>
                  <w:vAlign w:val="center"/>
                </w:tcPr>
                <w:p w14:paraId="7A2AFE2B" w14:textId="77777777" w:rsidR="00704EFD" w:rsidRPr="006145DB" w:rsidRDefault="00704EFD" w:rsidP="00A41D23">
                  <w:pPr>
                    <w:jc w:val="center"/>
                    <w:rPr>
                      <w:rFonts w:eastAsia="Arial" w:cs="Arial"/>
                      <w:sz w:val="16"/>
                      <w:szCs w:val="16"/>
                    </w:rPr>
                  </w:pPr>
                  <w:r w:rsidRPr="006145DB">
                    <w:rPr>
                      <w:rFonts w:eastAsia="Arial" w:cs="Arial"/>
                      <w:sz w:val="16"/>
                      <w:szCs w:val="16"/>
                    </w:rPr>
                    <w:t>Criterios de Egreso</w:t>
                  </w:r>
                </w:p>
              </w:tc>
              <w:tc>
                <w:tcPr>
                  <w:tcW w:w="1701" w:type="dxa"/>
                  <w:tcBorders>
                    <w:top w:val="single" w:sz="4" w:space="0" w:color="auto"/>
                  </w:tcBorders>
                  <w:vAlign w:val="center"/>
                </w:tcPr>
                <w:p w14:paraId="5E65C1A4" w14:textId="77777777" w:rsidR="00704EFD" w:rsidRPr="006145DB" w:rsidRDefault="00704EFD" w:rsidP="00A41D23">
                  <w:pPr>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00C29177" w14:textId="77777777" w:rsidR="00704EFD" w:rsidRPr="006145DB" w:rsidRDefault="00704EFD" w:rsidP="00A41D23">
                  <w:pPr>
                    <w:jc w:val="center"/>
                    <w:rPr>
                      <w:rFonts w:eastAsia="Arial" w:cs="Arial"/>
                      <w:sz w:val="16"/>
                      <w:szCs w:val="16"/>
                    </w:rPr>
                  </w:pPr>
                  <w:r w:rsidRPr="006145DB">
                    <w:rPr>
                      <w:rFonts w:eastAsia="Arial" w:cs="Arial"/>
                      <w:sz w:val="16"/>
                      <w:szCs w:val="16"/>
                    </w:rPr>
                    <w:t>Periodicidad</w:t>
                  </w:r>
                </w:p>
              </w:tc>
              <w:tc>
                <w:tcPr>
                  <w:tcW w:w="1516" w:type="dxa"/>
                  <w:tcBorders>
                    <w:top w:val="single" w:sz="4" w:space="0" w:color="auto"/>
                  </w:tcBorders>
                  <w:vAlign w:val="center"/>
                </w:tcPr>
                <w:p w14:paraId="43533063" w14:textId="77777777" w:rsidR="00704EFD" w:rsidRPr="006145DB" w:rsidRDefault="00704EFD" w:rsidP="00A41D23">
                  <w:pPr>
                    <w:jc w:val="center"/>
                    <w:rPr>
                      <w:rFonts w:eastAsia="Arial" w:cs="Arial"/>
                      <w:sz w:val="16"/>
                      <w:szCs w:val="16"/>
                    </w:rPr>
                  </w:pPr>
                  <w:r w:rsidRPr="006145DB">
                    <w:rPr>
                      <w:rFonts w:eastAsia="Arial" w:cs="Arial"/>
                      <w:sz w:val="16"/>
                      <w:szCs w:val="16"/>
                    </w:rPr>
                    <w:t>Administrador</w:t>
                  </w:r>
                </w:p>
              </w:tc>
            </w:tr>
            <w:tr w:rsidR="00E43C7A" w:rsidRPr="006145DB" w14:paraId="50FECEE9" w14:textId="77777777" w:rsidTr="00704EFD">
              <w:trPr>
                <w:trHeight w:val="243"/>
              </w:trPr>
              <w:tc>
                <w:tcPr>
                  <w:tcW w:w="2947" w:type="dxa"/>
                  <w:vAlign w:val="center"/>
                </w:tcPr>
                <w:p w14:paraId="26540637"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701" w:type="dxa"/>
                  <w:vAlign w:val="center"/>
                </w:tcPr>
                <w:p w14:paraId="007F3DF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2C788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71AFA3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E9472B4" w14:textId="77777777" w:rsidTr="00704EFD">
              <w:trPr>
                <w:trHeight w:val="243"/>
              </w:trPr>
              <w:tc>
                <w:tcPr>
                  <w:tcW w:w="2947" w:type="dxa"/>
                  <w:vAlign w:val="center"/>
                </w:tcPr>
                <w:p w14:paraId="5A54B38C" w14:textId="77777777"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lang w:eastAsia="es-CO"/>
                    </w:rPr>
                    <w:t>Abandono del plan de atención individual</w:t>
                  </w:r>
                </w:p>
              </w:tc>
              <w:tc>
                <w:tcPr>
                  <w:tcW w:w="1701" w:type="dxa"/>
                  <w:vAlign w:val="center"/>
                </w:tcPr>
                <w:p w14:paraId="7E78DD6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DD350B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ECCB6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3806026" w14:textId="77777777" w:rsidTr="00704EFD">
              <w:trPr>
                <w:trHeight w:val="243"/>
              </w:trPr>
              <w:tc>
                <w:tcPr>
                  <w:tcW w:w="2947" w:type="dxa"/>
                  <w:vAlign w:val="center"/>
                </w:tcPr>
                <w:p w14:paraId="20015416" w14:textId="77777777" w:rsidR="00704EFD" w:rsidRPr="006145DB" w:rsidRDefault="00704EFD" w:rsidP="00A41D23">
                  <w:pPr>
                    <w:tabs>
                      <w:tab w:val="left" w:pos="709"/>
                    </w:tabs>
                    <w:contextualSpacing/>
                    <w:jc w:val="both"/>
                    <w:rPr>
                      <w:rFonts w:eastAsia="Arial" w:cs="Arial"/>
                      <w:sz w:val="16"/>
                      <w:szCs w:val="16"/>
                    </w:rPr>
                  </w:pPr>
                  <w:r w:rsidRPr="006145DB">
                    <w:rPr>
                      <w:rFonts w:eastAsia="Arial" w:cs="Arial"/>
                      <w:sz w:val="16"/>
                      <w:szCs w:val="16"/>
                    </w:rPr>
                    <w:t xml:space="preserve"> Persona que haya accedido a una solución habitacional a largo plazo</w:t>
                  </w:r>
                </w:p>
              </w:tc>
              <w:tc>
                <w:tcPr>
                  <w:tcW w:w="1701" w:type="dxa"/>
                  <w:vAlign w:val="center"/>
                </w:tcPr>
                <w:p w14:paraId="6E038A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18EB57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79613C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E31AFFE" w14:textId="77777777" w:rsidTr="00704EFD">
              <w:trPr>
                <w:trHeight w:val="243"/>
              </w:trPr>
              <w:tc>
                <w:tcPr>
                  <w:tcW w:w="2947" w:type="dxa"/>
                  <w:vMerge w:val="restart"/>
                  <w:vAlign w:val="center"/>
                </w:tcPr>
                <w:p w14:paraId="1EF582E0" w14:textId="08BC3E71"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rPr>
                    <w:t xml:space="preserve">Traslado a otros servicios de la SDIS, de otra entidad o institución que garantice su atención. </w:t>
                  </w:r>
                </w:p>
              </w:tc>
              <w:tc>
                <w:tcPr>
                  <w:tcW w:w="1701" w:type="dxa"/>
                  <w:vAlign w:val="center"/>
                </w:tcPr>
                <w:p w14:paraId="4BAA82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760FC6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0EBFC69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7FA25EB" w14:textId="77777777" w:rsidTr="00704EFD">
              <w:trPr>
                <w:trHeight w:val="243"/>
              </w:trPr>
              <w:tc>
                <w:tcPr>
                  <w:tcW w:w="2947" w:type="dxa"/>
                  <w:vMerge/>
                  <w:vAlign w:val="center"/>
                </w:tcPr>
                <w:p w14:paraId="0339A521" w14:textId="77777777" w:rsidR="00704EFD" w:rsidRPr="006145DB" w:rsidRDefault="00704EFD" w:rsidP="00A41D23">
                  <w:pPr>
                    <w:tabs>
                      <w:tab w:val="left" w:pos="709"/>
                    </w:tabs>
                    <w:contextualSpacing/>
                    <w:jc w:val="both"/>
                    <w:rPr>
                      <w:rFonts w:cs="Arial"/>
                      <w:sz w:val="16"/>
                      <w:szCs w:val="16"/>
                    </w:rPr>
                  </w:pPr>
                </w:p>
              </w:tc>
              <w:tc>
                <w:tcPr>
                  <w:tcW w:w="1701" w:type="dxa"/>
                  <w:vAlign w:val="center"/>
                </w:tcPr>
                <w:p w14:paraId="55808E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3FDCF32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A68225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D347EED" w14:textId="77777777" w:rsidTr="00704EFD">
              <w:trPr>
                <w:trHeight w:val="300"/>
              </w:trPr>
              <w:tc>
                <w:tcPr>
                  <w:tcW w:w="2947" w:type="dxa"/>
                  <w:vAlign w:val="center"/>
                </w:tcPr>
                <w:p w14:paraId="428D78B2" w14:textId="77777777" w:rsidR="00704EFD" w:rsidRPr="006145DB" w:rsidRDefault="00704EFD" w:rsidP="00A41D23">
                  <w:pPr>
                    <w:jc w:val="both"/>
                    <w:rPr>
                      <w:rFonts w:cs="Arial"/>
                      <w:sz w:val="16"/>
                      <w:szCs w:val="16"/>
                    </w:rPr>
                  </w:pPr>
                  <w:r w:rsidRPr="006145DB">
                    <w:rPr>
                      <w:rFonts w:cs="Arial"/>
                      <w:sz w:val="16"/>
                      <w:szCs w:val="16"/>
                    </w:rPr>
                    <w:t>Persona con reintegro a su núcleo familiar</w:t>
                  </w:r>
                </w:p>
              </w:tc>
              <w:tc>
                <w:tcPr>
                  <w:tcW w:w="1701" w:type="dxa"/>
                  <w:vAlign w:val="center"/>
                </w:tcPr>
                <w:p w14:paraId="485C13B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F6D1F2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8512C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F4E88AB" w14:textId="77777777" w:rsidTr="00704EFD">
              <w:trPr>
                <w:trHeight w:val="300"/>
              </w:trPr>
              <w:tc>
                <w:tcPr>
                  <w:tcW w:w="2947" w:type="dxa"/>
                  <w:vAlign w:val="center"/>
                </w:tcPr>
                <w:p w14:paraId="31F5F7E1" w14:textId="77777777" w:rsidR="00704EFD" w:rsidRPr="006145DB" w:rsidRDefault="00704EFD" w:rsidP="00A41D23">
                  <w:pPr>
                    <w:jc w:val="both"/>
                    <w:rPr>
                      <w:rFonts w:cs="Arial"/>
                      <w:sz w:val="16"/>
                      <w:szCs w:val="16"/>
                    </w:rPr>
                  </w:pPr>
                  <w:r w:rsidRPr="006145DB">
                    <w:rPr>
                      <w:rFonts w:cs="Arial"/>
                      <w:sz w:val="16"/>
                      <w:szCs w:val="16"/>
                    </w:rPr>
                    <w:t>Cumplimiento a objetivos planteados en el Plan de Atención Individual.</w:t>
                  </w:r>
                </w:p>
              </w:tc>
              <w:tc>
                <w:tcPr>
                  <w:tcW w:w="1701" w:type="dxa"/>
                  <w:vAlign w:val="center"/>
                </w:tcPr>
                <w:p w14:paraId="44334B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EF3BC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79738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9612337" w14:textId="77777777" w:rsidTr="00704EFD">
              <w:trPr>
                <w:trHeight w:val="765"/>
              </w:trPr>
              <w:tc>
                <w:tcPr>
                  <w:tcW w:w="2947" w:type="dxa"/>
                  <w:vAlign w:val="center"/>
                </w:tcPr>
                <w:p w14:paraId="72DDCD34" w14:textId="77777777" w:rsidR="00704EFD" w:rsidRPr="006145DB" w:rsidRDefault="00704EFD" w:rsidP="00A41D23">
                  <w:pPr>
                    <w:jc w:val="both"/>
                    <w:rPr>
                      <w:rFonts w:cs="Arial"/>
                      <w:sz w:val="16"/>
                      <w:szCs w:val="16"/>
                    </w:rPr>
                  </w:pPr>
                  <w:r w:rsidRPr="006145DB">
                    <w:rPr>
                      <w:rFonts w:cs="Arial"/>
                      <w:sz w:val="16"/>
                      <w:szCs w:val="16"/>
                      <w:lang w:eastAsia="es-CO"/>
                    </w:rPr>
                    <w:t xml:space="preserve">Persona con pena privativa de la libertad en establecimiento carcelario o prisión domiciliaria.  </w:t>
                  </w:r>
                </w:p>
              </w:tc>
              <w:tc>
                <w:tcPr>
                  <w:tcW w:w="1701" w:type="dxa"/>
                  <w:vAlign w:val="center"/>
                </w:tcPr>
                <w:p w14:paraId="42162FD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tcPr>
                <w:p w14:paraId="68370162" w14:textId="77777777" w:rsidR="00704EFD" w:rsidRPr="006145DB" w:rsidRDefault="00704EFD" w:rsidP="00A41D23">
                  <w:pPr>
                    <w:tabs>
                      <w:tab w:val="left" w:pos="709"/>
                    </w:tabs>
                    <w:jc w:val="center"/>
                    <w:textAlignment w:val="baseline"/>
                    <w:rPr>
                      <w:rFonts w:eastAsia="Arial" w:cs="Arial"/>
                      <w:sz w:val="16"/>
                      <w:szCs w:val="16"/>
                    </w:rPr>
                  </w:pPr>
                  <w:r w:rsidRPr="006145DB">
                    <w:rPr>
                      <w:rFonts w:eastAsia="Arial" w:cs="Arial"/>
                      <w:sz w:val="16"/>
                      <w:szCs w:val="16"/>
                    </w:rPr>
                    <w:t>Consulta individual a demanda</w:t>
                  </w:r>
                </w:p>
              </w:tc>
              <w:tc>
                <w:tcPr>
                  <w:tcW w:w="1516" w:type="dxa"/>
                  <w:vAlign w:val="center"/>
                </w:tcPr>
                <w:p w14:paraId="213CED1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Justicia y del derecho – Consejo Superior de la Judicatura. </w:t>
                  </w:r>
                </w:p>
              </w:tc>
            </w:tr>
            <w:tr w:rsidR="00E43C7A" w:rsidRPr="006145DB" w14:paraId="74ED2706" w14:textId="77777777" w:rsidTr="00704EFD">
              <w:trPr>
                <w:trHeight w:val="485"/>
              </w:trPr>
              <w:tc>
                <w:tcPr>
                  <w:tcW w:w="2947" w:type="dxa"/>
                  <w:vMerge w:val="restart"/>
                  <w:tcBorders>
                    <w:bottom w:val="single" w:sz="4" w:space="0" w:color="auto"/>
                  </w:tcBorders>
                  <w:vAlign w:val="center"/>
                </w:tcPr>
                <w:p w14:paraId="5E90B8DD"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701" w:type="dxa"/>
                  <w:tcBorders>
                    <w:bottom w:val="single" w:sz="4" w:space="0" w:color="auto"/>
                  </w:tcBorders>
                  <w:vAlign w:val="center"/>
                </w:tcPr>
                <w:p w14:paraId="7110E5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Fallecidos (Inhumados)</w:t>
                  </w:r>
                </w:p>
              </w:tc>
              <w:tc>
                <w:tcPr>
                  <w:tcW w:w="1134" w:type="dxa"/>
                  <w:tcBorders>
                    <w:bottom w:val="single" w:sz="4" w:space="0" w:color="auto"/>
                  </w:tcBorders>
                  <w:vAlign w:val="center"/>
                </w:tcPr>
                <w:p w14:paraId="304EC7C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59538A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0E14A33" w14:textId="77777777" w:rsidTr="00704EFD">
              <w:trPr>
                <w:trHeight w:val="485"/>
              </w:trPr>
              <w:tc>
                <w:tcPr>
                  <w:tcW w:w="2947" w:type="dxa"/>
                  <w:vMerge/>
                  <w:tcBorders>
                    <w:bottom w:val="single" w:sz="4" w:space="0" w:color="auto"/>
                  </w:tcBorders>
                  <w:vAlign w:val="center"/>
                </w:tcPr>
                <w:p w14:paraId="48FF11D5" w14:textId="77777777" w:rsidR="00704EFD" w:rsidRPr="006145DB" w:rsidRDefault="00704EFD" w:rsidP="00A41D23">
                  <w:pPr>
                    <w:tabs>
                      <w:tab w:val="left" w:pos="709"/>
                    </w:tabs>
                    <w:contextualSpacing/>
                    <w:jc w:val="both"/>
                    <w:rPr>
                      <w:rFonts w:cs="Arial"/>
                      <w:sz w:val="16"/>
                      <w:szCs w:val="16"/>
                      <w:lang w:eastAsia="es-CO"/>
                    </w:rPr>
                  </w:pPr>
                </w:p>
              </w:tc>
              <w:tc>
                <w:tcPr>
                  <w:tcW w:w="1701" w:type="dxa"/>
                  <w:tcBorders>
                    <w:bottom w:val="single" w:sz="4" w:space="0" w:color="auto"/>
                  </w:tcBorders>
                  <w:vAlign w:val="center"/>
                </w:tcPr>
                <w:p w14:paraId="7C5BED9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de defunción</w:t>
                  </w:r>
                </w:p>
              </w:tc>
              <w:tc>
                <w:tcPr>
                  <w:tcW w:w="1134" w:type="dxa"/>
                  <w:tcBorders>
                    <w:bottom w:val="single" w:sz="4" w:space="0" w:color="auto"/>
                  </w:tcBorders>
                  <w:vAlign w:val="center"/>
                </w:tcPr>
                <w:p w14:paraId="6DB5E8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vAlign w:val="center"/>
                </w:tcPr>
                <w:p w14:paraId="76936D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7C579C" w14:textId="77777777" w:rsidTr="00704EFD">
              <w:trPr>
                <w:trHeight w:val="300"/>
              </w:trPr>
              <w:tc>
                <w:tcPr>
                  <w:tcW w:w="2947" w:type="dxa"/>
                  <w:vMerge/>
                  <w:vAlign w:val="center"/>
                </w:tcPr>
                <w:p w14:paraId="2DE84D7C" w14:textId="77777777" w:rsidR="00704EFD" w:rsidRPr="006145DB" w:rsidRDefault="00704EFD" w:rsidP="00A41D23">
                  <w:pPr>
                    <w:rPr>
                      <w:rFonts w:cs="Arial"/>
                    </w:rPr>
                  </w:pPr>
                </w:p>
              </w:tc>
              <w:tc>
                <w:tcPr>
                  <w:tcW w:w="1701" w:type="dxa"/>
                  <w:tcBorders>
                    <w:bottom w:val="single" w:sz="4" w:space="0" w:color="auto"/>
                  </w:tcBorders>
                  <w:vAlign w:val="center"/>
                </w:tcPr>
                <w:p w14:paraId="1F3F603C" w14:textId="6958A4EE" w:rsidR="00704EFD" w:rsidRPr="006145DB" w:rsidRDefault="00704EFD" w:rsidP="00D74A07">
                  <w:pPr>
                    <w:tabs>
                      <w:tab w:val="left" w:pos="709"/>
                    </w:tabs>
                    <w:jc w:val="center"/>
                    <w:rPr>
                      <w:rFonts w:eastAsia="Arial" w:cs="Arial"/>
                      <w:sz w:val="16"/>
                      <w:szCs w:val="16"/>
                    </w:rPr>
                  </w:pPr>
                  <w:r w:rsidRPr="006145DB">
                    <w:rPr>
                      <w:rFonts w:eastAsia="Arial" w:cs="Arial"/>
                      <w:sz w:val="16"/>
                      <w:szCs w:val="16"/>
                    </w:rPr>
                    <w:t>Fe de supervivencia (ANI - RCD)</w:t>
                  </w:r>
                </w:p>
              </w:tc>
              <w:tc>
                <w:tcPr>
                  <w:tcW w:w="1134" w:type="dxa"/>
                  <w:tcBorders>
                    <w:bottom w:val="single" w:sz="4" w:space="0" w:color="auto"/>
                  </w:tcBorders>
                  <w:vAlign w:val="center"/>
                </w:tcPr>
                <w:p w14:paraId="5D5B9A5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w:t>
                  </w:r>
                </w:p>
              </w:tc>
              <w:tc>
                <w:tcPr>
                  <w:tcW w:w="1516" w:type="dxa"/>
                  <w:tcBorders>
                    <w:bottom w:val="single" w:sz="4" w:space="0" w:color="auto"/>
                  </w:tcBorders>
                  <w:vAlign w:val="center"/>
                </w:tcPr>
                <w:p w14:paraId="1E3CCC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E43C7A" w:rsidRPr="006145DB" w14:paraId="6672CEFC" w14:textId="77777777" w:rsidTr="00704EFD">
              <w:trPr>
                <w:trHeight w:val="300"/>
              </w:trPr>
              <w:tc>
                <w:tcPr>
                  <w:tcW w:w="2947" w:type="dxa"/>
                  <w:vMerge/>
                  <w:tcBorders>
                    <w:bottom w:val="single" w:sz="4" w:space="0" w:color="auto"/>
                  </w:tcBorders>
                  <w:vAlign w:val="center"/>
                </w:tcPr>
                <w:p w14:paraId="4639AA81" w14:textId="77777777" w:rsidR="00704EFD" w:rsidRPr="006145DB" w:rsidRDefault="00704EFD" w:rsidP="00A41D23">
                  <w:pPr>
                    <w:rPr>
                      <w:rFonts w:cs="Arial"/>
                    </w:rPr>
                  </w:pPr>
                </w:p>
              </w:tc>
              <w:tc>
                <w:tcPr>
                  <w:tcW w:w="1701" w:type="dxa"/>
                  <w:tcBorders>
                    <w:bottom w:val="single" w:sz="4" w:space="0" w:color="auto"/>
                  </w:tcBorders>
                  <w:vAlign w:val="center"/>
                </w:tcPr>
                <w:p w14:paraId="2D4EDE7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w:t>
                  </w:r>
                </w:p>
                <w:p w14:paraId="45BA7A7D" w14:textId="77777777" w:rsidR="00704EFD" w:rsidRPr="006145DB" w:rsidRDefault="00704EFD" w:rsidP="00A41D23">
                  <w:pPr>
                    <w:tabs>
                      <w:tab w:val="left" w:pos="709"/>
                    </w:tabs>
                    <w:jc w:val="center"/>
                    <w:rPr>
                      <w:rFonts w:eastAsia="Arial" w:cs="Arial"/>
                      <w:sz w:val="16"/>
                      <w:szCs w:val="16"/>
                    </w:rPr>
                  </w:pPr>
                </w:p>
              </w:tc>
              <w:tc>
                <w:tcPr>
                  <w:tcW w:w="1134" w:type="dxa"/>
                  <w:tcBorders>
                    <w:bottom w:val="single" w:sz="4" w:space="0" w:color="auto"/>
                  </w:tcBorders>
                  <w:vAlign w:val="center"/>
                </w:tcPr>
                <w:p w14:paraId="1DF9EA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17B06DD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5ADA50B" w14:textId="77777777" w:rsidTr="00704EFD">
              <w:trPr>
                <w:trHeight w:val="405"/>
              </w:trPr>
              <w:tc>
                <w:tcPr>
                  <w:tcW w:w="2947" w:type="dxa"/>
                  <w:tcBorders>
                    <w:bottom w:val="single" w:sz="4" w:space="0" w:color="auto"/>
                  </w:tcBorders>
                  <w:vAlign w:val="center"/>
                </w:tcPr>
                <w:p w14:paraId="5D7B7961" w14:textId="77777777" w:rsidR="00704EFD" w:rsidRPr="006145DB" w:rsidRDefault="00704EFD" w:rsidP="00A41D23">
                  <w:pPr>
                    <w:tabs>
                      <w:tab w:val="left" w:pos="709"/>
                    </w:tabs>
                    <w:contextualSpacing/>
                    <w:jc w:val="both"/>
                    <w:rPr>
                      <w:rFonts w:cs="Arial"/>
                      <w:sz w:val="16"/>
                      <w:szCs w:val="16"/>
                    </w:rPr>
                  </w:pPr>
                  <w:r w:rsidRPr="006145DB">
                    <w:rPr>
                      <w:rFonts w:cs="Arial"/>
                      <w:sz w:val="16"/>
                      <w:szCs w:val="16"/>
                    </w:rPr>
                    <w:t>Incurrir en falta gravísima establecida en el acuerdo de corresponsabilidad, una vez surtido el debido proceso.</w:t>
                  </w:r>
                </w:p>
              </w:tc>
              <w:tc>
                <w:tcPr>
                  <w:tcW w:w="1701" w:type="dxa"/>
                  <w:tcBorders>
                    <w:bottom w:val="single" w:sz="4" w:space="0" w:color="auto"/>
                  </w:tcBorders>
                  <w:vAlign w:val="center"/>
                </w:tcPr>
                <w:p w14:paraId="64EC64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vAlign w:val="center"/>
                </w:tcPr>
                <w:p w14:paraId="5BD053D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vAlign w:val="center"/>
                </w:tcPr>
                <w:p w14:paraId="622DE4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41A1642C"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454E9F1C" w14:textId="77777777" w:rsidTr="009032C8">
        <w:trPr>
          <w:trHeight w:val="742"/>
          <w:jc w:val="center"/>
        </w:trPr>
        <w:tc>
          <w:tcPr>
            <w:tcW w:w="1895" w:type="dxa"/>
            <w:vAlign w:val="center"/>
          </w:tcPr>
          <w:p w14:paraId="1F123B61" w14:textId="77777777" w:rsidR="00704EFD" w:rsidRPr="006145DB" w:rsidRDefault="00704EFD" w:rsidP="00A41D23">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00" w:type="dxa"/>
            <w:vAlign w:val="center"/>
          </w:tcPr>
          <w:tbl>
            <w:tblPr>
              <w:tblW w:w="7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47"/>
              <w:gridCol w:w="1701"/>
              <w:gridCol w:w="1134"/>
              <w:gridCol w:w="1519"/>
            </w:tblGrid>
            <w:tr w:rsidR="00E43C7A" w:rsidRPr="006145DB" w14:paraId="31A750F5" w14:textId="77777777" w:rsidTr="00D74A07">
              <w:trPr>
                <w:trHeight w:val="360"/>
              </w:trPr>
              <w:tc>
                <w:tcPr>
                  <w:tcW w:w="2947" w:type="dxa"/>
                  <w:tcBorders>
                    <w:top w:val="nil"/>
                  </w:tcBorders>
                  <w:vAlign w:val="center"/>
                  <w:hideMark/>
                </w:tcPr>
                <w:p w14:paraId="197CAD84"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701" w:type="dxa"/>
                  <w:tcBorders>
                    <w:top w:val="nil"/>
                  </w:tcBorders>
                  <w:vAlign w:val="center"/>
                  <w:hideMark/>
                </w:tcPr>
                <w:p w14:paraId="5F195A0C"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6AA067EE"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19" w:type="dxa"/>
                  <w:tcBorders>
                    <w:top w:val="nil"/>
                  </w:tcBorders>
                  <w:vAlign w:val="center"/>
                  <w:hideMark/>
                </w:tcPr>
                <w:p w14:paraId="26C0130B"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E43C7A" w:rsidRPr="006145DB" w14:paraId="59F16A55" w14:textId="77777777" w:rsidTr="00704EFD">
              <w:trPr>
                <w:trHeight w:val="48"/>
              </w:trPr>
              <w:tc>
                <w:tcPr>
                  <w:tcW w:w="2947" w:type="dxa"/>
                  <w:vAlign w:val="center"/>
                </w:tcPr>
                <w:p w14:paraId="7AD9972D"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Autocuidado para la Población Habitante de Calle</w:t>
                  </w:r>
                </w:p>
              </w:tc>
              <w:tc>
                <w:tcPr>
                  <w:tcW w:w="1701" w:type="dxa"/>
                  <w:vAlign w:val="center"/>
                </w:tcPr>
                <w:p w14:paraId="088980D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1E1FF2A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4AAC9588"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3E77C1BD" w14:textId="77777777" w:rsidTr="00704EFD">
              <w:trPr>
                <w:trHeight w:val="691"/>
              </w:trPr>
              <w:tc>
                <w:tcPr>
                  <w:tcW w:w="2947" w:type="dxa"/>
                  <w:vAlign w:val="center"/>
                </w:tcPr>
                <w:p w14:paraId="1D89163F" w14:textId="77777777" w:rsidR="00704EFD" w:rsidRPr="006145DB" w:rsidRDefault="00704EFD" w:rsidP="00A41D23">
                  <w:pPr>
                    <w:spacing w:after="0" w:line="240" w:lineRule="auto"/>
                    <w:jc w:val="both"/>
                    <w:textAlignment w:val="baseline"/>
                    <w:rPr>
                      <w:rFonts w:cs="Arial"/>
                      <w:sz w:val="16"/>
                      <w:szCs w:val="16"/>
                      <w:shd w:val="clear" w:color="auto" w:fill="FFFFFF"/>
                    </w:rPr>
                  </w:pPr>
                  <w:r w:rsidRPr="006145DB">
                    <w:rPr>
                      <w:rFonts w:cs="Arial"/>
                      <w:sz w:val="16"/>
                      <w:szCs w:val="16"/>
                      <w:shd w:val="clear" w:color="auto" w:fill="FFFFFF"/>
                    </w:rPr>
                    <w:t>Servicio de Hogar de Paso Día y Hogar de Paso Noche para la Atención de Población Habitante de Calle.</w:t>
                  </w:r>
                </w:p>
              </w:tc>
              <w:tc>
                <w:tcPr>
                  <w:tcW w:w="1701" w:type="dxa"/>
                  <w:vAlign w:val="center"/>
                </w:tcPr>
                <w:p w14:paraId="2F2740C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FED26F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7FC208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34F4AD4" w14:textId="77777777" w:rsidTr="00704EFD">
              <w:trPr>
                <w:trHeight w:val="225"/>
              </w:trPr>
              <w:tc>
                <w:tcPr>
                  <w:tcW w:w="2947" w:type="dxa"/>
                  <w:vAlign w:val="center"/>
                </w:tcPr>
                <w:p w14:paraId="13505770"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701" w:type="dxa"/>
                  <w:vAlign w:val="center"/>
                </w:tcPr>
                <w:p w14:paraId="0C372D1F"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3BCAB20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A1CF0D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E28C8AE" w14:textId="77777777" w:rsidTr="00704EFD">
              <w:trPr>
                <w:trHeight w:val="225"/>
              </w:trPr>
              <w:tc>
                <w:tcPr>
                  <w:tcW w:w="2947" w:type="dxa"/>
                  <w:vAlign w:val="center"/>
                </w:tcPr>
                <w:p w14:paraId="43F69D1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Transitoria</w:t>
                  </w:r>
                </w:p>
              </w:tc>
              <w:tc>
                <w:tcPr>
                  <w:tcW w:w="1701" w:type="dxa"/>
                  <w:vAlign w:val="center"/>
                </w:tcPr>
                <w:p w14:paraId="66F5D27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7F98589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28BF453"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1BCA9BF" w14:textId="77777777" w:rsidTr="00704EFD">
              <w:trPr>
                <w:trHeight w:val="225"/>
              </w:trPr>
              <w:tc>
                <w:tcPr>
                  <w:tcW w:w="2947" w:type="dxa"/>
                  <w:vAlign w:val="center"/>
                </w:tcPr>
                <w:p w14:paraId="1DA77B5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w:t>
                  </w:r>
                </w:p>
              </w:tc>
              <w:tc>
                <w:tcPr>
                  <w:tcW w:w="1701" w:type="dxa"/>
                  <w:vAlign w:val="center"/>
                </w:tcPr>
                <w:p w14:paraId="3D33F1C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CCE4C9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15CD74E"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0CEB0BE" w14:textId="77777777" w:rsidTr="00704EFD">
              <w:trPr>
                <w:trHeight w:val="225"/>
              </w:trPr>
              <w:tc>
                <w:tcPr>
                  <w:tcW w:w="2947" w:type="dxa"/>
                  <w:vAlign w:val="center"/>
                </w:tcPr>
                <w:p w14:paraId="7DC8D921" w14:textId="38B431D2"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Atención y asistencia a hogares o personas en emergencia social. (Beneficio Alojamiento Transitorio)</w:t>
                  </w:r>
                </w:p>
              </w:tc>
              <w:tc>
                <w:tcPr>
                  <w:tcW w:w="1701" w:type="dxa"/>
                  <w:vAlign w:val="center"/>
                </w:tcPr>
                <w:p w14:paraId="1D3EB18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92DBA0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3A4554B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EE05085" w14:textId="77777777" w:rsidTr="00704EFD">
              <w:trPr>
                <w:trHeight w:val="225"/>
              </w:trPr>
              <w:tc>
                <w:tcPr>
                  <w:tcW w:w="2947" w:type="dxa"/>
                  <w:vAlign w:val="center"/>
                  <w:hideMark/>
                </w:tcPr>
                <w:p w14:paraId="645F2377" w14:textId="4F92652A" w:rsidR="00704EFD" w:rsidRPr="006145DB" w:rsidRDefault="00704EFD" w:rsidP="00A41D23">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en establecimiento carcelario o prisión domiciliari</w:t>
                  </w:r>
                  <w:r w:rsidR="006E12F0" w:rsidRPr="006145DB">
                    <w:rPr>
                      <w:rFonts w:cs="Arial"/>
                      <w:sz w:val="16"/>
                      <w:szCs w:val="16"/>
                      <w:lang w:eastAsia="es-CO"/>
                    </w:rPr>
                    <w:t>a.</w:t>
                  </w:r>
                </w:p>
              </w:tc>
              <w:tc>
                <w:tcPr>
                  <w:tcW w:w="1701" w:type="dxa"/>
                  <w:vAlign w:val="center"/>
                  <w:hideMark/>
                </w:tcPr>
                <w:p w14:paraId="30E0802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hideMark/>
                </w:tcPr>
                <w:p w14:paraId="2FA0E535" w14:textId="77777777" w:rsidR="00704EFD" w:rsidRPr="006145DB" w:rsidRDefault="00704EFD" w:rsidP="00A41D23">
                  <w:pPr>
                    <w:tabs>
                      <w:tab w:val="left" w:pos="709"/>
                    </w:tabs>
                    <w:spacing w:after="0" w:line="240" w:lineRule="auto"/>
                    <w:contextualSpacing/>
                    <w:jc w:val="center"/>
                    <w:rPr>
                      <w:rFonts w:eastAsia="Arial" w:cs="Arial"/>
                      <w:sz w:val="16"/>
                      <w:szCs w:val="16"/>
                    </w:rPr>
                  </w:pPr>
                  <w:r w:rsidRPr="006145DB">
                    <w:rPr>
                      <w:rFonts w:eastAsia="Arial" w:cs="Arial"/>
                      <w:sz w:val="16"/>
                      <w:szCs w:val="16"/>
                    </w:rPr>
                    <w:t>Consulta individual a demanda</w:t>
                  </w:r>
                </w:p>
              </w:tc>
              <w:tc>
                <w:tcPr>
                  <w:tcW w:w="1519" w:type="dxa"/>
                  <w:vAlign w:val="center"/>
                  <w:hideMark/>
                </w:tcPr>
                <w:p w14:paraId="4A85ECF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Ministerio de Justicia y del derecho – Consejo Superior de la Judicatura. </w:t>
                  </w:r>
                </w:p>
              </w:tc>
            </w:tr>
          </w:tbl>
          <w:p w14:paraId="4E7DA5CE" w14:textId="77777777" w:rsidR="00704EFD" w:rsidRPr="006145DB" w:rsidRDefault="00704EFD" w:rsidP="00A41D23">
            <w:pPr>
              <w:tabs>
                <w:tab w:val="left" w:pos="709"/>
              </w:tabs>
              <w:spacing w:after="0" w:line="240" w:lineRule="auto"/>
              <w:contextualSpacing/>
              <w:jc w:val="both"/>
              <w:rPr>
                <w:rFonts w:eastAsia="Calibri" w:cs="Arial"/>
                <w:bCs/>
                <w:sz w:val="20"/>
                <w:szCs w:val="20"/>
                <w:lang w:eastAsia="es-CO"/>
              </w:rPr>
            </w:pPr>
          </w:p>
        </w:tc>
      </w:tr>
      <w:tr w:rsidR="00E43C7A" w:rsidRPr="006145DB" w14:paraId="442A5BF3" w14:textId="77777777" w:rsidTr="009A1854">
        <w:trPr>
          <w:trHeight w:val="588"/>
          <w:jc w:val="center"/>
        </w:trPr>
        <w:tc>
          <w:tcPr>
            <w:tcW w:w="1895" w:type="dxa"/>
            <w:vAlign w:val="center"/>
          </w:tcPr>
          <w:p w14:paraId="743AD5C0"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500" w:type="dxa"/>
            <w:vAlign w:val="center"/>
          </w:tcPr>
          <w:p w14:paraId="10272C2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de Hospedaje Social se enmarca en el modelo progresivo de atención de la Subdirección para la Adultez, como una fase de transición, sostenibilidad y prevención posterior a la atención inmediata. Esta etapa tiene como propósito consolidar procesos de superación de la habitabilidad en calle, promoviendo la estabilidad residencial, la autonomía personal y la inclusión social, productiva y comunitaria de las personas atendidas.</w:t>
            </w:r>
          </w:p>
          <w:p w14:paraId="49D48764" w14:textId="77777777" w:rsidR="00704EFD" w:rsidRPr="006145DB" w:rsidRDefault="00704EFD" w:rsidP="00A41D23">
            <w:pPr>
              <w:spacing w:after="0" w:line="240" w:lineRule="auto"/>
              <w:contextualSpacing/>
              <w:jc w:val="both"/>
              <w:rPr>
                <w:rFonts w:eastAsia="Arial" w:cs="Arial"/>
                <w:sz w:val="20"/>
                <w:szCs w:val="20"/>
              </w:rPr>
            </w:pPr>
          </w:p>
          <w:p w14:paraId="795AD0E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opera de manera continua los siete (7) días de la semana, las veinticuatro (24) horas del día, garantizando acompañamiento integral, seguimiento permanente a los procesos individuales y atención diferencial a las diversidades de la población. El participante deberá suscribir el acuerdo de corresponsabilidad para el ingreso al servicio, en el que declara de manera juramentada que la información que suministró para el acceso al servicio es verídica.</w:t>
            </w:r>
          </w:p>
          <w:p w14:paraId="2C0D3C5C" w14:textId="77777777" w:rsidR="00704EFD" w:rsidRPr="006145DB" w:rsidRDefault="00704EFD" w:rsidP="00A41D23">
            <w:pPr>
              <w:spacing w:after="0" w:line="240" w:lineRule="auto"/>
              <w:contextualSpacing/>
              <w:jc w:val="both"/>
              <w:rPr>
                <w:rFonts w:eastAsia="Arial" w:cs="Arial"/>
                <w:sz w:val="20"/>
                <w:szCs w:val="20"/>
              </w:rPr>
            </w:pPr>
          </w:p>
          <w:p w14:paraId="12D1547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Mediante la gestión de caso, se pretende reconocer las necesidades del beneficiario y facilitar el acceso a servicios sociales, eliminando obstáculos que impidan dicho acceso, así como promover la participación en procesos de desarrollo de capital humano y a rutas de inclusión productiva, entre otros aspectos. </w:t>
            </w:r>
          </w:p>
          <w:p w14:paraId="03A11D5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La gestión del caso constituye el eje articulador del servicio y se desarrolla mediante un proceso estructurado en cuatro (4) fases:</w:t>
            </w:r>
          </w:p>
          <w:p w14:paraId="329AC808" w14:textId="77777777" w:rsidR="006E12F0" w:rsidRPr="006145DB" w:rsidRDefault="006E12F0" w:rsidP="006E12F0">
            <w:pPr>
              <w:pStyle w:val="Ttulo1"/>
              <w:rPr>
                <w:sz w:val="20"/>
                <w:szCs w:val="20"/>
              </w:rPr>
            </w:pPr>
          </w:p>
          <w:p w14:paraId="56EE4A9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Valoración integral y planeación del caso: identificación de condiciones de salud, situación habitacional, redes de apoyo, nivel de autonomía, consumo de sustancias y metas personales. Se construye el Plan de Atención Individual (PAI) con enfoque poblacional diferencial y de género.</w:t>
            </w:r>
          </w:p>
          <w:p w14:paraId="0EB19752" w14:textId="77777777" w:rsidR="00704EFD" w:rsidRPr="006145DB" w:rsidRDefault="00704EFD" w:rsidP="006E12F0">
            <w:pPr>
              <w:spacing w:after="0" w:line="240" w:lineRule="auto"/>
              <w:ind w:left="401"/>
              <w:contextualSpacing/>
              <w:jc w:val="both"/>
              <w:rPr>
                <w:rFonts w:eastAsia="Arial" w:cs="Arial"/>
                <w:sz w:val="20"/>
                <w:szCs w:val="20"/>
              </w:rPr>
            </w:pPr>
          </w:p>
          <w:p w14:paraId="4E06EB4C"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Intervención y acompañamiento psicosocial: implementación de acciones orientadas al fortalecimiento emocional, la convivencia, la corresponsabilidad y la reconstrucción de proyectos de vida.</w:t>
            </w:r>
          </w:p>
          <w:p w14:paraId="7A7D9986" w14:textId="77777777" w:rsidR="00704EFD" w:rsidRPr="006145DB" w:rsidRDefault="00704EFD" w:rsidP="006E12F0">
            <w:pPr>
              <w:spacing w:after="0" w:line="240" w:lineRule="auto"/>
              <w:ind w:left="401"/>
              <w:contextualSpacing/>
              <w:jc w:val="both"/>
              <w:rPr>
                <w:rFonts w:eastAsia="Arial" w:cs="Arial"/>
                <w:sz w:val="20"/>
                <w:szCs w:val="20"/>
              </w:rPr>
            </w:pPr>
          </w:p>
          <w:p w14:paraId="3F779E7E"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Articulación y derivación interinstitucional: coordinación con sectores y servicios distritales (salud, educación, cultura, participación, desarrollo económico, entre otros) para la continuidad de procesos y acceso a beneficios.</w:t>
            </w:r>
          </w:p>
          <w:p w14:paraId="6B082881" w14:textId="77777777" w:rsidR="00704EFD" w:rsidRPr="006145DB" w:rsidRDefault="00704EFD" w:rsidP="006E12F0">
            <w:pPr>
              <w:spacing w:after="0" w:line="240" w:lineRule="auto"/>
              <w:ind w:left="401"/>
              <w:contextualSpacing/>
              <w:jc w:val="both"/>
              <w:rPr>
                <w:rFonts w:eastAsia="Arial" w:cs="Arial"/>
                <w:sz w:val="20"/>
                <w:szCs w:val="20"/>
              </w:rPr>
            </w:pPr>
          </w:p>
          <w:p w14:paraId="3306C9C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Seguimiento al ciudadano, evaluación del caso y egreso: verificación del cumplimiento del PAI, consolidación de redes de apoyo y acompañamiento a la transición hacia soluciones habitacionales sostenibles o la reintegración familiar y comunitaria.</w:t>
            </w:r>
          </w:p>
          <w:p w14:paraId="2678E83C" w14:textId="77777777" w:rsidR="00704EFD" w:rsidRPr="006145DB" w:rsidRDefault="00704EFD" w:rsidP="00A41D23">
            <w:pPr>
              <w:spacing w:after="0" w:line="240" w:lineRule="auto"/>
              <w:ind w:left="720"/>
              <w:contextualSpacing/>
              <w:jc w:val="both"/>
              <w:rPr>
                <w:rFonts w:eastAsia="Arial" w:cs="Arial"/>
                <w:sz w:val="20"/>
                <w:szCs w:val="20"/>
              </w:rPr>
            </w:pPr>
          </w:p>
          <w:p w14:paraId="07721E1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equipo interdisciplinario realiza seguimiento continuo de caso, favoreciendo toma de decisiones concertadas y centradas en la persona. Para esto, el servicio se establece a partir de cuatro (4) dimensiones enfocadas así:</w:t>
            </w:r>
          </w:p>
          <w:p w14:paraId="3FF8249A" w14:textId="77777777" w:rsidR="00704EFD" w:rsidRPr="006145DB" w:rsidRDefault="00704EFD" w:rsidP="00A41D23">
            <w:pPr>
              <w:spacing w:after="0" w:line="240" w:lineRule="auto"/>
              <w:contextualSpacing/>
              <w:jc w:val="both"/>
              <w:rPr>
                <w:rFonts w:eastAsia="Arial" w:cs="Arial"/>
                <w:sz w:val="20"/>
                <w:szCs w:val="20"/>
              </w:rPr>
            </w:pPr>
          </w:p>
          <w:p w14:paraId="2DA10B27" w14:textId="7F594075"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1. Dimensión Individual: </w:t>
            </w:r>
            <w:r w:rsidR="006E12F0" w:rsidRPr="006145DB">
              <w:rPr>
                <w:rFonts w:eastAsia="Arial" w:cs="Arial"/>
                <w:sz w:val="20"/>
                <w:szCs w:val="20"/>
              </w:rPr>
              <w:t>p</w:t>
            </w:r>
            <w:r w:rsidRPr="006145DB">
              <w:rPr>
                <w:rFonts w:eastAsia="Arial" w:cs="Arial"/>
                <w:sz w:val="20"/>
                <w:szCs w:val="20"/>
              </w:rPr>
              <w:t xml:space="preserve">sicosocial y garantía de derechos. </w:t>
            </w:r>
            <w:r w:rsidRPr="006145DB">
              <w:rPr>
                <w:rFonts w:eastAsia="Arial" w:cs="Arial"/>
                <w:sz w:val="20"/>
              </w:rPr>
              <w:t>Busca fortalecer la estabilidad emocional, la autogestión y la toma de decisiones informadas mediante acompañamiento psicosocial constante y seguimiento del Plan de Atención Individual (PAI). La dimensión individual se materializa a través de las siguientes acciones:</w:t>
            </w:r>
          </w:p>
          <w:p w14:paraId="16359D8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integral inicial, que incluye aspectos de salud, identificación (plena identidad, documentación y participación) consumo de sustancias psicoactivas, manejo emocional y hábitos de vida.</w:t>
            </w:r>
          </w:p>
          <w:p w14:paraId="21E90D0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Lista de chequeo para verificar la mitigación de barreras y activación de rutas: documento de identidad, afiliación en salud, atención médica, acceso a oferta distrital y plan de acción para su gestión.</w:t>
            </w:r>
          </w:p>
          <w:p w14:paraId="04A575E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Talleres socioemocionales y creativos orientados al reconocimiento de emociones, manejo de impulsos, resolución pacífica de conflictos y fortalecimiento de la autoestima.</w:t>
            </w:r>
          </w:p>
          <w:p w14:paraId="5AA7CBE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Acompañamiento, enfatiza el tránsito hacia la autonomía progresiva, fomentando que la persona gestione directamente sus trámites, rutas y articulaciones institucionales con acompañamiento del equipo.</w:t>
            </w:r>
          </w:p>
          <w:p w14:paraId="7246E364"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de preparación para la inserción laboral, manejo de emociones en contextos productivos, aceptación de recomendaciones y hábitos asociados al trabajo formal o al emprendimiento.</w:t>
            </w:r>
          </w:p>
          <w:p w14:paraId="248E582F" w14:textId="77777777" w:rsidR="00704EFD" w:rsidRPr="006145DB" w:rsidRDefault="00704EFD" w:rsidP="00A41D23">
            <w:pPr>
              <w:spacing w:after="0" w:line="240" w:lineRule="auto"/>
              <w:contextualSpacing/>
              <w:jc w:val="both"/>
              <w:rPr>
                <w:rFonts w:eastAsia="Arial" w:cs="Arial"/>
                <w:sz w:val="20"/>
                <w:szCs w:val="20"/>
              </w:rPr>
            </w:pPr>
          </w:p>
          <w:p w14:paraId="03D9C970" w14:textId="1532AAF9"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2. Dimensión </w:t>
            </w:r>
            <w:r w:rsidR="006E12F0" w:rsidRPr="006145DB">
              <w:rPr>
                <w:rFonts w:eastAsia="Arial" w:cs="Arial"/>
                <w:sz w:val="20"/>
                <w:szCs w:val="20"/>
              </w:rPr>
              <w:t>r</w:t>
            </w:r>
            <w:r w:rsidRPr="006145DB">
              <w:rPr>
                <w:rFonts w:eastAsia="Arial" w:cs="Arial"/>
                <w:sz w:val="20"/>
                <w:szCs w:val="20"/>
              </w:rPr>
              <w:t xml:space="preserve">elacional: </w:t>
            </w:r>
            <w:r w:rsidR="006E12F0" w:rsidRPr="006145DB">
              <w:rPr>
                <w:rFonts w:eastAsia="Arial" w:cs="Arial"/>
                <w:sz w:val="20"/>
                <w:szCs w:val="20"/>
              </w:rPr>
              <w:t>r</w:t>
            </w:r>
            <w:r w:rsidRPr="006145DB">
              <w:rPr>
                <w:rFonts w:eastAsia="Arial" w:cs="Arial"/>
                <w:sz w:val="20"/>
                <w:szCs w:val="20"/>
              </w:rPr>
              <w:t>edes y vínculos significativos. Orienta la resignificación de las relaciones familiares, afectivas y sociales para fortalecer redes de apoyo y prevenir la recaída en la vida en calle. La dimensión relacional se materializa a través de las siguientes acciones:</w:t>
            </w:r>
          </w:p>
          <w:p w14:paraId="5511704E" w14:textId="77777777" w:rsidR="00704EFD" w:rsidRPr="006145DB" w:rsidRDefault="00704EFD" w:rsidP="00A41D23">
            <w:pPr>
              <w:spacing w:after="0" w:line="240" w:lineRule="auto"/>
              <w:contextualSpacing/>
              <w:jc w:val="both"/>
              <w:rPr>
                <w:rFonts w:eastAsia="Arial" w:cs="Arial"/>
                <w:sz w:val="20"/>
                <w:szCs w:val="20"/>
              </w:rPr>
            </w:pPr>
          </w:p>
          <w:p w14:paraId="190E370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 herramientas como el genograma y el ecomapa para identificar, analizar y resignificar las relaciones familiares y sociales.</w:t>
            </w:r>
          </w:p>
          <w:p w14:paraId="5161E773"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Acciones de fortalecimiento familiar, mediación y acompañamiento en pautas de convivencia y corresponsabilidad.</w:t>
            </w:r>
          </w:p>
          <w:p w14:paraId="33F913C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Reconstrucción de vínculos protectores, la reconciliación y la búsqueda de referentes significativos en la comunidad y las instituciones.</w:t>
            </w:r>
          </w:p>
          <w:p w14:paraId="75795DF6" w14:textId="77777777" w:rsidR="00704EFD" w:rsidRPr="006145DB" w:rsidRDefault="00704EFD" w:rsidP="00A41D23">
            <w:pPr>
              <w:spacing w:after="0" w:line="240" w:lineRule="auto"/>
              <w:contextualSpacing/>
              <w:jc w:val="both"/>
              <w:rPr>
                <w:rFonts w:eastAsia="Arial" w:cs="Arial"/>
                <w:sz w:val="20"/>
                <w:szCs w:val="20"/>
              </w:rPr>
            </w:pPr>
          </w:p>
          <w:p w14:paraId="190FE2AC" w14:textId="2F5BEDB6"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3. Dimensión </w:t>
            </w:r>
            <w:r w:rsidR="006E12F0" w:rsidRPr="006145DB">
              <w:rPr>
                <w:rFonts w:eastAsia="Arial" w:cs="Arial"/>
                <w:sz w:val="20"/>
                <w:szCs w:val="20"/>
              </w:rPr>
              <w:t>c</w:t>
            </w:r>
            <w:r w:rsidRPr="006145DB">
              <w:rPr>
                <w:rFonts w:eastAsia="Arial" w:cs="Arial"/>
                <w:sz w:val="20"/>
                <w:szCs w:val="20"/>
              </w:rPr>
              <w:t xml:space="preserve">omunitaria: </w:t>
            </w:r>
            <w:r w:rsidR="006E12F0" w:rsidRPr="006145DB">
              <w:rPr>
                <w:rFonts w:eastAsia="Arial" w:cs="Arial"/>
                <w:sz w:val="20"/>
                <w:szCs w:val="20"/>
              </w:rPr>
              <w:t>p</w:t>
            </w:r>
            <w:r w:rsidRPr="006145DB">
              <w:rPr>
                <w:rFonts w:eastAsia="Arial" w:cs="Arial"/>
                <w:sz w:val="20"/>
                <w:szCs w:val="20"/>
              </w:rPr>
              <w:t>articipación y apropiación territorial.</w:t>
            </w:r>
            <w:r w:rsidRPr="006145DB">
              <w:rPr>
                <w:rFonts w:eastAsia="Arial" w:cs="Arial"/>
              </w:rPr>
              <w:t xml:space="preserve"> </w:t>
            </w:r>
            <w:r w:rsidRPr="006145DB">
              <w:rPr>
                <w:rFonts w:eastAsia="Arial" w:cs="Arial"/>
                <w:sz w:val="20"/>
              </w:rPr>
              <w:t xml:space="preserve">Busca promover la ciudadanía activa y la integración social mediante la participación en la oferta distrital y comunitaria. La dimensión comunitaria se materializa a través de las siguientes acciones: </w:t>
            </w:r>
          </w:p>
          <w:p w14:paraId="1177A00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Georreferenciación de la oferta institucional y comunitaria (cartografía social), identificando espacios culturales, deportivos, educativos y sociales disponibles en el entorno.</w:t>
            </w:r>
          </w:p>
          <w:p w14:paraId="3542E13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del tiempo libre mediante la vinculación a actividades externas (no dentro del servicio) como estrategia de participación y pertenencia a la ciudad.</w:t>
            </w:r>
          </w:p>
          <w:p w14:paraId="61C6EF6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Participación en redes territoriales, fortaleciendo el liderazgo, la voz ciudadana y la corresponsabilidad social.</w:t>
            </w:r>
          </w:p>
          <w:p w14:paraId="27DBC00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referentes funcionales de la oferta distrital, asegurando el acceso efectivo a servicios y oportunidades del territorio.</w:t>
            </w:r>
          </w:p>
          <w:p w14:paraId="346386F1" w14:textId="77777777" w:rsidR="00704EFD" w:rsidRPr="006145DB" w:rsidRDefault="00704EFD" w:rsidP="00A41D23">
            <w:pPr>
              <w:spacing w:after="0" w:line="240" w:lineRule="auto"/>
              <w:contextualSpacing/>
              <w:jc w:val="both"/>
              <w:rPr>
                <w:rFonts w:eastAsia="Arial" w:cs="Arial"/>
                <w:sz w:val="20"/>
                <w:szCs w:val="20"/>
              </w:rPr>
            </w:pPr>
          </w:p>
          <w:p w14:paraId="693CABAE" w14:textId="16A9BB68"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4. Dimensión </w:t>
            </w:r>
            <w:r w:rsidR="006E12F0" w:rsidRPr="006145DB">
              <w:rPr>
                <w:rFonts w:eastAsia="Arial" w:cs="Arial"/>
                <w:sz w:val="20"/>
                <w:szCs w:val="20"/>
              </w:rPr>
              <w:t>p</w:t>
            </w:r>
            <w:r w:rsidRPr="006145DB">
              <w:rPr>
                <w:rFonts w:eastAsia="Arial" w:cs="Arial"/>
                <w:sz w:val="20"/>
                <w:szCs w:val="20"/>
              </w:rPr>
              <w:t xml:space="preserve">roductiva: </w:t>
            </w:r>
            <w:r w:rsidR="006E12F0" w:rsidRPr="006145DB">
              <w:rPr>
                <w:rFonts w:eastAsia="Arial" w:cs="Arial"/>
                <w:sz w:val="20"/>
                <w:szCs w:val="20"/>
              </w:rPr>
              <w:t>e</w:t>
            </w:r>
            <w:r w:rsidRPr="006145DB">
              <w:rPr>
                <w:rFonts w:eastAsia="Arial" w:cs="Arial"/>
                <w:sz w:val="20"/>
                <w:szCs w:val="20"/>
              </w:rPr>
              <w:t>mpleo, emprendimiento y sostenibilidad. Apunta a generar autonomía económica mediante el acceso a ofertas de empleo, formación o emprendimiento. La dimensión productiva se materializa a través de las siguientes acciones:</w:t>
            </w:r>
          </w:p>
          <w:p w14:paraId="57933423" w14:textId="77777777" w:rsidR="00704EFD" w:rsidRPr="006145DB" w:rsidRDefault="00704EFD" w:rsidP="00A41D23">
            <w:pPr>
              <w:spacing w:after="0" w:line="240" w:lineRule="auto"/>
              <w:contextualSpacing/>
              <w:jc w:val="both"/>
              <w:rPr>
                <w:rFonts w:eastAsia="Arial" w:cs="Arial"/>
                <w:sz w:val="20"/>
                <w:szCs w:val="20"/>
              </w:rPr>
            </w:pPr>
          </w:p>
          <w:p w14:paraId="4543FB3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Empleo: orientación laboral, elaboración de hojas de vida, talleres de habilidades blandas, presentación personal y simulación de entrevistas. Se realiza seguimiento posvinculación para garantizar permanencia y estabilidad.</w:t>
            </w:r>
          </w:p>
          <w:p w14:paraId="5C08E79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Emprendimiento: formación en estructura de costos, gestión administrativa básica, participación en ferias de emprendimiento y articulación con programas distritales de apoyo empresarial y productivo.</w:t>
            </w:r>
          </w:p>
          <w:p w14:paraId="5CA93C5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Incluye un componente de educación financiera, orientado al manejo del dinero, el ahorro y la planificación económica personal.</w:t>
            </w:r>
          </w:p>
          <w:p w14:paraId="637C76B9"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la Secretaría de Desarrollo Económico, el SENA, Centros de Desarrollo Comunitario (CDC) y aliados privados, favoreciento el acceso a cursos, ferias y oportunidades laborales para los beneficiarios.</w:t>
            </w:r>
          </w:p>
          <w:p w14:paraId="38E37BFD" w14:textId="77777777" w:rsidR="00704EFD" w:rsidRPr="006145DB" w:rsidRDefault="00704EFD" w:rsidP="00A41D23">
            <w:pPr>
              <w:spacing w:after="0" w:line="240" w:lineRule="auto"/>
              <w:contextualSpacing/>
              <w:jc w:val="both"/>
              <w:rPr>
                <w:rFonts w:eastAsia="Arial" w:cs="Arial"/>
                <w:sz w:val="20"/>
                <w:szCs w:val="20"/>
              </w:rPr>
            </w:pPr>
          </w:p>
          <w:p w14:paraId="0A185827" w14:textId="77777777" w:rsidR="00704EFD" w:rsidRPr="006145DB" w:rsidRDefault="00704EFD" w:rsidP="00A41D23">
            <w:pPr>
              <w:spacing w:after="0" w:line="240" w:lineRule="auto"/>
              <w:jc w:val="both"/>
              <w:rPr>
                <w:rFonts w:eastAsia="Arial" w:cs="Arial"/>
                <w:sz w:val="20"/>
                <w:szCs w:val="20"/>
              </w:rPr>
            </w:pPr>
            <w:r w:rsidRPr="006145DB">
              <w:rPr>
                <w:rFonts w:eastAsia="Arial" w:cs="Arial"/>
                <w:sz w:val="20"/>
                <w:szCs w:val="20"/>
              </w:rPr>
              <w:t>Ante hechos sobrevinientes (mejora en la situación económica o familiar) en la situación del participante, se le dará manejo a través de la gestión del caso de acuerdo con su plan de atención individual, garantizando el cumplimiento del objetivo del servicio. Una vez verificado el cumplimiento de los criterios de ingreso, los hechos sobrevinientes que se generen son parte de la gestión de caso individual y no constituye un egreso inmediato.</w:t>
            </w:r>
          </w:p>
          <w:p w14:paraId="4A5D216B" w14:textId="77777777" w:rsidR="006E12F0" w:rsidRPr="006145DB" w:rsidRDefault="006E12F0" w:rsidP="00A41D23">
            <w:pPr>
              <w:spacing w:after="0" w:line="240" w:lineRule="auto"/>
              <w:contextualSpacing/>
              <w:jc w:val="both"/>
              <w:rPr>
                <w:rFonts w:eastAsia="Arial" w:cs="Arial"/>
                <w:sz w:val="20"/>
                <w:szCs w:val="20"/>
              </w:rPr>
            </w:pPr>
          </w:p>
          <w:p w14:paraId="62FA8F55" w14:textId="088751E3"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1598E70" w14:textId="77777777" w:rsidR="00704EFD" w:rsidRPr="006145DB" w:rsidRDefault="00704EFD" w:rsidP="00A41D23">
            <w:pPr>
              <w:spacing w:after="0" w:line="240" w:lineRule="auto"/>
              <w:contextualSpacing/>
              <w:jc w:val="both"/>
              <w:rPr>
                <w:rFonts w:eastAsia="Arial" w:cs="Arial"/>
                <w:sz w:val="20"/>
                <w:szCs w:val="20"/>
              </w:rPr>
            </w:pPr>
          </w:p>
          <w:p w14:paraId="23BA415F"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Posterior al egreso del servicio, se establece un periodo de seguimiento de seis (6) meses, orientado a minimizar el riesgo de retorno a la situación de calle.</w:t>
            </w:r>
          </w:p>
          <w:p w14:paraId="3B6A9574" w14:textId="77777777" w:rsidR="00704EFD" w:rsidRPr="006145DB" w:rsidRDefault="00704EFD" w:rsidP="00A41D23">
            <w:pPr>
              <w:spacing w:after="0" w:line="240" w:lineRule="auto"/>
              <w:contextualSpacing/>
              <w:jc w:val="both"/>
              <w:rPr>
                <w:rFonts w:eastAsia="Arial" w:cs="Arial"/>
                <w:sz w:val="20"/>
                <w:szCs w:val="20"/>
              </w:rPr>
            </w:pPr>
          </w:p>
          <w:p w14:paraId="02F468F9" w14:textId="71D7E94C"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Beneficios tangibles que se otorgarán a través del servicio: suministro de apoyo alimentario, habitaciones compartidas con baño privado, armario para guardar pertenencias, áreas comunes de esparcimiento, gimnasio, acceso a internet, acompañamiento en la gestión del caso por parte del equipo interdisciplinar y, seguimiento al proceso de inclusión social.</w:t>
            </w:r>
          </w:p>
          <w:p w14:paraId="756BC629" w14:textId="77777777" w:rsidR="00704EFD" w:rsidRPr="006145DB" w:rsidRDefault="00704EFD" w:rsidP="00A41D23">
            <w:pPr>
              <w:spacing w:after="0" w:line="240" w:lineRule="auto"/>
              <w:contextualSpacing/>
              <w:jc w:val="both"/>
              <w:rPr>
                <w:rFonts w:eastAsia="Arial" w:cs="Arial"/>
                <w:sz w:val="20"/>
                <w:szCs w:val="20"/>
              </w:rPr>
            </w:pPr>
          </w:p>
          <w:p w14:paraId="429E0B7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En caso de interrupción parcial o total en la prestación del servicio </w:t>
            </w:r>
            <w:r w:rsidRPr="006145DB">
              <w:rPr>
                <w:rFonts w:cs="Arial"/>
                <w:sz w:val="20"/>
                <w:szCs w:val="20"/>
                <w:lang w:eastAsia="es-CO"/>
              </w:rPr>
              <w:t xml:space="preserve">Hospedaje Social, </w:t>
            </w:r>
            <w:r w:rsidRPr="006145DB">
              <w:rPr>
                <w:rFonts w:eastAsia="Arial" w:cs="Arial"/>
                <w:sz w:val="20"/>
                <w:szCs w:val="20"/>
              </w:rPr>
              <w:t>se implementará el plan operativo de continuidad correspondiente.</w:t>
            </w:r>
          </w:p>
        </w:tc>
      </w:tr>
      <w:tr w:rsidR="00E43C7A" w:rsidRPr="006145DB" w14:paraId="53929A6A" w14:textId="77777777" w:rsidTr="009A1854">
        <w:trPr>
          <w:trHeight w:val="983"/>
          <w:jc w:val="center"/>
        </w:trPr>
        <w:tc>
          <w:tcPr>
            <w:tcW w:w="1895" w:type="dxa"/>
            <w:vAlign w:val="center"/>
          </w:tcPr>
          <w:p w14:paraId="281647F4"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500" w:type="dxa"/>
            <w:vAlign w:val="center"/>
          </w:tcPr>
          <w:p w14:paraId="79D32AD6" w14:textId="77777777" w:rsidR="00704EFD" w:rsidRPr="006145DB" w:rsidRDefault="00704EFD" w:rsidP="00A41D23">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w:t>
            </w:r>
          </w:p>
          <w:p w14:paraId="327B82EE" w14:textId="77777777" w:rsidR="006E12F0" w:rsidRPr="006145DB" w:rsidRDefault="006E12F0" w:rsidP="006E12F0">
            <w:pPr>
              <w:pStyle w:val="Ttulo1"/>
              <w:rPr>
                <w:sz w:val="20"/>
                <w:szCs w:val="20"/>
                <w:lang w:eastAsia="es-CO"/>
              </w:rPr>
            </w:pPr>
          </w:p>
          <w:p w14:paraId="351F53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0DDB9CF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3D21E236"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57EFFE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2D0BAF2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344B9B53" w14:textId="77777777" w:rsidR="00704EFD" w:rsidRPr="006145DB" w:rsidRDefault="00704EFD" w:rsidP="00A41D23">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60122E6" w14:textId="77777777" w:rsidR="00704EFD" w:rsidRPr="006145DB" w:rsidRDefault="00704EFD" w:rsidP="00704EFD">
      <w:pPr>
        <w:pStyle w:val="Ttulo1"/>
        <w:rPr>
          <w:lang w:eastAsia="es-CO"/>
        </w:rPr>
      </w:pPr>
    </w:p>
    <w:p w14:paraId="4E8C383C" w14:textId="33D5FE6E" w:rsidR="0032331D" w:rsidRPr="006145DB" w:rsidRDefault="00AC39BF">
      <w:pPr>
        <w:pStyle w:val="Ttulo1"/>
        <w:numPr>
          <w:ilvl w:val="1"/>
          <w:numId w:val="70"/>
        </w:numPr>
        <w:ind w:left="426" w:hanging="426"/>
        <w:jc w:val="left"/>
      </w:pPr>
      <w:bookmarkStart w:id="179" w:name="_Toc210213198"/>
      <w:bookmarkStart w:id="180" w:name="_Toc213273472"/>
      <w:bookmarkStart w:id="181" w:name="_Toc213276099"/>
      <w:bookmarkStart w:id="182" w:name="_Toc216902433"/>
      <w:r w:rsidRPr="006145DB">
        <w:t>Servicios</w:t>
      </w:r>
      <w:r w:rsidR="007D6F82" w:rsidRPr="006145DB">
        <w:t xml:space="preserve"> y </w:t>
      </w:r>
      <w:r w:rsidR="00777384" w:rsidRPr="006145DB">
        <w:t>modalidades para la atención de las personas mayores</w:t>
      </w:r>
      <w:bookmarkEnd w:id="179"/>
      <w:bookmarkEnd w:id="180"/>
      <w:bookmarkEnd w:id="181"/>
      <w:bookmarkEnd w:id="182"/>
    </w:p>
    <w:p w14:paraId="155AACAA" w14:textId="77777777" w:rsidR="00DB5DB5" w:rsidRPr="006145DB" w:rsidRDefault="00DB5DB5" w:rsidP="005B435E">
      <w:pPr>
        <w:spacing w:after="0" w:line="240" w:lineRule="auto"/>
        <w:rPr>
          <w:rFonts w:cs="Arial"/>
        </w:rPr>
      </w:pPr>
    </w:p>
    <w:p w14:paraId="262CA4B0" w14:textId="0A771D98" w:rsidR="00C47A8A" w:rsidRPr="006145DB" w:rsidRDefault="00832861">
      <w:pPr>
        <w:pStyle w:val="Ttulo1"/>
        <w:numPr>
          <w:ilvl w:val="2"/>
          <w:numId w:val="70"/>
        </w:numPr>
        <w:ind w:left="567" w:hanging="579"/>
        <w:jc w:val="center"/>
        <w:rPr>
          <w:lang w:val="es-CO"/>
        </w:rPr>
      </w:pPr>
      <w:r w:rsidRPr="006145DB">
        <w:rPr>
          <w:lang w:val="es-CO"/>
        </w:rPr>
        <w:t xml:space="preserve"> </w:t>
      </w:r>
      <w:bookmarkStart w:id="183" w:name="_Toc210213199"/>
      <w:bookmarkStart w:id="184" w:name="_Toc213273473"/>
      <w:bookmarkStart w:id="185" w:name="_Toc213276100"/>
      <w:bookmarkStart w:id="186" w:name="_Toc216902434"/>
      <w:r w:rsidR="00FF27E6" w:rsidRPr="006145DB">
        <w:rPr>
          <w:lang w:val="es-CO"/>
        </w:rPr>
        <w:t xml:space="preserve">Servicio Cuidado </w:t>
      </w:r>
      <w:r w:rsidR="00777384" w:rsidRPr="006145DB">
        <w:rPr>
          <w:lang w:val="es-CO"/>
        </w:rPr>
        <w:t>transitorio día – noche</w:t>
      </w:r>
      <w:bookmarkEnd w:id="183"/>
      <w:bookmarkEnd w:id="184"/>
      <w:bookmarkEnd w:id="185"/>
      <w:bookmarkEnd w:id="1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7566"/>
      </w:tblGrid>
      <w:tr w:rsidR="009706F0" w:rsidRPr="006145DB" w14:paraId="65434E14" w14:textId="77777777" w:rsidTr="006E12F0">
        <w:trPr>
          <w:trHeight w:val="449"/>
          <w:jc w:val="center"/>
        </w:trPr>
        <w:tc>
          <w:tcPr>
            <w:tcW w:w="1980" w:type="dxa"/>
            <w:vAlign w:val="center"/>
          </w:tcPr>
          <w:p w14:paraId="17672383"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415" w:type="dxa"/>
            <w:vAlign w:val="center"/>
          </w:tcPr>
          <w:p w14:paraId="6ACA12E2" w14:textId="596C6884" w:rsidR="00BE4354" w:rsidRPr="006145DB" w:rsidRDefault="00BE4354" w:rsidP="005B435E">
            <w:pPr>
              <w:spacing w:after="0" w:line="240" w:lineRule="auto"/>
              <w:ind w:left="-91"/>
              <w:contextualSpacing/>
              <w:rPr>
                <w:rFonts w:cs="Arial"/>
                <w:sz w:val="20"/>
                <w:szCs w:val="20"/>
                <w:lang w:eastAsia="es-CO"/>
              </w:rPr>
            </w:pPr>
            <w:r w:rsidRPr="006145DB">
              <w:rPr>
                <w:rFonts w:cs="Arial"/>
                <w:sz w:val="20"/>
                <w:szCs w:val="20"/>
                <w:lang w:eastAsia="es-CO"/>
              </w:rPr>
              <w:t xml:space="preserve">Cuidado </w:t>
            </w:r>
            <w:r w:rsidR="00777384" w:rsidRPr="006145DB">
              <w:rPr>
                <w:rFonts w:cs="Arial"/>
                <w:sz w:val="20"/>
                <w:szCs w:val="20"/>
                <w:lang w:eastAsia="es-CO"/>
              </w:rPr>
              <w:t>transitorio día – noche.</w:t>
            </w:r>
          </w:p>
        </w:tc>
      </w:tr>
      <w:tr w:rsidR="009706F0" w:rsidRPr="006145DB" w14:paraId="0635F80D" w14:textId="77777777" w:rsidTr="006E12F0">
        <w:trPr>
          <w:trHeight w:val="175"/>
          <w:jc w:val="center"/>
        </w:trPr>
        <w:tc>
          <w:tcPr>
            <w:tcW w:w="1980" w:type="dxa"/>
            <w:vAlign w:val="center"/>
          </w:tcPr>
          <w:p w14:paraId="62173758"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415" w:type="dxa"/>
            <w:vAlign w:val="center"/>
          </w:tcPr>
          <w:p w14:paraId="2FB32242" w14:textId="77777777" w:rsidR="00BE4354" w:rsidRPr="006145DB" w:rsidRDefault="00BE4354"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Brindar atención integral transitoria a personas mayores de sesenta (60) años o más en riesgo de habitar calle o habitantes de calle, en jornada diurna y nocturna, para promover el restablecimiento de derechos, la transformación de imaginarios y prácticas adversas a la vejez, la dignidad humana y el envejecimiento activo, por medio de acciones de autocuidado, mantenimiento de capacidades y ocupación humana.</w:t>
            </w:r>
          </w:p>
        </w:tc>
      </w:tr>
      <w:tr w:rsidR="009706F0" w:rsidRPr="006145DB" w14:paraId="2EB524B6" w14:textId="77777777" w:rsidTr="006E12F0">
        <w:trPr>
          <w:trHeight w:val="20"/>
          <w:jc w:val="center"/>
        </w:trPr>
        <w:tc>
          <w:tcPr>
            <w:tcW w:w="1980" w:type="dxa"/>
            <w:vAlign w:val="center"/>
          </w:tcPr>
          <w:p w14:paraId="5F79B56E"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415" w:type="dxa"/>
            <w:vAlign w:val="center"/>
          </w:tcPr>
          <w:p w14:paraId="5B322B54" w14:textId="77777777" w:rsidR="00BE4354" w:rsidRPr="006145DB" w:rsidRDefault="00BE4354" w:rsidP="005B435E">
            <w:pPr>
              <w:tabs>
                <w:tab w:val="left" w:pos="709"/>
              </w:tabs>
              <w:spacing w:after="0" w:line="240" w:lineRule="auto"/>
              <w:ind w:left="-91"/>
              <w:contextualSpacing/>
              <w:jc w:val="both"/>
              <w:rPr>
                <w:rFonts w:eastAsia="Lucida Sans Unicode" w:cs="Arial"/>
                <w:bCs/>
                <w:sz w:val="20"/>
                <w:szCs w:val="20"/>
              </w:rPr>
            </w:pPr>
            <w:r w:rsidRPr="006145DB">
              <w:rPr>
                <w:rFonts w:eastAsia="Lucida Sans Unicode" w:cs="Arial"/>
                <w:bCs/>
                <w:sz w:val="20"/>
                <w:szCs w:val="20"/>
              </w:rPr>
              <w:t>El servicio de atención transitoria a personas mayores de sesenta (60) años o más en riesgo de habitar calle o habitantes de calle, promueve acciones de autocuidado y dignificación, brindando alojamiento seguro, alimentación, promoción de buenas prácticas de autocuidado, orientación y acompañamiento interdisciplinario. </w:t>
            </w:r>
          </w:p>
        </w:tc>
      </w:tr>
      <w:tr w:rsidR="009706F0" w:rsidRPr="006145DB" w14:paraId="4BABEA51" w14:textId="77777777" w:rsidTr="006E12F0">
        <w:trPr>
          <w:trHeight w:val="20"/>
          <w:jc w:val="center"/>
        </w:trPr>
        <w:tc>
          <w:tcPr>
            <w:tcW w:w="1980" w:type="dxa"/>
            <w:vAlign w:val="center"/>
          </w:tcPr>
          <w:p w14:paraId="764E22D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415" w:type="dxa"/>
            <w:vAlign w:val="center"/>
          </w:tcPr>
          <w:p w14:paraId="2E9CAD2A" w14:textId="77777777" w:rsidR="00BE4354" w:rsidRPr="006145DB" w:rsidRDefault="00BE4354" w:rsidP="005B435E">
            <w:pPr>
              <w:tabs>
                <w:tab w:val="left" w:pos="1200"/>
              </w:tabs>
              <w:spacing w:after="0" w:line="240" w:lineRule="auto"/>
              <w:ind w:left="-91"/>
              <w:contextualSpacing/>
              <w:rPr>
                <w:rFonts w:cs="Arial"/>
                <w:bCs/>
                <w:sz w:val="20"/>
                <w:szCs w:val="20"/>
                <w:lang w:eastAsia="es-CO"/>
              </w:rPr>
            </w:pPr>
            <w:r w:rsidRPr="006145DB">
              <w:rPr>
                <w:rFonts w:cs="Arial"/>
                <w:bCs/>
                <w:sz w:val="20"/>
                <w:szCs w:val="20"/>
                <w:lang w:eastAsia="es-CO"/>
              </w:rPr>
              <w:t>Focalización por demanda.</w:t>
            </w:r>
          </w:p>
        </w:tc>
      </w:tr>
      <w:tr w:rsidR="009706F0" w:rsidRPr="006145DB" w14:paraId="62F5048E" w14:textId="77777777" w:rsidTr="006E12F0">
        <w:trPr>
          <w:trHeight w:val="427"/>
          <w:jc w:val="center"/>
        </w:trPr>
        <w:tc>
          <w:tcPr>
            <w:tcW w:w="1980" w:type="dxa"/>
            <w:vAlign w:val="center"/>
          </w:tcPr>
          <w:p w14:paraId="1D48F8E6"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415" w:type="dxa"/>
            <w:vAlign w:val="center"/>
          </w:tcPr>
          <w:p w14:paraId="1381505F" w14:textId="77777777" w:rsidR="00BE4354" w:rsidRPr="006145DB" w:rsidRDefault="00BE4354" w:rsidP="005B435E">
            <w:pPr>
              <w:tabs>
                <w:tab w:val="left" w:pos="709"/>
              </w:tabs>
              <w:spacing w:after="0" w:line="240" w:lineRule="auto"/>
              <w:ind w:left="-91"/>
              <w:contextualSpacing/>
              <w:jc w:val="both"/>
              <w:rPr>
                <w:rFonts w:cs="Arial"/>
                <w:bCs/>
                <w:sz w:val="20"/>
                <w:szCs w:val="20"/>
                <w:lang w:eastAsia="es-CO"/>
              </w:rPr>
            </w:pPr>
            <w:r w:rsidRPr="006145DB">
              <w:rPr>
                <w:rFonts w:cs="Arial"/>
                <w:bCs/>
                <w:sz w:val="20"/>
                <w:szCs w:val="20"/>
                <w:lang w:eastAsia="es-CO"/>
              </w:rPr>
              <w:t>Personas mayores de sesenta (60) años o más en riesgo de habitar calle o habitantes de calle.  </w:t>
            </w:r>
          </w:p>
        </w:tc>
      </w:tr>
      <w:tr w:rsidR="009706F0" w:rsidRPr="006145DB" w14:paraId="401FCE7C" w14:textId="77777777" w:rsidTr="006E12F0">
        <w:trPr>
          <w:trHeight w:val="175"/>
          <w:jc w:val="center"/>
        </w:trPr>
        <w:tc>
          <w:tcPr>
            <w:tcW w:w="1980" w:type="dxa"/>
            <w:vAlign w:val="center"/>
          </w:tcPr>
          <w:p w14:paraId="6CBCB6B1" w14:textId="77777777" w:rsidR="00BE4354" w:rsidRPr="006145DB" w:rsidRDefault="00BE4354" w:rsidP="005B435E">
            <w:pPr>
              <w:spacing w:after="0" w:line="240" w:lineRule="auto"/>
              <w:contextualSpacing/>
              <w:rPr>
                <w:rFonts w:cs="Arial"/>
                <w:sz w:val="20"/>
                <w:szCs w:val="20"/>
                <w:lang w:eastAsia="es-CO"/>
              </w:rPr>
            </w:pPr>
            <w:r w:rsidRPr="006145DB">
              <w:rPr>
                <w:rFonts w:cs="Arial"/>
                <w:sz w:val="20"/>
                <w:szCs w:val="20"/>
                <w:lang w:eastAsia="es-CO"/>
              </w:rPr>
              <w:t>Fuentes de Información Población Objetivo</w:t>
            </w:r>
          </w:p>
        </w:tc>
        <w:tc>
          <w:tcPr>
            <w:tcW w:w="7415" w:type="dxa"/>
            <w:vAlign w:val="center"/>
          </w:tcPr>
          <w:tbl>
            <w:tblPr>
              <w:tblW w:w="73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59"/>
              <w:gridCol w:w="1134"/>
              <w:gridCol w:w="1603"/>
            </w:tblGrid>
            <w:tr w:rsidR="0024633D" w:rsidRPr="006145DB" w14:paraId="0DF59574" w14:textId="77777777" w:rsidTr="00CC3B40">
              <w:trPr>
                <w:trHeight w:val="91"/>
              </w:trPr>
              <w:tc>
                <w:tcPr>
                  <w:tcW w:w="3027" w:type="dxa"/>
                  <w:tcBorders>
                    <w:top w:val="nil"/>
                    <w:left w:val="nil"/>
                    <w:bottom w:val="single" w:sz="4" w:space="0" w:color="auto"/>
                    <w:right w:val="nil"/>
                  </w:tcBorders>
                  <w:vAlign w:val="center"/>
                </w:tcPr>
                <w:p w14:paraId="541F503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59" w:type="dxa"/>
                  <w:tcBorders>
                    <w:top w:val="nil"/>
                    <w:left w:val="nil"/>
                    <w:bottom w:val="single" w:sz="4" w:space="0" w:color="auto"/>
                    <w:right w:val="nil"/>
                  </w:tcBorders>
                  <w:vAlign w:val="center"/>
                </w:tcPr>
                <w:p w14:paraId="50558D5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34" w:type="dxa"/>
                  <w:tcBorders>
                    <w:top w:val="nil"/>
                    <w:left w:val="nil"/>
                    <w:bottom w:val="single" w:sz="4" w:space="0" w:color="auto"/>
                    <w:right w:val="nil"/>
                  </w:tcBorders>
                  <w:vAlign w:val="center"/>
                </w:tcPr>
                <w:p w14:paraId="7D1C65B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03" w:type="dxa"/>
                  <w:tcBorders>
                    <w:top w:val="nil"/>
                    <w:left w:val="nil"/>
                    <w:bottom w:val="single" w:sz="4" w:space="0" w:color="auto"/>
                    <w:right w:val="nil"/>
                  </w:tcBorders>
                  <w:vAlign w:val="center"/>
                </w:tcPr>
                <w:p w14:paraId="4577549B"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5AB901C7" w14:textId="77777777" w:rsidTr="00CC3B40">
              <w:trPr>
                <w:trHeight w:val="360"/>
              </w:trPr>
              <w:tc>
                <w:tcPr>
                  <w:tcW w:w="3027" w:type="dxa"/>
                  <w:tcBorders>
                    <w:top w:val="nil"/>
                    <w:left w:val="single" w:sz="4" w:space="0" w:color="auto"/>
                    <w:bottom w:val="single" w:sz="4" w:space="0" w:color="auto"/>
                    <w:right w:val="single" w:sz="4" w:space="0" w:color="auto"/>
                  </w:tcBorders>
                  <w:vAlign w:val="center"/>
                  <w:hideMark/>
                </w:tcPr>
                <w:p w14:paraId="1EB98ED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Categoría Población Objetivo</w:t>
                  </w:r>
                  <w:r w:rsidRPr="006145DB">
                    <w:rPr>
                      <w:rStyle w:val="eop"/>
                      <w:rFonts w:ascii="Arial" w:hAnsi="Arial" w:cs="Arial"/>
                      <w:sz w:val="16"/>
                      <w:szCs w:val="16"/>
                    </w:rPr>
                    <w:t> </w:t>
                  </w:r>
                </w:p>
              </w:tc>
              <w:tc>
                <w:tcPr>
                  <w:tcW w:w="1559" w:type="dxa"/>
                  <w:tcBorders>
                    <w:top w:val="nil"/>
                    <w:left w:val="single" w:sz="4" w:space="0" w:color="auto"/>
                    <w:bottom w:val="single" w:sz="4" w:space="0" w:color="auto"/>
                    <w:right w:val="single" w:sz="4" w:space="0" w:color="auto"/>
                  </w:tcBorders>
                  <w:vAlign w:val="center"/>
                  <w:hideMark/>
                </w:tcPr>
                <w:p w14:paraId="4FAA00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47D128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03" w:type="dxa"/>
                  <w:tcBorders>
                    <w:top w:val="nil"/>
                    <w:left w:val="single" w:sz="4" w:space="0" w:color="auto"/>
                    <w:bottom w:val="single" w:sz="4" w:space="0" w:color="auto"/>
                    <w:right w:val="single" w:sz="4" w:space="0" w:color="auto"/>
                  </w:tcBorders>
                  <w:vAlign w:val="center"/>
                  <w:hideMark/>
                </w:tcPr>
                <w:p w14:paraId="3E0B834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495335DE" w14:textId="77777777" w:rsidTr="00CC3B40">
              <w:trPr>
                <w:trHeight w:val="210"/>
              </w:trPr>
              <w:tc>
                <w:tcPr>
                  <w:tcW w:w="3027" w:type="dxa"/>
                  <w:tcBorders>
                    <w:top w:val="single" w:sz="4" w:space="0" w:color="auto"/>
                    <w:left w:val="single" w:sz="6" w:space="0" w:color="auto"/>
                    <w:bottom w:val="single" w:sz="6" w:space="0" w:color="auto"/>
                    <w:right w:val="single" w:sz="6" w:space="0" w:color="auto"/>
                  </w:tcBorders>
                  <w:vAlign w:val="center"/>
                  <w:hideMark/>
                </w:tcPr>
                <w:p w14:paraId="06862336" w14:textId="591D209D"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Personas mayores de sesenta (60) años o más</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301820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4BE5C48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4" w:space="0" w:color="auto"/>
                    <w:left w:val="single" w:sz="6" w:space="0" w:color="auto"/>
                    <w:bottom w:val="single" w:sz="6" w:space="0" w:color="auto"/>
                    <w:right w:val="single" w:sz="6" w:space="0" w:color="auto"/>
                  </w:tcBorders>
                  <w:vAlign w:val="center"/>
                  <w:hideMark/>
                </w:tcPr>
                <w:p w14:paraId="48B0FFD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01BCEFB9" w14:textId="77777777" w:rsidTr="00CC3B40">
              <w:trPr>
                <w:trHeight w:val="225"/>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184654ED" w14:textId="3DDC7449"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Habitabilidad en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D34C2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C0F7C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92594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5CAD8A2F" w14:textId="77777777" w:rsidTr="0056394F">
              <w:trPr>
                <w:trHeight w:val="225"/>
              </w:trPr>
              <w:tc>
                <w:tcPr>
                  <w:tcW w:w="3027" w:type="dxa"/>
                  <w:vMerge/>
                  <w:tcBorders>
                    <w:bottom w:val="single" w:sz="6" w:space="0" w:color="auto"/>
                  </w:tcBorders>
                  <w:vAlign w:val="center"/>
                  <w:hideMark/>
                </w:tcPr>
                <w:p w14:paraId="48454DEB" w14:textId="77777777" w:rsidR="00BE4354" w:rsidRPr="006145DB" w:rsidRDefault="00BE4354" w:rsidP="005B435E">
                  <w:pPr>
                    <w:spacing w:after="0" w:line="240" w:lineRule="auto"/>
                    <w:rPr>
                      <w:rFonts w:cs="Arial"/>
                      <w:sz w:val="18"/>
                      <w:szCs w:val="18"/>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25CB15A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B0B6E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09B30D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E73A8C6" w14:textId="77777777" w:rsidTr="0056394F">
              <w:trPr>
                <w:trHeight w:val="630"/>
              </w:trPr>
              <w:tc>
                <w:tcPr>
                  <w:tcW w:w="3027" w:type="dxa"/>
                  <w:tcBorders>
                    <w:top w:val="single" w:sz="6" w:space="0" w:color="auto"/>
                    <w:left w:val="single" w:sz="6" w:space="0" w:color="auto"/>
                    <w:bottom w:val="nil"/>
                    <w:right w:val="single" w:sz="6" w:space="0" w:color="auto"/>
                  </w:tcBorders>
                  <w:vAlign w:val="center"/>
                  <w:hideMark/>
                </w:tcPr>
                <w:p w14:paraId="089B245D" w14:textId="4D65E55E"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En riesgo de habitar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nil"/>
                    <w:right w:val="single" w:sz="6" w:space="0" w:color="auto"/>
                  </w:tcBorders>
                  <w:vAlign w:val="center"/>
                  <w:hideMark/>
                </w:tcPr>
                <w:p w14:paraId="42CEC9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34" w:type="dxa"/>
                  <w:tcBorders>
                    <w:top w:val="single" w:sz="6" w:space="0" w:color="auto"/>
                    <w:left w:val="single" w:sz="6" w:space="0" w:color="auto"/>
                    <w:bottom w:val="nil"/>
                    <w:right w:val="single" w:sz="6" w:space="0" w:color="auto"/>
                  </w:tcBorders>
                  <w:vAlign w:val="center"/>
                  <w:hideMark/>
                </w:tcPr>
                <w:p w14:paraId="120E17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nil"/>
                    <w:right w:val="single" w:sz="6" w:space="0" w:color="auto"/>
                  </w:tcBorders>
                  <w:vAlign w:val="center"/>
                  <w:hideMark/>
                </w:tcPr>
                <w:p w14:paraId="41B5972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661EA153"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74F2301C" w14:textId="77777777" w:rsidTr="006E12F0">
        <w:trPr>
          <w:trHeight w:val="4569"/>
          <w:jc w:val="center"/>
        </w:trPr>
        <w:tc>
          <w:tcPr>
            <w:tcW w:w="1980" w:type="dxa"/>
            <w:vAlign w:val="center"/>
          </w:tcPr>
          <w:p w14:paraId="1F414304" w14:textId="77777777" w:rsidR="00BE4354" w:rsidRPr="006145DB" w:rsidRDefault="00BE435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630"/>
            </w:tblGrid>
            <w:tr w:rsidR="00936FD2" w:rsidRPr="006145DB" w14:paraId="7AE927D9" w14:textId="77777777" w:rsidTr="00EA26D6">
              <w:trPr>
                <w:trHeight w:val="110"/>
              </w:trPr>
              <w:tc>
                <w:tcPr>
                  <w:tcW w:w="3027" w:type="dxa"/>
                  <w:tcBorders>
                    <w:top w:val="nil"/>
                    <w:left w:val="nil"/>
                    <w:bottom w:val="single" w:sz="4" w:space="0" w:color="auto"/>
                    <w:right w:val="nil"/>
                  </w:tcBorders>
                  <w:vAlign w:val="center"/>
                </w:tcPr>
                <w:p w14:paraId="4715F471"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49" w:type="dxa"/>
                  <w:tcBorders>
                    <w:top w:val="nil"/>
                    <w:left w:val="nil"/>
                    <w:bottom w:val="single" w:sz="4" w:space="0" w:color="auto"/>
                    <w:right w:val="nil"/>
                  </w:tcBorders>
                  <w:vAlign w:val="center"/>
                </w:tcPr>
                <w:p w14:paraId="304F6566"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4" w:space="0" w:color="auto"/>
                    <w:right w:val="nil"/>
                  </w:tcBorders>
                  <w:vAlign w:val="center"/>
                </w:tcPr>
                <w:p w14:paraId="70F1C56E"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30" w:type="dxa"/>
                  <w:tcBorders>
                    <w:top w:val="nil"/>
                    <w:left w:val="nil"/>
                    <w:bottom w:val="single" w:sz="4" w:space="0" w:color="auto"/>
                    <w:right w:val="nil"/>
                  </w:tcBorders>
                  <w:vAlign w:val="center"/>
                </w:tcPr>
                <w:p w14:paraId="063002D4"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1516C7" w:rsidRPr="006145DB" w14:paraId="1EACE680" w14:textId="77777777" w:rsidTr="00EA26D6">
              <w:trPr>
                <w:trHeight w:val="375"/>
              </w:trPr>
              <w:tc>
                <w:tcPr>
                  <w:tcW w:w="3027" w:type="dxa"/>
                  <w:tcBorders>
                    <w:top w:val="nil"/>
                    <w:left w:val="single" w:sz="6" w:space="0" w:color="auto"/>
                    <w:bottom w:val="single" w:sz="4" w:space="0" w:color="auto"/>
                    <w:right w:val="single" w:sz="6" w:space="0" w:color="auto"/>
                  </w:tcBorders>
                  <w:vAlign w:val="center"/>
                  <w:hideMark/>
                </w:tcPr>
                <w:p w14:paraId="25B4AD5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549" w:type="dxa"/>
                  <w:tcBorders>
                    <w:top w:val="nil"/>
                    <w:left w:val="single" w:sz="6" w:space="0" w:color="auto"/>
                    <w:bottom w:val="single" w:sz="4" w:space="0" w:color="auto"/>
                    <w:right w:val="single" w:sz="6" w:space="0" w:color="auto"/>
                  </w:tcBorders>
                  <w:vAlign w:val="center"/>
                  <w:hideMark/>
                </w:tcPr>
                <w:p w14:paraId="1F6BE2D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44" w:type="dxa"/>
                  <w:tcBorders>
                    <w:top w:val="nil"/>
                    <w:left w:val="single" w:sz="6" w:space="0" w:color="auto"/>
                    <w:bottom w:val="single" w:sz="4" w:space="0" w:color="auto"/>
                    <w:right w:val="single" w:sz="6" w:space="0" w:color="auto"/>
                  </w:tcBorders>
                  <w:vAlign w:val="center"/>
                  <w:hideMark/>
                </w:tcPr>
                <w:p w14:paraId="08EA16F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30" w:type="dxa"/>
                  <w:tcBorders>
                    <w:top w:val="nil"/>
                    <w:left w:val="single" w:sz="6" w:space="0" w:color="auto"/>
                    <w:bottom w:val="single" w:sz="4" w:space="0" w:color="auto"/>
                    <w:right w:val="single" w:sz="6" w:space="0" w:color="auto"/>
                  </w:tcBorders>
                  <w:vAlign w:val="center"/>
                  <w:hideMark/>
                </w:tcPr>
                <w:p w14:paraId="177FD8C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7A9053C9"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A136E8D"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84FDF4" w14:textId="1DFE97C6" w:rsidR="00BE4354" w:rsidRPr="006145DB" w:rsidRDefault="00BE4354" w:rsidP="005B435E">
                  <w:pPr>
                    <w:spacing w:after="0" w:line="240" w:lineRule="auto"/>
                    <w:ind w:left="133" w:right="151"/>
                    <w:jc w:val="center"/>
                    <w:rPr>
                      <w:rFonts w:eastAsia="Arial" w:cs="Arial"/>
                      <w:sz w:val="16"/>
                      <w:szCs w:val="16"/>
                    </w:rPr>
                  </w:pPr>
                  <w:r w:rsidRPr="006145DB">
                    <w:rPr>
                      <w:rStyle w:val="normaltextrun"/>
                      <w:rFonts w:eastAsia="Arial" w:cs="Arial"/>
                      <w:sz w:val="16"/>
                      <w:szCs w:val="16"/>
                      <w:lang w:val="es-CO"/>
                    </w:rPr>
                    <w:t>Registro Único de Victimas – RUV, de la Unidad Administrativa Especial para la Atención y Reparación Integral de las Víctimas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70F2E3E" w14:textId="31BD999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Trimestral</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C6DC7A1" w14:textId="29E214A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Oficina Consejería Distrital de Paz, Víctimas y Reconciliación</w:t>
                  </w:r>
                </w:p>
              </w:tc>
            </w:tr>
            <w:tr w:rsidR="009706F0" w:rsidRPr="006145DB" w14:paraId="535294EB"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EB403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150BD4C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Censos oficiales de comunidades étnicas: Indígena Cabildos reconocidos en la ciudad de Bogotá y Rrom - Gitano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1EF8D4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2021 entrega única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E0A7C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Ministerio del Interior</w:t>
                  </w:r>
                </w:p>
              </w:tc>
            </w:tr>
            <w:tr w:rsidR="009706F0" w:rsidRPr="006145DB" w14:paraId="6273BC8D"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2227D9A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D4E2A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0839D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59F119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DA3A03E"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156B7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9C903A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Raizales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F9D2F4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4C2C61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41763C5A"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94743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E597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Palenqueras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F7DAC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0E8FE5F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6FA85A00"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FF619B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F4482B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257005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EB4F8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A270936" w14:textId="77777777" w:rsidTr="00EA26D6">
              <w:trPr>
                <w:trHeight w:val="445"/>
              </w:trPr>
              <w:tc>
                <w:tcPr>
                  <w:tcW w:w="3027" w:type="dxa"/>
                  <w:tcBorders>
                    <w:top w:val="single" w:sz="4" w:space="0" w:color="auto"/>
                    <w:left w:val="single" w:sz="4" w:space="0" w:color="auto"/>
                    <w:bottom w:val="single" w:sz="4" w:space="0" w:color="auto"/>
                    <w:right w:val="single" w:sz="4" w:space="0" w:color="auto"/>
                  </w:tcBorders>
                  <w:vAlign w:val="center"/>
                  <w:hideMark/>
                </w:tcPr>
                <w:p w14:paraId="2891B2E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7888256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 Rrom o Gitana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A0F94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C9289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1B30E8A8" w14:textId="77777777" w:rsidTr="00EA26D6">
              <w:trPr>
                <w:trHeight w:val="225"/>
              </w:trPr>
              <w:tc>
                <w:tcPr>
                  <w:tcW w:w="3027" w:type="dxa"/>
                  <w:vMerge w:val="restart"/>
                  <w:tcBorders>
                    <w:top w:val="single" w:sz="4" w:space="0" w:color="auto"/>
                    <w:left w:val="single" w:sz="6" w:space="0" w:color="auto"/>
                    <w:bottom w:val="single" w:sz="6" w:space="0" w:color="auto"/>
                    <w:right w:val="single" w:sz="6" w:space="0" w:color="auto"/>
                  </w:tcBorders>
                  <w:vAlign w:val="center"/>
                  <w:hideMark/>
                </w:tcPr>
                <w:p w14:paraId="26994D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con   discapacidad, y certificado de discapacidad emitido por la autoridad competente, que registre en el nivel de desempeño en los dominios de movilidad, cuidado personal y actividades de la vida diaria, es igual o superior a 50 puntos, en el marco de lo dispuesto en la Resolución 1239 de 2022 del Ministerio de Salud y Protección Social.</w:t>
                  </w:r>
                  <w:r w:rsidRPr="006145DB">
                    <w:rPr>
                      <w:rStyle w:val="eop"/>
                      <w:rFonts w:ascii="Arial" w:hAnsi="Arial" w:cs="Arial"/>
                      <w:sz w:val="16"/>
                      <w:szCs w:val="16"/>
                    </w:rPr>
                    <w:t> </w:t>
                  </w:r>
                </w:p>
              </w:tc>
              <w:tc>
                <w:tcPr>
                  <w:tcW w:w="1549" w:type="dxa"/>
                  <w:tcBorders>
                    <w:top w:val="single" w:sz="4" w:space="0" w:color="auto"/>
                    <w:left w:val="single" w:sz="6" w:space="0" w:color="auto"/>
                    <w:bottom w:val="single" w:sz="6" w:space="0" w:color="auto"/>
                    <w:right w:val="single" w:sz="6" w:space="0" w:color="auto"/>
                  </w:tcBorders>
                  <w:vAlign w:val="center"/>
                  <w:hideMark/>
                </w:tcPr>
                <w:p w14:paraId="622F111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6" w:space="0" w:color="auto"/>
                    <w:bottom w:val="single" w:sz="6" w:space="0" w:color="auto"/>
                    <w:right w:val="single" w:sz="6" w:space="0" w:color="auto"/>
                  </w:tcBorders>
                  <w:vAlign w:val="center"/>
                  <w:hideMark/>
                </w:tcPr>
                <w:p w14:paraId="42B09A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6" w:space="0" w:color="auto"/>
                    <w:bottom w:val="single" w:sz="6" w:space="0" w:color="auto"/>
                    <w:right w:val="single" w:sz="6" w:space="0" w:color="auto"/>
                  </w:tcBorders>
                  <w:vAlign w:val="center"/>
                  <w:hideMark/>
                </w:tcPr>
                <w:p w14:paraId="0C2C512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08559B62" w14:textId="77777777" w:rsidTr="00EA26D6">
              <w:trPr>
                <w:trHeight w:val="525"/>
              </w:trPr>
              <w:tc>
                <w:tcPr>
                  <w:tcW w:w="3027" w:type="dxa"/>
                  <w:vMerge/>
                  <w:vAlign w:val="center"/>
                  <w:hideMark/>
                </w:tcPr>
                <w:p w14:paraId="3E5A3911" w14:textId="77777777" w:rsidR="00BE4354" w:rsidRPr="006145DB" w:rsidRDefault="00BE4354" w:rsidP="005B435E">
                  <w:pPr>
                    <w:spacing w:after="0" w:line="240" w:lineRule="auto"/>
                    <w:ind w:left="57" w:right="57"/>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264C18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6" w:space="0" w:color="auto"/>
                    <w:left w:val="single" w:sz="6" w:space="0" w:color="auto"/>
                    <w:bottom w:val="single" w:sz="6" w:space="0" w:color="auto"/>
                    <w:right w:val="single" w:sz="6" w:space="0" w:color="auto"/>
                  </w:tcBorders>
                  <w:vAlign w:val="center"/>
                  <w:hideMark/>
                </w:tcPr>
                <w:p w14:paraId="504DBEC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6" w:space="0" w:color="auto"/>
                    <w:left w:val="single" w:sz="6" w:space="0" w:color="auto"/>
                    <w:bottom w:val="single" w:sz="6" w:space="0" w:color="auto"/>
                    <w:right w:val="single" w:sz="6" w:space="0" w:color="auto"/>
                  </w:tcBorders>
                  <w:vAlign w:val="center"/>
                  <w:hideMark/>
                </w:tcPr>
                <w:p w14:paraId="519CD2F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2E06D138" w14:textId="77777777" w:rsidTr="00EA26D6">
              <w:trPr>
                <w:trHeight w:val="525"/>
              </w:trPr>
              <w:tc>
                <w:tcPr>
                  <w:tcW w:w="3027" w:type="dxa"/>
                  <w:tcBorders>
                    <w:top w:val="single" w:sz="6" w:space="0" w:color="auto"/>
                    <w:left w:val="single" w:sz="6" w:space="0" w:color="auto"/>
                    <w:bottom w:val="single" w:sz="4" w:space="0" w:color="auto"/>
                    <w:right w:val="single" w:sz="6" w:space="0" w:color="auto"/>
                  </w:tcBorders>
                  <w:vAlign w:val="center"/>
                  <w:hideMark/>
                </w:tcPr>
                <w:p w14:paraId="5736AFA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perteneciente a los sectores sociales LGBTI.</w:t>
                  </w:r>
                  <w:r w:rsidRPr="006145DB">
                    <w:rPr>
                      <w:rStyle w:val="eop"/>
                      <w:rFonts w:ascii="Arial" w:hAnsi="Arial" w:cs="Arial"/>
                      <w:sz w:val="16"/>
                      <w:szCs w:val="16"/>
                    </w:rPr>
                    <w:t> </w:t>
                  </w:r>
                </w:p>
              </w:tc>
              <w:tc>
                <w:tcPr>
                  <w:tcW w:w="1549" w:type="dxa"/>
                  <w:tcBorders>
                    <w:top w:val="single" w:sz="6" w:space="0" w:color="auto"/>
                    <w:left w:val="single" w:sz="6" w:space="0" w:color="auto"/>
                    <w:bottom w:val="single" w:sz="4" w:space="0" w:color="auto"/>
                    <w:right w:val="single" w:sz="6" w:space="0" w:color="auto"/>
                  </w:tcBorders>
                  <w:vAlign w:val="center"/>
                  <w:hideMark/>
                </w:tcPr>
                <w:p w14:paraId="67FE7F1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6" w:space="0" w:color="auto"/>
                    <w:left w:val="single" w:sz="6" w:space="0" w:color="auto"/>
                    <w:bottom w:val="single" w:sz="4" w:space="0" w:color="auto"/>
                    <w:right w:val="single" w:sz="6" w:space="0" w:color="auto"/>
                  </w:tcBorders>
                  <w:vAlign w:val="center"/>
                  <w:hideMark/>
                </w:tcPr>
                <w:p w14:paraId="295DE61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6" w:space="0" w:color="auto"/>
                    <w:left w:val="single" w:sz="6" w:space="0" w:color="auto"/>
                    <w:bottom w:val="single" w:sz="4" w:space="0" w:color="auto"/>
                    <w:right w:val="single" w:sz="6" w:space="0" w:color="auto"/>
                  </w:tcBorders>
                  <w:vAlign w:val="center"/>
                  <w:hideMark/>
                </w:tcPr>
                <w:p w14:paraId="12504F8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6BF1993A" w14:textId="77777777" w:rsidTr="0056394F">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56952483"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de setenta y cinco (75) años o mas</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32A6A74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6B578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3708E97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47BF8C85" w14:textId="77777777" w:rsidTr="004F2C15">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2E9030D8" w14:textId="77777777" w:rsidR="00BE4354" w:rsidRPr="006145DB" w:rsidRDefault="00BE4354" w:rsidP="005B435E">
                  <w:pPr>
                    <w:pStyle w:val="paragraph"/>
                    <w:spacing w:before="0" w:beforeAutospacing="0" w:after="0" w:afterAutospacing="0"/>
                    <w:jc w:val="both"/>
                    <w:textAlignment w:val="baseline"/>
                    <w:rPr>
                      <w:rFonts w:ascii="Arial" w:hAnsi="Arial" w:cs="Arial"/>
                      <w:sz w:val="18"/>
                      <w:szCs w:val="18"/>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CAEA22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28FFAF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89C1AD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5F7CF0F7" w14:textId="77777777" w:rsidTr="004F2C15">
              <w:trPr>
                <w:trHeight w:val="1200"/>
              </w:trPr>
              <w:tc>
                <w:tcPr>
                  <w:tcW w:w="3027" w:type="dxa"/>
                  <w:vMerge w:val="restart"/>
                  <w:tcBorders>
                    <w:top w:val="single" w:sz="4" w:space="0" w:color="auto"/>
                    <w:left w:val="single" w:sz="4" w:space="0" w:color="auto"/>
                    <w:bottom w:val="single" w:sz="4" w:space="0" w:color="auto"/>
                    <w:right w:val="single" w:sz="4" w:space="0" w:color="auto"/>
                  </w:tcBorders>
                  <w:vAlign w:val="center"/>
                  <w:hideMark/>
                </w:tcPr>
                <w:p w14:paraId="1A7E9AF1"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que vive en soluciones habitacionales temporales “paga diarios”.</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0AD41D" w14:textId="65B8538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Instrumento de Focalización de Personas Usuarias de Soluciones Habitacionales</w:t>
                  </w:r>
                  <w:r w:rsidRPr="006145DB">
                    <w:rPr>
                      <w:rFonts w:cs="Arial"/>
                    </w:rPr>
                    <w:br/>
                  </w:r>
                  <w:r w:rsidRPr="006145DB">
                    <w:rPr>
                      <w:rFonts w:eastAsia="Arial" w:cs="Arial"/>
                      <w:sz w:val="16"/>
                      <w:szCs w:val="16"/>
                      <w:lang w:val="es-CO"/>
                    </w:rPr>
                    <w:t>Temporales (paga diarios)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87817BA"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Entrega única 2023</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332770"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SDP</w:t>
                  </w:r>
                </w:p>
              </w:tc>
            </w:tr>
            <w:tr w:rsidR="009706F0" w:rsidRPr="006145DB" w14:paraId="198584B4" w14:textId="77777777" w:rsidTr="00EA26D6">
              <w:trPr>
                <w:trHeight w:val="300"/>
              </w:trPr>
              <w:tc>
                <w:tcPr>
                  <w:tcW w:w="3027" w:type="dxa"/>
                  <w:vMerge/>
                  <w:tcBorders>
                    <w:top w:val="single" w:sz="4" w:space="0" w:color="auto"/>
                    <w:left w:val="single" w:sz="6" w:space="0" w:color="auto"/>
                    <w:bottom w:val="single" w:sz="4" w:space="0" w:color="auto"/>
                    <w:right w:val="single" w:sz="6" w:space="0" w:color="auto"/>
                  </w:tcBorders>
                  <w:vAlign w:val="center"/>
                  <w:hideMark/>
                </w:tcPr>
                <w:p w14:paraId="5735288B" w14:textId="77777777" w:rsidR="00BE4354" w:rsidRPr="006145DB" w:rsidRDefault="00BE4354" w:rsidP="005B435E">
                  <w:pPr>
                    <w:spacing w:after="0" w:line="240" w:lineRule="auto"/>
                    <w:rPr>
                      <w:rFonts w:cs="Arial"/>
                    </w:rPr>
                  </w:pPr>
                </w:p>
              </w:tc>
              <w:tc>
                <w:tcPr>
                  <w:tcW w:w="1549" w:type="dxa"/>
                  <w:tcBorders>
                    <w:top w:val="single" w:sz="4" w:space="0" w:color="auto"/>
                    <w:left w:val="single" w:sz="6" w:space="0" w:color="auto"/>
                    <w:bottom w:val="single" w:sz="4" w:space="0" w:color="auto"/>
                    <w:right w:val="single" w:sz="6" w:space="0" w:color="auto"/>
                  </w:tcBorders>
                  <w:vAlign w:val="center"/>
                  <w:hideMark/>
                </w:tcPr>
                <w:p w14:paraId="2D613D28"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Base de personas residentes en pagadarios</w:t>
                  </w:r>
                </w:p>
              </w:tc>
              <w:tc>
                <w:tcPr>
                  <w:tcW w:w="1144" w:type="dxa"/>
                  <w:tcBorders>
                    <w:top w:val="single" w:sz="4" w:space="0" w:color="auto"/>
                    <w:left w:val="single" w:sz="6" w:space="0" w:color="auto"/>
                    <w:bottom w:val="single" w:sz="4" w:space="0" w:color="auto"/>
                    <w:right w:val="single" w:sz="6" w:space="0" w:color="auto"/>
                  </w:tcBorders>
                  <w:vAlign w:val="center"/>
                  <w:hideMark/>
                </w:tcPr>
                <w:p w14:paraId="0673E726"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2024</w:t>
                  </w:r>
                </w:p>
              </w:tc>
              <w:tc>
                <w:tcPr>
                  <w:tcW w:w="1630" w:type="dxa"/>
                  <w:tcBorders>
                    <w:top w:val="single" w:sz="4" w:space="0" w:color="auto"/>
                    <w:left w:val="single" w:sz="6" w:space="0" w:color="auto"/>
                    <w:bottom w:val="single" w:sz="4" w:space="0" w:color="auto"/>
                    <w:right w:val="single" w:sz="6" w:space="0" w:color="auto"/>
                  </w:tcBorders>
                  <w:vAlign w:val="center"/>
                  <w:hideMark/>
                </w:tcPr>
                <w:p w14:paraId="27775873"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de Integración Social</w:t>
                  </w:r>
                </w:p>
                <w:p w14:paraId="4510331C" w14:textId="1B91E90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w:t>
                  </w:r>
                  <w:r w:rsidR="009F15D1" w:rsidRPr="006145DB">
                    <w:rPr>
                      <w:rFonts w:eastAsia="Arial" w:cs="Arial"/>
                      <w:sz w:val="16"/>
                      <w:szCs w:val="16"/>
                      <w:lang w:val="es-CO"/>
                    </w:rPr>
                    <w:t>P</w:t>
                  </w:r>
                </w:p>
              </w:tc>
            </w:tr>
            <w:tr w:rsidR="00BD3339" w:rsidRPr="006145DB" w14:paraId="566FF5F1" w14:textId="77777777" w:rsidTr="0056394F">
              <w:trPr>
                <w:trHeight w:val="70"/>
              </w:trPr>
              <w:tc>
                <w:tcPr>
                  <w:tcW w:w="3027" w:type="dxa"/>
                  <w:tcBorders>
                    <w:top w:val="single" w:sz="4" w:space="0" w:color="auto"/>
                    <w:left w:val="nil"/>
                    <w:bottom w:val="nil"/>
                    <w:right w:val="nil"/>
                  </w:tcBorders>
                  <w:vAlign w:val="center"/>
                </w:tcPr>
                <w:p w14:paraId="328CA307" w14:textId="77777777" w:rsidR="00BD3339" w:rsidRPr="006145DB" w:rsidRDefault="00BD3339" w:rsidP="005B435E">
                  <w:pPr>
                    <w:spacing w:after="0" w:line="240" w:lineRule="auto"/>
                    <w:rPr>
                      <w:rFonts w:cs="Arial"/>
                      <w:sz w:val="14"/>
                      <w:szCs w:val="14"/>
                    </w:rPr>
                  </w:pPr>
                </w:p>
              </w:tc>
              <w:tc>
                <w:tcPr>
                  <w:tcW w:w="1549" w:type="dxa"/>
                  <w:tcBorders>
                    <w:top w:val="single" w:sz="4" w:space="0" w:color="auto"/>
                    <w:left w:val="nil"/>
                    <w:bottom w:val="nil"/>
                    <w:right w:val="nil"/>
                  </w:tcBorders>
                  <w:vAlign w:val="center"/>
                </w:tcPr>
                <w:p w14:paraId="5857087A" w14:textId="77777777" w:rsidR="00BD3339" w:rsidRPr="006145DB" w:rsidRDefault="00BD3339" w:rsidP="005B435E">
                  <w:pPr>
                    <w:spacing w:after="0" w:line="240" w:lineRule="auto"/>
                    <w:jc w:val="center"/>
                    <w:rPr>
                      <w:rFonts w:eastAsia="Arial" w:cs="Arial"/>
                      <w:sz w:val="16"/>
                      <w:szCs w:val="16"/>
                      <w:lang w:val="es-CO"/>
                    </w:rPr>
                  </w:pPr>
                </w:p>
              </w:tc>
              <w:tc>
                <w:tcPr>
                  <w:tcW w:w="1144" w:type="dxa"/>
                  <w:tcBorders>
                    <w:top w:val="single" w:sz="4" w:space="0" w:color="auto"/>
                    <w:left w:val="nil"/>
                    <w:bottom w:val="nil"/>
                    <w:right w:val="nil"/>
                  </w:tcBorders>
                  <w:vAlign w:val="center"/>
                </w:tcPr>
                <w:p w14:paraId="1DED0E5C" w14:textId="77777777" w:rsidR="00BD3339" w:rsidRPr="006145DB" w:rsidRDefault="00BD3339" w:rsidP="005B435E">
                  <w:pPr>
                    <w:spacing w:after="0" w:line="240" w:lineRule="auto"/>
                    <w:jc w:val="center"/>
                    <w:rPr>
                      <w:rFonts w:eastAsia="Arial" w:cs="Arial"/>
                      <w:sz w:val="16"/>
                      <w:szCs w:val="16"/>
                      <w:lang w:val="es-CO"/>
                    </w:rPr>
                  </w:pPr>
                </w:p>
              </w:tc>
              <w:tc>
                <w:tcPr>
                  <w:tcW w:w="1630" w:type="dxa"/>
                  <w:tcBorders>
                    <w:top w:val="single" w:sz="4" w:space="0" w:color="auto"/>
                    <w:left w:val="nil"/>
                    <w:bottom w:val="nil"/>
                    <w:right w:val="nil"/>
                  </w:tcBorders>
                  <w:vAlign w:val="center"/>
                </w:tcPr>
                <w:p w14:paraId="2A4C9153" w14:textId="77777777" w:rsidR="00BD3339" w:rsidRPr="006145DB" w:rsidRDefault="00BD3339" w:rsidP="005B435E">
                  <w:pPr>
                    <w:tabs>
                      <w:tab w:val="left" w:pos="709"/>
                    </w:tabs>
                    <w:spacing w:after="0" w:line="240" w:lineRule="auto"/>
                    <w:jc w:val="center"/>
                    <w:rPr>
                      <w:rFonts w:eastAsia="Arial" w:cs="Arial"/>
                      <w:sz w:val="16"/>
                      <w:szCs w:val="16"/>
                      <w:lang w:val="es-CO"/>
                    </w:rPr>
                  </w:pPr>
                </w:p>
              </w:tc>
            </w:tr>
          </w:tbl>
          <w:p w14:paraId="3240A477"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0E56D41A" w14:textId="77777777" w:rsidTr="00EA26D6">
        <w:trPr>
          <w:trHeight w:val="3010"/>
          <w:jc w:val="center"/>
        </w:trPr>
        <w:tc>
          <w:tcPr>
            <w:tcW w:w="1980" w:type="dxa"/>
            <w:vAlign w:val="center"/>
          </w:tcPr>
          <w:p w14:paraId="0A2C9BEF" w14:textId="77777777" w:rsidR="00BE4354" w:rsidRPr="006145DB" w:rsidRDefault="00BE435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15" w:type="dxa"/>
          </w:tcPr>
          <w:tbl>
            <w:tblPr>
              <w:tblW w:w="73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615"/>
            </w:tblGrid>
            <w:tr w:rsidR="00BD3339" w:rsidRPr="006145DB" w14:paraId="50D5900B" w14:textId="77777777" w:rsidTr="00EA26D6">
              <w:trPr>
                <w:trHeight w:val="80"/>
              </w:trPr>
              <w:tc>
                <w:tcPr>
                  <w:tcW w:w="3027" w:type="dxa"/>
                  <w:tcBorders>
                    <w:top w:val="nil"/>
                    <w:left w:val="nil"/>
                    <w:bottom w:val="single" w:sz="6" w:space="0" w:color="auto"/>
                    <w:right w:val="nil"/>
                  </w:tcBorders>
                  <w:vAlign w:val="center"/>
                </w:tcPr>
                <w:p w14:paraId="05727D78"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2"/>
                      <w:szCs w:val="12"/>
                    </w:rPr>
                  </w:pPr>
                </w:p>
              </w:tc>
              <w:tc>
                <w:tcPr>
                  <w:tcW w:w="1549" w:type="dxa"/>
                  <w:tcBorders>
                    <w:top w:val="nil"/>
                    <w:left w:val="nil"/>
                    <w:bottom w:val="single" w:sz="6" w:space="0" w:color="auto"/>
                    <w:right w:val="nil"/>
                  </w:tcBorders>
                  <w:vAlign w:val="center"/>
                </w:tcPr>
                <w:p w14:paraId="144404E4"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6" w:space="0" w:color="auto"/>
                    <w:right w:val="nil"/>
                  </w:tcBorders>
                  <w:vAlign w:val="center"/>
                </w:tcPr>
                <w:p w14:paraId="107C5D5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15" w:type="dxa"/>
                  <w:tcBorders>
                    <w:top w:val="nil"/>
                    <w:left w:val="nil"/>
                    <w:bottom w:val="single" w:sz="6" w:space="0" w:color="auto"/>
                    <w:right w:val="nil"/>
                  </w:tcBorders>
                  <w:vAlign w:val="center"/>
                </w:tcPr>
                <w:p w14:paraId="0E14D900"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0173254D" w14:textId="77777777" w:rsidTr="00EA26D6">
              <w:trPr>
                <w:trHeight w:val="375"/>
              </w:trPr>
              <w:tc>
                <w:tcPr>
                  <w:tcW w:w="3027" w:type="dxa"/>
                  <w:tcBorders>
                    <w:top w:val="nil"/>
                    <w:left w:val="single" w:sz="6" w:space="0" w:color="auto"/>
                    <w:bottom w:val="single" w:sz="6" w:space="0" w:color="auto"/>
                    <w:right w:val="single" w:sz="6" w:space="0" w:color="auto"/>
                  </w:tcBorders>
                  <w:vAlign w:val="center"/>
                  <w:hideMark/>
                </w:tcPr>
                <w:p w14:paraId="6C66D9B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Ingreso</w:t>
                  </w:r>
                  <w:r w:rsidRPr="006145DB">
                    <w:rPr>
                      <w:rStyle w:val="eop"/>
                      <w:rFonts w:ascii="Arial" w:hAnsi="Arial" w:cs="Arial"/>
                      <w:sz w:val="16"/>
                      <w:szCs w:val="16"/>
                    </w:rPr>
                    <w:t> </w:t>
                  </w:r>
                </w:p>
              </w:tc>
              <w:tc>
                <w:tcPr>
                  <w:tcW w:w="1549" w:type="dxa"/>
                  <w:tcBorders>
                    <w:top w:val="nil"/>
                    <w:left w:val="single" w:sz="6" w:space="0" w:color="auto"/>
                    <w:bottom w:val="single" w:sz="6" w:space="0" w:color="auto"/>
                    <w:right w:val="single" w:sz="6" w:space="0" w:color="auto"/>
                  </w:tcBorders>
                  <w:vAlign w:val="center"/>
                  <w:hideMark/>
                </w:tcPr>
                <w:p w14:paraId="40BC3786"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44" w:type="dxa"/>
                  <w:tcBorders>
                    <w:top w:val="nil"/>
                    <w:left w:val="single" w:sz="6" w:space="0" w:color="auto"/>
                    <w:bottom w:val="single" w:sz="6" w:space="0" w:color="auto"/>
                    <w:right w:val="single" w:sz="6" w:space="0" w:color="auto"/>
                  </w:tcBorders>
                  <w:vAlign w:val="center"/>
                  <w:hideMark/>
                </w:tcPr>
                <w:p w14:paraId="0FAADFE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15" w:type="dxa"/>
                  <w:tcBorders>
                    <w:top w:val="nil"/>
                    <w:left w:val="single" w:sz="6" w:space="0" w:color="auto"/>
                    <w:bottom w:val="single" w:sz="6" w:space="0" w:color="auto"/>
                    <w:right w:val="single" w:sz="6" w:space="0" w:color="auto"/>
                  </w:tcBorders>
                  <w:vAlign w:val="center"/>
                  <w:hideMark/>
                </w:tcPr>
                <w:p w14:paraId="295D758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50C4336E" w14:textId="77777777" w:rsidTr="00EA26D6">
              <w:trPr>
                <w:trHeight w:val="240"/>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396A993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mayor de sesenta (60) años o más en riesgo de habitar calle o habitantes de calle.</w:t>
                  </w:r>
                  <w:r w:rsidRPr="006145DB">
                    <w:rPr>
                      <w:rStyle w:val="eop"/>
                      <w:rFonts w:ascii="Arial" w:hAnsi="Arial" w:cs="Arial"/>
                      <w:sz w:val="16"/>
                      <w:szCs w:val="16"/>
                    </w:rPr>
                    <w:t> </w:t>
                  </w:r>
                </w:p>
              </w:tc>
              <w:tc>
                <w:tcPr>
                  <w:tcW w:w="1549" w:type="dxa"/>
                  <w:tcBorders>
                    <w:top w:val="single" w:sz="6" w:space="0" w:color="auto"/>
                    <w:left w:val="single" w:sz="6" w:space="0" w:color="auto"/>
                    <w:bottom w:val="single" w:sz="6" w:space="0" w:color="auto"/>
                    <w:right w:val="single" w:sz="6" w:space="0" w:color="auto"/>
                  </w:tcBorders>
                  <w:vAlign w:val="center"/>
                  <w:hideMark/>
                </w:tcPr>
                <w:p w14:paraId="4985C80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5868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6B09EA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75E1999" w14:textId="77777777" w:rsidTr="00EA26D6">
              <w:trPr>
                <w:trHeight w:val="240"/>
              </w:trPr>
              <w:tc>
                <w:tcPr>
                  <w:tcW w:w="3027" w:type="dxa"/>
                  <w:vMerge/>
                  <w:vAlign w:val="center"/>
                  <w:hideMark/>
                </w:tcPr>
                <w:p w14:paraId="11F5E1F9" w14:textId="77777777" w:rsidR="00BE4354" w:rsidRPr="006145DB" w:rsidRDefault="00BE4354" w:rsidP="005B435E">
                  <w:pPr>
                    <w:spacing w:after="0" w:line="240" w:lineRule="auto"/>
                    <w:ind w:right="130"/>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20EACD3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6ACFCD4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4103519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1C783C7C" w14:textId="77777777" w:rsidTr="004B3A3D">
              <w:trPr>
                <w:trHeight w:val="240"/>
              </w:trPr>
              <w:tc>
                <w:tcPr>
                  <w:tcW w:w="3027" w:type="dxa"/>
                  <w:vMerge/>
                  <w:tcBorders>
                    <w:bottom w:val="single" w:sz="6" w:space="0" w:color="auto"/>
                  </w:tcBorders>
                  <w:vAlign w:val="center"/>
                  <w:hideMark/>
                </w:tcPr>
                <w:p w14:paraId="3008D335" w14:textId="77777777" w:rsidR="00BE4354" w:rsidRPr="006145DB" w:rsidRDefault="00BE4354" w:rsidP="005B435E">
                  <w:pPr>
                    <w:spacing w:after="0" w:line="240" w:lineRule="auto"/>
                    <w:ind w:right="130"/>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5D9B5CD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44791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9E760C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r w:rsidR="009706F0" w:rsidRPr="006145DB" w14:paraId="005AE27A" w14:textId="77777777" w:rsidTr="004B3A3D">
              <w:trPr>
                <w:trHeight w:val="240"/>
              </w:trPr>
              <w:tc>
                <w:tcPr>
                  <w:tcW w:w="3027" w:type="dxa"/>
                  <w:tcBorders>
                    <w:top w:val="single" w:sz="6" w:space="0" w:color="auto"/>
                    <w:left w:val="single" w:sz="6" w:space="0" w:color="auto"/>
                    <w:bottom w:val="nil"/>
                    <w:right w:val="single" w:sz="6" w:space="0" w:color="auto"/>
                  </w:tcBorders>
                  <w:vAlign w:val="center"/>
                  <w:hideMark/>
                </w:tcPr>
                <w:p w14:paraId="4BB52F7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 xml:space="preserve">Persona que no tengan dependencia severa, grave o total, </w:t>
                  </w:r>
                  <w:r w:rsidRPr="006145DB">
                    <w:rPr>
                      <w:rStyle w:val="normaltextrun"/>
                      <w:rFonts w:ascii="Arial" w:hAnsi="Arial" w:cs="Arial"/>
                      <w:sz w:val="16"/>
                      <w:szCs w:val="16"/>
                      <w:lang w:val="es-ES"/>
                    </w:rPr>
                    <w:t>o que requieran unidad de cuidado crónico, procedimientos invasivos o unidad de salud mental.</w:t>
                  </w:r>
                  <w:r w:rsidRPr="006145DB">
                    <w:rPr>
                      <w:rStyle w:val="eop"/>
                      <w:rFonts w:ascii="Arial" w:hAnsi="Arial" w:cs="Arial"/>
                      <w:sz w:val="16"/>
                      <w:szCs w:val="16"/>
                    </w:rPr>
                    <w:t> </w:t>
                  </w:r>
                </w:p>
              </w:tc>
              <w:tc>
                <w:tcPr>
                  <w:tcW w:w="1549" w:type="dxa"/>
                  <w:tcBorders>
                    <w:top w:val="single" w:sz="6" w:space="0" w:color="auto"/>
                    <w:left w:val="single" w:sz="6" w:space="0" w:color="auto"/>
                    <w:bottom w:val="nil"/>
                    <w:right w:val="single" w:sz="6" w:space="0" w:color="auto"/>
                  </w:tcBorders>
                  <w:vAlign w:val="center"/>
                  <w:hideMark/>
                </w:tcPr>
                <w:p w14:paraId="00EBFBC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nil"/>
                    <w:right w:val="single" w:sz="6" w:space="0" w:color="auto"/>
                  </w:tcBorders>
                  <w:vAlign w:val="center"/>
                  <w:hideMark/>
                </w:tcPr>
                <w:p w14:paraId="782780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nil"/>
                    <w:right w:val="single" w:sz="6" w:space="0" w:color="auto"/>
                  </w:tcBorders>
                  <w:vAlign w:val="center"/>
                  <w:hideMark/>
                </w:tcPr>
                <w:p w14:paraId="1E821B3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39AF1F76" w14:textId="77777777" w:rsidR="00BE4354" w:rsidRPr="006145DB" w:rsidRDefault="00BE4354" w:rsidP="005B435E">
            <w:pPr>
              <w:pStyle w:val="Textoindependiente"/>
              <w:spacing w:after="0" w:line="240" w:lineRule="auto"/>
              <w:ind w:right="112"/>
              <w:jc w:val="both"/>
              <w:rPr>
                <w:rFonts w:cs="Arial"/>
                <w:bCs/>
                <w:lang w:eastAsia="es-CO"/>
              </w:rPr>
            </w:pPr>
          </w:p>
        </w:tc>
      </w:tr>
      <w:tr w:rsidR="009706F0" w:rsidRPr="006145DB" w14:paraId="3288139F" w14:textId="77777777" w:rsidTr="00EA26D6">
        <w:trPr>
          <w:trHeight w:val="3152"/>
          <w:jc w:val="center"/>
        </w:trPr>
        <w:tc>
          <w:tcPr>
            <w:tcW w:w="1980" w:type="dxa"/>
            <w:vAlign w:val="center"/>
          </w:tcPr>
          <w:p w14:paraId="3413B054"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415" w:type="dxa"/>
          </w:tcPr>
          <w:tbl>
            <w:tblPr>
              <w:tblW w:w="7286" w:type="dxa"/>
              <w:tblBorders>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027"/>
              <w:gridCol w:w="1549"/>
              <w:gridCol w:w="1144"/>
              <w:gridCol w:w="1566"/>
            </w:tblGrid>
            <w:tr w:rsidR="00BD3339" w:rsidRPr="006145DB" w14:paraId="4EC805B5" w14:textId="77777777" w:rsidTr="004B3A3D">
              <w:trPr>
                <w:trHeight w:val="80"/>
              </w:trPr>
              <w:tc>
                <w:tcPr>
                  <w:tcW w:w="3027" w:type="dxa"/>
                  <w:tcBorders>
                    <w:top w:val="nil"/>
                    <w:left w:val="nil"/>
                    <w:bottom w:val="single" w:sz="6" w:space="0" w:color="auto"/>
                    <w:right w:val="nil"/>
                  </w:tcBorders>
                  <w:vAlign w:val="center"/>
                </w:tcPr>
                <w:p w14:paraId="469631A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49" w:type="dxa"/>
                  <w:tcBorders>
                    <w:top w:val="nil"/>
                    <w:left w:val="nil"/>
                    <w:bottom w:val="single" w:sz="6" w:space="0" w:color="auto"/>
                    <w:right w:val="nil"/>
                  </w:tcBorders>
                  <w:vAlign w:val="center"/>
                </w:tcPr>
                <w:p w14:paraId="0AFC8AB3"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6" w:space="0" w:color="auto"/>
                    <w:right w:val="nil"/>
                  </w:tcBorders>
                  <w:vAlign w:val="center"/>
                </w:tcPr>
                <w:p w14:paraId="1561A82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66" w:type="dxa"/>
                  <w:tcBorders>
                    <w:top w:val="nil"/>
                    <w:left w:val="nil"/>
                    <w:bottom w:val="single" w:sz="6" w:space="0" w:color="auto"/>
                    <w:right w:val="nil"/>
                  </w:tcBorders>
                  <w:vAlign w:val="center"/>
                </w:tcPr>
                <w:p w14:paraId="5E7BCF2E"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4EA21C21" w14:textId="77777777" w:rsidTr="00EA26D6">
              <w:trPr>
                <w:trHeight w:val="375"/>
              </w:trPr>
              <w:tc>
                <w:tcPr>
                  <w:tcW w:w="3027" w:type="dxa"/>
                  <w:tcBorders>
                    <w:top w:val="single" w:sz="6" w:space="0" w:color="auto"/>
                    <w:bottom w:val="single" w:sz="4" w:space="0" w:color="auto"/>
                  </w:tcBorders>
                  <w:vAlign w:val="center"/>
                  <w:hideMark/>
                </w:tcPr>
                <w:p w14:paraId="726059E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Criterios de Egreso</w:t>
                  </w:r>
                  <w:r w:rsidRPr="006145DB">
                    <w:rPr>
                      <w:rStyle w:val="eop"/>
                      <w:rFonts w:ascii="Arial" w:hAnsi="Arial" w:cs="Arial"/>
                      <w:sz w:val="16"/>
                      <w:szCs w:val="16"/>
                    </w:rPr>
                    <w:t> </w:t>
                  </w:r>
                </w:p>
              </w:tc>
              <w:tc>
                <w:tcPr>
                  <w:tcW w:w="1549" w:type="dxa"/>
                  <w:tcBorders>
                    <w:top w:val="single" w:sz="6" w:space="0" w:color="auto"/>
                    <w:bottom w:val="single" w:sz="4" w:space="0" w:color="auto"/>
                  </w:tcBorders>
                  <w:vAlign w:val="center"/>
                  <w:hideMark/>
                </w:tcPr>
                <w:p w14:paraId="75661F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single" w:sz="6" w:space="0" w:color="auto"/>
                    <w:bottom w:val="single" w:sz="4" w:space="0" w:color="auto"/>
                  </w:tcBorders>
                  <w:vAlign w:val="center"/>
                  <w:hideMark/>
                </w:tcPr>
                <w:p w14:paraId="69E0D0B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566" w:type="dxa"/>
                  <w:tcBorders>
                    <w:top w:val="single" w:sz="6" w:space="0" w:color="auto"/>
                    <w:bottom w:val="single" w:sz="4" w:space="0" w:color="auto"/>
                  </w:tcBorders>
                  <w:vAlign w:val="center"/>
                  <w:hideMark/>
                </w:tcPr>
                <w:p w14:paraId="70B4440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680C271D" w14:textId="77777777" w:rsidTr="00EA26D6">
              <w:trPr>
                <w:trHeight w:val="240"/>
              </w:trPr>
              <w:tc>
                <w:tcPr>
                  <w:tcW w:w="3027" w:type="dxa"/>
                  <w:tcBorders>
                    <w:top w:val="single" w:sz="4" w:space="0" w:color="auto"/>
                    <w:left w:val="single" w:sz="4" w:space="0" w:color="auto"/>
                    <w:bottom w:val="single" w:sz="4" w:space="0" w:color="auto"/>
                    <w:right w:val="single" w:sz="4" w:space="0" w:color="auto"/>
                  </w:tcBorders>
                  <w:vAlign w:val="center"/>
                  <w:hideMark/>
                </w:tcPr>
                <w:p w14:paraId="3C1DED5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326E3C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 / Solicitud Ciudadana</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5FDBDA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5260D6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70CE64A2" w14:textId="77777777" w:rsidTr="00EA26D6">
              <w:trPr>
                <w:trHeight w:val="300"/>
              </w:trPr>
              <w:tc>
                <w:tcPr>
                  <w:tcW w:w="3027" w:type="dxa"/>
                  <w:tcBorders>
                    <w:top w:val="single" w:sz="4" w:space="0" w:color="auto"/>
                    <w:left w:val="single" w:sz="4" w:space="0" w:color="auto"/>
                    <w:bottom w:val="single" w:sz="4" w:space="0" w:color="auto"/>
                    <w:right w:val="single" w:sz="4" w:space="0" w:color="auto"/>
                  </w:tcBorders>
                  <w:vAlign w:val="center"/>
                  <w:hideMark/>
                </w:tcPr>
                <w:p w14:paraId="35457D5F"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Incurrir en faltas gravísimas establecidas en del pacto para la convivencia, una vez surtido el debido proceso</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5E7665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94D5C9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07E4D5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1E784BC2" w14:textId="77777777" w:rsidTr="00EA26D6">
              <w:trPr>
                <w:trHeight w:val="240"/>
              </w:trPr>
              <w:tc>
                <w:tcPr>
                  <w:tcW w:w="3027" w:type="dxa"/>
                  <w:tcBorders>
                    <w:top w:val="single" w:sz="4" w:space="0" w:color="auto"/>
                    <w:left w:val="single" w:sz="4" w:space="0" w:color="auto"/>
                    <w:bottom w:val="single" w:sz="4" w:space="0" w:color="auto"/>
                    <w:right w:val="single" w:sz="4" w:space="0" w:color="auto"/>
                  </w:tcBorders>
                  <w:vAlign w:val="center"/>
                  <w:hideMark/>
                </w:tcPr>
                <w:p w14:paraId="38F77FE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Ingreso a servicios sociales de la S.D.I.S en modalidad de institucionalización de larga estancia o permanente.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9F3A8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399C4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D0D335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p>
              </w:tc>
            </w:tr>
            <w:tr w:rsidR="009706F0" w:rsidRPr="006145DB" w14:paraId="78BD1C35" w14:textId="77777777" w:rsidTr="00EA26D6">
              <w:trPr>
                <w:trHeight w:val="255"/>
              </w:trPr>
              <w:tc>
                <w:tcPr>
                  <w:tcW w:w="3027" w:type="dxa"/>
                  <w:tcBorders>
                    <w:top w:val="single" w:sz="4" w:space="0" w:color="auto"/>
                    <w:left w:val="single" w:sz="4" w:space="0" w:color="auto"/>
                    <w:bottom w:val="single" w:sz="4" w:space="0" w:color="auto"/>
                    <w:right w:val="single" w:sz="4" w:space="0" w:color="auto"/>
                  </w:tcBorders>
                  <w:vAlign w:val="center"/>
                  <w:hideMark/>
                </w:tcPr>
                <w:p w14:paraId="07FF0435"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Fallecimiento</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5D51179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Fallecidos (Inhumados)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B03718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Mensual (Mes Vencido)</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E27D25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w:t>
                  </w:r>
                </w:p>
              </w:tc>
            </w:tr>
            <w:tr w:rsidR="009706F0" w:rsidRPr="006145DB" w14:paraId="5B7AA310"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9F01DD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con nivel de dependencia funcional grave o total.</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5BB5428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3C6203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72CDC7E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BD3339" w:rsidRPr="006145DB" w14:paraId="7AEFE5DF" w14:textId="77777777" w:rsidTr="004B3A3D">
              <w:trPr>
                <w:trHeight w:val="70"/>
              </w:trPr>
              <w:tc>
                <w:tcPr>
                  <w:tcW w:w="3027" w:type="dxa"/>
                  <w:tcBorders>
                    <w:top w:val="single" w:sz="4" w:space="0" w:color="auto"/>
                    <w:left w:val="nil"/>
                    <w:bottom w:val="nil"/>
                    <w:right w:val="nil"/>
                  </w:tcBorders>
                  <w:vAlign w:val="center"/>
                </w:tcPr>
                <w:p w14:paraId="30246E60" w14:textId="77777777" w:rsidR="00BD3339" w:rsidRPr="006145DB" w:rsidRDefault="00BD3339" w:rsidP="005B435E">
                  <w:pPr>
                    <w:pStyle w:val="paragraph"/>
                    <w:spacing w:before="0" w:beforeAutospacing="0" w:after="0" w:afterAutospacing="0"/>
                    <w:ind w:left="57" w:right="57"/>
                    <w:jc w:val="both"/>
                    <w:textAlignment w:val="baseline"/>
                    <w:rPr>
                      <w:rStyle w:val="normaltextrun"/>
                      <w:rFonts w:ascii="Arial" w:hAnsi="Arial" w:cs="Arial"/>
                      <w:sz w:val="16"/>
                      <w:szCs w:val="16"/>
                    </w:rPr>
                  </w:pPr>
                </w:p>
              </w:tc>
              <w:tc>
                <w:tcPr>
                  <w:tcW w:w="1549" w:type="dxa"/>
                  <w:tcBorders>
                    <w:top w:val="single" w:sz="4" w:space="0" w:color="auto"/>
                    <w:left w:val="nil"/>
                    <w:bottom w:val="nil"/>
                    <w:right w:val="nil"/>
                  </w:tcBorders>
                  <w:vAlign w:val="center"/>
                </w:tcPr>
                <w:p w14:paraId="00AB1891"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single" w:sz="4" w:space="0" w:color="auto"/>
                    <w:left w:val="nil"/>
                    <w:bottom w:val="nil"/>
                    <w:right w:val="nil"/>
                  </w:tcBorders>
                  <w:vAlign w:val="center"/>
                </w:tcPr>
                <w:p w14:paraId="3EDA354A"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66" w:type="dxa"/>
                  <w:tcBorders>
                    <w:top w:val="single" w:sz="4" w:space="0" w:color="auto"/>
                    <w:left w:val="nil"/>
                    <w:bottom w:val="nil"/>
                    <w:right w:val="nil"/>
                  </w:tcBorders>
                  <w:vAlign w:val="center"/>
                </w:tcPr>
                <w:p w14:paraId="543B1DB7"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bl>
          <w:p w14:paraId="2D65B97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11A7E5BF" w14:textId="77777777" w:rsidTr="004B3A3D">
        <w:trPr>
          <w:trHeight w:val="70"/>
          <w:jc w:val="center"/>
        </w:trPr>
        <w:tc>
          <w:tcPr>
            <w:tcW w:w="1980" w:type="dxa"/>
            <w:vAlign w:val="center"/>
          </w:tcPr>
          <w:p w14:paraId="29657FF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415" w:type="dxa"/>
          </w:tcPr>
          <w:tbl>
            <w:tblPr>
              <w:tblW w:w="72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510"/>
            </w:tblGrid>
            <w:tr w:rsidR="00BD3339" w:rsidRPr="006145DB" w14:paraId="34D457BD" w14:textId="77777777" w:rsidTr="00185887">
              <w:trPr>
                <w:trHeight w:val="80"/>
              </w:trPr>
              <w:tc>
                <w:tcPr>
                  <w:tcW w:w="3027" w:type="dxa"/>
                  <w:tcBorders>
                    <w:top w:val="nil"/>
                    <w:left w:val="nil"/>
                    <w:bottom w:val="single" w:sz="4" w:space="0" w:color="auto"/>
                    <w:right w:val="nil"/>
                  </w:tcBorders>
                  <w:vAlign w:val="center"/>
                </w:tcPr>
                <w:p w14:paraId="28E416F6"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49" w:type="dxa"/>
                  <w:tcBorders>
                    <w:top w:val="nil"/>
                    <w:left w:val="nil"/>
                    <w:bottom w:val="single" w:sz="4" w:space="0" w:color="auto"/>
                    <w:right w:val="nil"/>
                  </w:tcBorders>
                  <w:vAlign w:val="center"/>
                </w:tcPr>
                <w:p w14:paraId="5151AD1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4" w:space="0" w:color="auto"/>
                    <w:right w:val="nil"/>
                  </w:tcBorders>
                  <w:vAlign w:val="center"/>
                </w:tcPr>
                <w:p w14:paraId="456B11E5"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10" w:type="dxa"/>
                  <w:tcBorders>
                    <w:top w:val="nil"/>
                    <w:left w:val="nil"/>
                    <w:bottom w:val="single" w:sz="4" w:space="0" w:color="auto"/>
                    <w:right w:val="nil"/>
                  </w:tcBorders>
                  <w:vAlign w:val="center"/>
                </w:tcPr>
                <w:p w14:paraId="379A484C"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1E59C04E" w14:textId="77777777" w:rsidTr="00185887">
              <w:trPr>
                <w:trHeight w:val="360"/>
              </w:trPr>
              <w:tc>
                <w:tcPr>
                  <w:tcW w:w="3027" w:type="dxa"/>
                  <w:tcBorders>
                    <w:top w:val="nil"/>
                    <w:left w:val="single" w:sz="4" w:space="0" w:color="auto"/>
                    <w:bottom w:val="single" w:sz="4" w:space="0" w:color="auto"/>
                    <w:right w:val="single" w:sz="4" w:space="0" w:color="auto"/>
                  </w:tcBorders>
                  <w:vAlign w:val="center"/>
                  <w:hideMark/>
                </w:tcPr>
                <w:p w14:paraId="35EC2D2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Restricciones</w:t>
                  </w:r>
                  <w:r w:rsidRPr="006145DB">
                    <w:rPr>
                      <w:rStyle w:val="eop"/>
                      <w:rFonts w:ascii="Arial" w:hAnsi="Arial" w:cs="Arial"/>
                      <w:sz w:val="16"/>
                      <w:szCs w:val="16"/>
                    </w:rPr>
                    <w:t> </w:t>
                  </w:r>
                </w:p>
              </w:tc>
              <w:tc>
                <w:tcPr>
                  <w:tcW w:w="1549" w:type="dxa"/>
                  <w:tcBorders>
                    <w:top w:val="nil"/>
                    <w:left w:val="single" w:sz="4" w:space="0" w:color="auto"/>
                    <w:bottom w:val="single" w:sz="4" w:space="0" w:color="auto"/>
                    <w:right w:val="single" w:sz="4" w:space="0" w:color="auto"/>
                  </w:tcBorders>
                  <w:vAlign w:val="center"/>
                  <w:hideMark/>
                </w:tcPr>
                <w:p w14:paraId="408E2BD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nil"/>
                    <w:left w:val="single" w:sz="4" w:space="0" w:color="auto"/>
                    <w:bottom w:val="single" w:sz="4" w:space="0" w:color="auto"/>
                    <w:right w:val="single" w:sz="4" w:space="0" w:color="auto"/>
                  </w:tcBorders>
                  <w:vAlign w:val="center"/>
                  <w:hideMark/>
                </w:tcPr>
                <w:p w14:paraId="29354A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510" w:type="dxa"/>
                  <w:tcBorders>
                    <w:top w:val="nil"/>
                    <w:left w:val="single" w:sz="4" w:space="0" w:color="auto"/>
                    <w:bottom w:val="single" w:sz="4" w:space="0" w:color="auto"/>
                    <w:right w:val="single" w:sz="4" w:space="0" w:color="auto"/>
                  </w:tcBorders>
                  <w:vAlign w:val="center"/>
                  <w:hideMark/>
                </w:tcPr>
                <w:p w14:paraId="7C853BF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5BD35A55" w14:textId="77777777" w:rsidTr="00185887">
              <w:trPr>
                <w:trHeight w:val="210"/>
              </w:trPr>
              <w:tc>
                <w:tcPr>
                  <w:tcW w:w="3027" w:type="dxa"/>
                  <w:tcBorders>
                    <w:top w:val="single" w:sz="4" w:space="0" w:color="auto"/>
                    <w:left w:val="single" w:sz="4" w:space="0" w:color="auto"/>
                    <w:bottom w:val="single" w:sz="4" w:space="0" w:color="auto"/>
                    <w:right w:val="single" w:sz="4" w:space="0" w:color="auto"/>
                  </w:tcBorders>
                  <w:vAlign w:val="center"/>
                  <w:hideMark/>
                </w:tcPr>
                <w:p w14:paraId="743340E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Comunidad de Cuidado</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4D020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54B8E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346BD2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8A053B2"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563D4E9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Comunidad de Vida para Población Habitante de Calle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8FBC2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D5EC0D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7717D70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42B93B1F"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9B7CA2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Prevención del Riesgo de Habitar Calle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AD20E2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775066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F8314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CE54816"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571DE76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Alta Dependencia Física, Mental o Cognitiva para Población Habitante de Calle.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314458A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2608E10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3DAD501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1E4EF110" w14:textId="77777777" w:rsidTr="00185887">
              <w:trPr>
                <w:trHeight w:val="225"/>
              </w:trPr>
              <w:tc>
                <w:tcPr>
                  <w:tcW w:w="3027" w:type="dxa"/>
                  <w:tcBorders>
                    <w:top w:val="single" w:sz="4" w:space="0" w:color="auto"/>
                    <w:left w:val="single" w:sz="6" w:space="0" w:color="auto"/>
                    <w:bottom w:val="nil"/>
                    <w:right w:val="single" w:sz="6" w:space="0" w:color="auto"/>
                  </w:tcBorders>
                  <w:vAlign w:val="center"/>
                  <w:hideMark/>
                </w:tcPr>
                <w:p w14:paraId="430B386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w:t>
                  </w:r>
                </w:p>
              </w:tc>
              <w:tc>
                <w:tcPr>
                  <w:tcW w:w="1549" w:type="dxa"/>
                  <w:tcBorders>
                    <w:top w:val="single" w:sz="4" w:space="0" w:color="auto"/>
                    <w:left w:val="single" w:sz="6" w:space="0" w:color="auto"/>
                    <w:bottom w:val="nil"/>
                    <w:right w:val="single" w:sz="6" w:space="0" w:color="auto"/>
                  </w:tcBorders>
                  <w:vAlign w:val="center"/>
                  <w:hideMark/>
                </w:tcPr>
                <w:p w14:paraId="207F9B0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6" w:space="0" w:color="auto"/>
                    <w:bottom w:val="nil"/>
                    <w:right w:val="single" w:sz="6" w:space="0" w:color="auto"/>
                  </w:tcBorders>
                  <w:vAlign w:val="center"/>
                  <w:hideMark/>
                </w:tcPr>
                <w:p w14:paraId="5A6B9D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6" w:space="0" w:color="auto"/>
                    <w:bottom w:val="nil"/>
                    <w:right w:val="single" w:sz="6" w:space="0" w:color="auto"/>
                  </w:tcBorders>
                  <w:vAlign w:val="center"/>
                  <w:hideMark/>
                </w:tcPr>
                <w:p w14:paraId="6D818EC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bl>
          <w:p w14:paraId="5582B007" w14:textId="77777777" w:rsidR="00BE4354" w:rsidRPr="006145DB" w:rsidRDefault="00BE4354" w:rsidP="005B435E">
            <w:pPr>
              <w:tabs>
                <w:tab w:val="left" w:pos="709"/>
              </w:tabs>
              <w:spacing w:after="0" w:line="240" w:lineRule="auto"/>
              <w:contextualSpacing/>
              <w:jc w:val="both"/>
              <w:rPr>
                <w:rFonts w:eastAsia="Calibri" w:cs="Arial"/>
                <w:bCs/>
                <w:sz w:val="20"/>
                <w:szCs w:val="20"/>
                <w:lang w:eastAsia="es-CO"/>
              </w:rPr>
            </w:pPr>
          </w:p>
        </w:tc>
      </w:tr>
      <w:tr w:rsidR="009706F0" w:rsidRPr="006145DB" w14:paraId="378203F2" w14:textId="77777777" w:rsidTr="00EA26D6">
        <w:trPr>
          <w:trHeight w:val="983"/>
          <w:jc w:val="center"/>
        </w:trPr>
        <w:tc>
          <w:tcPr>
            <w:tcW w:w="1980" w:type="dxa"/>
            <w:vAlign w:val="center"/>
          </w:tcPr>
          <w:p w14:paraId="712584C2"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Ejecución</w:t>
            </w:r>
          </w:p>
        </w:tc>
        <w:tc>
          <w:tcPr>
            <w:tcW w:w="7415" w:type="dxa"/>
          </w:tcPr>
          <w:p w14:paraId="4763056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ejecuta en centros de atención de operación tercerizada de domingo a domingo en jornada día de 8:00 a.m. a 5:00 p.m. y jornada noche de 6:00 p.m. a 7:00 a.m., a través de las siguientes líneas de atención: </w:t>
            </w:r>
          </w:p>
          <w:p w14:paraId="3CD3353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0DADF918"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Prácticas de autocuidado: Este componente incluye la promoción de hábitos de higiene personal, la gestión de la salud, la adopción de rutinas alimentarias saludables y la toma de decisiones relacionadas con su vida cotidiana. Se busca fortalecer la autonomía, respetando las capacidades individuales, y fomentar el reconocimiento de los recursos y habilidades de autocuidado que cada persona posee. </w:t>
            </w:r>
          </w:p>
          <w:p w14:paraId="528717E2"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Dignificación: implica ofrecer condiciones de vida, seguras y humanas, a las personas mayores que habitan la calle o están en riesgo de estarlo, respetando sus derechos y necesidades. Se centra en brindar un entorno de cuidado que respete su identidad, sus elecciones y sus historias de vida, a la vez que se garantiza un trato respetuoso y justo. </w:t>
            </w:r>
          </w:p>
          <w:p w14:paraId="23AC296C"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1EBDD26D"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Alojamiento seguro: ofrece un espacio protegido y adecuado para que las personas mayores encuentren refugio temporal, ya sea durante el día o la noche. Este espacio garantiza condiciones dignas, que incluyen áreas de descanso, acceso a instalaciones de higiene y un ambiente libre de violencia o discriminación. </w:t>
            </w:r>
          </w:p>
          <w:p w14:paraId="687D9EEA" w14:textId="77777777" w:rsidR="00BA7F29" w:rsidRPr="006145DB" w:rsidRDefault="00BA7F29" w:rsidP="005B435E">
            <w:pPr>
              <w:pStyle w:val="Ttulo1"/>
              <w:rPr>
                <w:sz w:val="20"/>
                <w:szCs w:val="20"/>
                <w:lang w:eastAsia="es-CO"/>
              </w:rPr>
            </w:pPr>
          </w:p>
          <w:p w14:paraId="3D66DF23"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Orientación y acompañamiento interdisciplinario: El servicio cuenta con un equipo interdisciplinario que brinda apoyo integral a las personas mayores, ofreciendo orientación psicosocial, bienestar emocional y reintegración social desde el enfoque poblacional -diferencial y de derechos.  </w:t>
            </w:r>
          </w:p>
          <w:p w14:paraId="2E8B1F27" w14:textId="77777777" w:rsidR="00BE4354" w:rsidRPr="006145DB" w:rsidRDefault="00BE4354" w:rsidP="005B435E">
            <w:pPr>
              <w:spacing w:after="0" w:line="240" w:lineRule="auto"/>
              <w:contextualSpacing/>
              <w:jc w:val="both"/>
              <w:rPr>
                <w:rFonts w:cs="Arial"/>
                <w:bCs/>
                <w:sz w:val="20"/>
                <w:szCs w:val="20"/>
                <w:lang w:eastAsia="es-CO"/>
              </w:rPr>
            </w:pPr>
          </w:p>
          <w:p w14:paraId="2A36E20D"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Así mismo, se fomenta la identificación de redes de apoyo a través de la participación, organización y el reconocimiento de los contextos familiares, institucionales y comunitarios, en el marco de la corresponsabilidad y la seguridad humana. Además, se impulsan acciones orientadas a resignificar los imaginarios sociales negativos sobre el envejecimiento, mediante una atención centrada en la persona mayor. Este enfoque contribuye a que las personas mayores mantengan un rol activo en la formulación e implementación de su proceso de atención, potenciando sus capacidades y respetando sus intereses y elecciones.  </w:t>
            </w:r>
          </w:p>
          <w:p w14:paraId="168AE01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68C4BF1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Este servicio brinda atención en las siguientes categorías: </w:t>
            </w:r>
          </w:p>
          <w:p w14:paraId="78114AF9" w14:textId="77777777" w:rsidR="00BE4354" w:rsidRPr="006145DB" w:rsidRDefault="00BE4354">
            <w:pPr>
              <w:numPr>
                <w:ilvl w:val="0"/>
                <w:numId w:val="34"/>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Alimentación </w:t>
            </w:r>
          </w:p>
          <w:p w14:paraId="4A762087" w14:textId="77777777" w:rsidR="00BE4354" w:rsidRPr="006145DB" w:rsidRDefault="00BE4354">
            <w:pPr>
              <w:numPr>
                <w:ilvl w:val="0"/>
                <w:numId w:val="35"/>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Aseo e higiene personal </w:t>
            </w:r>
          </w:p>
          <w:p w14:paraId="30CAAE70" w14:textId="77777777" w:rsidR="00BE4354" w:rsidRPr="006145DB" w:rsidRDefault="00BE4354">
            <w:pPr>
              <w:numPr>
                <w:ilvl w:val="0"/>
                <w:numId w:val="36"/>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Acompañamiento interdisciplinario  </w:t>
            </w:r>
          </w:p>
          <w:p w14:paraId="6A92DEE5" w14:textId="77777777" w:rsidR="00BE4354" w:rsidRPr="006145DB" w:rsidRDefault="00BE4354">
            <w:pPr>
              <w:numPr>
                <w:ilvl w:val="0"/>
                <w:numId w:val="37"/>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Promoción de buenas prácticas y hábitos saludables </w:t>
            </w:r>
          </w:p>
          <w:p w14:paraId="1F7DD9B9" w14:textId="77777777" w:rsidR="00BE4354" w:rsidRPr="006145DB" w:rsidRDefault="00BE4354">
            <w:pPr>
              <w:numPr>
                <w:ilvl w:val="0"/>
                <w:numId w:val="38"/>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Alojamiento </w:t>
            </w:r>
          </w:p>
          <w:p w14:paraId="3A166294" w14:textId="77777777" w:rsidR="00BE4354" w:rsidRPr="006145DB" w:rsidRDefault="00BE4354">
            <w:pPr>
              <w:numPr>
                <w:ilvl w:val="0"/>
                <w:numId w:val="39"/>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Orientación y referenciación a ofertas de servicios sociales </w:t>
            </w:r>
          </w:p>
          <w:p w14:paraId="07D08F7A" w14:textId="77777777" w:rsidR="00BE4354" w:rsidRPr="006145DB" w:rsidRDefault="00BE4354">
            <w:pPr>
              <w:numPr>
                <w:ilvl w:val="0"/>
                <w:numId w:val="40"/>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Activación de rutas en caso de vulneración de derechos </w:t>
            </w:r>
          </w:p>
          <w:p w14:paraId="671CE846" w14:textId="77777777" w:rsidR="00BE4354" w:rsidRPr="006145DB" w:rsidRDefault="00BE4354">
            <w:pPr>
              <w:numPr>
                <w:ilvl w:val="0"/>
                <w:numId w:val="41"/>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Participación en procesos ocupacionales y de desarrollo humano </w:t>
            </w:r>
          </w:p>
          <w:p w14:paraId="5B07C50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541EAA8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En caso de interrupción parcial o total en la prestación del servicio Cuidado Transitorio Día Noche implementar el plan operativo de continuidad correspondiente.</w:t>
            </w:r>
          </w:p>
        </w:tc>
      </w:tr>
      <w:tr w:rsidR="009706F0" w:rsidRPr="006145DB" w14:paraId="0001583D" w14:textId="77777777" w:rsidTr="00EA26D6">
        <w:trPr>
          <w:trHeight w:val="983"/>
          <w:jc w:val="center"/>
        </w:trPr>
        <w:tc>
          <w:tcPr>
            <w:tcW w:w="1980" w:type="dxa"/>
            <w:vAlign w:val="center"/>
          </w:tcPr>
          <w:p w14:paraId="11DE2625" w14:textId="77777777" w:rsidR="00BE4354" w:rsidRPr="006145DB" w:rsidRDefault="00BE435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15" w:type="dxa"/>
          </w:tcPr>
          <w:p w14:paraId="126A1B0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 </w:t>
            </w:r>
          </w:p>
          <w:p w14:paraId="698CD3D1" w14:textId="77777777" w:rsidR="00777384" w:rsidRPr="006145DB" w:rsidRDefault="00777384" w:rsidP="00777384">
            <w:pPr>
              <w:pStyle w:val="Ttulo1"/>
              <w:rPr>
                <w:sz w:val="20"/>
                <w:lang w:eastAsia="es-CO"/>
              </w:rPr>
            </w:pPr>
          </w:p>
          <w:p w14:paraId="0B9ACCBC" w14:textId="77777777" w:rsidR="00BE4354" w:rsidRPr="006145DB" w:rsidRDefault="00BE4354">
            <w:pPr>
              <w:numPr>
                <w:ilvl w:val="0"/>
                <w:numId w:val="4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Ambientes Adecuados y Seguros </w:t>
            </w:r>
          </w:p>
          <w:p w14:paraId="4CACF3D4" w14:textId="77777777" w:rsidR="00BE4354" w:rsidRPr="006145DB" w:rsidRDefault="00BE4354">
            <w:pPr>
              <w:numPr>
                <w:ilvl w:val="0"/>
                <w:numId w:val="4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 </w:t>
            </w:r>
          </w:p>
          <w:p w14:paraId="2212FA50" w14:textId="77777777" w:rsidR="00BE4354" w:rsidRPr="006145DB" w:rsidRDefault="00BE4354">
            <w:pPr>
              <w:numPr>
                <w:ilvl w:val="0"/>
                <w:numId w:val="44"/>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 </w:t>
            </w:r>
          </w:p>
          <w:p w14:paraId="4D1990ED" w14:textId="77777777" w:rsidR="00BE4354" w:rsidRPr="006145DB" w:rsidRDefault="00BE4354">
            <w:pPr>
              <w:numPr>
                <w:ilvl w:val="0"/>
                <w:numId w:val="45"/>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 </w:t>
            </w:r>
          </w:p>
          <w:p w14:paraId="68D9A0F9" w14:textId="77777777" w:rsidR="00BE4354" w:rsidRPr="006145DB" w:rsidRDefault="00BE4354">
            <w:pPr>
              <w:numPr>
                <w:ilvl w:val="0"/>
                <w:numId w:val="46"/>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 y Salubridad.</w:t>
            </w:r>
          </w:p>
        </w:tc>
      </w:tr>
    </w:tbl>
    <w:p w14:paraId="4EA2BF3A" w14:textId="77777777" w:rsidR="00BE4354" w:rsidRPr="006145DB" w:rsidRDefault="00BE4354" w:rsidP="005B435E">
      <w:pPr>
        <w:spacing w:after="0" w:line="240" w:lineRule="auto"/>
        <w:rPr>
          <w:rFonts w:cs="Arial"/>
        </w:rPr>
      </w:pPr>
    </w:p>
    <w:p w14:paraId="4CC0E99D" w14:textId="7DCEC168" w:rsidR="005B270E" w:rsidRPr="006145DB" w:rsidRDefault="00682FC1">
      <w:pPr>
        <w:pStyle w:val="Ttulo1"/>
        <w:numPr>
          <w:ilvl w:val="2"/>
          <w:numId w:val="70"/>
        </w:numPr>
        <w:ind w:left="567" w:hanging="567"/>
        <w:jc w:val="center"/>
      </w:pPr>
      <w:r w:rsidRPr="006145DB">
        <w:t xml:space="preserve"> </w:t>
      </w:r>
      <w:bookmarkStart w:id="187" w:name="_Toc210213200"/>
      <w:bookmarkStart w:id="188" w:name="_Toc213273474"/>
      <w:bookmarkStart w:id="189" w:name="_Toc213276101"/>
      <w:bookmarkStart w:id="190" w:name="_Toc216902435"/>
      <w:r w:rsidR="00FF27E6" w:rsidRPr="006145DB">
        <w:t xml:space="preserve">Servicio </w:t>
      </w:r>
      <w:r w:rsidR="00142FFE" w:rsidRPr="006145DB">
        <w:t>C</w:t>
      </w:r>
      <w:r w:rsidR="00DE1AF3" w:rsidRPr="006145DB">
        <w:t xml:space="preserve">entro </w:t>
      </w:r>
      <w:r w:rsidR="00777384" w:rsidRPr="006145DB">
        <w:t>día a tu casa</w:t>
      </w:r>
      <w:bookmarkEnd w:id="187"/>
      <w:bookmarkEnd w:id="188"/>
      <w:bookmarkEnd w:id="189"/>
      <w:bookmarkEnd w:id="1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8495F" w:rsidRPr="006145DB" w14:paraId="169E6478" w14:textId="77777777" w:rsidTr="00777384">
        <w:trPr>
          <w:trHeight w:val="381"/>
          <w:jc w:val="center"/>
        </w:trPr>
        <w:tc>
          <w:tcPr>
            <w:tcW w:w="1940" w:type="dxa"/>
            <w:vAlign w:val="center"/>
          </w:tcPr>
          <w:p w14:paraId="54D11905" w14:textId="77777777" w:rsidR="0008495F" w:rsidRPr="006145DB" w:rsidRDefault="0008495F" w:rsidP="005B435E">
            <w:pPr>
              <w:spacing w:after="0" w:line="240" w:lineRule="auto"/>
              <w:contextualSpacing/>
              <w:rPr>
                <w:rFonts w:eastAsia="Calibri" w:cs="Arial"/>
                <w:bCs/>
                <w:sz w:val="20"/>
                <w:szCs w:val="20"/>
                <w:lang w:eastAsia="es-CO"/>
              </w:rPr>
            </w:pPr>
            <w:bookmarkStart w:id="191" w:name="_Hlk213252863"/>
            <w:r w:rsidRPr="006145DB">
              <w:rPr>
                <w:rFonts w:eastAsia="Arial" w:cs="Arial"/>
                <w:sz w:val="20"/>
                <w:szCs w:val="20"/>
                <w:lang w:eastAsia="es-CO"/>
              </w:rPr>
              <w:t>Nombre del servicio</w:t>
            </w:r>
          </w:p>
        </w:tc>
        <w:tc>
          <w:tcPr>
            <w:tcW w:w="7455" w:type="dxa"/>
            <w:vAlign w:val="center"/>
          </w:tcPr>
          <w:p w14:paraId="74B9CA9A" w14:textId="044FE0FF" w:rsidR="0008495F" w:rsidRPr="006145DB" w:rsidRDefault="0008495F" w:rsidP="00777384">
            <w:pPr>
              <w:pStyle w:val="Textoindependiente"/>
              <w:spacing w:after="0" w:line="240" w:lineRule="auto"/>
              <w:jc w:val="both"/>
              <w:rPr>
                <w:rFonts w:eastAsia="Lucida Sans Unicode" w:cs="Arial"/>
              </w:rPr>
            </w:pPr>
            <w:r w:rsidRPr="006145DB">
              <w:rPr>
                <w:rFonts w:eastAsia="Lucida Sans Unicode" w:cs="Arial"/>
                <w:sz w:val="20"/>
              </w:rPr>
              <w:t xml:space="preserve">Centro </w:t>
            </w:r>
            <w:r w:rsidR="00777384" w:rsidRPr="006145DB">
              <w:rPr>
                <w:rFonts w:eastAsia="Lucida Sans Unicode" w:cs="Arial"/>
                <w:sz w:val="20"/>
              </w:rPr>
              <w:t>día a tu casa.</w:t>
            </w:r>
          </w:p>
        </w:tc>
      </w:tr>
      <w:tr w:rsidR="0008495F" w:rsidRPr="006145DB" w14:paraId="20D1B462" w14:textId="77777777" w:rsidTr="001A551D">
        <w:trPr>
          <w:trHeight w:val="585"/>
          <w:jc w:val="center"/>
        </w:trPr>
        <w:tc>
          <w:tcPr>
            <w:tcW w:w="1940" w:type="dxa"/>
            <w:vAlign w:val="center"/>
          </w:tcPr>
          <w:p w14:paraId="55810012" w14:textId="77777777" w:rsidR="0008495F" w:rsidRPr="006145DB" w:rsidRDefault="0008495F" w:rsidP="005B435E">
            <w:pPr>
              <w:spacing w:after="0" w:line="240" w:lineRule="auto"/>
              <w:contextualSpacing/>
              <w:rPr>
                <w:rFonts w:eastAsia="Calibri" w:cs="Arial"/>
                <w:sz w:val="20"/>
                <w:szCs w:val="20"/>
                <w:lang w:eastAsia="es-CO"/>
              </w:rPr>
            </w:pPr>
            <w:r w:rsidRPr="006145DB">
              <w:rPr>
                <w:rFonts w:eastAsia="Arial" w:cs="Arial"/>
                <w:sz w:val="20"/>
                <w:szCs w:val="20"/>
                <w:lang w:eastAsia="es-CO"/>
              </w:rPr>
              <w:t>Objeto del servicio</w:t>
            </w:r>
          </w:p>
        </w:tc>
        <w:tc>
          <w:tcPr>
            <w:tcW w:w="7455" w:type="dxa"/>
            <w:vAlign w:val="center"/>
          </w:tcPr>
          <w:p w14:paraId="50ECA062" w14:textId="77777777"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Brindar atención transitoria diurna en casa a personas mayores de sesenta (60) años o más, con dependencia funcional moderada, severa o total, mediante acompañamiento interdisciplinario que prevenga su abandono e institucionalización y promueva la asistencia personal y tiempos de respiro a sus cuidadores(as).</w:t>
            </w:r>
          </w:p>
        </w:tc>
      </w:tr>
      <w:tr w:rsidR="0008495F" w:rsidRPr="006145DB" w14:paraId="1C4E906A" w14:textId="77777777" w:rsidTr="001A551D">
        <w:trPr>
          <w:trHeight w:val="20"/>
          <w:jc w:val="center"/>
        </w:trPr>
        <w:tc>
          <w:tcPr>
            <w:tcW w:w="1940" w:type="dxa"/>
            <w:vAlign w:val="center"/>
          </w:tcPr>
          <w:p w14:paraId="2801D2D8"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Oferta servicio</w:t>
            </w:r>
          </w:p>
        </w:tc>
        <w:tc>
          <w:tcPr>
            <w:tcW w:w="7455" w:type="dxa"/>
            <w:vAlign w:val="center"/>
          </w:tcPr>
          <w:p w14:paraId="690267A2" w14:textId="77777777" w:rsidR="0008495F" w:rsidRPr="006145DB" w:rsidRDefault="0008495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Implementar acciones interdisciplinarias que integren actividades de cuidado básico para el apoyo en la vida diaria, así como actividades ocupacionales y cognitivas adaptadas a las necesidades, gustos e intereses de las personas mayores. Estas acciones se complementan con acompañamiento psicosocial orientado a fortalecer la autonomía, el bienestar y la inclusión en su entorno familiar y comunitario. Los beneficios de esta oferta se reflejan en la promoción de la calidad de vida, la prevención del deterioro funcional, el fortalecimiento de capacidades emocionales y sociales, y en la reducción de la sobrecarga de las familias cuidadoras, a través de la redistribución de tareas y la generación de tiempos de respiro.</w:t>
            </w:r>
          </w:p>
        </w:tc>
      </w:tr>
      <w:tr w:rsidR="0008495F" w:rsidRPr="006145DB" w14:paraId="7F82FAD4" w14:textId="77777777" w:rsidTr="00062DA5">
        <w:trPr>
          <w:trHeight w:val="386"/>
          <w:jc w:val="center"/>
        </w:trPr>
        <w:tc>
          <w:tcPr>
            <w:tcW w:w="1940" w:type="dxa"/>
            <w:vAlign w:val="center"/>
          </w:tcPr>
          <w:p w14:paraId="0D06EED4"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Tipo de Focalización</w:t>
            </w:r>
            <w:r w:rsidRPr="006145DB">
              <w:rPr>
                <w:rFonts w:cs="Arial"/>
                <w:bCs/>
                <w:sz w:val="20"/>
                <w:szCs w:val="20"/>
                <w:lang w:eastAsia="es-CO"/>
              </w:rPr>
              <w:t xml:space="preserve"> </w:t>
            </w:r>
          </w:p>
        </w:tc>
        <w:tc>
          <w:tcPr>
            <w:tcW w:w="7455" w:type="dxa"/>
            <w:vAlign w:val="center"/>
          </w:tcPr>
          <w:p w14:paraId="5E04F6F5" w14:textId="07774339"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Focalización por demanda</w:t>
            </w:r>
            <w:r w:rsidR="00777384" w:rsidRPr="006145DB">
              <w:rPr>
                <w:rFonts w:cs="Arial"/>
                <w:bCs/>
                <w:sz w:val="20"/>
                <w:szCs w:val="20"/>
                <w:lang w:eastAsia="es-CO"/>
              </w:rPr>
              <w:t>.</w:t>
            </w:r>
          </w:p>
        </w:tc>
      </w:tr>
      <w:tr w:rsidR="0008495F" w:rsidRPr="006145DB" w14:paraId="2A148601" w14:textId="77777777" w:rsidTr="00062DA5">
        <w:trPr>
          <w:trHeight w:val="902"/>
          <w:jc w:val="center"/>
        </w:trPr>
        <w:tc>
          <w:tcPr>
            <w:tcW w:w="1940" w:type="dxa"/>
            <w:vAlign w:val="center"/>
          </w:tcPr>
          <w:p w14:paraId="5EDD917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Población Objetivo</w:t>
            </w:r>
          </w:p>
        </w:tc>
        <w:tc>
          <w:tcPr>
            <w:tcW w:w="7455" w:type="dxa"/>
            <w:tcBorders>
              <w:bottom w:val="single" w:sz="4" w:space="0" w:color="auto"/>
            </w:tcBorders>
            <w:vAlign w:val="center"/>
          </w:tcPr>
          <w:p w14:paraId="7521BB1F" w14:textId="77777777" w:rsidR="0008495F" w:rsidRPr="006145DB" w:rsidRDefault="0008495F" w:rsidP="005B435E">
            <w:pPr>
              <w:tabs>
                <w:tab w:val="left" w:pos="709"/>
              </w:tabs>
              <w:spacing w:after="0" w:line="240" w:lineRule="auto"/>
              <w:contextualSpacing/>
              <w:jc w:val="both"/>
              <w:rPr>
                <w:rFonts w:eastAsia="Arial" w:cs="Arial"/>
                <w:sz w:val="20"/>
                <w:szCs w:val="20"/>
              </w:rPr>
            </w:pPr>
            <w:r w:rsidRPr="006145DB">
              <w:rPr>
                <w:rFonts w:cs="Arial"/>
                <w:bCs/>
                <w:sz w:val="20"/>
                <w:szCs w:val="20"/>
                <w:lang w:eastAsia="es-CO"/>
              </w:rPr>
              <w:t>Personas mayores de sesenta (60) años o más, con dependencia funcional moderada, severa o total, que no requieran atención en unidad de cuidado crónico o salud mental, que cuenten con cuidador(a) permanente y residan en el Distrito Capital.</w:t>
            </w:r>
          </w:p>
        </w:tc>
      </w:tr>
      <w:tr w:rsidR="0008495F" w:rsidRPr="006145DB" w14:paraId="0EAA76BA" w14:textId="77777777" w:rsidTr="001A551D">
        <w:trPr>
          <w:trHeight w:val="84"/>
          <w:jc w:val="center"/>
        </w:trPr>
        <w:tc>
          <w:tcPr>
            <w:tcW w:w="1940" w:type="dxa"/>
            <w:vMerge w:val="restart"/>
            <w:vAlign w:val="center"/>
          </w:tcPr>
          <w:p w14:paraId="7065A40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Fuentes de Información de la Población Objetivo</w:t>
            </w:r>
          </w:p>
        </w:tc>
        <w:tc>
          <w:tcPr>
            <w:tcW w:w="7455" w:type="dxa"/>
            <w:tcBorders>
              <w:bottom w:val="nil"/>
            </w:tcBorders>
            <w:vAlign w:val="center"/>
          </w:tcPr>
          <w:p w14:paraId="0651E428" w14:textId="77777777" w:rsidR="0008495F" w:rsidRPr="006145DB" w:rsidRDefault="0008495F" w:rsidP="005B435E">
            <w:pPr>
              <w:tabs>
                <w:tab w:val="left" w:pos="709"/>
              </w:tabs>
              <w:spacing w:line="240" w:lineRule="auto"/>
              <w:contextualSpacing/>
              <w:rPr>
                <w:rFonts w:cs="Arial"/>
                <w:bCs/>
                <w:sz w:val="16"/>
                <w:szCs w:val="16"/>
                <w:lang w:eastAsia="es-CO"/>
              </w:rPr>
            </w:pPr>
          </w:p>
        </w:tc>
      </w:tr>
      <w:tr w:rsidR="0008495F" w:rsidRPr="006145DB" w14:paraId="26FF30E3" w14:textId="77777777" w:rsidTr="00F26FFB">
        <w:trPr>
          <w:trHeight w:val="1992"/>
          <w:jc w:val="center"/>
        </w:trPr>
        <w:tc>
          <w:tcPr>
            <w:tcW w:w="1940" w:type="dxa"/>
            <w:vMerge/>
            <w:vAlign w:val="center"/>
          </w:tcPr>
          <w:p w14:paraId="3C9966C8" w14:textId="77777777" w:rsidR="0008495F" w:rsidRPr="006145DB" w:rsidRDefault="0008495F" w:rsidP="005B435E">
            <w:pPr>
              <w:spacing w:line="240" w:lineRule="auto"/>
              <w:contextualSpacing/>
              <w:jc w:val="both"/>
              <w:rPr>
                <w:rFonts w:cs="Arial"/>
                <w:bCs/>
                <w:sz w:val="20"/>
                <w:szCs w:val="20"/>
                <w:lang w:eastAsia="es-CO"/>
              </w:rPr>
            </w:pPr>
          </w:p>
        </w:tc>
        <w:tc>
          <w:tcPr>
            <w:tcW w:w="7455" w:type="dxa"/>
            <w:tcBorders>
              <w:top w:val="nil"/>
              <w:bottom w:val="single" w:sz="4" w:space="0" w:color="auto"/>
            </w:tcBorders>
            <w:vAlign w:val="center"/>
          </w:tcPr>
          <w:tbl>
            <w:tblPr>
              <w:tblStyle w:val="Tablaconcuadrcula"/>
              <w:tblW w:w="7272" w:type="dxa"/>
              <w:jc w:val="center"/>
              <w:tblLayout w:type="fixed"/>
              <w:tblLook w:val="04A0" w:firstRow="1" w:lastRow="0" w:firstColumn="1" w:lastColumn="0" w:noHBand="0" w:noVBand="1"/>
            </w:tblPr>
            <w:tblGrid>
              <w:gridCol w:w="2931"/>
              <w:gridCol w:w="1559"/>
              <w:gridCol w:w="1107"/>
              <w:gridCol w:w="1675"/>
            </w:tblGrid>
            <w:tr w:rsidR="00777384" w:rsidRPr="006145DB" w14:paraId="49DC9EEE" w14:textId="77777777" w:rsidTr="00777384">
              <w:trPr>
                <w:trHeight w:val="300"/>
                <w:jc w:val="center"/>
              </w:trPr>
              <w:tc>
                <w:tcPr>
                  <w:tcW w:w="2931" w:type="dxa"/>
                  <w:vAlign w:val="center"/>
                </w:tcPr>
                <w:p w14:paraId="6408DCB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559" w:type="dxa"/>
                  <w:vAlign w:val="center"/>
                </w:tcPr>
                <w:p w14:paraId="4309804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07" w:type="dxa"/>
                  <w:vAlign w:val="center"/>
                </w:tcPr>
                <w:p w14:paraId="5E8AE50E"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75" w:type="dxa"/>
                  <w:vAlign w:val="center"/>
                </w:tcPr>
                <w:p w14:paraId="11822BF2"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168C2AA9" w14:textId="77777777" w:rsidTr="00777384">
              <w:trPr>
                <w:trHeight w:val="591"/>
                <w:jc w:val="center"/>
              </w:trPr>
              <w:tc>
                <w:tcPr>
                  <w:tcW w:w="2931" w:type="dxa"/>
                  <w:vMerge w:val="restart"/>
                  <w:vAlign w:val="center"/>
                </w:tcPr>
                <w:p w14:paraId="2FC9FD4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mayor de sesenta (60) años o más.</w:t>
                  </w:r>
                </w:p>
              </w:tc>
              <w:tc>
                <w:tcPr>
                  <w:tcW w:w="1559" w:type="dxa"/>
                  <w:vAlign w:val="center"/>
                </w:tcPr>
                <w:p w14:paraId="73059CEC"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SIRBE</w:t>
                  </w:r>
                </w:p>
              </w:tc>
              <w:tc>
                <w:tcPr>
                  <w:tcW w:w="1107" w:type="dxa"/>
                  <w:vAlign w:val="center"/>
                </w:tcPr>
                <w:p w14:paraId="396202AB"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75" w:type="dxa"/>
                  <w:vAlign w:val="center"/>
                </w:tcPr>
                <w:p w14:paraId="000D3A8F" w14:textId="77777777" w:rsidR="0008495F" w:rsidRPr="006145DB" w:rsidRDefault="0008495F" w:rsidP="005B435E">
                  <w:pPr>
                    <w:tabs>
                      <w:tab w:val="left" w:pos="709"/>
                    </w:tabs>
                    <w:contextualSpacing/>
                    <w:jc w:val="center"/>
                    <w:rPr>
                      <w:rFonts w:eastAsia="Arial" w:cs="Arial"/>
                      <w:strike/>
                      <w:sz w:val="16"/>
                      <w:szCs w:val="16"/>
                    </w:rPr>
                  </w:pPr>
                  <w:r w:rsidRPr="006145DB">
                    <w:rPr>
                      <w:rFonts w:cs="Arial"/>
                      <w:sz w:val="16"/>
                      <w:szCs w:val="16"/>
                      <w:lang w:eastAsia="es-CO"/>
                    </w:rPr>
                    <w:t>Secretaría Distrital de Integración Social</w:t>
                  </w:r>
                </w:p>
              </w:tc>
            </w:tr>
            <w:tr w:rsidR="00777384" w:rsidRPr="006145DB" w14:paraId="365869D9" w14:textId="77777777" w:rsidTr="00777384">
              <w:trPr>
                <w:trHeight w:val="20"/>
                <w:jc w:val="center"/>
              </w:trPr>
              <w:tc>
                <w:tcPr>
                  <w:tcW w:w="2931" w:type="dxa"/>
                  <w:vMerge/>
                  <w:vAlign w:val="center"/>
                </w:tcPr>
                <w:p w14:paraId="1A4D5D68" w14:textId="77777777" w:rsidR="0008495F" w:rsidRPr="006145DB" w:rsidRDefault="0008495F" w:rsidP="005B435E">
                  <w:pPr>
                    <w:tabs>
                      <w:tab w:val="left" w:pos="709"/>
                    </w:tabs>
                    <w:contextualSpacing/>
                    <w:jc w:val="both"/>
                    <w:rPr>
                      <w:rFonts w:cs="Arial"/>
                      <w:sz w:val="16"/>
                      <w:szCs w:val="16"/>
                    </w:rPr>
                  </w:pPr>
                </w:p>
              </w:tc>
              <w:tc>
                <w:tcPr>
                  <w:tcW w:w="1559" w:type="dxa"/>
                  <w:vAlign w:val="center"/>
                </w:tcPr>
                <w:p w14:paraId="25050EE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4E199D6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47B99A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1DBDE34" w14:textId="77777777" w:rsidTr="00777384">
              <w:trPr>
                <w:trHeight w:val="535"/>
                <w:jc w:val="center"/>
              </w:trPr>
              <w:tc>
                <w:tcPr>
                  <w:tcW w:w="2931" w:type="dxa"/>
                  <w:vAlign w:val="center"/>
                </w:tcPr>
                <w:p w14:paraId="78E18458"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moderada con puntaje en la escala de valoración Barthel entre 61 – 90.</w:t>
                  </w:r>
                </w:p>
              </w:tc>
              <w:tc>
                <w:tcPr>
                  <w:tcW w:w="1559" w:type="dxa"/>
                  <w:vAlign w:val="center"/>
                </w:tcPr>
                <w:p w14:paraId="7E9F0D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6E8A40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15E8DFB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8AC5D04" w14:textId="77777777" w:rsidTr="00777384">
              <w:trPr>
                <w:trHeight w:val="543"/>
                <w:jc w:val="center"/>
              </w:trPr>
              <w:tc>
                <w:tcPr>
                  <w:tcW w:w="2931" w:type="dxa"/>
                  <w:vAlign w:val="center"/>
                </w:tcPr>
                <w:p w14:paraId="0AE83F7E"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severa con un puntaje en la escala de valoración Barthel entre 21 - 60.</w:t>
                  </w:r>
                </w:p>
              </w:tc>
              <w:tc>
                <w:tcPr>
                  <w:tcW w:w="1559" w:type="dxa"/>
                  <w:vAlign w:val="center"/>
                </w:tcPr>
                <w:p w14:paraId="0AD88D0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0A63D1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7482CAD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709E20A" w14:textId="77777777" w:rsidTr="00777384">
              <w:trPr>
                <w:trHeight w:val="551"/>
                <w:jc w:val="center"/>
              </w:trPr>
              <w:tc>
                <w:tcPr>
                  <w:tcW w:w="2931" w:type="dxa"/>
                  <w:vAlign w:val="center"/>
                </w:tcPr>
                <w:p w14:paraId="6779443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559" w:type="dxa"/>
                  <w:vAlign w:val="center"/>
                </w:tcPr>
                <w:p w14:paraId="323B8D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1A51B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261036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0B98F7C5" w14:textId="77777777" w:rsidTr="00777384">
              <w:trPr>
                <w:trHeight w:val="417"/>
                <w:jc w:val="center"/>
              </w:trPr>
              <w:tc>
                <w:tcPr>
                  <w:tcW w:w="2931" w:type="dxa"/>
                  <w:vAlign w:val="center"/>
                </w:tcPr>
                <w:p w14:paraId="31318E86"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559" w:type="dxa"/>
                  <w:vAlign w:val="center"/>
                </w:tcPr>
                <w:p w14:paraId="55356BF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7D7ADE6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6DB31E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1C100A7" w14:textId="77777777" w:rsidTr="00777384">
              <w:trPr>
                <w:trHeight w:val="454"/>
                <w:jc w:val="center"/>
              </w:trPr>
              <w:tc>
                <w:tcPr>
                  <w:tcW w:w="2931" w:type="dxa"/>
                  <w:tcBorders>
                    <w:bottom w:val="single" w:sz="4" w:space="0" w:color="auto"/>
                  </w:tcBorders>
                  <w:vAlign w:val="center"/>
                </w:tcPr>
                <w:p w14:paraId="0665F13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con cuidador(a) permanente.</w:t>
                  </w:r>
                </w:p>
              </w:tc>
              <w:tc>
                <w:tcPr>
                  <w:tcW w:w="1559" w:type="dxa"/>
                  <w:tcBorders>
                    <w:bottom w:val="single" w:sz="4" w:space="0" w:color="auto"/>
                  </w:tcBorders>
                  <w:vAlign w:val="center"/>
                </w:tcPr>
                <w:p w14:paraId="0FE2E09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single" w:sz="4" w:space="0" w:color="auto"/>
                  </w:tcBorders>
                  <w:vAlign w:val="center"/>
                </w:tcPr>
                <w:p w14:paraId="0DCE90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single" w:sz="4" w:space="0" w:color="auto"/>
                  </w:tcBorders>
                  <w:vAlign w:val="center"/>
                </w:tcPr>
                <w:p w14:paraId="4890B01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BE5AC0E" w14:textId="77777777" w:rsidTr="00777384">
              <w:trPr>
                <w:trHeight w:val="376"/>
                <w:jc w:val="center"/>
              </w:trPr>
              <w:tc>
                <w:tcPr>
                  <w:tcW w:w="2931" w:type="dxa"/>
                  <w:vMerge w:val="restart"/>
                  <w:vAlign w:val="center"/>
                </w:tcPr>
                <w:p w14:paraId="144308B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residente en el Distrito Capital</w:t>
                  </w:r>
                </w:p>
              </w:tc>
              <w:tc>
                <w:tcPr>
                  <w:tcW w:w="1559" w:type="dxa"/>
                  <w:vAlign w:val="center"/>
                </w:tcPr>
                <w:p w14:paraId="6AB3477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07" w:type="dxa"/>
                  <w:vAlign w:val="center"/>
                </w:tcPr>
                <w:p w14:paraId="7AC8EC3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091B6B0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8273A9D" w14:textId="77777777" w:rsidTr="00777384">
              <w:trPr>
                <w:trHeight w:val="384"/>
                <w:jc w:val="center"/>
              </w:trPr>
              <w:tc>
                <w:tcPr>
                  <w:tcW w:w="2931" w:type="dxa"/>
                  <w:vMerge/>
                  <w:vAlign w:val="center"/>
                </w:tcPr>
                <w:p w14:paraId="35067DFD" w14:textId="77777777" w:rsidR="0008495F" w:rsidRPr="006145DB" w:rsidRDefault="0008495F" w:rsidP="005B435E">
                  <w:pPr>
                    <w:tabs>
                      <w:tab w:val="left" w:pos="709"/>
                    </w:tabs>
                    <w:contextualSpacing/>
                    <w:jc w:val="both"/>
                    <w:rPr>
                      <w:rFonts w:cs="Arial"/>
                      <w:sz w:val="16"/>
                      <w:szCs w:val="16"/>
                    </w:rPr>
                  </w:pPr>
                </w:p>
              </w:tc>
              <w:tc>
                <w:tcPr>
                  <w:tcW w:w="1559" w:type="dxa"/>
                  <w:vAlign w:val="center"/>
                </w:tcPr>
                <w:p w14:paraId="551C11C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07" w:type="dxa"/>
                  <w:vAlign w:val="center"/>
                </w:tcPr>
                <w:p w14:paraId="30E2C1F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63886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75" w:type="dxa"/>
                  <w:vAlign w:val="center"/>
                </w:tcPr>
                <w:p w14:paraId="419F525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469AA347" w14:textId="77777777" w:rsidTr="00777384">
              <w:trPr>
                <w:trHeight w:val="250"/>
                <w:jc w:val="center"/>
              </w:trPr>
              <w:tc>
                <w:tcPr>
                  <w:tcW w:w="2931" w:type="dxa"/>
                  <w:vMerge/>
                  <w:tcBorders>
                    <w:bottom w:val="nil"/>
                  </w:tcBorders>
                  <w:vAlign w:val="center"/>
                </w:tcPr>
                <w:p w14:paraId="34004C70" w14:textId="77777777" w:rsidR="0008495F" w:rsidRPr="006145DB" w:rsidRDefault="0008495F" w:rsidP="005B435E">
                  <w:pPr>
                    <w:tabs>
                      <w:tab w:val="left" w:pos="709"/>
                    </w:tabs>
                    <w:contextualSpacing/>
                    <w:jc w:val="both"/>
                    <w:rPr>
                      <w:rFonts w:cs="Arial"/>
                      <w:sz w:val="16"/>
                      <w:szCs w:val="16"/>
                    </w:rPr>
                  </w:pPr>
                </w:p>
              </w:tc>
              <w:tc>
                <w:tcPr>
                  <w:tcW w:w="1559" w:type="dxa"/>
                  <w:tcBorders>
                    <w:bottom w:val="nil"/>
                  </w:tcBorders>
                  <w:vAlign w:val="center"/>
                </w:tcPr>
                <w:p w14:paraId="0A812F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nil"/>
                  </w:tcBorders>
                  <w:vAlign w:val="center"/>
                </w:tcPr>
                <w:p w14:paraId="1903E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nil"/>
                  </w:tcBorders>
                  <w:vAlign w:val="center"/>
                </w:tcPr>
                <w:p w14:paraId="46A1C1F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3576BB60"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FB07178" w14:textId="77777777" w:rsidTr="003951AB">
        <w:trPr>
          <w:trHeight w:val="3705"/>
          <w:jc w:val="center"/>
        </w:trPr>
        <w:tc>
          <w:tcPr>
            <w:tcW w:w="1940" w:type="dxa"/>
            <w:vAlign w:val="center"/>
          </w:tcPr>
          <w:p w14:paraId="64F7AC8F" w14:textId="65FD571F" w:rsidR="0008495F" w:rsidRPr="006145DB" w:rsidRDefault="00657618" w:rsidP="005B435E">
            <w:pPr>
              <w:spacing w:after="0" w:line="240" w:lineRule="auto"/>
              <w:contextualSpacing/>
              <w:rPr>
                <w:rFonts w:cs="Arial"/>
                <w:bCs/>
                <w:sz w:val="20"/>
                <w:szCs w:val="20"/>
                <w:lang w:eastAsia="es-CO"/>
              </w:rPr>
            </w:pPr>
            <w:r w:rsidRPr="006145DB">
              <w:rPr>
                <w:rFonts w:eastAsia="Arial" w:cs="Arial"/>
                <w:sz w:val="20"/>
                <w:szCs w:val="20"/>
                <w:lang w:eastAsia="es-CO"/>
              </w:rPr>
              <w:t>Criterios de Priorización y Fuentes de Información</w:t>
            </w:r>
          </w:p>
        </w:tc>
        <w:tc>
          <w:tcPr>
            <w:tcW w:w="7455" w:type="dxa"/>
            <w:tcBorders>
              <w:top w:val="single" w:sz="4" w:space="0" w:color="auto"/>
              <w:bottom w:val="single" w:sz="4" w:space="0" w:color="auto"/>
            </w:tcBorders>
            <w:vAlign w:val="center"/>
          </w:tcPr>
          <w:tbl>
            <w:tblPr>
              <w:tblStyle w:val="Tablaconcuadrcula"/>
              <w:tblW w:w="5000" w:type="pct"/>
              <w:jc w:val="center"/>
              <w:tblLayout w:type="fixed"/>
              <w:tblLook w:val="04A0" w:firstRow="1" w:lastRow="0" w:firstColumn="1" w:lastColumn="0" w:noHBand="0" w:noVBand="1"/>
            </w:tblPr>
            <w:tblGrid>
              <w:gridCol w:w="2904"/>
              <w:gridCol w:w="1842"/>
              <w:gridCol w:w="1134"/>
              <w:gridCol w:w="1349"/>
            </w:tblGrid>
            <w:tr w:rsidR="00777384" w:rsidRPr="006145DB" w14:paraId="4E0671D6" w14:textId="77777777" w:rsidTr="00777384">
              <w:trPr>
                <w:trHeight w:val="20"/>
                <w:jc w:val="center"/>
              </w:trPr>
              <w:tc>
                <w:tcPr>
                  <w:tcW w:w="2904" w:type="dxa"/>
                  <w:tcBorders>
                    <w:top w:val="nil"/>
                  </w:tcBorders>
                  <w:vAlign w:val="center"/>
                </w:tcPr>
                <w:p w14:paraId="0CA3D9F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2" w:type="dxa"/>
                  <w:tcBorders>
                    <w:top w:val="nil"/>
                  </w:tcBorders>
                  <w:vAlign w:val="center"/>
                </w:tcPr>
                <w:p w14:paraId="04EDC7C7"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115D81D"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349" w:type="dxa"/>
                  <w:tcBorders>
                    <w:top w:val="nil"/>
                  </w:tcBorders>
                  <w:vAlign w:val="center"/>
                </w:tcPr>
                <w:p w14:paraId="2E109A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7A74B1B" w14:textId="77777777" w:rsidTr="00777384">
              <w:trPr>
                <w:trHeight w:val="1701"/>
                <w:jc w:val="center"/>
              </w:trPr>
              <w:tc>
                <w:tcPr>
                  <w:tcW w:w="2904" w:type="dxa"/>
                  <w:vAlign w:val="center"/>
                </w:tcPr>
                <w:p w14:paraId="6849EB51" w14:textId="77777777" w:rsidR="0008495F" w:rsidRPr="006145DB" w:rsidRDefault="0008495F" w:rsidP="005B435E">
                  <w:pPr>
                    <w:tabs>
                      <w:tab w:val="left" w:pos="709"/>
                      <w:tab w:val="left" w:pos="1370"/>
                    </w:tabs>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76D574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para la Atención y Reparación Integral a las Víctimas</w:t>
                  </w:r>
                </w:p>
              </w:tc>
              <w:tc>
                <w:tcPr>
                  <w:tcW w:w="1134" w:type="dxa"/>
                  <w:vAlign w:val="center"/>
                </w:tcPr>
                <w:p w14:paraId="75EA84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349" w:type="dxa"/>
                  <w:vAlign w:val="center"/>
                </w:tcPr>
                <w:p w14:paraId="40DF0A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777384" w:rsidRPr="006145DB" w14:paraId="594840B8" w14:textId="77777777" w:rsidTr="00777384">
              <w:trPr>
                <w:trHeight w:val="1465"/>
                <w:jc w:val="center"/>
              </w:trPr>
              <w:tc>
                <w:tcPr>
                  <w:tcW w:w="2904" w:type="dxa"/>
                  <w:vAlign w:val="center"/>
                </w:tcPr>
                <w:p w14:paraId="77F92060"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2B5BED5A" w14:textId="77777777" w:rsidR="0008495F" w:rsidRPr="006145DB" w:rsidRDefault="0008495F" w:rsidP="005B435E">
                  <w:pPr>
                    <w:pStyle w:val="Prrafodelista"/>
                    <w:tabs>
                      <w:tab w:val="left" w:pos="360"/>
                    </w:tabs>
                    <w:ind w:left="0"/>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0AD4D8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2021 </w:t>
                  </w:r>
                </w:p>
                <w:p w14:paraId="1383A7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Entrega única</w:t>
                  </w:r>
                </w:p>
              </w:tc>
              <w:tc>
                <w:tcPr>
                  <w:tcW w:w="1349" w:type="dxa"/>
                  <w:vAlign w:val="center"/>
                </w:tcPr>
                <w:p w14:paraId="3CB07A1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Ministerio del Interior</w:t>
                  </w:r>
                </w:p>
              </w:tc>
            </w:tr>
            <w:tr w:rsidR="00777384" w:rsidRPr="006145DB" w14:paraId="401BABD4" w14:textId="77777777" w:rsidTr="00777384">
              <w:trPr>
                <w:trHeight w:val="1402"/>
                <w:jc w:val="center"/>
              </w:trPr>
              <w:tc>
                <w:tcPr>
                  <w:tcW w:w="2904" w:type="dxa"/>
                  <w:vAlign w:val="center"/>
                </w:tcPr>
                <w:p w14:paraId="43E7C722"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2DCF399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vAlign w:val="center"/>
                </w:tcPr>
                <w:p w14:paraId="01E158A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D13EA9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13C7450" w14:textId="77777777" w:rsidTr="00777384">
              <w:trPr>
                <w:trHeight w:val="1338"/>
                <w:jc w:val="center"/>
              </w:trPr>
              <w:tc>
                <w:tcPr>
                  <w:tcW w:w="2904" w:type="dxa"/>
                  <w:vAlign w:val="center"/>
                </w:tcPr>
                <w:p w14:paraId="009BAFFF"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6FBB8427"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Raizales en Bogotá.</w:t>
                  </w:r>
                </w:p>
              </w:tc>
              <w:tc>
                <w:tcPr>
                  <w:tcW w:w="1134" w:type="dxa"/>
                  <w:vAlign w:val="center"/>
                </w:tcPr>
                <w:p w14:paraId="07C9C7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62E61EE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FC19819" w14:textId="77777777" w:rsidTr="00777384">
              <w:trPr>
                <w:trHeight w:val="1400"/>
                <w:jc w:val="center"/>
              </w:trPr>
              <w:tc>
                <w:tcPr>
                  <w:tcW w:w="2904" w:type="dxa"/>
                  <w:vAlign w:val="center"/>
                </w:tcPr>
                <w:p w14:paraId="7746E638"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75FAE54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w:t>
                  </w:r>
                </w:p>
              </w:tc>
              <w:tc>
                <w:tcPr>
                  <w:tcW w:w="1134" w:type="dxa"/>
                  <w:vAlign w:val="center"/>
                </w:tcPr>
                <w:p w14:paraId="353AED9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0B8E1F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5EE07278" w14:textId="77777777" w:rsidTr="00777384">
              <w:trPr>
                <w:trHeight w:val="1277"/>
                <w:jc w:val="center"/>
              </w:trPr>
              <w:tc>
                <w:tcPr>
                  <w:tcW w:w="2904" w:type="dxa"/>
                  <w:vAlign w:val="center"/>
                </w:tcPr>
                <w:p w14:paraId="00F4C8FC"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9CF0D1D"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cabildos o pueblos indígenas en Bogotá.</w:t>
                  </w:r>
                </w:p>
              </w:tc>
              <w:tc>
                <w:tcPr>
                  <w:tcW w:w="1134" w:type="dxa"/>
                  <w:vAlign w:val="center"/>
                </w:tcPr>
                <w:p w14:paraId="2736F9C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0318862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63C0D365" w14:textId="77777777" w:rsidTr="00777384">
              <w:trPr>
                <w:trHeight w:val="1396"/>
                <w:jc w:val="center"/>
              </w:trPr>
              <w:tc>
                <w:tcPr>
                  <w:tcW w:w="2904" w:type="dxa"/>
                  <w:vAlign w:val="center"/>
                </w:tcPr>
                <w:p w14:paraId="639444AE"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A1BA4F2"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 Rrom o Gitana en Bogotá.</w:t>
                  </w:r>
                </w:p>
              </w:tc>
              <w:tc>
                <w:tcPr>
                  <w:tcW w:w="1134" w:type="dxa"/>
                  <w:vAlign w:val="center"/>
                </w:tcPr>
                <w:p w14:paraId="2193BA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B6D1B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93E86DF" w14:textId="77777777" w:rsidTr="00777384">
              <w:trPr>
                <w:trHeight w:val="20"/>
                <w:jc w:val="center"/>
              </w:trPr>
              <w:tc>
                <w:tcPr>
                  <w:tcW w:w="2904" w:type="dxa"/>
                  <w:vMerge w:val="restart"/>
                  <w:vAlign w:val="center"/>
                </w:tcPr>
                <w:p w14:paraId="777AC47F"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Persona de 75 años o más.</w:t>
                  </w:r>
                </w:p>
              </w:tc>
              <w:tc>
                <w:tcPr>
                  <w:tcW w:w="1842" w:type="dxa"/>
                  <w:vAlign w:val="center"/>
                </w:tcPr>
                <w:p w14:paraId="3BD1312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3585AB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4F9C463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02D7B91D" w14:textId="77777777" w:rsidTr="00777384">
              <w:trPr>
                <w:trHeight w:val="20"/>
                <w:jc w:val="center"/>
              </w:trPr>
              <w:tc>
                <w:tcPr>
                  <w:tcW w:w="2904" w:type="dxa"/>
                  <w:vMerge/>
                  <w:vAlign w:val="center"/>
                </w:tcPr>
                <w:p w14:paraId="2EC8D927" w14:textId="77777777" w:rsidR="0008495F" w:rsidRPr="006145DB" w:rsidRDefault="0008495F" w:rsidP="005B435E">
                  <w:pPr>
                    <w:tabs>
                      <w:tab w:val="left" w:pos="709"/>
                    </w:tabs>
                    <w:contextualSpacing/>
                    <w:jc w:val="both"/>
                    <w:rPr>
                      <w:rFonts w:cs="Arial"/>
                      <w:sz w:val="16"/>
                      <w:szCs w:val="16"/>
                    </w:rPr>
                  </w:pPr>
                </w:p>
              </w:tc>
              <w:tc>
                <w:tcPr>
                  <w:tcW w:w="1842" w:type="dxa"/>
                  <w:vAlign w:val="center"/>
                </w:tcPr>
                <w:p w14:paraId="6A3F73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F344B8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3442D44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63E5E91" w14:textId="77777777" w:rsidTr="004F2C15">
              <w:trPr>
                <w:trHeight w:val="572"/>
                <w:jc w:val="center"/>
              </w:trPr>
              <w:tc>
                <w:tcPr>
                  <w:tcW w:w="2904" w:type="dxa"/>
                  <w:tcBorders>
                    <w:bottom w:val="nil"/>
                  </w:tcBorders>
                  <w:vAlign w:val="center"/>
                </w:tcPr>
                <w:p w14:paraId="28E53BEB" w14:textId="77777777" w:rsidR="0008495F" w:rsidRPr="006145DB" w:rsidRDefault="0008495F" w:rsidP="005B435E">
                  <w:pPr>
                    <w:tabs>
                      <w:tab w:val="left" w:pos="709"/>
                    </w:tabs>
                    <w:contextualSpacing/>
                    <w:jc w:val="both"/>
                    <w:rPr>
                      <w:rFonts w:eastAsia="Arial" w:cs="Arial"/>
                      <w:sz w:val="16"/>
                      <w:szCs w:val="16"/>
                    </w:rPr>
                  </w:pPr>
                  <w:r w:rsidRPr="006145DB">
                    <w:rPr>
                      <w:rFonts w:eastAsia="Arial" w:cs="Arial"/>
                      <w:sz w:val="16"/>
                      <w:szCs w:val="16"/>
                    </w:rPr>
                    <w:t>Persona mayor con dependencia funcional que cuenta con un(a) cuidador(a) de 60 años o más.</w:t>
                  </w:r>
                </w:p>
              </w:tc>
              <w:tc>
                <w:tcPr>
                  <w:tcW w:w="1842" w:type="dxa"/>
                  <w:tcBorders>
                    <w:bottom w:val="nil"/>
                  </w:tcBorders>
                  <w:vAlign w:val="center"/>
                </w:tcPr>
                <w:p w14:paraId="7D386A8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785CC5A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tcBorders>
                    <w:bottom w:val="nil"/>
                  </w:tcBorders>
                  <w:vAlign w:val="center"/>
                </w:tcPr>
                <w:p w14:paraId="1A1803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2DA2D1D" w14:textId="77777777" w:rsidTr="004F2C15">
              <w:trPr>
                <w:trHeight w:val="20"/>
                <w:jc w:val="center"/>
              </w:trPr>
              <w:tc>
                <w:tcPr>
                  <w:tcW w:w="2904" w:type="dxa"/>
                  <w:vMerge w:val="restart"/>
                  <w:tcBorders>
                    <w:top w:val="nil"/>
                  </w:tcBorders>
                  <w:vAlign w:val="center"/>
                </w:tcPr>
                <w:p w14:paraId="41BEA14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cuyo cuidador(a) presenta discapacidad.</w:t>
                  </w:r>
                </w:p>
              </w:tc>
              <w:tc>
                <w:tcPr>
                  <w:tcW w:w="1842" w:type="dxa"/>
                  <w:tcBorders>
                    <w:top w:val="nil"/>
                  </w:tcBorders>
                  <w:vAlign w:val="center"/>
                </w:tcPr>
                <w:p w14:paraId="493D773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nil"/>
                  </w:tcBorders>
                  <w:vAlign w:val="center"/>
                </w:tcPr>
                <w:p w14:paraId="56130D5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tcBorders>
                    <w:top w:val="nil"/>
                  </w:tcBorders>
                  <w:vAlign w:val="center"/>
                </w:tcPr>
                <w:p w14:paraId="33F46BD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D519AEB" w14:textId="77777777" w:rsidTr="00777384">
              <w:trPr>
                <w:trHeight w:val="255"/>
                <w:jc w:val="center"/>
              </w:trPr>
              <w:tc>
                <w:tcPr>
                  <w:tcW w:w="2904" w:type="dxa"/>
                  <w:vMerge/>
                  <w:vAlign w:val="center"/>
                </w:tcPr>
                <w:p w14:paraId="47017DBD" w14:textId="77777777" w:rsidR="0008495F" w:rsidRPr="006145DB" w:rsidRDefault="0008495F" w:rsidP="005B435E">
                  <w:pPr>
                    <w:ind w:left="1"/>
                    <w:contextualSpacing/>
                    <w:jc w:val="both"/>
                    <w:rPr>
                      <w:rFonts w:cs="Arial"/>
                      <w:sz w:val="16"/>
                      <w:szCs w:val="16"/>
                      <w:lang w:eastAsia="es-CO"/>
                    </w:rPr>
                  </w:pPr>
                </w:p>
              </w:tc>
              <w:tc>
                <w:tcPr>
                  <w:tcW w:w="1842" w:type="dxa"/>
                  <w:vAlign w:val="center"/>
                </w:tcPr>
                <w:p w14:paraId="1F418B1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081932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75F6EF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21DDB65" w14:textId="77777777" w:rsidTr="00777384">
              <w:trPr>
                <w:trHeight w:val="558"/>
                <w:jc w:val="center"/>
              </w:trPr>
              <w:tc>
                <w:tcPr>
                  <w:tcW w:w="2904" w:type="dxa"/>
                  <w:vMerge w:val="restart"/>
                  <w:vAlign w:val="center"/>
                </w:tcPr>
                <w:p w14:paraId="5EB0EBF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cuya cuidadora se identifica como mujer.</w:t>
                  </w:r>
                </w:p>
              </w:tc>
              <w:tc>
                <w:tcPr>
                  <w:tcW w:w="1842" w:type="dxa"/>
                  <w:vAlign w:val="center"/>
                </w:tcPr>
                <w:p w14:paraId="4459E8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834B62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293D5CC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Secretaria Distrital de Integración Social</w:t>
                  </w:r>
                </w:p>
              </w:tc>
            </w:tr>
            <w:tr w:rsidR="00777384" w:rsidRPr="006145DB" w14:paraId="2A1D5AAB" w14:textId="77777777" w:rsidTr="00777384">
              <w:trPr>
                <w:trHeight w:val="268"/>
                <w:jc w:val="center"/>
              </w:trPr>
              <w:tc>
                <w:tcPr>
                  <w:tcW w:w="2904" w:type="dxa"/>
                  <w:vMerge/>
                  <w:vAlign w:val="center"/>
                </w:tcPr>
                <w:p w14:paraId="3E769100" w14:textId="77777777" w:rsidR="0008495F" w:rsidRPr="006145DB" w:rsidRDefault="0008495F" w:rsidP="005B435E">
                  <w:pPr>
                    <w:ind w:left="1"/>
                    <w:contextualSpacing/>
                    <w:jc w:val="both"/>
                    <w:rPr>
                      <w:rFonts w:cs="Arial"/>
                      <w:sz w:val="16"/>
                      <w:szCs w:val="16"/>
                      <w:lang w:eastAsia="es-CO"/>
                    </w:rPr>
                  </w:pPr>
                </w:p>
              </w:tc>
              <w:tc>
                <w:tcPr>
                  <w:tcW w:w="1842" w:type="dxa"/>
                  <w:vAlign w:val="center"/>
                </w:tcPr>
                <w:p w14:paraId="65A588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A77B4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7D5B14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0191612" w14:textId="77777777" w:rsidTr="00777384">
              <w:trPr>
                <w:trHeight w:val="1166"/>
                <w:jc w:val="center"/>
              </w:trPr>
              <w:tc>
                <w:tcPr>
                  <w:tcW w:w="2904" w:type="dxa"/>
                  <w:vAlign w:val="center"/>
                </w:tcPr>
                <w:p w14:paraId="432C1615"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en situación de pobreza extrema, pobreza moderada o vulnerabilidad por inseguridad alimentaria, medida por el SISBÉN metodología IV y clasificados entre los grupos A1 a C9 en la ciudad de Bogotá.</w:t>
                  </w:r>
                </w:p>
              </w:tc>
              <w:tc>
                <w:tcPr>
                  <w:tcW w:w="1842" w:type="dxa"/>
                  <w:vAlign w:val="center"/>
                </w:tcPr>
                <w:p w14:paraId="0D57F3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4" w:type="dxa"/>
                  <w:vAlign w:val="center"/>
                </w:tcPr>
                <w:p w14:paraId="0230E6F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918CC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349" w:type="dxa"/>
                  <w:vAlign w:val="center"/>
                </w:tcPr>
                <w:p w14:paraId="375E84C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bl>
          <w:p w14:paraId="1D707E78"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8E08861" w14:textId="77777777" w:rsidTr="003951AB">
        <w:trPr>
          <w:trHeight w:val="6337"/>
          <w:jc w:val="center"/>
        </w:trPr>
        <w:tc>
          <w:tcPr>
            <w:tcW w:w="1940" w:type="dxa"/>
            <w:vAlign w:val="center"/>
          </w:tcPr>
          <w:p w14:paraId="58229276" w14:textId="46A36108" w:rsidR="0008495F" w:rsidRPr="006145DB" w:rsidRDefault="000346E0" w:rsidP="005B435E">
            <w:pPr>
              <w:spacing w:line="240" w:lineRule="auto"/>
              <w:jc w:val="both"/>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tcBorders>
            <w:vAlign w:val="center"/>
          </w:tcPr>
          <w:tbl>
            <w:tblPr>
              <w:tblStyle w:val="Tablaconcuadrcula"/>
              <w:tblW w:w="7242" w:type="dxa"/>
              <w:jc w:val="center"/>
              <w:tblLayout w:type="fixed"/>
              <w:tblLook w:val="04A0" w:firstRow="1" w:lastRow="0" w:firstColumn="1" w:lastColumn="0" w:noHBand="0" w:noVBand="1"/>
            </w:tblPr>
            <w:tblGrid>
              <w:gridCol w:w="3329"/>
              <w:gridCol w:w="1276"/>
              <w:gridCol w:w="995"/>
              <w:gridCol w:w="1642"/>
            </w:tblGrid>
            <w:tr w:rsidR="00777384" w:rsidRPr="006145DB" w14:paraId="00F9317F" w14:textId="77777777" w:rsidTr="00777384">
              <w:trPr>
                <w:trHeight w:val="389"/>
                <w:jc w:val="center"/>
              </w:trPr>
              <w:tc>
                <w:tcPr>
                  <w:tcW w:w="3329" w:type="dxa"/>
                  <w:vAlign w:val="center"/>
                </w:tcPr>
                <w:p w14:paraId="4159A3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76" w:type="dxa"/>
                  <w:vAlign w:val="center"/>
                </w:tcPr>
                <w:p w14:paraId="26E4BE54"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995" w:type="dxa"/>
                  <w:vAlign w:val="center"/>
                </w:tcPr>
                <w:p w14:paraId="30666F63"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42" w:type="dxa"/>
                  <w:vAlign w:val="center"/>
                </w:tcPr>
                <w:p w14:paraId="64CBFEC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30AB90E" w14:textId="77777777" w:rsidTr="00777384">
              <w:trPr>
                <w:trHeight w:val="231"/>
                <w:jc w:val="center"/>
              </w:trPr>
              <w:tc>
                <w:tcPr>
                  <w:tcW w:w="3329" w:type="dxa"/>
                  <w:vMerge w:val="restart"/>
                  <w:vAlign w:val="center"/>
                </w:tcPr>
                <w:p w14:paraId="72EC808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de sesenta (60) años o más.</w:t>
                  </w:r>
                </w:p>
              </w:tc>
              <w:tc>
                <w:tcPr>
                  <w:tcW w:w="1276" w:type="dxa"/>
                  <w:vAlign w:val="center"/>
                </w:tcPr>
                <w:p w14:paraId="760B4E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vAlign w:val="center"/>
                </w:tcPr>
                <w:p w14:paraId="2AD6187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727664EC" w14:textId="77777777" w:rsidR="0008495F" w:rsidRPr="006145DB" w:rsidRDefault="0008495F"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777384" w:rsidRPr="006145DB" w14:paraId="1543730C" w14:textId="77777777" w:rsidTr="00777384">
              <w:trPr>
                <w:trHeight w:val="231"/>
                <w:jc w:val="center"/>
              </w:trPr>
              <w:tc>
                <w:tcPr>
                  <w:tcW w:w="3329" w:type="dxa"/>
                  <w:vMerge/>
                  <w:vAlign w:val="center"/>
                </w:tcPr>
                <w:p w14:paraId="0D6A29BA" w14:textId="77777777" w:rsidR="0008495F" w:rsidRPr="006145DB" w:rsidRDefault="0008495F" w:rsidP="005B435E">
                  <w:pPr>
                    <w:ind w:left="1"/>
                    <w:contextualSpacing/>
                    <w:jc w:val="both"/>
                    <w:rPr>
                      <w:rFonts w:cs="Arial"/>
                      <w:sz w:val="16"/>
                      <w:szCs w:val="16"/>
                      <w:lang w:eastAsia="es-CO"/>
                    </w:rPr>
                  </w:pPr>
                </w:p>
              </w:tc>
              <w:tc>
                <w:tcPr>
                  <w:tcW w:w="1276" w:type="dxa"/>
                  <w:vAlign w:val="center"/>
                </w:tcPr>
                <w:p w14:paraId="3CCF7D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7F14CC5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5BEFB018"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0D32B6D0" w14:textId="77777777" w:rsidTr="004F2C15">
              <w:trPr>
                <w:trHeight w:val="547"/>
                <w:jc w:val="center"/>
              </w:trPr>
              <w:tc>
                <w:tcPr>
                  <w:tcW w:w="3329" w:type="dxa"/>
                  <w:vAlign w:val="center"/>
                </w:tcPr>
                <w:p w14:paraId="57A13D2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moderada con puntaje en la escala de valoración Barthel entre 61 – 90.</w:t>
                  </w:r>
                </w:p>
              </w:tc>
              <w:tc>
                <w:tcPr>
                  <w:tcW w:w="1276" w:type="dxa"/>
                  <w:vAlign w:val="center"/>
                </w:tcPr>
                <w:p w14:paraId="5FB4821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2AEFCD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4C98639F"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79DCF1D6" w14:textId="77777777" w:rsidTr="00777384">
              <w:trPr>
                <w:trHeight w:val="680"/>
                <w:jc w:val="center"/>
              </w:trPr>
              <w:tc>
                <w:tcPr>
                  <w:tcW w:w="3329" w:type="dxa"/>
                  <w:vAlign w:val="center"/>
                </w:tcPr>
                <w:p w14:paraId="6D9BFA30"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severa con un puntaje en la escala de valoración Barthel entre 21 - 60.</w:t>
                  </w:r>
                </w:p>
              </w:tc>
              <w:tc>
                <w:tcPr>
                  <w:tcW w:w="1276" w:type="dxa"/>
                  <w:vAlign w:val="center"/>
                </w:tcPr>
                <w:p w14:paraId="13D9FF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2D20E3E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61D31517"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FD47891" w14:textId="77777777" w:rsidTr="004F2C15">
              <w:trPr>
                <w:trHeight w:val="523"/>
                <w:jc w:val="center"/>
              </w:trPr>
              <w:tc>
                <w:tcPr>
                  <w:tcW w:w="3329" w:type="dxa"/>
                  <w:vAlign w:val="center"/>
                </w:tcPr>
                <w:p w14:paraId="2C36A0D2"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276" w:type="dxa"/>
                  <w:vAlign w:val="center"/>
                </w:tcPr>
                <w:p w14:paraId="46C4585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757E5A2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0B553B6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6334585" w14:textId="77777777" w:rsidTr="004F2C15">
              <w:trPr>
                <w:trHeight w:val="575"/>
                <w:jc w:val="center"/>
              </w:trPr>
              <w:tc>
                <w:tcPr>
                  <w:tcW w:w="3329" w:type="dxa"/>
                  <w:vAlign w:val="center"/>
                </w:tcPr>
                <w:p w14:paraId="75223B93" w14:textId="77777777" w:rsidR="0008495F" w:rsidRPr="006145DB" w:rsidDel="57B7876F" w:rsidRDefault="0008495F" w:rsidP="005B435E">
                  <w:pPr>
                    <w:ind w:left="1"/>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276" w:type="dxa"/>
                  <w:vAlign w:val="center"/>
                </w:tcPr>
                <w:p w14:paraId="3D545BA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684C18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4A5912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D8BA99C" w14:textId="77777777" w:rsidTr="00777384">
              <w:trPr>
                <w:trHeight w:val="510"/>
                <w:jc w:val="center"/>
              </w:trPr>
              <w:tc>
                <w:tcPr>
                  <w:tcW w:w="3329" w:type="dxa"/>
                  <w:vAlign w:val="center"/>
                </w:tcPr>
                <w:p w14:paraId="07FEF39C"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cuidador(a) permanente.</w:t>
                  </w:r>
                </w:p>
              </w:tc>
              <w:tc>
                <w:tcPr>
                  <w:tcW w:w="1276" w:type="dxa"/>
                  <w:vAlign w:val="center"/>
                </w:tcPr>
                <w:p w14:paraId="5AD4578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1F2F98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000150F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8E65EB5" w14:textId="77777777" w:rsidTr="00777384">
              <w:trPr>
                <w:trHeight w:val="397"/>
                <w:jc w:val="center"/>
              </w:trPr>
              <w:tc>
                <w:tcPr>
                  <w:tcW w:w="3329" w:type="dxa"/>
                  <w:vMerge w:val="restart"/>
                  <w:vAlign w:val="center"/>
                </w:tcPr>
                <w:p w14:paraId="01F6A10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Residente en el Distrito Capital</w:t>
                  </w:r>
                </w:p>
              </w:tc>
              <w:tc>
                <w:tcPr>
                  <w:tcW w:w="1276" w:type="dxa"/>
                  <w:vAlign w:val="center"/>
                </w:tcPr>
                <w:p w14:paraId="6D8BC18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vAlign w:val="center"/>
                </w:tcPr>
                <w:p w14:paraId="258C8F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1C6E92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7B1D4F4" w14:textId="77777777" w:rsidTr="00777384">
              <w:trPr>
                <w:trHeight w:val="242"/>
                <w:jc w:val="center"/>
              </w:trPr>
              <w:tc>
                <w:tcPr>
                  <w:tcW w:w="3329" w:type="dxa"/>
                  <w:vMerge/>
                  <w:vAlign w:val="center"/>
                </w:tcPr>
                <w:p w14:paraId="18CC1901" w14:textId="77777777" w:rsidR="0008495F" w:rsidRPr="006145DB" w:rsidRDefault="0008495F" w:rsidP="005B435E">
                  <w:pPr>
                    <w:tabs>
                      <w:tab w:val="left" w:pos="709"/>
                    </w:tabs>
                    <w:contextualSpacing/>
                    <w:jc w:val="both"/>
                    <w:rPr>
                      <w:rFonts w:cs="Arial"/>
                      <w:sz w:val="16"/>
                      <w:szCs w:val="16"/>
                    </w:rPr>
                  </w:pPr>
                </w:p>
              </w:tc>
              <w:tc>
                <w:tcPr>
                  <w:tcW w:w="1276" w:type="dxa"/>
                  <w:vAlign w:val="center"/>
                </w:tcPr>
                <w:p w14:paraId="68E7E74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995" w:type="dxa"/>
                  <w:vAlign w:val="center"/>
                </w:tcPr>
                <w:p w14:paraId="23A02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52E507B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42" w:type="dxa"/>
                  <w:vAlign w:val="center"/>
                </w:tcPr>
                <w:p w14:paraId="3766395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3AF2EFA4" w14:textId="77777777" w:rsidTr="00777384">
              <w:trPr>
                <w:trHeight w:val="242"/>
                <w:jc w:val="center"/>
              </w:trPr>
              <w:tc>
                <w:tcPr>
                  <w:tcW w:w="3329" w:type="dxa"/>
                  <w:vMerge/>
                  <w:vAlign w:val="center"/>
                </w:tcPr>
                <w:p w14:paraId="2C439080" w14:textId="77777777" w:rsidR="0008495F" w:rsidRPr="006145DB" w:rsidRDefault="0008495F" w:rsidP="005B435E">
                  <w:pPr>
                    <w:tabs>
                      <w:tab w:val="left" w:pos="709"/>
                    </w:tabs>
                    <w:contextualSpacing/>
                    <w:jc w:val="both"/>
                    <w:rPr>
                      <w:rFonts w:cs="Arial"/>
                      <w:sz w:val="16"/>
                      <w:szCs w:val="16"/>
                    </w:rPr>
                  </w:pPr>
                </w:p>
              </w:tc>
              <w:tc>
                <w:tcPr>
                  <w:tcW w:w="1276" w:type="dxa"/>
                  <w:vAlign w:val="center"/>
                </w:tcPr>
                <w:p w14:paraId="370B3BA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vAlign w:val="center"/>
                </w:tcPr>
                <w:p w14:paraId="44FBE4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vAlign w:val="center"/>
                </w:tcPr>
                <w:p w14:paraId="0E85B81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14E03867" w14:textId="77777777" w:rsidR="0008495F" w:rsidRPr="006145DB" w:rsidRDefault="0008495F" w:rsidP="005B435E">
            <w:pPr>
              <w:pStyle w:val="Textoindependiente"/>
              <w:spacing w:line="240" w:lineRule="auto"/>
              <w:ind w:right="112"/>
              <w:jc w:val="both"/>
              <w:rPr>
                <w:rFonts w:cs="Arial"/>
                <w:bCs/>
                <w:lang w:eastAsia="es-CO"/>
              </w:rPr>
            </w:pPr>
          </w:p>
        </w:tc>
      </w:tr>
      <w:tr w:rsidR="0008495F" w:rsidRPr="006145DB" w14:paraId="052BF315" w14:textId="77777777" w:rsidTr="004F2C15">
        <w:trPr>
          <w:trHeight w:val="7262"/>
          <w:jc w:val="center"/>
        </w:trPr>
        <w:tc>
          <w:tcPr>
            <w:tcW w:w="1940" w:type="dxa"/>
            <w:vAlign w:val="center"/>
          </w:tcPr>
          <w:p w14:paraId="58DCDD95" w14:textId="7BFDC569" w:rsidR="0008495F" w:rsidRPr="006145DB" w:rsidRDefault="001167D1" w:rsidP="004F2C15">
            <w:pPr>
              <w:spacing w:line="240" w:lineRule="auto"/>
              <w:rPr>
                <w:rFonts w:cs="Arial"/>
                <w:bCs/>
                <w:sz w:val="20"/>
                <w:szCs w:val="20"/>
                <w:lang w:eastAsia="es-CO"/>
              </w:rPr>
            </w:pPr>
            <w:r w:rsidRPr="006145DB">
              <w:rPr>
                <w:rFonts w:cs="Arial"/>
                <w:sz w:val="20"/>
                <w:szCs w:val="20"/>
                <w:lang w:eastAsia="es-CO"/>
              </w:rPr>
              <w:t>Criterios de Egreso y Fuentes de Información</w:t>
            </w:r>
          </w:p>
        </w:tc>
        <w:tc>
          <w:tcPr>
            <w:tcW w:w="7455" w:type="dxa"/>
            <w:tcBorders>
              <w:bottom w:val="single" w:sz="4" w:space="0" w:color="auto"/>
            </w:tcBorders>
            <w:vAlign w:val="center"/>
          </w:tcPr>
          <w:tbl>
            <w:tblPr>
              <w:tblStyle w:val="Tablaconcuadrcula"/>
              <w:tblW w:w="7257" w:type="dxa"/>
              <w:tblLayout w:type="fixed"/>
              <w:tblLook w:val="04A0" w:firstRow="1" w:lastRow="0" w:firstColumn="1" w:lastColumn="0" w:noHBand="0" w:noVBand="1"/>
            </w:tblPr>
            <w:tblGrid>
              <w:gridCol w:w="2904"/>
              <w:gridCol w:w="1557"/>
              <w:gridCol w:w="1130"/>
              <w:gridCol w:w="1666"/>
            </w:tblGrid>
            <w:tr w:rsidR="00777384" w:rsidRPr="006145DB" w14:paraId="4A6DC318" w14:textId="77777777" w:rsidTr="00777384">
              <w:trPr>
                <w:trHeight w:val="20"/>
              </w:trPr>
              <w:tc>
                <w:tcPr>
                  <w:tcW w:w="2904" w:type="dxa"/>
                  <w:vAlign w:val="center"/>
                </w:tcPr>
                <w:p w14:paraId="2C2D9025"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557" w:type="dxa"/>
                  <w:vAlign w:val="center"/>
                </w:tcPr>
                <w:p w14:paraId="6AFFAE4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0" w:type="dxa"/>
                  <w:vAlign w:val="center"/>
                </w:tcPr>
                <w:p w14:paraId="6DCF08D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3A9392A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0FDA7876" w14:textId="77777777" w:rsidTr="00777384">
              <w:trPr>
                <w:trHeight w:val="453"/>
              </w:trPr>
              <w:tc>
                <w:tcPr>
                  <w:tcW w:w="2904" w:type="dxa"/>
                  <w:vAlign w:val="center"/>
                </w:tcPr>
                <w:p w14:paraId="6FE252E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557" w:type="dxa"/>
                  <w:vAlign w:val="center"/>
                </w:tcPr>
                <w:p w14:paraId="5894147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130" w:type="dxa"/>
                  <w:vAlign w:val="center"/>
                </w:tcPr>
                <w:p w14:paraId="43E195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40336C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EA06F00" w14:textId="77777777" w:rsidTr="00777384">
              <w:trPr>
                <w:trHeight w:val="20"/>
              </w:trPr>
              <w:tc>
                <w:tcPr>
                  <w:tcW w:w="2904" w:type="dxa"/>
                  <w:vAlign w:val="center"/>
                </w:tcPr>
                <w:p w14:paraId="4B4C0DE6"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No atender las comunicaciones, citaciones y/o visitas domiciliarias. </w:t>
                  </w:r>
                </w:p>
                <w:p w14:paraId="3FBE11E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En caso de no atender por fuerza mayor se deberá allegar el soporte.</w:t>
                  </w:r>
                </w:p>
              </w:tc>
              <w:tc>
                <w:tcPr>
                  <w:tcW w:w="1557" w:type="dxa"/>
                  <w:vAlign w:val="center"/>
                </w:tcPr>
                <w:p w14:paraId="79C1096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D93A43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2410ABE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48342AC" w14:textId="77777777" w:rsidTr="00777384">
              <w:trPr>
                <w:trHeight w:val="20"/>
              </w:trPr>
              <w:tc>
                <w:tcPr>
                  <w:tcW w:w="2904" w:type="dxa"/>
                  <w:vAlign w:val="center"/>
                </w:tcPr>
                <w:p w14:paraId="5BCF2CEA"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 xml:space="preserve">Incurrir en falta gravísima establecida en el acuerdo de corresponsabilidad una vez surtido el debido proceso. </w:t>
                  </w:r>
                </w:p>
              </w:tc>
              <w:tc>
                <w:tcPr>
                  <w:tcW w:w="1557" w:type="dxa"/>
                  <w:vAlign w:val="center"/>
                </w:tcPr>
                <w:p w14:paraId="35FAE5A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0" w:type="dxa"/>
                  <w:vAlign w:val="center"/>
                </w:tcPr>
                <w:p w14:paraId="7548E6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8C264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EA5FCA7" w14:textId="77777777" w:rsidTr="00777384">
              <w:trPr>
                <w:trHeight w:val="20"/>
              </w:trPr>
              <w:tc>
                <w:tcPr>
                  <w:tcW w:w="2904" w:type="dxa"/>
                  <w:vMerge w:val="restart"/>
                  <w:vAlign w:val="center"/>
                </w:tcPr>
                <w:p w14:paraId="5AA17ED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Ingreso a servicios sociales o instituciones privadas en modalidad de institucionalización de larga estancia o permanente.  </w:t>
                  </w:r>
                </w:p>
              </w:tc>
              <w:tc>
                <w:tcPr>
                  <w:tcW w:w="1557" w:type="dxa"/>
                  <w:vAlign w:val="center"/>
                </w:tcPr>
                <w:p w14:paraId="008B434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9A1312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7E81C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B49573B" w14:textId="77777777" w:rsidTr="00777384">
              <w:trPr>
                <w:trHeight w:val="399"/>
              </w:trPr>
              <w:tc>
                <w:tcPr>
                  <w:tcW w:w="2904" w:type="dxa"/>
                  <w:vMerge/>
                  <w:vAlign w:val="center"/>
                </w:tcPr>
                <w:p w14:paraId="20DA692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76002EB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000D1BD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11F2D10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FD3CDB5" w14:textId="77777777" w:rsidTr="00777384">
              <w:trPr>
                <w:trHeight w:val="20"/>
              </w:trPr>
              <w:tc>
                <w:tcPr>
                  <w:tcW w:w="2904" w:type="dxa"/>
                  <w:vMerge w:val="restart"/>
                  <w:vAlign w:val="center"/>
                </w:tcPr>
                <w:p w14:paraId="37A42C39"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557" w:type="dxa"/>
                  <w:vAlign w:val="center"/>
                </w:tcPr>
                <w:p w14:paraId="30415A67" w14:textId="77777777" w:rsidR="0008495F" w:rsidRPr="006145DB" w:rsidRDefault="0008495F" w:rsidP="005B435E">
                  <w:pPr>
                    <w:tabs>
                      <w:tab w:val="left" w:pos="43"/>
                    </w:tabs>
                    <w:jc w:val="center"/>
                    <w:rPr>
                      <w:rFonts w:cs="Arial"/>
                      <w:strike/>
                      <w:sz w:val="16"/>
                      <w:szCs w:val="16"/>
                      <w:lang w:eastAsia="es-CO"/>
                    </w:rPr>
                  </w:pPr>
                  <w:r w:rsidRPr="006145DB">
                    <w:rPr>
                      <w:rFonts w:cs="Arial"/>
                      <w:sz w:val="16"/>
                      <w:szCs w:val="16"/>
                      <w:lang w:eastAsia="es-CO"/>
                    </w:rPr>
                    <w:t>Verificación en campo</w:t>
                  </w:r>
                </w:p>
              </w:tc>
              <w:tc>
                <w:tcPr>
                  <w:tcW w:w="1130" w:type="dxa"/>
                  <w:vAlign w:val="center"/>
                </w:tcPr>
                <w:p w14:paraId="5635F723"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66" w:type="dxa"/>
                  <w:vAlign w:val="center"/>
                </w:tcPr>
                <w:p w14:paraId="6F56CBC2"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Subdirección para la Vejez</w:t>
                  </w:r>
                </w:p>
              </w:tc>
            </w:tr>
            <w:tr w:rsidR="00777384" w:rsidRPr="006145DB" w14:paraId="3816FFFE" w14:textId="77777777" w:rsidTr="00777384">
              <w:trPr>
                <w:trHeight w:val="20"/>
              </w:trPr>
              <w:tc>
                <w:tcPr>
                  <w:tcW w:w="2904" w:type="dxa"/>
                  <w:vMerge/>
                  <w:vAlign w:val="center"/>
                </w:tcPr>
                <w:p w14:paraId="2B8778E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0735781B" w14:textId="77777777" w:rsidR="0008495F" w:rsidRPr="006145DB" w:rsidRDefault="0008495F" w:rsidP="005B435E">
                  <w:pPr>
                    <w:tabs>
                      <w:tab w:val="left" w:pos="43"/>
                    </w:tabs>
                    <w:jc w:val="center"/>
                    <w:rPr>
                      <w:rFonts w:cs="Arial"/>
                      <w:sz w:val="16"/>
                      <w:szCs w:val="16"/>
                    </w:rPr>
                  </w:pPr>
                  <w:r w:rsidRPr="006145DB">
                    <w:rPr>
                      <w:rFonts w:cs="Arial"/>
                      <w:sz w:val="16"/>
                      <w:szCs w:val="16"/>
                    </w:rPr>
                    <w:t>Fé de supervivencia (ANI - RCD)</w:t>
                  </w:r>
                </w:p>
              </w:tc>
              <w:tc>
                <w:tcPr>
                  <w:tcW w:w="1130" w:type="dxa"/>
                  <w:vAlign w:val="center"/>
                </w:tcPr>
                <w:p w14:paraId="294D5CE8"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Mensual</w:t>
                  </w:r>
                </w:p>
              </w:tc>
              <w:tc>
                <w:tcPr>
                  <w:tcW w:w="1666" w:type="dxa"/>
                  <w:vAlign w:val="center"/>
                </w:tcPr>
                <w:p w14:paraId="17F1F37F"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Ministerio de Salud y Protección Social</w:t>
                  </w:r>
                </w:p>
              </w:tc>
            </w:tr>
            <w:tr w:rsidR="00777384" w:rsidRPr="006145DB" w14:paraId="7BEC942B" w14:textId="77777777" w:rsidTr="00777384">
              <w:trPr>
                <w:trHeight w:val="463"/>
              </w:trPr>
              <w:tc>
                <w:tcPr>
                  <w:tcW w:w="2904" w:type="dxa"/>
                  <w:vMerge/>
                  <w:vAlign w:val="center"/>
                </w:tcPr>
                <w:p w14:paraId="6567773B"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4D5608F8" w14:textId="77777777" w:rsidR="0008495F" w:rsidRPr="006145DB" w:rsidRDefault="0008495F" w:rsidP="005B435E">
                  <w:pPr>
                    <w:tabs>
                      <w:tab w:val="left" w:pos="43"/>
                    </w:tabs>
                    <w:jc w:val="center"/>
                    <w:rPr>
                      <w:rFonts w:cs="Arial"/>
                      <w:sz w:val="16"/>
                      <w:szCs w:val="16"/>
                    </w:rPr>
                  </w:pPr>
                  <w:r w:rsidRPr="006145DB">
                    <w:rPr>
                      <w:rFonts w:cs="Arial"/>
                      <w:sz w:val="16"/>
                      <w:szCs w:val="16"/>
                    </w:rPr>
                    <w:t>Registro Social de Hogares</w:t>
                  </w:r>
                </w:p>
              </w:tc>
              <w:tc>
                <w:tcPr>
                  <w:tcW w:w="1130" w:type="dxa"/>
                  <w:vAlign w:val="center"/>
                </w:tcPr>
                <w:p w14:paraId="78A2F99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F4D29F6"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6E4F86A0"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Secretaría Distrital de Planeación - SDP</w:t>
                  </w:r>
                </w:p>
              </w:tc>
            </w:tr>
            <w:tr w:rsidR="00777384" w:rsidRPr="006145DB" w14:paraId="0962F733" w14:textId="77777777" w:rsidTr="00777384">
              <w:trPr>
                <w:trHeight w:val="471"/>
              </w:trPr>
              <w:tc>
                <w:tcPr>
                  <w:tcW w:w="2904" w:type="dxa"/>
                  <w:vMerge/>
                  <w:vAlign w:val="center"/>
                </w:tcPr>
                <w:p w14:paraId="3DFD3320"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359F360E" w14:textId="77777777" w:rsidR="0008495F" w:rsidRPr="006145DB" w:rsidRDefault="0008495F" w:rsidP="005B435E">
                  <w:pPr>
                    <w:tabs>
                      <w:tab w:val="left" w:pos="43"/>
                    </w:tabs>
                    <w:jc w:val="center"/>
                    <w:rPr>
                      <w:rFonts w:cs="Arial"/>
                      <w:sz w:val="16"/>
                      <w:szCs w:val="16"/>
                    </w:rPr>
                  </w:pPr>
                  <w:r w:rsidRPr="006145DB">
                    <w:rPr>
                      <w:rFonts w:cs="Arial"/>
                      <w:sz w:val="16"/>
                      <w:szCs w:val="16"/>
                    </w:rPr>
                    <w:t xml:space="preserve">Fallecidos </w:t>
                  </w:r>
                </w:p>
                <w:p w14:paraId="37E99259" w14:textId="77777777" w:rsidR="0008495F" w:rsidRPr="006145DB" w:rsidRDefault="0008495F" w:rsidP="005B435E">
                  <w:pPr>
                    <w:tabs>
                      <w:tab w:val="left" w:pos="43"/>
                    </w:tabs>
                    <w:jc w:val="center"/>
                    <w:rPr>
                      <w:rFonts w:cs="Arial"/>
                      <w:sz w:val="16"/>
                      <w:szCs w:val="16"/>
                    </w:rPr>
                  </w:pPr>
                  <w:r w:rsidRPr="006145DB">
                    <w:rPr>
                      <w:rFonts w:cs="Arial"/>
                      <w:sz w:val="16"/>
                      <w:szCs w:val="16"/>
                    </w:rPr>
                    <w:t>(inhumados)</w:t>
                  </w:r>
                </w:p>
              </w:tc>
              <w:tc>
                <w:tcPr>
                  <w:tcW w:w="1130" w:type="dxa"/>
                  <w:vAlign w:val="center"/>
                </w:tcPr>
                <w:p w14:paraId="16A0435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D432BE2"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34F72C15"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Secretaria Distrital de Salud</w:t>
                  </w:r>
                </w:p>
              </w:tc>
            </w:tr>
            <w:tr w:rsidR="00777384" w:rsidRPr="006145DB" w14:paraId="0375FD70" w14:textId="77777777" w:rsidTr="00777384">
              <w:trPr>
                <w:trHeight w:val="20"/>
              </w:trPr>
              <w:tc>
                <w:tcPr>
                  <w:tcW w:w="2904" w:type="dxa"/>
                  <w:vMerge w:val="restart"/>
                  <w:vAlign w:val="center"/>
                </w:tcPr>
                <w:p w14:paraId="34B223A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557" w:type="dxa"/>
                  <w:vAlign w:val="center"/>
                </w:tcPr>
                <w:p w14:paraId="310E025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017C096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E80EF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ACD8A51" w14:textId="77777777" w:rsidTr="00777384">
              <w:trPr>
                <w:trHeight w:val="485"/>
              </w:trPr>
              <w:tc>
                <w:tcPr>
                  <w:tcW w:w="2904" w:type="dxa"/>
                  <w:vMerge/>
                  <w:vAlign w:val="center"/>
                </w:tcPr>
                <w:p w14:paraId="608859A9"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E491C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0" w:type="dxa"/>
                  <w:vAlign w:val="center"/>
                </w:tcPr>
                <w:p w14:paraId="00B97E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673D5E3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66" w:type="dxa"/>
                  <w:vAlign w:val="center"/>
                </w:tcPr>
                <w:p w14:paraId="3854DDC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53911813" w14:textId="77777777" w:rsidTr="00777384">
              <w:trPr>
                <w:trHeight w:val="451"/>
              </w:trPr>
              <w:tc>
                <w:tcPr>
                  <w:tcW w:w="2904" w:type="dxa"/>
                  <w:vMerge w:val="restart"/>
                  <w:vAlign w:val="center"/>
                </w:tcPr>
                <w:p w14:paraId="2A40098A"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Finalización del tiempo de atención y cumplimiento de los objetivos establecidos en el servicio. </w:t>
                  </w:r>
                </w:p>
              </w:tc>
              <w:tc>
                <w:tcPr>
                  <w:tcW w:w="1557" w:type="dxa"/>
                  <w:vAlign w:val="center"/>
                </w:tcPr>
                <w:p w14:paraId="75BAAAE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153A58FA" w14:textId="77777777" w:rsidR="0008495F" w:rsidRPr="006145DB" w:rsidRDefault="0008495F" w:rsidP="005B435E">
                  <w:pPr>
                    <w:tabs>
                      <w:tab w:val="left" w:pos="709"/>
                    </w:tabs>
                    <w:jc w:val="center"/>
                    <w:rPr>
                      <w:rFonts w:cs="Arial"/>
                      <w:sz w:val="16"/>
                      <w:szCs w:val="16"/>
                      <w:lang w:eastAsia="es-CO"/>
                    </w:rPr>
                  </w:pPr>
                  <w:r w:rsidRPr="006145DB">
                    <w:rPr>
                      <w:rFonts w:cs="Arial"/>
                      <w:sz w:val="16"/>
                      <w:szCs w:val="16"/>
                    </w:rPr>
                    <w:t xml:space="preserve">Demanda </w:t>
                  </w:r>
                </w:p>
              </w:tc>
              <w:tc>
                <w:tcPr>
                  <w:tcW w:w="1666" w:type="dxa"/>
                  <w:vAlign w:val="center"/>
                </w:tcPr>
                <w:p w14:paraId="7A741D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3C6AAD13" w14:textId="77777777" w:rsidTr="00777384">
              <w:trPr>
                <w:trHeight w:val="20"/>
              </w:trPr>
              <w:tc>
                <w:tcPr>
                  <w:tcW w:w="2904" w:type="dxa"/>
                  <w:vMerge/>
                  <w:vAlign w:val="center"/>
                </w:tcPr>
                <w:p w14:paraId="00557622"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A1B90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C44816F" w14:textId="77777777" w:rsidR="0008495F" w:rsidRPr="006145DB" w:rsidDel="000A57F3" w:rsidRDefault="0008495F" w:rsidP="005B435E">
                  <w:pPr>
                    <w:tabs>
                      <w:tab w:val="left" w:pos="709"/>
                    </w:tabs>
                    <w:contextualSpacing/>
                    <w:jc w:val="center"/>
                    <w:rPr>
                      <w:rFonts w:cs="Arial"/>
                      <w:sz w:val="16"/>
                      <w:szCs w:val="16"/>
                    </w:rPr>
                  </w:pPr>
                  <w:r w:rsidRPr="006145DB">
                    <w:rPr>
                      <w:rFonts w:cs="Arial"/>
                      <w:sz w:val="16"/>
                      <w:szCs w:val="16"/>
                      <w:lang w:eastAsia="es-CO"/>
                    </w:rPr>
                    <w:t>Demanda</w:t>
                  </w:r>
                </w:p>
              </w:tc>
              <w:tc>
                <w:tcPr>
                  <w:tcW w:w="1666" w:type="dxa"/>
                  <w:vAlign w:val="center"/>
                </w:tcPr>
                <w:p w14:paraId="6B266E8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37E73C3"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2290A0BE" w14:textId="77777777" w:rsidTr="001A551D">
        <w:trPr>
          <w:trHeight w:val="57"/>
          <w:jc w:val="center"/>
        </w:trPr>
        <w:tc>
          <w:tcPr>
            <w:tcW w:w="1940" w:type="dxa"/>
            <w:vMerge w:val="restart"/>
            <w:vAlign w:val="center"/>
          </w:tcPr>
          <w:p w14:paraId="02192E0C" w14:textId="77777777" w:rsidR="0008495F" w:rsidRPr="006145DB" w:rsidRDefault="0008495F" w:rsidP="004F2C15">
            <w:pPr>
              <w:spacing w:line="240" w:lineRule="auto"/>
              <w:rPr>
                <w:rFonts w:cs="Arial"/>
                <w:bCs/>
                <w:sz w:val="20"/>
                <w:szCs w:val="20"/>
                <w:lang w:eastAsia="es-CO"/>
              </w:rPr>
            </w:pPr>
            <w:r w:rsidRPr="006145DB">
              <w:rPr>
                <w:rFonts w:cs="Arial"/>
                <w:sz w:val="20"/>
                <w:szCs w:val="20"/>
                <w:lang w:eastAsia="es-CO"/>
              </w:rPr>
              <w:t>Restricciones y fuentes de información</w:t>
            </w:r>
          </w:p>
        </w:tc>
        <w:tc>
          <w:tcPr>
            <w:tcW w:w="7455" w:type="dxa"/>
            <w:tcBorders>
              <w:bottom w:val="nil"/>
            </w:tcBorders>
            <w:vAlign w:val="center"/>
          </w:tcPr>
          <w:p w14:paraId="1B08256E" w14:textId="77777777" w:rsidR="0008495F" w:rsidRPr="006145DB" w:rsidRDefault="0008495F" w:rsidP="005B435E">
            <w:pPr>
              <w:tabs>
                <w:tab w:val="left" w:pos="709"/>
              </w:tabs>
              <w:spacing w:line="240" w:lineRule="auto"/>
              <w:contextualSpacing/>
              <w:jc w:val="center"/>
              <w:rPr>
                <w:rFonts w:cs="Arial"/>
                <w:bCs/>
                <w:sz w:val="10"/>
                <w:szCs w:val="16"/>
                <w:lang w:eastAsia="es-CO"/>
              </w:rPr>
            </w:pPr>
          </w:p>
        </w:tc>
      </w:tr>
      <w:tr w:rsidR="0008495F" w:rsidRPr="006145DB" w14:paraId="479EC4C6" w14:textId="77777777" w:rsidTr="001A551D">
        <w:trPr>
          <w:trHeight w:val="2551"/>
          <w:jc w:val="center"/>
        </w:trPr>
        <w:tc>
          <w:tcPr>
            <w:tcW w:w="1940" w:type="dxa"/>
            <w:vMerge/>
            <w:vAlign w:val="center"/>
          </w:tcPr>
          <w:p w14:paraId="217350D9" w14:textId="77777777" w:rsidR="0008495F" w:rsidRPr="006145DB" w:rsidRDefault="0008495F" w:rsidP="005B435E">
            <w:pPr>
              <w:spacing w:line="240" w:lineRule="auto"/>
              <w:jc w:val="both"/>
              <w:rPr>
                <w:rFonts w:cs="Arial"/>
                <w:bCs/>
                <w:sz w:val="20"/>
                <w:szCs w:val="20"/>
                <w:lang w:eastAsia="es-CO"/>
              </w:rPr>
            </w:pPr>
          </w:p>
        </w:tc>
        <w:tc>
          <w:tcPr>
            <w:tcW w:w="7455" w:type="dxa"/>
            <w:tcBorders>
              <w:top w:val="nil"/>
            </w:tcBorders>
            <w:vAlign w:val="center"/>
          </w:tcPr>
          <w:tbl>
            <w:tblPr>
              <w:tblStyle w:val="Tablaconcuadrcula"/>
              <w:tblW w:w="7257" w:type="dxa"/>
              <w:tblLayout w:type="fixed"/>
              <w:tblLook w:val="04A0" w:firstRow="1" w:lastRow="0" w:firstColumn="1" w:lastColumn="0" w:noHBand="0" w:noVBand="1"/>
            </w:tblPr>
            <w:tblGrid>
              <w:gridCol w:w="3329"/>
              <w:gridCol w:w="1133"/>
              <w:gridCol w:w="1129"/>
              <w:gridCol w:w="1666"/>
            </w:tblGrid>
            <w:tr w:rsidR="00777384" w:rsidRPr="006145DB" w14:paraId="6772F013" w14:textId="77777777" w:rsidTr="00777384">
              <w:trPr>
                <w:trHeight w:val="372"/>
              </w:trPr>
              <w:tc>
                <w:tcPr>
                  <w:tcW w:w="3329" w:type="dxa"/>
                  <w:vAlign w:val="center"/>
                </w:tcPr>
                <w:p w14:paraId="5FF154AB"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Restricciones</w:t>
                  </w:r>
                </w:p>
              </w:tc>
              <w:tc>
                <w:tcPr>
                  <w:tcW w:w="1133" w:type="dxa"/>
                  <w:vAlign w:val="center"/>
                </w:tcPr>
                <w:p w14:paraId="484A1B0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29" w:type="dxa"/>
                  <w:vAlign w:val="center"/>
                </w:tcPr>
                <w:p w14:paraId="5DFBE5DC"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23AE0E9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54303590" w14:textId="77777777" w:rsidTr="00777384">
              <w:trPr>
                <w:trHeight w:val="503"/>
              </w:trPr>
              <w:tc>
                <w:tcPr>
                  <w:tcW w:w="3329" w:type="dxa"/>
                  <w:vAlign w:val="center"/>
                </w:tcPr>
                <w:p w14:paraId="3F7109B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Comunidad de Cuidado.</w:t>
                  </w:r>
                </w:p>
              </w:tc>
              <w:tc>
                <w:tcPr>
                  <w:tcW w:w="1133" w:type="dxa"/>
                  <w:vAlign w:val="center"/>
                </w:tcPr>
                <w:p w14:paraId="6E8E217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29" w:type="dxa"/>
                  <w:vAlign w:val="center"/>
                </w:tcPr>
                <w:p w14:paraId="5DA5F13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Demanda</w:t>
                  </w:r>
                </w:p>
              </w:tc>
              <w:tc>
                <w:tcPr>
                  <w:tcW w:w="1666" w:type="dxa"/>
                  <w:vAlign w:val="center"/>
                </w:tcPr>
                <w:p w14:paraId="422302D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B13F2D2" w14:textId="77777777" w:rsidTr="00777384">
              <w:trPr>
                <w:trHeight w:val="511"/>
              </w:trPr>
              <w:tc>
                <w:tcPr>
                  <w:tcW w:w="3329" w:type="dxa"/>
                  <w:vAlign w:val="center"/>
                </w:tcPr>
                <w:p w14:paraId="5883B82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Centro Día Casa de la Sabiduría.</w:t>
                  </w:r>
                </w:p>
              </w:tc>
              <w:tc>
                <w:tcPr>
                  <w:tcW w:w="1133" w:type="dxa"/>
                  <w:vAlign w:val="center"/>
                </w:tcPr>
                <w:p w14:paraId="503C2D5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2FA38060"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rPr>
                    <w:t>Demanda</w:t>
                  </w:r>
                </w:p>
              </w:tc>
              <w:tc>
                <w:tcPr>
                  <w:tcW w:w="1666" w:type="dxa"/>
                  <w:vAlign w:val="center"/>
                </w:tcPr>
                <w:p w14:paraId="2E80B7B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785EDBC4" w14:textId="77777777" w:rsidTr="00777384">
              <w:trPr>
                <w:trHeight w:val="231"/>
              </w:trPr>
              <w:tc>
                <w:tcPr>
                  <w:tcW w:w="3329" w:type="dxa"/>
                  <w:vAlign w:val="center"/>
                </w:tcPr>
                <w:p w14:paraId="67571CE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Modalidad Centro Día al Barrio.</w:t>
                  </w:r>
                </w:p>
              </w:tc>
              <w:tc>
                <w:tcPr>
                  <w:tcW w:w="1133" w:type="dxa"/>
                  <w:vAlign w:val="center"/>
                </w:tcPr>
                <w:p w14:paraId="13FBE598"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41A3A3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DBF8BB1"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0D986C0" w14:textId="77777777" w:rsidTr="00777384">
              <w:trPr>
                <w:trHeight w:val="952"/>
              </w:trPr>
              <w:tc>
                <w:tcPr>
                  <w:tcW w:w="3329" w:type="dxa"/>
                  <w:tcBorders>
                    <w:bottom w:val="single" w:sz="4" w:space="0" w:color="auto"/>
                  </w:tcBorders>
                  <w:vAlign w:val="center"/>
                </w:tcPr>
                <w:p w14:paraId="6A21DF91"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interna o externa en institución pública o privada (seminternado o internado), que reduce el tiempo de cuidado a cargo del cuidador-a.</w:t>
                  </w:r>
                </w:p>
              </w:tc>
              <w:tc>
                <w:tcPr>
                  <w:tcW w:w="1133" w:type="dxa"/>
                  <w:tcBorders>
                    <w:bottom w:val="single" w:sz="4" w:space="0" w:color="auto"/>
                  </w:tcBorders>
                  <w:vAlign w:val="center"/>
                </w:tcPr>
                <w:p w14:paraId="308AB72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 xml:space="preserve">Verificación en campo </w:t>
                  </w:r>
                </w:p>
              </w:tc>
              <w:tc>
                <w:tcPr>
                  <w:tcW w:w="1129" w:type="dxa"/>
                  <w:tcBorders>
                    <w:bottom w:val="single" w:sz="4" w:space="0" w:color="auto"/>
                  </w:tcBorders>
                  <w:vAlign w:val="center"/>
                </w:tcPr>
                <w:p w14:paraId="54A07E0C"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single" w:sz="4" w:space="0" w:color="auto"/>
                  </w:tcBorders>
                  <w:vAlign w:val="center"/>
                </w:tcPr>
                <w:p w14:paraId="2C10856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7151CFF" w14:textId="77777777" w:rsidTr="00777384">
              <w:trPr>
                <w:trHeight w:val="401"/>
              </w:trPr>
              <w:tc>
                <w:tcPr>
                  <w:tcW w:w="3329" w:type="dxa"/>
                  <w:tcBorders>
                    <w:bottom w:val="nil"/>
                  </w:tcBorders>
                  <w:vAlign w:val="center"/>
                </w:tcPr>
                <w:p w14:paraId="0413232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domiciliaria en salud que le ofrezca cuidado a la persona mayor.</w:t>
                  </w:r>
                </w:p>
              </w:tc>
              <w:tc>
                <w:tcPr>
                  <w:tcW w:w="1133" w:type="dxa"/>
                  <w:tcBorders>
                    <w:bottom w:val="nil"/>
                  </w:tcBorders>
                  <w:vAlign w:val="center"/>
                </w:tcPr>
                <w:p w14:paraId="6D3974B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29" w:type="dxa"/>
                  <w:tcBorders>
                    <w:bottom w:val="nil"/>
                  </w:tcBorders>
                  <w:vAlign w:val="center"/>
                </w:tcPr>
                <w:p w14:paraId="503FD551"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nil"/>
                  </w:tcBorders>
                  <w:vAlign w:val="center"/>
                </w:tcPr>
                <w:p w14:paraId="3BE764D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0062AA5"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3BC0AC05" w14:textId="77777777" w:rsidTr="00777384">
        <w:trPr>
          <w:trHeight w:val="7404"/>
          <w:jc w:val="center"/>
        </w:trPr>
        <w:tc>
          <w:tcPr>
            <w:tcW w:w="1940" w:type="dxa"/>
            <w:vAlign w:val="center"/>
          </w:tcPr>
          <w:p w14:paraId="30EFA8B0"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D65564A" w14:textId="20499B0A"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El servicio brinda una atención transitoria diurna en casa, incorporando espacios de acompañamiento interdisciplinario a la persona mayor sujeto de cuidado, proporcionando tiempos de respiro a sus cuidadores(as).</w:t>
            </w:r>
          </w:p>
          <w:p w14:paraId="132C287B" w14:textId="77777777" w:rsidR="00777384" w:rsidRPr="006145DB" w:rsidRDefault="00777384" w:rsidP="00777384">
            <w:pPr>
              <w:spacing w:after="0" w:line="240" w:lineRule="auto"/>
              <w:jc w:val="both"/>
              <w:rPr>
                <w:rFonts w:cs="Arial"/>
                <w:sz w:val="20"/>
                <w:szCs w:val="20"/>
                <w:lang w:eastAsia="es-CO"/>
              </w:rPr>
            </w:pPr>
          </w:p>
          <w:p w14:paraId="73D34F8C" w14:textId="42CD8E9F"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el marco de la atención, el servicio establece un esquema de acompañamiento en el cual se implementan cuatro (4) componentes y quince líneas (15) de atención, detalladas en el manual del servicio, descritas a continuación: </w:t>
            </w:r>
          </w:p>
          <w:p w14:paraId="2019A9F9" w14:textId="77777777" w:rsidR="00777384" w:rsidRPr="006145DB" w:rsidRDefault="00777384" w:rsidP="00777384">
            <w:pPr>
              <w:pStyle w:val="Ttulo1"/>
              <w:rPr>
                <w:sz w:val="20"/>
                <w:szCs w:val="20"/>
                <w:lang w:eastAsia="es-CO"/>
              </w:rPr>
            </w:pPr>
          </w:p>
          <w:p w14:paraId="0C9FB33C"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Cuidado básico y asistencia personal:</w:t>
            </w:r>
          </w:p>
          <w:p w14:paraId="09A091E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 Prácticas de cuidado y autocuidado</w:t>
            </w:r>
          </w:p>
          <w:p w14:paraId="7009BFE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2. Soporte en el desarrollo de actividades de la vida diaria (AVD) y estilos de vida saludables</w:t>
            </w:r>
          </w:p>
          <w:p w14:paraId="3373E25D" w14:textId="4DA5245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3. Promoción de la autonomía personal</w:t>
            </w:r>
          </w:p>
          <w:p w14:paraId="1BB3083F" w14:textId="77777777" w:rsidR="004569CA" w:rsidRPr="006145DB" w:rsidRDefault="004569CA" w:rsidP="00777384">
            <w:pPr>
              <w:pStyle w:val="Ttulo1"/>
              <w:rPr>
                <w:sz w:val="20"/>
                <w:szCs w:val="20"/>
                <w:lang w:eastAsia="es-CO"/>
              </w:rPr>
            </w:pPr>
          </w:p>
          <w:p w14:paraId="7FBFD276"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Activos(as) en casa:</w:t>
            </w:r>
          </w:p>
          <w:p w14:paraId="1DEEAC9D"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4. Promoción de la actividad física</w:t>
            </w:r>
          </w:p>
          <w:p w14:paraId="6860CF3C"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5. Mantenimiento y recuperación de la función motora</w:t>
            </w:r>
          </w:p>
          <w:p w14:paraId="64FB269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 xml:space="preserve">Línea 6. Lúdica y recreación </w:t>
            </w:r>
          </w:p>
          <w:p w14:paraId="40FF8712" w14:textId="02FD61FF"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7. Manejo del dolor</w:t>
            </w:r>
          </w:p>
          <w:p w14:paraId="79074341" w14:textId="77777777" w:rsidR="00404171" w:rsidRPr="006145DB" w:rsidRDefault="00404171" w:rsidP="00777384">
            <w:pPr>
              <w:pStyle w:val="Ttulo1"/>
              <w:rPr>
                <w:sz w:val="20"/>
                <w:szCs w:val="20"/>
                <w:lang w:eastAsia="es-CO"/>
              </w:rPr>
            </w:pPr>
          </w:p>
          <w:p w14:paraId="25EDA46B"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Ocupación humana:</w:t>
            </w:r>
          </w:p>
          <w:p w14:paraId="505DFE02"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8. Apreciación y estimulación multisensorial</w:t>
            </w:r>
          </w:p>
          <w:p w14:paraId="40E67BC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9. Impulso de actividades creativas</w:t>
            </w:r>
          </w:p>
          <w:p w14:paraId="2FEBCF87" w14:textId="062598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10. Orientación en actividades ocupacionales y artísticas</w:t>
            </w:r>
          </w:p>
          <w:p w14:paraId="27795D94" w14:textId="77777777" w:rsidR="00404171" w:rsidRPr="006145DB" w:rsidRDefault="00404171" w:rsidP="00777384">
            <w:pPr>
              <w:pStyle w:val="Ttulo1"/>
              <w:rPr>
                <w:sz w:val="20"/>
                <w:szCs w:val="20"/>
                <w:lang w:eastAsia="es-CO"/>
              </w:rPr>
            </w:pPr>
          </w:p>
          <w:p w14:paraId="51CEBB89" w14:textId="44D88E8D"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Participación y redes:</w:t>
            </w:r>
          </w:p>
          <w:p w14:paraId="2F0E0140"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11. Fortalecimiento de redes de apoyo familiares, sociales, comunitarias e institucionales</w:t>
            </w:r>
          </w:p>
          <w:p w14:paraId="4752D1C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12. Mecanismos de protección y exigibilidad de derechos</w:t>
            </w:r>
          </w:p>
          <w:p w14:paraId="4F45F3B1"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13. Habilidades sociales y resolución de conflictos</w:t>
            </w:r>
          </w:p>
          <w:p w14:paraId="49A29C9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14. Bien-estar</w:t>
            </w:r>
          </w:p>
          <w:p w14:paraId="6703098E" w14:textId="365C1A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15. Espiritualidad y salud mental</w:t>
            </w:r>
          </w:p>
          <w:p w14:paraId="25427EEC" w14:textId="77777777" w:rsidR="00A175D2" w:rsidRPr="006145DB" w:rsidRDefault="00A175D2" w:rsidP="00777384">
            <w:pPr>
              <w:pStyle w:val="Ttulo1"/>
              <w:rPr>
                <w:sz w:val="20"/>
                <w:szCs w:val="20"/>
                <w:lang w:eastAsia="es-CO"/>
              </w:rPr>
            </w:pPr>
          </w:p>
          <w:p w14:paraId="5F47A00F" w14:textId="65E8FDC3"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este contexto, el servicio se desarrolla a partir de un escenario de cuidado básico basado en acciones de soporte y apoyo para el desarrollo de actividades básicas cotidianas; conjuntamente, se desarrolla un espacio interdisciplinario donde intervienen áreas con enfoque cognitivo, psicoafectivo y social, de mantenimiento físico y ocupacional, artístico y cultural.  </w:t>
            </w:r>
          </w:p>
          <w:p w14:paraId="139A88E5" w14:textId="77777777" w:rsidR="00777384" w:rsidRPr="006145DB" w:rsidRDefault="00777384" w:rsidP="00777384">
            <w:pPr>
              <w:spacing w:after="0" w:line="240" w:lineRule="auto"/>
              <w:jc w:val="both"/>
              <w:rPr>
                <w:rFonts w:cs="Arial"/>
                <w:sz w:val="20"/>
                <w:szCs w:val="20"/>
                <w:lang w:eastAsia="es-CO"/>
              </w:rPr>
            </w:pPr>
          </w:p>
          <w:p w14:paraId="3FCE84B9" w14:textId="1CCC5516"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Así mismo, se elabora un plan de atención integral individual atendiendo las necesidades, intereses y condiciones particulares de la persona mayor, de acuerdo con el nivel de dependencia según escala Barthel. Este plan recoge y estructura las actividades, objetivos, tiempos, responsables y mecanismos de seguimiento, con base en la valoración integral. </w:t>
            </w:r>
          </w:p>
          <w:p w14:paraId="2A826357" w14:textId="77777777" w:rsidR="00777384" w:rsidRPr="006145DB" w:rsidRDefault="00777384" w:rsidP="00777384">
            <w:pPr>
              <w:spacing w:after="0" w:line="240" w:lineRule="auto"/>
              <w:jc w:val="both"/>
              <w:rPr>
                <w:rFonts w:cs="Arial"/>
                <w:sz w:val="20"/>
                <w:szCs w:val="20"/>
                <w:lang w:eastAsia="es-CO"/>
              </w:rPr>
            </w:pPr>
          </w:p>
          <w:p w14:paraId="0D4E50FB" w14:textId="130E0B1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Estas acciones se enmarcan en los beneficios contemplados en la canasta básica de servicios establecidos por la Ley 1276 de 2009, partiendo de las necesidades de la población objetivo del servicio:</w:t>
            </w:r>
          </w:p>
          <w:p w14:paraId="108560F6"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Orientación psicosocial</w:t>
            </w:r>
          </w:p>
          <w:p w14:paraId="67E5848C"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w:t>
            </w:r>
          </w:p>
          <w:p w14:paraId="6B1ADE20" w14:textId="77777777" w:rsidR="0008495F" w:rsidRPr="006145DB"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Actividades físicas, deportivas y de interacción social</w:t>
            </w:r>
          </w:p>
          <w:p w14:paraId="233F9526" w14:textId="0464333B" w:rsidR="0008495F" w:rsidRPr="006145DB"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Creación y fortalecimiento y consolidación de redes de apoyo</w:t>
            </w:r>
          </w:p>
          <w:p w14:paraId="7782D4DE" w14:textId="5736818C"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En articulación con los diferentes actores o entidades se facilita el acceso a:</w:t>
            </w:r>
          </w:p>
          <w:p w14:paraId="3DE7EDA8" w14:textId="77777777" w:rsidR="00777384" w:rsidRPr="006145DB" w:rsidRDefault="00777384" w:rsidP="00777384">
            <w:pPr>
              <w:pStyle w:val="Ttulo1"/>
              <w:rPr>
                <w:sz w:val="20"/>
                <w:szCs w:val="20"/>
                <w:lang w:eastAsia="es-CO"/>
              </w:rPr>
            </w:pPr>
          </w:p>
          <w:p w14:paraId="712D3225" w14:textId="77777777"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387A5D3E" w14:textId="07A5BE8F"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Auxilio exequial en los casos requeridos, brindado por el servicio de atención y asistencia a hogares o personas en emergencia social.</w:t>
            </w:r>
          </w:p>
          <w:p w14:paraId="2991BE19" w14:textId="77777777" w:rsidR="0008495F" w:rsidRPr="006145DB" w:rsidRDefault="0008495F" w:rsidP="00777384">
            <w:pPr>
              <w:pStyle w:val="Prrafodelista"/>
              <w:spacing w:after="0" w:line="240" w:lineRule="auto"/>
              <w:ind w:left="227"/>
              <w:jc w:val="both"/>
              <w:rPr>
                <w:rFonts w:cs="Arial"/>
                <w:sz w:val="20"/>
                <w:szCs w:val="20"/>
                <w:lang w:eastAsia="es-CO"/>
              </w:rPr>
            </w:pPr>
          </w:p>
          <w:p w14:paraId="4CC6DFA1" w14:textId="451EFB0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De manera complementaria, el servicio proporciona tiempos de respiro para la persona cuidadora, entendidos como periodos en los que puede reducir la carga física y emocional asociada al cuidado continuo, a través del acompañamiento interdisciplinario. Este espacio de respiro favorece la prevención del desgaste del-la cuidador-a, la preservación de su salud, el fortalecimiento de sus capacidades para continuar en el rol y el mejoramiento de la dinámica familiar.</w:t>
            </w:r>
          </w:p>
          <w:p w14:paraId="0F4AB7AA" w14:textId="77777777" w:rsidR="00777384" w:rsidRPr="006145DB" w:rsidRDefault="00777384" w:rsidP="00777384">
            <w:pPr>
              <w:spacing w:after="0" w:line="240" w:lineRule="auto"/>
              <w:jc w:val="both"/>
              <w:rPr>
                <w:rFonts w:cs="Arial"/>
                <w:sz w:val="20"/>
                <w:szCs w:val="20"/>
                <w:lang w:eastAsia="es-CO"/>
              </w:rPr>
            </w:pPr>
          </w:p>
          <w:p w14:paraId="720FFE4E" w14:textId="3DA933C5"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Al finalizar la atención, el servicio contempla la entrega y socialización de un plan de cuidado para la persona mayor sujeto de cuidado y su cuidador-a teniendo en cuenta las necesidades individuales según el grado de dependencia funcional, estableciendo las recomendaciones de cuidado, articulaciones y servicios sociales a los cuales puede acudir cada participante. El seguimiento lo realiza el equipo técnico para verificar las debilidades, fortalezas y plantear acciones de mejora en caso de requerirse.</w:t>
            </w:r>
          </w:p>
          <w:p w14:paraId="4074A8E9" w14:textId="77777777" w:rsidR="00777384" w:rsidRPr="006145DB" w:rsidRDefault="00777384" w:rsidP="00777384">
            <w:pPr>
              <w:spacing w:after="0" w:line="240" w:lineRule="auto"/>
              <w:jc w:val="both"/>
              <w:rPr>
                <w:rFonts w:cs="Arial"/>
                <w:sz w:val="20"/>
                <w:szCs w:val="20"/>
                <w:lang w:eastAsia="es-CO"/>
              </w:rPr>
            </w:pPr>
          </w:p>
          <w:p w14:paraId="784E8BEB" w14:textId="40B367FD"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Las personas mayores que culminen el proceso de atención en el servicio, podrán continuar de manera excepcional según el concepto emitido por el equipo técnico de la Subdirección para la Vejez, en el cual se evidencie la necesidad de garantizar la continuidad del acompañamiento, acorde con la información registrada en la historia social y de acuerdo con la disponibilidad de cupos.</w:t>
            </w:r>
          </w:p>
          <w:p w14:paraId="00F992A4" w14:textId="77777777" w:rsidR="00777384" w:rsidRPr="006145DB" w:rsidRDefault="00777384" w:rsidP="00777384">
            <w:pPr>
              <w:spacing w:after="0" w:line="240" w:lineRule="auto"/>
              <w:jc w:val="both"/>
              <w:rPr>
                <w:rFonts w:cs="Arial"/>
                <w:sz w:val="20"/>
                <w:szCs w:val="20"/>
                <w:lang w:eastAsia="es-CO"/>
              </w:rPr>
            </w:pPr>
          </w:p>
          <w:p w14:paraId="47B9BE27" w14:textId="41116210"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a tu Casa, se implementará el plan de continuidad operativo correspondiente.</w:t>
            </w:r>
          </w:p>
        </w:tc>
      </w:tr>
      <w:tr w:rsidR="0008495F" w:rsidRPr="006145DB" w14:paraId="414831FE" w14:textId="77777777" w:rsidTr="000C36F9">
        <w:trPr>
          <w:trHeight w:val="942"/>
          <w:jc w:val="center"/>
        </w:trPr>
        <w:tc>
          <w:tcPr>
            <w:tcW w:w="1940" w:type="dxa"/>
            <w:vAlign w:val="center"/>
          </w:tcPr>
          <w:p w14:paraId="69940B17"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F6CBB4A" w14:textId="3F587CAA" w:rsidR="0008495F" w:rsidRPr="006145DB" w:rsidRDefault="0008495F" w:rsidP="00777384">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aplican las siguientes categorías: </w:t>
            </w:r>
          </w:p>
          <w:p w14:paraId="017B4658" w14:textId="77777777" w:rsidR="00777384" w:rsidRPr="006145DB" w:rsidRDefault="00777384" w:rsidP="00777384">
            <w:pPr>
              <w:pStyle w:val="Ttulo1"/>
              <w:rPr>
                <w:sz w:val="20"/>
                <w:lang w:eastAsia="es-CO"/>
              </w:rPr>
            </w:pPr>
          </w:p>
          <w:p w14:paraId="0959F5D4"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Atención Social</w:t>
            </w:r>
          </w:p>
          <w:p w14:paraId="5B3887E0"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Talento Humano </w:t>
            </w:r>
          </w:p>
          <w:p w14:paraId="76AF61CF" w14:textId="679AF93D"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G</w:t>
            </w:r>
            <w:r w:rsidRPr="006145DB">
              <w:rPr>
                <w:rFonts w:cs="Arial"/>
                <w:sz w:val="20"/>
                <w:szCs w:val="20"/>
                <w:lang w:eastAsia="es-CO"/>
              </w:rPr>
              <w:t>estión Administrativa</w:t>
            </w:r>
          </w:p>
        </w:tc>
      </w:tr>
      <w:bookmarkEnd w:id="191"/>
    </w:tbl>
    <w:p w14:paraId="027596A6" w14:textId="77777777" w:rsidR="0008495F" w:rsidRPr="006145DB" w:rsidRDefault="0008495F" w:rsidP="00777384">
      <w:pPr>
        <w:spacing w:after="0" w:line="240" w:lineRule="auto"/>
        <w:rPr>
          <w:rFonts w:cs="Arial"/>
        </w:rPr>
      </w:pPr>
    </w:p>
    <w:p w14:paraId="0CE2C7A8" w14:textId="1214E96B" w:rsidR="005B270E" w:rsidRPr="006145DB" w:rsidRDefault="006D473B">
      <w:pPr>
        <w:pStyle w:val="Ttulo1"/>
        <w:numPr>
          <w:ilvl w:val="2"/>
          <w:numId w:val="70"/>
        </w:numPr>
        <w:ind w:left="1560" w:hanging="579"/>
        <w:jc w:val="center"/>
      </w:pPr>
      <w:bookmarkStart w:id="192" w:name="_Toc210213201"/>
      <w:bookmarkStart w:id="193" w:name="_Toc213273475"/>
      <w:bookmarkStart w:id="194" w:name="_Toc213276102"/>
      <w:bookmarkStart w:id="195" w:name="_Toc216902436"/>
      <w:r w:rsidRPr="006145DB">
        <w:t xml:space="preserve">Servicio </w:t>
      </w:r>
      <w:r w:rsidR="00142FFE" w:rsidRPr="006145DB">
        <w:t xml:space="preserve">Comunidad </w:t>
      </w:r>
      <w:r w:rsidR="00777384" w:rsidRPr="006145DB">
        <w:t>de cuidado</w:t>
      </w:r>
      <w:bookmarkEnd w:id="192"/>
      <w:bookmarkEnd w:id="193"/>
      <w:bookmarkEnd w:id="194"/>
      <w:bookmarkEnd w:id="19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557"/>
      </w:tblGrid>
      <w:tr w:rsidR="00E903A7" w:rsidRPr="006145DB" w14:paraId="7909B450" w14:textId="77777777" w:rsidTr="00C43AE7">
        <w:trPr>
          <w:trHeight w:val="349"/>
          <w:jc w:val="center"/>
        </w:trPr>
        <w:tc>
          <w:tcPr>
            <w:tcW w:w="1838" w:type="dxa"/>
            <w:shd w:val="clear" w:color="auto" w:fill="FFFFFF" w:themeFill="background1"/>
            <w:vAlign w:val="center"/>
          </w:tcPr>
          <w:p w14:paraId="533C925F" w14:textId="77777777" w:rsidR="00E903A7" w:rsidRPr="006145DB" w:rsidRDefault="00E903A7"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557" w:type="dxa"/>
            <w:shd w:val="clear" w:color="auto" w:fill="FFFFFF" w:themeFill="background1"/>
            <w:vAlign w:val="center"/>
          </w:tcPr>
          <w:p w14:paraId="55C81CE7" w14:textId="728BBC59" w:rsidR="00E903A7" w:rsidRPr="006145DB" w:rsidRDefault="00777384"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Comunidad de c</w:t>
            </w:r>
            <w:r w:rsidR="00E903A7" w:rsidRPr="006145DB">
              <w:rPr>
                <w:rFonts w:cs="Arial"/>
                <w:bCs/>
                <w:sz w:val="20"/>
                <w:szCs w:val="20"/>
                <w:lang w:eastAsia="es-CO"/>
              </w:rPr>
              <w:t>uidado</w:t>
            </w:r>
            <w:r w:rsidR="00ED74A9" w:rsidRPr="006145DB">
              <w:rPr>
                <w:rFonts w:cs="Arial"/>
                <w:bCs/>
                <w:sz w:val="20"/>
                <w:szCs w:val="20"/>
                <w:lang w:eastAsia="es-CO"/>
              </w:rPr>
              <w:t>.</w:t>
            </w:r>
          </w:p>
        </w:tc>
      </w:tr>
      <w:tr w:rsidR="00E903A7" w:rsidRPr="006145DB" w14:paraId="25171B13" w14:textId="77777777" w:rsidTr="00EA26D6">
        <w:trPr>
          <w:trHeight w:val="585"/>
          <w:jc w:val="center"/>
        </w:trPr>
        <w:tc>
          <w:tcPr>
            <w:tcW w:w="1838" w:type="dxa"/>
            <w:shd w:val="clear" w:color="auto" w:fill="FFFFFF" w:themeFill="background1"/>
            <w:vAlign w:val="center"/>
          </w:tcPr>
          <w:p w14:paraId="04575E92" w14:textId="77777777" w:rsidR="00E903A7" w:rsidRPr="006145DB" w:rsidRDefault="00E903A7"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557" w:type="dxa"/>
            <w:shd w:val="clear" w:color="auto" w:fill="FFFFFF" w:themeFill="background1"/>
            <w:vAlign w:val="center"/>
          </w:tcPr>
          <w:p w14:paraId="26D3C41C" w14:textId="77777777" w:rsidR="00E903A7" w:rsidRPr="006145DB" w:rsidRDefault="00E903A7" w:rsidP="005B435E">
            <w:pPr>
              <w:spacing w:after="0" w:line="240" w:lineRule="auto"/>
              <w:contextualSpacing/>
              <w:jc w:val="both"/>
              <w:rPr>
                <w:rFonts w:cs="Arial"/>
                <w:sz w:val="20"/>
                <w:szCs w:val="20"/>
                <w:lang w:eastAsia="es-CO"/>
              </w:rPr>
            </w:pPr>
            <w:bookmarkStart w:id="196" w:name="_Hlk205979909"/>
            <w:r w:rsidRPr="006145DB">
              <w:rPr>
                <w:rFonts w:cs="Arial"/>
                <w:sz w:val="20"/>
                <w:szCs w:val="20"/>
                <w:lang w:eastAsia="es-CO"/>
              </w:rPr>
              <w:t xml:space="preserve">Fomentar el bienestar, mantenimiento y desarrollo de capacidades, así como la integración generacional de las personas mayores de sesenta (60) años o más en situación de dependencia funcional, promoviendo el restablecimiento de sus derechos, la transformación de imaginarios y prácticas adversas a la vejez, la dignidad humana y el envejecimiento activo. </w:t>
            </w:r>
            <w:bookmarkEnd w:id="196"/>
          </w:p>
        </w:tc>
      </w:tr>
      <w:tr w:rsidR="00E903A7" w:rsidRPr="006145DB" w14:paraId="46265FB2" w14:textId="77777777" w:rsidTr="00C43AE7">
        <w:trPr>
          <w:trHeight w:val="459"/>
          <w:jc w:val="center"/>
        </w:trPr>
        <w:tc>
          <w:tcPr>
            <w:tcW w:w="1838" w:type="dxa"/>
            <w:shd w:val="clear" w:color="auto" w:fill="FFFFFF" w:themeFill="background1"/>
            <w:vAlign w:val="center"/>
          </w:tcPr>
          <w:p w14:paraId="0276648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557" w:type="dxa"/>
            <w:shd w:val="clear" w:color="auto" w:fill="FFFFFF" w:themeFill="background1"/>
            <w:vAlign w:val="center"/>
          </w:tcPr>
          <w:p w14:paraId="12FB1A23" w14:textId="77777777" w:rsidR="00E903A7" w:rsidRPr="006145DB" w:rsidRDefault="00E903A7" w:rsidP="005B435E">
            <w:pPr>
              <w:pStyle w:val="Textoindependiente"/>
              <w:spacing w:after="0" w:line="240" w:lineRule="auto"/>
              <w:jc w:val="both"/>
              <w:rPr>
                <w:rFonts w:cs="Arial"/>
                <w:sz w:val="20"/>
                <w:szCs w:val="20"/>
              </w:rPr>
            </w:pPr>
            <w:r w:rsidRPr="006145DB">
              <w:rPr>
                <w:rFonts w:eastAsia="Lucida Sans Unicode" w:cs="Arial"/>
                <w:sz w:val="20"/>
                <w:szCs w:val="20"/>
              </w:rPr>
              <w:t xml:space="preserve">Servicio institucionalizado dirigido a personas mayores de 60 años o más, </w:t>
            </w:r>
            <w:r w:rsidRPr="006145DB">
              <w:rPr>
                <w:rFonts w:cs="Arial"/>
                <w:sz w:val="20"/>
                <w:szCs w:val="20"/>
                <w:lang w:eastAsia="es-CO"/>
              </w:rPr>
              <w:t>en situación de dependencia funcional,</w:t>
            </w:r>
            <w:r w:rsidRPr="006145DB">
              <w:rPr>
                <w:rFonts w:eastAsia="Lucida Sans Unicode" w:cs="Arial"/>
                <w:sz w:val="20"/>
                <w:szCs w:val="20"/>
              </w:rPr>
              <w:t xml:space="preserve"> sin redes familiares o sociales de apoyo que garanticen su cuidado y manutención, mediante la atención integral en larga estancia, donde se brinda cuidado calificado, promoción de buenas prácticas, hábitos saludables y se promueve la constitución de redes de apoyo generacional, familiar e institucional.</w:t>
            </w:r>
          </w:p>
        </w:tc>
      </w:tr>
      <w:tr w:rsidR="00E903A7" w:rsidRPr="006145DB" w14:paraId="0C24A8D4" w14:textId="77777777" w:rsidTr="00EA26D6">
        <w:trPr>
          <w:trHeight w:val="20"/>
          <w:jc w:val="center"/>
        </w:trPr>
        <w:tc>
          <w:tcPr>
            <w:tcW w:w="1838" w:type="dxa"/>
            <w:shd w:val="clear" w:color="auto" w:fill="FFFFFF" w:themeFill="background1"/>
            <w:vAlign w:val="center"/>
          </w:tcPr>
          <w:p w14:paraId="49321C3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57" w:type="dxa"/>
            <w:shd w:val="clear" w:color="auto" w:fill="FFFFFF" w:themeFill="background1"/>
            <w:vAlign w:val="center"/>
          </w:tcPr>
          <w:p w14:paraId="22720B35" w14:textId="0689ACE0"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bCs/>
                <w:sz w:val="20"/>
                <w:szCs w:val="20"/>
                <w:lang w:eastAsia="es-CO"/>
              </w:rPr>
              <w:t>Focalización por Instrumentos</w:t>
            </w:r>
            <w:r w:rsidR="00ED74A9" w:rsidRPr="006145DB">
              <w:rPr>
                <w:rFonts w:cs="Arial"/>
                <w:bCs/>
                <w:sz w:val="20"/>
                <w:szCs w:val="20"/>
                <w:lang w:eastAsia="es-CO"/>
              </w:rPr>
              <w:t>.</w:t>
            </w:r>
          </w:p>
        </w:tc>
      </w:tr>
      <w:tr w:rsidR="00E903A7" w:rsidRPr="006145DB" w14:paraId="4A34D41D" w14:textId="77777777" w:rsidTr="00EA26D6">
        <w:trPr>
          <w:trHeight w:val="612"/>
          <w:jc w:val="center"/>
        </w:trPr>
        <w:tc>
          <w:tcPr>
            <w:tcW w:w="1838" w:type="dxa"/>
            <w:shd w:val="clear" w:color="auto" w:fill="FFFFFF" w:themeFill="background1"/>
            <w:vAlign w:val="center"/>
          </w:tcPr>
          <w:p w14:paraId="756D85CF" w14:textId="77777777" w:rsidR="00E903A7" w:rsidRPr="006145DB" w:rsidRDefault="00E903A7"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shd w:val="clear" w:color="auto" w:fill="FFFFFF" w:themeFill="background1"/>
            <w:vAlign w:val="center"/>
          </w:tcPr>
          <w:p w14:paraId="05B34A44"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eastAsia="es-CO"/>
              </w:rPr>
              <w:t>Personas mayores de sesenta (60) años o más, residentes en el Distrito Capital, que se encuentren en situación de dependencia funcional y manifiesten su deseo voluntario de ingresar al servicio.</w:t>
            </w:r>
          </w:p>
        </w:tc>
      </w:tr>
      <w:tr w:rsidR="00E903A7" w:rsidRPr="006145DB" w14:paraId="454CE8D4" w14:textId="77777777" w:rsidTr="00EA26D6">
        <w:trPr>
          <w:trHeight w:val="828"/>
          <w:jc w:val="center"/>
        </w:trPr>
        <w:tc>
          <w:tcPr>
            <w:tcW w:w="1838" w:type="dxa"/>
            <w:shd w:val="clear" w:color="auto" w:fill="FFFFFF" w:themeFill="background1"/>
            <w:vAlign w:val="center"/>
          </w:tcPr>
          <w:p w14:paraId="67BA4C53"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57" w:type="dxa"/>
            <w:shd w:val="clear" w:color="auto" w:fill="FFFFFF" w:themeFill="background1"/>
            <w:vAlign w:val="center"/>
          </w:tcPr>
          <w:p w14:paraId="710F0CA7"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290"/>
              <w:gridCol w:w="1418"/>
              <w:gridCol w:w="1134"/>
              <w:gridCol w:w="1489"/>
            </w:tblGrid>
            <w:tr w:rsidR="00ED74A9" w:rsidRPr="006145DB" w14:paraId="3E6EA506" w14:textId="77777777" w:rsidTr="00CB70C1">
              <w:trPr>
                <w:trHeight w:val="372"/>
                <w:jc w:val="center"/>
              </w:trPr>
              <w:tc>
                <w:tcPr>
                  <w:tcW w:w="3290" w:type="dxa"/>
                  <w:shd w:val="clear" w:color="auto" w:fill="FFFFFF" w:themeFill="background1"/>
                  <w:vAlign w:val="center"/>
                </w:tcPr>
                <w:p w14:paraId="6965503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shd w:val="clear" w:color="auto" w:fill="FFFFFF" w:themeFill="background1"/>
                  <w:vAlign w:val="center"/>
                </w:tcPr>
                <w:p w14:paraId="6EC31708"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D5791E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89" w:type="dxa"/>
                  <w:shd w:val="clear" w:color="auto" w:fill="FFFFFF" w:themeFill="background1"/>
                  <w:vAlign w:val="center"/>
                </w:tcPr>
                <w:p w14:paraId="3386336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2B426D3E" w14:textId="77777777" w:rsidTr="00CB70C1">
              <w:trPr>
                <w:trHeight w:val="221"/>
                <w:jc w:val="center"/>
              </w:trPr>
              <w:tc>
                <w:tcPr>
                  <w:tcW w:w="3290" w:type="dxa"/>
                  <w:shd w:val="clear" w:color="auto" w:fill="FFFFFF" w:themeFill="background1"/>
                  <w:vAlign w:val="center"/>
                </w:tcPr>
                <w:p w14:paraId="35BDB045"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mayor de sesenta (60) años o más</w:t>
                  </w:r>
                </w:p>
              </w:tc>
              <w:tc>
                <w:tcPr>
                  <w:tcW w:w="1418" w:type="dxa"/>
                  <w:shd w:val="clear" w:color="auto" w:fill="FFFFFF" w:themeFill="background1"/>
                  <w:vAlign w:val="center"/>
                </w:tcPr>
                <w:p w14:paraId="49201F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707017E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175176AC"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3306452D" w14:textId="77777777" w:rsidTr="00CB70C1">
              <w:trPr>
                <w:trHeight w:val="231"/>
                <w:jc w:val="center"/>
              </w:trPr>
              <w:tc>
                <w:tcPr>
                  <w:tcW w:w="3290" w:type="dxa"/>
                  <w:shd w:val="clear" w:color="auto" w:fill="FFFFFF" w:themeFill="background1"/>
                  <w:vAlign w:val="center"/>
                </w:tcPr>
                <w:p w14:paraId="2E65A550"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residente en el Distrito Capital</w:t>
                  </w:r>
                </w:p>
              </w:tc>
              <w:tc>
                <w:tcPr>
                  <w:tcW w:w="1418" w:type="dxa"/>
                  <w:shd w:val="clear" w:color="auto" w:fill="FFFFFF" w:themeFill="background1"/>
                  <w:vAlign w:val="center"/>
                </w:tcPr>
                <w:p w14:paraId="0C83B3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339C1C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0711055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255E9E7C" w14:textId="77777777" w:rsidTr="00CB70C1">
              <w:trPr>
                <w:trHeight w:val="231"/>
                <w:jc w:val="center"/>
              </w:trPr>
              <w:tc>
                <w:tcPr>
                  <w:tcW w:w="3290" w:type="dxa"/>
                  <w:tcBorders>
                    <w:bottom w:val="single" w:sz="4" w:space="0" w:color="auto"/>
                  </w:tcBorders>
                  <w:shd w:val="clear" w:color="auto" w:fill="FFFFFF" w:themeFill="background1"/>
                  <w:vAlign w:val="center"/>
                </w:tcPr>
                <w:p w14:paraId="1298AB2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con dependencia funcional moderada</w:t>
                  </w:r>
                  <w:r w:rsidRPr="006145DB">
                    <w:rPr>
                      <w:rStyle w:val="normaltextrun"/>
                      <w:rFonts w:cs="Arial"/>
                      <w:sz w:val="16"/>
                      <w:szCs w:val="16"/>
                    </w:rPr>
                    <w:t xml:space="preserve"> con puntaje en la escala de valoración BARTHEL entre 65 a 95; </w:t>
                  </w:r>
                  <w:r w:rsidRPr="006145DB">
                    <w:rPr>
                      <w:rFonts w:cs="Arial"/>
                      <w:sz w:val="16"/>
                      <w:szCs w:val="16"/>
                    </w:rPr>
                    <w:t xml:space="preserve">o severa </w:t>
                  </w:r>
                  <w:r w:rsidRPr="006145DB">
                    <w:rPr>
                      <w:rStyle w:val="normaltextrun"/>
                      <w:rFonts w:cs="Arial"/>
                      <w:sz w:val="16"/>
                      <w:szCs w:val="16"/>
                    </w:rPr>
                    <w:t>con puntaje en la escala de valoración BARTHEL entre 0 y 60.</w:t>
                  </w:r>
                </w:p>
              </w:tc>
              <w:tc>
                <w:tcPr>
                  <w:tcW w:w="1418" w:type="dxa"/>
                  <w:tcBorders>
                    <w:bottom w:val="single" w:sz="4" w:space="0" w:color="auto"/>
                  </w:tcBorders>
                  <w:shd w:val="clear" w:color="auto" w:fill="FFFFFF" w:themeFill="background1"/>
                  <w:vAlign w:val="center"/>
                </w:tcPr>
                <w:p w14:paraId="05EA24C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shd w:val="clear" w:color="auto" w:fill="FFFFFF" w:themeFill="background1"/>
                  <w:vAlign w:val="center"/>
                </w:tcPr>
                <w:p w14:paraId="029094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single" w:sz="4" w:space="0" w:color="auto"/>
                  </w:tcBorders>
                  <w:shd w:val="clear" w:color="auto" w:fill="FFFFFF" w:themeFill="background1"/>
                  <w:vAlign w:val="center"/>
                </w:tcPr>
                <w:p w14:paraId="7FA62EC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57627BC1" w14:textId="77777777" w:rsidTr="00CB70C1">
              <w:trPr>
                <w:trHeight w:val="231"/>
                <w:jc w:val="center"/>
              </w:trPr>
              <w:tc>
                <w:tcPr>
                  <w:tcW w:w="3290" w:type="dxa"/>
                  <w:tcBorders>
                    <w:bottom w:val="nil"/>
                  </w:tcBorders>
                  <w:shd w:val="clear" w:color="auto" w:fill="FFFFFF" w:themeFill="background1"/>
                  <w:vAlign w:val="center"/>
                </w:tcPr>
                <w:p w14:paraId="39F2B90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manifieste su deseo voluntario de ingresar al servicio.</w:t>
                  </w:r>
                </w:p>
              </w:tc>
              <w:tc>
                <w:tcPr>
                  <w:tcW w:w="1418" w:type="dxa"/>
                  <w:tcBorders>
                    <w:bottom w:val="nil"/>
                  </w:tcBorders>
                  <w:shd w:val="clear" w:color="auto" w:fill="FFFFFF" w:themeFill="background1"/>
                  <w:vAlign w:val="center"/>
                </w:tcPr>
                <w:p w14:paraId="2FB08A3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 xml:space="preserve">SIRBE </w:t>
                  </w:r>
                </w:p>
              </w:tc>
              <w:tc>
                <w:tcPr>
                  <w:tcW w:w="1134" w:type="dxa"/>
                  <w:tcBorders>
                    <w:bottom w:val="nil"/>
                  </w:tcBorders>
                  <w:shd w:val="clear" w:color="auto" w:fill="FFFFFF" w:themeFill="background1"/>
                  <w:vAlign w:val="center"/>
                </w:tcPr>
                <w:p w14:paraId="22B46A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nil"/>
                  </w:tcBorders>
                  <w:shd w:val="clear" w:color="auto" w:fill="FFFFFF" w:themeFill="background1"/>
                  <w:vAlign w:val="center"/>
                </w:tcPr>
                <w:p w14:paraId="7E71309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bl>
          <w:p w14:paraId="78328608"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A834E56" w14:textId="77777777" w:rsidTr="00EA26D6">
        <w:trPr>
          <w:trHeight w:val="422"/>
          <w:jc w:val="center"/>
        </w:trPr>
        <w:tc>
          <w:tcPr>
            <w:tcW w:w="1838" w:type="dxa"/>
            <w:shd w:val="clear" w:color="auto" w:fill="FFFFFF" w:themeFill="background1"/>
            <w:vAlign w:val="center"/>
          </w:tcPr>
          <w:p w14:paraId="328CD3AD"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57" w:type="dxa"/>
            <w:shd w:val="clear" w:color="auto" w:fill="FFFFFF" w:themeFill="background1"/>
            <w:vAlign w:val="center"/>
          </w:tcPr>
          <w:p w14:paraId="5FA15256"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290"/>
              <w:gridCol w:w="1417"/>
              <w:gridCol w:w="1134"/>
              <w:gridCol w:w="1490"/>
            </w:tblGrid>
            <w:tr w:rsidR="00ED74A9" w:rsidRPr="006145DB" w14:paraId="762E5C17" w14:textId="77777777" w:rsidTr="00CB70C1">
              <w:trPr>
                <w:trHeight w:val="379"/>
                <w:jc w:val="center"/>
              </w:trPr>
              <w:tc>
                <w:tcPr>
                  <w:tcW w:w="3290" w:type="dxa"/>
                  <w:shd w:val="clear" w:color="auto" w:fill="FFFFFF" w:themeFill="background1"/>
                  <w:vAlign w:val="center"/>
                </w:tcPr>
                <w:p w14:paraId="4AE099D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417" w:type="dxa"/>
                  <w:shd w:val="clear" w:color="auto" w:fill="FFFFFF" w:themeFill="background1"/>
                  <w:vAlign w:val="center"/>
                </w:tcPr>
                <w:p w14:paraId="2579A1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647860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0" w:type="dxa"/>
                  <w:shd w:val="clear" w:color="auto" w:fill="FFFFFF" w:themeFill="background1"/>
                  <w:vAlign w:val="center"/>
                </w:tcPr>
                <w:p w14:paraId="40ED99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4B87DAD3" w14:textId="77777777" w:rsidTr="00CB70C1">
              <w:trPr>
                <w:trHeight w:val="225"/>
                <w:jc w:val="center"/>
              </w:trPr>
              <w:tc>
                <w:tcPr>
                  <w:tcW w:w="3290" w:type="dxa"/>
                  <w:shd w:val="clear" w:color="auto" w:fill="FFFFFF" w:themeFill="background1"/>
                  <w:vAlign w:val="center"/>
                </w:tcPr>
                <w:p w14:paraId="6B8FC60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cs="Arial"/>
                      <w:sz w:val="16"/>
                      <w:szCs w:val="16"/>
                    </w:rPr>
                    <w:t xml:space="preserve"> </w:t>
                  </w:r>
                </w:p>
              </w:tc>
              <w:tc>
                <w:tcPr>
                  <w:tcW w:w="1417" w:type="dxa"/>
                  <w:shd w:val="clear" w:color="auto" w:fill="FFFFFF" w:themeFill="background1"/>
                  <w:vAlign w:val="center"/>
                </w:tcPr>
                <w:p w14:paraId="05ADEFEA" w14:textId="77777777" w:rsidR="00E903A7" w:rsidRPr="006145DB" w:rsidRDefault="00E903A7" w:rsidP="005B435E">
                  <w:pPr>
                    <w:jc w:val="center"/>
                    <w:textAlignment w:val="baseline"/>
                    <w:rPr>
                      <w:rFonts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7CD99B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Trimestral</w:t>
                  </w:r>
                </w:p>
              </w:tc>
              <w:tc>
                <w:tcPr>
                  <w:tcW w:w="1490" w:type="dxa"/>
                  <w:shd w:val="clear" w:color="auto" w:fill="FFFFFF" w:themeFill="background1"/>
                  <w:vAlign w:val="center"/>
                </w:tcPr>
                <w:p w14:paraId="4341B9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Oficina Consejería Distrital de Paz, Víctimas y Reconciliación</w:t>
                  </w:r>
                </w:p>
              </w:tc>
            </w:tr>
            <w:tr w:rsidR="00ED74A9" w:rsidRPr="006145DB" w14:paraId="64BF0596" w14:textId="77777777" w:rsidTr="00CB70C1">
              <w:trPr>
                <w:trHeight w:val="235"/>
                <w:jc w:val="center"/>
              </w:trPr>
              <w:tc>
                <w:tcPr>
                  <w:tcW w:w="3290" w:type="dxa"/>
                  <w:shd w:val="clear" w:color="auto" w:fill="FFFFFF" w:themeFill="background1"/>
                  <w:vAlign w:val="center"/>
                </w:tcPr>
                <w:p w14:paraId="35E29CE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417" w:type="dxa"/>
                  <w:shd w:val="clear" w:color="auto" w:fill="FFFFFF" w:themeFill="background1"/>
                  <w:vAlign w:val="center"/>
                </w:tcPr>
                <w:p w14:paraId="51AB2CD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2EE49198" w14:textId="1C5F1A7A"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2021</w:t>
                  </w:r>
                </w:p>
                <w:p w14:paraId="11B24B5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Entrega única</w:t>
                  </w:r>
                </w:p>
              </w:tc>
              <w:tc>
                <w:tcPr>
                  <w:tcW w:w="1490" w:type="dxa"/>
                  <w:shd w:val="clear" w:color="auto" w:fill="FFFFFF" w:themeFill="background1"/>
                  <w:vAlign w:val="center"/>
                </w:tcPr>
                <w:p w14:paraId="0001EBC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del Interior</w:t>
                  </w:r>
                </w:p>
              </w:tc>
            </w:tr>
            <w:tr w:rsidR="00ED74A9" w:rsidRPr="006145DB" w14:paraId="1618D9EB" w14:textId="77777777" w:rsidTr="00CB70C1">
              <w:trPr>
                <w:trHeight w:val="235"/>
                <w:jc w:val="center"/>
              </w:trPr>
              <w:tc>
                <w:tcPr>
                  <w:tcW w:w="3290" w:type="dxa"/>
                  <w:shd w:val="clear" w:color="auto" w:fill="FFFFFF" w:themeFill="background1"/>
                  <w:vAlign w:val="center"/>
                </w:tcPr>
                <w:p w14:paraId="0F46329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130FD68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Negras, Afrocolombianas en Bogotá</w:t>
                  </w:r>
                </w:p>
              </w:tc>
              <w:tc>
                <w:tcPr>
                  <w:tcW w:w="1134" w:type="dxa"/>
                  <w:shd w:val="clear" w:color="auto" w:fill="FFFFFF" w:themeFill="background1"/>
                  <w:vAlign w:val="center"/>
                </w:tcPr>
                <w:p w14:paraId="61A59C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296B57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70A77ED" w14:textId="77777777" w:rsidTr="00CB70C1">
              <w:trPr>
                <w:trHeight w:val="235"/>
                <w:jc w:val="center"/>
              </w:trPr>
              <w:tc>
                <w:tcPr>
                  <w:tcW w:w="3290" w:type="dxa"/>
                  <w:tcBorders>
                    <w:bottom w:val="nil"/>
                  </w:tcBorders>
                  <w:shd w:val="clear" w:color="auto" w:fill="FFFFFF" w:themeFill="background1"/>
                  <w:vAlign w:val="center"/>
                </w:tcPr>
                <w:p w14:paraId="526CD66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tcBorders>
                    <w:bottom w:val="nil"/>
                  </w:tcBorders>
                  <w:shd w:val="clear" w:color="auto" w:fill="FFFFFF" w:themeFill="background1"/>
                  <w:vAlign w:val="center"/>
                </w:tcPr>
                <w:p w14:paraId="3469F29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Raizales en Bogotá.</w:t>
                  </w:r>
                </w:p>
              </w:tc>
              <w:tc>
                <w:tcPr>
                  <w:tcW w:w="1134" w:type="dxa"/>
                  <w:tcBorders>
                    <w:bottom w:val="nil"/>
                  </w:tcBorders>
                  <w:shd w:val="clear" w:color="auto" w:fill="FFFFFF" w:themeFill="background1"/>
                  <w:vAlign w:val="center"/>
                </w:tcPr>
                <w:p w14:paraId="5F8BE45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tcBorders>
                    <w:bottom w:val="nil"/>
                  </w:tcBorders>
                  <w:shd w:val="clear" w:color="auto" w:fill="FFFFFF" w:themeFill="background1"/>
                  <w:vAlign w:val="center"/>
                </w:tcPr>
                <w:p w14:paraId="14C3CFE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1AA344BC" w14:textId="77777777" w:rsidTr="00CB70C1">
              <w:trPr>
                <w:trHeight w:val="235"/>
                <w:jc w:val="center"/>
              </w:trPr>
              <w:tc>
                <w:tcPr>
                  <w:tcW w:w="3290" w:type="dxa"/>
                  <w:tcBorders>
                    <w:top w:val="nil"/>
                  </w:tcBorders>
                  <w:shd w:val="clear" w:color="auto" w:fill="FFFFFF" w:themeFill="background1"/>
                  <w:vAlign w:val="center"/>
                </w:tcPr>
                <w:p w14:paraId="27A797B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tcBorders>
                    <w:top w:val="nil"/>
                  </w:tcBorders>
                  <w:shd w:val="clear" w:color="auto" w:fill="FFFFFF" w:themeFill="background1"/>
                  <w:vAlign w:val="center"/>
                </w:tcPr>
                <w:p w14:paraId="637502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Palenqueras en Bogotá.</w:t>
                  </w:r>
                </w:p>
              </w:tc>
              <w:tc>
                <w:tcPr>
                  <w:tcW w:w="1134" w:type="dxa"/>
                  <w:tcBorders>
                    <w:top w:val="nil"/>
                  </w:tcBorders>
                  <w:shd w:val="clear" w:color="auto" w:fill="FFFFFF" w:themeFill="background1"/>
                  <w:vAlign w:val="center"/>
                </w:tcPr>
                <w:p w14:paraId="1AFE331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tcBorders>
                    <w:top w:val="nil"/>
                  </w:tcBorders>
                  <w:shd w:val="clear" w:color="auto" w:fill="FFFFFF" w:themeFill="background1"/>
                  <w:vAlign w:val="center"/>
                </w:tcPr>
                <w:p w14:paraId="24F9B5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0655BA43" w14:textId="77777777" w:rsidTr="00CB70C1">
              <w:trPr>
                <w:trHeight w:val="235"/>
                <w:jc w:val="center"/>
              </w:trPr>
              <w:tc>
                <w:tcPr>
                  <w:tcW w:w="3290" w:type="dxa"/>
                  <w:shd w:val="clear" w:color="auto" w:fill="FFFFFF" w:themeFill="background1"/>
                  <w:vAlign w:val="center"/>
                </w:tcPr>
                <w:p w14:paraId="04909CB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3AD7F53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cabildos o pueblos indígenas en Bogotá.</w:t>
                  </w:r>
                </w:p>
              </w:tc>
              <w:tc>
                <w:tcPr>
                  <w:tcW w:w="1134" w:type="dxa"/>
                  <w:shd w:val="clear" w:color="auto" w:fill="FFFFFF" w:themeFill="background1"/>
                  <w:vAlign w:val="center"/>
                </w:tcPr>
                <w:p w14:paraId="09E6FA5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7D1E169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CE3C7AB" w14:textId="77777777" w:rsidTr="00CB70C1">
              <w:trPr>
                <w:trHeight w:val="235"/>
                <w:jc w:val="center"/>
              </w:trPr>
              <w:tc>
                <w:tcPr>
                  <w:tcW w:w="3290" w:type="dxa"/>
                  <w:shd w:val="clear" w:color="auto" w:fill="FFFFFF" w:themeFill="background1"/>
                  <w:vAlign w:val="center"/>
                </w:tcPr>
                <w:p w14:paraId="21D7455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5A8B68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 Rrom o Gitana en Bogotá.</w:t>
                  </w:r>
                </w:p>
              </w:tc>
              <w:tc>
                <w:tcPr>
                  <w:tcW w:w="1134" w:type="dxa"/>
                  <w:shd w:val="clear" w:color="auto" w:fill="FFFFFF" w:themeFill="background1"/>
                  <w:vAlign w:val="center"/>
                </w:tcPr>
                <w:p w14:paraId="313C9C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7D4436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4220009B" w14:textId="77777777" w:rsidTr="00CB70C1">
              <w:trPr>
                <w:trHeight w:val="849"/>
                <w:jc w:val="center"/>
              </w:trPr>
              <w:tc>
                <w:tcPr>
                  <w:tcW w:w="3290" w:type="dxa"/>
                  <w:shd w:val="clear" w:color="auto" w:fill="FFFFFF" w:themeFill="background1"/>
                  <w:vAlign w:val="center"/>
                </w:tcPr>
                <w:p w14:paraId="096FBE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vive en residencias tipo paga diarios.</w:t>
                  </w:r>
                </w:p>
              </w:tc>
              <w:tc>
                <w:tcPr>
                  <w:tcW w:w="1417" w:type="dxa"/>
                  <w:shd w:val="clear" w:color="auto" w:fill="FFFFFF" w:themeFill="background1"/>
                  <w:vAlign w:val="center"/>
                </w:tcPr>
                <w:p w14:paraId="1EF26DE8"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Base de personas residentes en paga diarios</w:t>
                  </w:r>
                </w:p>
              </w:tc>
              <w:tc>
                <w:tcPr>
                  <w:tcW w:w="1134" w:type="dxa"/>
                  <w:shd w:val="clear" w:color="auto" w:fill="FFFFFF" w:themeFill="background1"/>
                  <w:vAlign w:val="center"/>
                </w:tcPr>
                <w:p w14:paraId="556F1135"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Vigente</w:t>
                  </w:r>
                </w:p>
              </w:tc>
              <w:tc>
                <w:tcPr>
                  <w:tcW w:w="1490" w:type="dxa"/>
                  <w:shd w:val="clear" w:color="auto" w:fill="FFFFFF" w:themeFill="background1"/>
                  <w:vAlign w:val="center"/>
                </w:tcPr>
                <w:p w14:paraId="20F3F360" w14:textId="77777777" w:rsidR="00E903A7" w:rsidRPr="006145DB" w:rsidRDefault="00E903A7" w:rsidP="005B435E">
                  <w:pPr>
                    <w:tabs>
                      <w:tab w:val="left" w:pos="709"/>
                    </w:tabs>
                    <w:jc w:val="center"/>
                    <w:rPr>
                      <w:rFonts w:eastAsia="Arial" w:cs="Arial"/>
                      <w:sz w:val="16"/>
                      <w:szCs w:val="16"/>
                    </w:rPr>
                  </w:pPr>
                  <w:r w:rsidRPr="006145DB">
                    <w:rPr>
                      <w:rFonts w:eastAsia="Arial" w:cs="Arial"/>
                      <w:sz w:val="16"/>
                      <w:szCs w:val="16"/>
                    </w:rPr>
                    <w:t>Secretaría Distrital de Integración Social</w:t>
                  </w:r>
                </w:p>
                <w:p w14:paraId="49CC6A8A" w14:textId="77777777" w:rsidR="00E903A7" w:rsidRPr="006145DB" w:rsidRDefault="00E903A7" w:rsidP="005B435E">
                  <w:pPr>
                    <w:tabs>
                      <w:tab w:val="left" w:pos="709"/>
                    </w:tabs>
                    <w:jc w:val="center"/>
                    <w:rPr>
                      <w:rFonts w:cs="Arial"/>
                      <w:bCs/>
                      <w:sz w:val="16"/>
                      <w:szCs w:val="16"/>
                      <w:lang w:eastAsia="es-CO"/>
                    </w:rPr>
                  </w:pPr>
                  <w:r w:rsidRPr="006145DB">
                    <w:rPr>
                      <w:rFonts w:eastAsia="Arial" w:cs="Arial"/>
                      <w:sz w:val="16"/>
                      <w:szCs w:val="16"/>
                    </w:rPr>
                    <w:t>Secretaría Distrital Planeación - SDP</w:t>
                  </w:r>
                </w:p>
              </w:tc>
            </w:tr>
            <w:tr w:rsidR="00ED74A9" w:rsidRPr="006145DB" w14:paraId="42A7615E" w14:textId="77777777" w:rsidTr="00CB70C1">
              <w:trPr>
                <w:trHeight w:val="235"/>
                <w:jc w:val="center"/>
              </w:trPr>
              <w:tc>
                <w:tcPr>
                  <w:tcW w:w="3290" w:type="dxa"/>
                  <w:shd w:val="clear" w:color="auto" w:fill="FFFFFF" w:themeFill="background1"/>
                  <w:vAlign w:val="center"/>
                </w:tcPr>
                <w:p w14:paraId="60C4174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moderada con puntaje en la escala de valoración BARTHEL entre 65 a 70.</w:t>
                  </w:r>
                  <w:r w:rsidRPr="006145DB">
                    <w:rPr>
                      <w:rStyle w:val="eop"/>
                      <w:rFonts w:cs="Arial"/>
                      <w:sz w:val="16"/>
                      <w:szCs w:val="16"/>
                    </w:rPr>
                    <w:t xml:space="preserve"> </w:t>
                  </w:r>
                </w:p>
              </w:tc>
              <w:tc>
                <w:tcPr>
                  <w:tcW w:w="1417" w:type="dxa"/>
                  <w:shd w:val="clear" w:color="auto" w:fill="FFFFFF" w:themeFill="background1"/>
                  <w:vAlign w:val="center"/>
                </w:tcPr>
                <w:p w14:paraId="5DBE820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708FCC1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579678D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CD0CD03" w14:textId="77777777" w:rsidTr="00CB70C1">
              <w:trPr>
                <w:trHeight w:val="235"/>
                <w:jc w:val="center"/>
              </w:trPr>
              <w:tc>
                <w:tcPr>
                  <w:tcW w:w="3290" w:type="dxa"/>
                  <w:shd w:val="clear" w:color="auto" w:fill="FFFFFF" w:themeFill="background1"/>
                  <w:vAlign w:val="center"/>
                </w:tcPr>
                <w:p w14:paraId="2A4F3D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severa con un puntaje en la escala de valoración BARTHEL menor o igual a 10.</w:t>
                  </w:r>
                  <w:r w:rsidRPr="006145DB">
                    <w:rPr>
                      <w:rStyle w:val="eop"/>
                      <w:rFonts w:cs="Arial"/>
                      <w:sz w:val="16"/>
                      <w:szCs w:val="16"/>
                    </w:rPr>
                    <w:t xml:space="preserve"> </w:t>
                  </w:r>
                </w:p>
              </w:tc>
              <w:tc>
                <w:tcPr>
                  <w:tcW w:w="1417" w:type="dxa"/>
                  <w:shd w:val="clear" w:color="auto" w:fill="FFFFFF" w:themeFill="background1"/>
                  <w:vAlign w:val="center"/>
                </w:tcPr>
                <w:p w14:paraId="3D0A3A3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C688DB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6210E29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2702D422" w14:textId="77777777" w:rsidTr="00CB70C1">
              <w:trPr>
                <w:trHeight w:val="235"/>
                <w:jc w:val="center"/>
              </w:trPr>
              <w:tc>
                <w:tcPr>
                  <w:tcW w:w="3290" w:type="dxa"/>
                  <w:tcBorders>
                    <w:bottom w:val="single" w:sz="4" w:space="0" w:color="auto"/>
                  </w:tcBorders>
                  <w:shd w:val="clear" w:color="auto" w:fill="FFFFFF" w:themeFill="background1"/>
                  <w:vAlign w:val="center"/>
                </w:tcPr>
                <w:p w14:paraId="3155B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discapacidad en la categoría psicosocial (mental).</w:t>
                  </w:r>
                  <w:r w:rsidRPr="006145DB">
                    <w:rPr>
                      <w:rStyle w:val="eop"/>
                      <w:rFonts w:cs="Arial"/>
                      <w:sz w:val="16"/>
                      <w:szCs w:val="16"/>
                    </w:rPr>
                    <w:t xml:space="preserve"> </w:t>
                  </w:r>
                </w:p>
              </w:tc>
              <w:tc>
                <w:tcPr>
                  <w:tcW w:w="1417" w:type="dxa"/>
                  <w:tcBorders>
                    <w:bottom w:val="single" w:sz="4" w:space="0" w:color="auto"/>
                  </w:tcBorders>
                  <w:shd w:val="clear" w:color="auto" w:fill="FFFFFF" w:themeFill="background1"/>
                  <w:vAlign w:val="center"/>
                </w:tcPr>
                <w:p w14:paraId="40F3600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53B746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39204B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0EA6C38" w14:textId="77777777" w:rsidTr="00CB70C1">
              <w:trPr>
                <w:trHeight w:val="235"/>
                <w:jc w:val="center"/>
              </w:trPr>
              <w:tc>
                <w:tcPr>
                  <w:tcW w:w="3290" w:type="dxa"/>
                  <w:vMerge w:val="restart"/>
                  <w:shd w:val="clear" w:color="auto" w:fill="FFFFFF" w:themeFill="background1"/>
                  <w:vAlign w:val="center"/>
                </w:tcPr>
                <w:p w14:paraId="3290D20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se encuentre en abandono hospitalario.</w:t>
                  </w:r>
                  <w:r w:rsidRPr="006145DB">
                    <w:rPr>
                      <w:rStyle w:val="eop"/>
                      <w:rFonts w:cs="Arial"/>
                      <w:sz w:val="16"/>
                      <w:szCs w:val="16"/>
                    </w:rPr>
                    <w:t xml:space="preserve"> </w:t>
                  </w:r>
                </w:p>
              </w:tc>
              <w:tc>
                <w:tcPr>
                  <w:tcW w:w="1417" w:type="dxa"/>
                  <w:shd w:val="clear" w:color="auto" w:fill="FFFFFF" w:themeFill="background1"/>
                  <w:vAlign w:val="center"/>
                </w:tcPr>
                <w:p w14:paraId="78D525E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241D3D2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10C000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61655949" w14:textId="77777777" w:rsidTr="00CB70C1">
              <w:trPr>
                <w:trHeight w:val="235"/>
                <w:jc w:val="center"/>
              </w:trPr>
              <w:tc>
                <w:tcPr>
                  <w:tcW w:w="3290" w:type="dxa"/>
                  <w:vMerge/>
                  <w:tcBorders>
                    <w:bottom w:val="nil"/>
                  </w:tcBorders>
                  <w:shd w:val="clear" w:color="auto" w:fill="FFFFFF" w:themeFill="background1"/>
                  <w:vAlign w:val="center"/>
                </w:tcPr>
                <w:p w14:paraId="2C467457" w14:textId="77777777" w:rsidR="00E903A7" w:rsidRPr="006145DB" w:rsidRDefault="00E903A7" w:rsidP="005B435E">
                  <w:pPr>
                    <w:tabs>
                      <w:tab w:val="left" w:pos="709"/>
                    </w:tabs>
                    <w:contextualSpacing/>
                    <w:jc w:val="both"/>
                    <w:rPr>
                      <w:rStyle w:val="normaltextrun"/>
                      <w:rFonts w:cs="Arial"/>
                      <w:sz w:val="16"/>
                      <w:szCs w:val="16"/>
                    </w:rPr>
                  </w:pPr>
                </w:p>
              </w:tc>
              <w:tc>
                <w:tcPr>
                  <w:tcW w:w="1417" w:type="dxa"/>
                  <w:tcBorders>
                    <w:bottom w:val="nil"/>
                  </w:tcBorders>
                  <w:shd w:val="clear" w:color="auto" w:fill="FFFFFF" w:themeFill="background1"/>
                  <w:vAlign w:val="center"/>
                </w:tcPr>
                <w:p w14:paraId="25E9F8D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34" w:type="dxa"/>
                  <w:tcBorders>
                    <w:bottom w:val="nil"/>
                  </w:tcBorders>
                  <w:shd w:val="clear" w:color="auto" w:fill="FFFFFF" w:themeFill="background1"/>
                  <w:vAlign w:val="center"/>
                </w:tcPr>
                <w:p w14:paraId="1BFBEB4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490" w:type="dxa"/>
                  <w:tcBorders>
                    <w:bottom w:val="nil"/>
                  </w:tcBorders>
                  <w:shd w:val="clear" w:color="auto" w:fill="FFFFFF" w:themeFill="background1"/>
                  <w:vAlign w:val="center"/>
                </w:tcPr>
                <w:p w14:paraId="2A7EE6B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ED74A9" w:rsidRPr="006145DB" w14:paraId="1260989F" w14:textId="77777777" w:rsidTr="00CB70C1">
              <w:trPr>
                <w:trHeight w:val="235"/>
                <w:jc w:val="center"/>
              </w:trPr>
              <w:tc>
                <w:tcPr>
                  <w:tcW w:w="3290" w:type="dxa"/>
                  <w:tcBorders>
                    <w:top w:val="nil"/>
                  </w:tcBorders>
                  <w:shd w:val="clear" w:color="auto" w:fill="FFFFFF" w:themeFill="background1"/>
                  <w:vAlign w:val="center"/>
                </w:tcPr>
                <w:p w14:paraId="081F33D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de 80 años o más.</w:t>
                  </w:r>
                  <w:r w:rsidRPr="006145DB">
                    <w:rPr>
                      <w:rStyle w:val="eop"/>
                      <w:rFonts w:cs="Arial"/>
                      <w:sz w:val="16"/>
                      <w:szCs w:val="16"/>
                    </w:rPr>
                    <w:t xml:space="preserve"> </w:t>
                  </w:r>
                </w:p>
              </w:tc>
              <w:tc>
                <w:tcPr>
                  <w:tcW w:w="1417" w:type="dxa"/>
                  <w:tcBorders>
                    <w:top w:val="nil"/>
                  </w:tcBorders>
                  <w:shd w:val="clear" w:color="auto" w:fill="FFFFFF" w:themeFill="background1"/>
                  <w:vAlign w:val="center"/>
                </w:tcPr>
                <w:p w14:paraId="30139A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top w:val="nil"/>
                  </w:tcBorders>
                  <w:shd w:val="clear" w:color="auto" w:fill="FFFFFF" w:themeFill="background1"/>
                  <w:vAlign w:val="center"/>
                </w:tcPr>
                <w:p w14:paraId="7B26044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tcBorders>
                    <w:top w:val="nil"/>
                  </w:tcBorders>
                  <w:shd w:val="clear" w:color="auto" w:fill="FFFFFF" w:themeFill="background1"/>
                  <w:vAlign w:val="center"/>
                </w:tcPr>
                <w:p w14:paraId="7C7E3F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064F6CAA" w14:textId="77777777" w:rsidTr="00CB70C1">
              <w:trPr>
                <w:trHeight w:val="235"/>
                <w:jc w:val="center"/>
              </w:trPr>
              <w:tc>
                <w:tcPr>
                  <w:tcW w:w="3290" w:type="dxa"/>
                  <w:tcBorders>
                    <w:bottom w:val="single" w:sz="4" w:space="0" w:color="auto"/>
                  </w:tcBorders>
                  <w:shd w:val="clear" w:color="auto" w:fill="FFFFFF" w:themeFill="background1"/>
                  <w:vAlign w:val="center"/>
                </w:tcPr>
                <w:p w14:paraId="1ECBC695"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Persona que se identifique como mujer.</w:t>
                  </w:r>
                  <w:r w:rsidRPr="006145DB">
                    <w:rPr>
                      <w:rStyle w:val="eop"/>
                      <w:rFonts w:cs="Arial"/>
                      <w:sz w:val="16"/>
                      <w:szCs w:val="16"/>
                    </w:rPr>
                    <w:t xml:space="preserve"> </w:t>
                  </w:r>
                </w:p>
              </w:tc>
              <w:tc>
                <w:tcPr>
                  <w:tcW w:w="1417" w:type="dxa"/>
                  <w:tcBorders>
                    <w:bottom w:val="single" w:sz="4" w:space="0" w:color="auto"/>
                  </w:tcBorders>
                  <w:shd w:val="clear" w:color="auto" w:fill="FFFFFF" w:themeFill="background1"/>
                  <w:vAlign w:val="center"/>
                </w:tcPr>
                <w:p w14:paraId="0A8E0C2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0675460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5C0D53A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ED74A9" w:rsidRPr="006145DB" w14:paraId="25AA340E" w14:textId="77777777" w:rsidTr="00CB70C1">
              <w:trPr>
                <w:trHeight w:val="235"/>
                <w:jc w:val="center"/>
              </w:trPr>
              <w:tc>
                <w:tcPr>
                  <w:tcW w:w="3290" w:type="dxa"/>
                  <w:vMerge w:val="restart"/>
                  <w:shd w:val="clear" w:color="auto" w:fill="FFFFFF" w:themeFill="background1"/>
                  <w:vAlign w:val="center"/>
                </w:tcPr>
                <w:p w14:paraId="3008694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habitante de calle. </w:t>
                  </w:r>
                </w:p>
              </w:tc>
              <w:tc>
                <w:tcPr>
                  <w:tcW w:w="1417" w:type="dxa"/>
                  <w:shd w:val="clear" w:color="auto" w:fill="FFFFFF" w:themeFill="background1"/>
                  <w:vAlign w:val="center"/>
                </w:tcPr>
                <w:p w14:paraId="4DBCD45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Listado Censal ciudadanos habitante de calle</w:t>
                  </w:r>
                </w:p>
              </w:tc>
              <w:tc>
                <w:tcPr>
                  <w:tcW w:w="1134" w:type="dxa"/>
                  <w:shd w:val="clear" w:color="auto" w:fill="FFFFFF" w:themeFill="background1"/>
                  <w:vAlign w:val="center"/>
                </w:tcPr>
                <w:p w14:paraId="602AE2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490" w:type="dxa"/>
                  <w:shd w:val="clear" w:color="auto" w:fill="FFFFFF" w:themeFill="background1"/>
                  <w:vAlign w:val="center"/>
                </w:tcPr>
                <w:p w14:paraId="684E79F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Salud </w:t>
                  </w:r>
                </w:p>
              </w:tc>
            </w:tr>
            <w:tr w:rsidR="00ED74A9" w:rsidRPr="006145DB" w14:paraId="13252373" w14:textId="77777777" w:rsidTr="00CB70C1">
              <w:trPr>
                <w:trHeight w:val="235"/>
                <w:jc w:val="center"/>
              </w:trPr>
              <w:tc>
                <w:tcPr>
                  <w:tcW w:w="3290" w:type="dxa"/>
                  <w:vMerge/>
                  <w:tcBorders>
                    <w:bottom w:val="nil"/>
                  </w:tcBorders>
                  <w:shd w:val="clear" w:color="auto" w:fill="FFFFFF" w:themeFill="background1"/>
                  <w:vAlign w:val="center"/>
                </w:tcPr>
                <w:p w14:paraId="0D9BB476" w14:textId="77777777" w:rsidR="00E903A7" w:rsidRPr="006145DB" w:rsidRDefault="00E903A7" w:rsidP="005B435E">
                  <w:pPr>
                    <w:tabs>
                      <w:tab w:val="left" w:pos="709"/>
                    </w:tabs>
                    <w:contextualSpacing/>
                    <w:jc w:val="both"/>
                    <w:rPr>
                      <w:rStyle w:val="normaltextrun"/>
                      <w:rFonts w:cs="Arial"/>
                      <w:sz w:val="16"/>
                      <w:szCs w:val="16"/>
                    </w:rPr>
                  </w:pPr>
                </w:p>
              </w:tc>
              <w:tc>
                <w:tcPr>
                  <w:tcW w:w="1417" w:type="dxa"/>
                  <w:tcBorders>
                    <w:bottom w:val="nil"/>
                  </w:tcBorders>
                  <w:shd w:val="clear" w:color="auto" w:fill="FFFFFF" w:themeFill="background1"/>
                  <w:vAlign w:val="center"/>
                </w:tcPr>
                <w:p w14:paraId="2966CF4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Censo de ciudadanos habitantes de Calle</w:t>
                  </w:r>
                </w:p>
              </w:tc>
              <w:tc>
                <w:tcPr>
                  <w:tcW w:w="1134" w:type="dxa"/>
                  <w:tcBorders>
                    <w:bottom w:val="nil"/>
                  </w:tcBorders>
                  <w:shd w:val="clear" w:color="auto" w:fill="FFFFFF" w:themeFill="background1"/>
                  <w:vAlign w:val="center"/>
                </w:tcPr>
                <w:p w14:paraId="682A004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2024</w:t>
                  </w:r>
                </w:p>
              </w:tc>
              <w:tc>
                <w:tcPr>
                  <w:tcW w:w="1490" w:type="dxa"/>
                  <w:tcBorders>
                    <w:bottom w:val="nil"/>
                  </w:tcBorders>
                  <w:shd w:val="clear" w:color="auto" w:fill="FFFFFF" w:themeFill="background1"/>
                  <w:vAlign w:val="center"/>
                </w:tcPr>
                <w:p w14:paraId="2E5878F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12CDC175"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98A428E" w14:textId="77777777" w:rsidTr="00EA26D6">
        <w:trPr>
          <w:trHeight w:val="873"/>
          <w:jc w:val="center"/>
        </w:trPr>
        <w:tc>
          <w:tcPr>
            <w:tcW w:w="1838" w:type="dxa"/>
            <w:shd w:val="clear" w:color="auto" w:fill="FFFFFF" w:themeFill="background1"/>
            <w:vAlign w:val="center"/>
          </w:tcPr>
          <w:p w14:paraId="1A613939"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57" w:type="dxa"/>
            <w:shd w:val="clear" w:color="auto" w:fill="FFFFFF" w:themeFill="background1"/>
            <w:vAlign w:val="center"/>
          </w:tcPr>
          <w:p w14:paraId="1EDCFC7A" w14:textId="77777777" w:rsidR="00E903A7" w:rsidRPr="006145DB" w:rsidRDefault="00E903A7" w:rsidP="005B435E">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7CFA03E9" w14:textId="77777777" w:rsidTr="00CB70C1">
              <w:trPr>
                <w:trHeight w:val="389"/>
                <w:jc w:val="center"/>
              </w:trPr>
              <w:tc>
                <w:tcPr>
                  <w:tcW w:w="3148" w:type="dxa"/>
                  <w:tcBorders>
                    <w:bottom w:val="nil"/>
                  </w:tcBorders>
                  <w:shd w:val="clear" w:color="auto" w:fill="FFFFFF" w:themeFill="background1"/>
                  <w:vAlign w:val="center"/>
                </w:tcPr>
                <w:p w14:paraId="1ECE93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bottom w:val="nil"/>
                  </w:tcBorders>
                  <w:shd w:val="clear" w:color="auto" w:fill="FFFFFF" w:themeFill="background1"/>
                  <w:vAlign w:val="center"/>
                </w:tcPr>
                <w:p w14:paraId="76057A3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tcBorders>
                    <w:bottom w:val="nil"/>
                  </w:tcBorders>
                  <w:shd w:val="clear" w:color="auto" w:fill="FFFFFF" w:themeFill="background1"/>
                  <w:vAlign w:val="center"/>
                </w:tcPr>
                <w:p w14:paraId="4B2E8CA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tcBorders>
                    <w:bottom w:val="nil"/>
                  </w:tcBorders>
                  <w:shd w:val="clear" w:color="auto" w:fill="FFFFFF" w:themeFill="background1"/>
                  <w:vAlign w:val="center"/>
                </w:tcPr>
                <w:p w14:paraId="53D712D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3D2C1314" w14:textId="77777777" w:rsidTr="00CB70C1">
              <w:trPr>
                <w:trHeight w:val="231"/>
                <w:jc w:val="center"/>
              </w:trPr>
              <w:tc>
                <w:tcPr>
                  <w:tcW w:w="3148" w:type="dxa"/>
                  <w:tcBorders>
                    <w:top w:val="nil"/>
                    <w:bottom w:val="nil"/>
                  </w:tcBorders>
                  <w:shd w:val="clear" w:color="auto" w:fill="FFFFFF" w:themeFill="background1"/>
                  <w:vAlign w:val="center"/>
                </w:tcPr>
                <w:p w14:paraId="1E750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mayor de sesenta (60) años o más.</w:t>
                  </w:r>
                </w:p>
              </w:tc>
              <w:tc>
                <w:tcPr>
                  <w:tcW w:w="1276" w:type="dxa"/>
                  <w:tcBorders>
                    <w:top w:val="nil"/>
                    <w:bottom w:val="nil"/>
                  </w:tcBorders>
                  <w:shd w:val="clear" w:color="auto" w:fill="FFFFFF" w:themeFill="background1"/>
                  <w:vAlign w:val="center"/>
                </w:tcPr>
                <w:p w14:paraId="0B3363C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nil"/>
                    <w:bottom w:val="nil"/>
                  </w:tcBorders>
                  <w:shd w:val="clear" w:color="auto" w:fill="FFFFFF" w:themeFill="background1"/>
                  <w:vAlign w:val="center"/>
                </w:tcPr>
                <w:p w14:paraId="4D888BC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nil"/>
                    <w:bottom w:val="nil"/>
                  </w:tcBorders>
                  <w:shd w:val="clear" w:color="auto" w:fill="FFFFFF" w:themeFill="background1"/>
                  <w:vAlign w:val="center"/>
                </w:tcPr>
                <w:p w14:paraId="0A676F7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7D886B6D" w14:textId="77777777" w:rsidTr="00CB70C1">
              <w:trPr>
                <w:trHeight w:val="242"/>
                <w:jc w:val="center"/>
              </w:trPr>
              <w:tc>
                <w:tcPr>
                  <w:tcW w:w="3148" w:type="dxa"/>
                  <w:tcBorders>
                    <w:top w:val="nil"/>
                  </w:tcBorders>
                  <w:shd w:val="clear" w:color="auto" w:fill="FFFFFF" w:themeFill="background1"/>
                  <w:vAlign w:val="center"/>
                </w:tcPr>
                <w:p w14:paraId="5EE4C0D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residente en el Distrito Capital.</w:t>
                  </w:r>
                </w:p>
              </w:tc>
              <w:tc>
                <w:tcPr>
                  <w:tcW w:w="1276" w:type="dxa"/>
                  <w:tcBorders>
                    <w:top w:val="nil"/>
                  </w:tcBorders>
                  <w:shd w:val="clear" w:color="auto" w:fill="FFFFFF" w:themeFill="background1"/>
                  <w:vAlign w:val="center"/>
                </w:tcPr>
                <w:p w14:paraId="08C75C3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632873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21F6362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3287061" w14:textId="77777777" w:rsidTr="00814AB6">
              <w:trPr>
                <w:trHeight w:val="242"/>
                <w:jc w:val="center"/>
              </w:trPr>
              <w:tc>
                <w:tcPr>
                  <w:tcW w:w="3148" w:type="dxa"/>
                  <w:shd w:val="clear" w:color="auto" w:fill="FFFFFF" w:themeFill="background1"/>
                  <w:vAlign w:val="center"/>
                </w:tcPr>
                <w:p w14:paraId="758E3F1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no pensionada por vejez, invalidez o sobrevivencia.</w:t>
                  </w:r>
                </w:p>
              </w:tc>
              <w:tc>
                <w:tcPr>
                  <w:tcW w:w="1276" w:type="dxa"/>
                  <w:shd w:val="clear" w:color="auto" w:fill="FFFFFF" w:themeFill="background1"/>
                  <w:vAlign w:val="center"/>
                </w:tcPr>
                <w:p w14:paraId="6D163C6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shd w:val="clear" w:color="auto" w:fill="FFFFFF" w:themeFill="background1"/>
                  <w:vAlign w:val="center"/>
                </w:tcPr>
                <w:p w14:paraId="091905E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200537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CACAB6B" w14:textId="77777777" w:rsidTr="00814AB6">
              <w:trPr>
                <w:trHeight w:val="242"/>
                <w:jc w:val="center"/>
              </w:trPr>
              <w:tc>
                <w:tcPr>
                  <w:tcW w:w="3148" w:type="dxa"/>
                  <w:vMerge w:val="restart"/>
                  <w:shd w:val="clear" w:color="auto" w:fill="FFFFFF" w:themeFill="background1"/>
                  <w:vAlign w:val="center"/>
                </w:tcPr>
                <w:p w14:paraId="416BEB1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no requiera unidad de cuidado crónico o de salud mental o con traqueotomía.</w:t>
                  </w:r>
                </w:p>
              </w:tc>
              <w:tc>
                <w:tcPr>
                  <w:tcW w:w="1276" w:type="dxa"/>
                  <w:shd w:val="clear" w:color="auto" w:fill="FFFFFF" w:themeFill="background1"/>
                  <w:vAlign w:val="center"/>
                </w:tcPr>
                <w:p w14:paraId="6425BCF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6D080F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7F0670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7663ED7" w14:textId="77777777" w:rsidTr="00814AB6">
              <w:trPr>
                <w:trHeight w:val="242"/>
                <w:jc w:val="center"/>
              </w:trPr>
              <w:tc>
                <w:tcPr>
                  <w:tcW w:w="3148" w:type="dxa"/>
                  <w:vMerge/>
                  <w:shd w:val="clear" w:color="auto" w:fill="FFFFFF" w:themeFill="background1"/>
                  <w:vAlign w:val="center"/>
                </w:tcPr>
                <w:p w14:paraId="4738ECBB" w14:textId="77777777" w:rsidR="00E903A7" w:rsidRPr="006145DB" w:rsidRDefault="00E903A7" w:rsidP="005B435E">
                  <w:pPr>
                    <w:tabs>
                      <w:tab w:val="left" w:pos="709"/>
                    </w:tabs>
                    <w:contextualSpacing/>
                    <w:jc w:val="both"/>
                    <w:rPr>
                      <w:rFonts w:cs="Arial"/>
                      <w:sz w:val="16"/>
                      <w:szCs w:val="16"/>
                    </w:rPr>
                  </w:pPr>
                </w:p>
              </w:tc>
              <w:tc>
                <w:tcPr>
                  <w:tcW w:w="1276" w:type="dxa"/>
                  <w:shd w:val="clear" w:color="auto" w:fill="FFFFFF" w:themeFill="background1"/>
                  <w:vAlign w:val="center"/>
                </w:tcPr>
                <w:p w14:paraId="6DDE98F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02" w:type="dxa"/>
                  <w:shd w:val="clear" w:color="auto" w:fill="FFFFFF" w:themeFill="background1"/>
                  <w:vAlign w:val="center"/>
                </w:tcPr>
                <w:p w14:paraId="0FA0716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805" w:type="dxa"/>
                  <w:shd w:val="clear" w:color="auto" w:fill="FFFFFF" w:themeFill="background1"/>
                  <w:vAlign w:val="center"/>
                </w:tcPr>
                <w:p w14:paraId="192ABB7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814AB6" w:rsidRPr="006145DB" w14:paraId="71F75594" w14:textId="77777777" w:rsidTr="00F5089B">
              <w:trPr>
                <w:trHeight w:val="242"/>
                <w:jc w:val="center"/>
              </w:trPr>
              <w:tc>
                <w:tcPr>
                  <w:tcW w:w="3148" w:type="dxa"/>
                  <w:tcBorders>
                    <w:bottom w:val="single" w:sz="4" w:space="0" w:color="auto"/>
                  </w:tcBorders>
                  <w:shd w:val="clear" w:color="auto" w:fill="FFFFFF" w:themeFill="background1"/>
                  <w:vAlign w:val="center"/>
                </w:tcPr>
                <w:p w14:paraId="48856E95"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Persona en situación de abandono o ausencia de redes familiares o sociales. </w:t>
                  </w:r>
                </w:p>
              </w:tc>
              <w:tc>
                <w:tcPr>
                  <w:tcW w:w="1276" w:type="dxa"/>
                  <w:tcBorders>
                    <w:bottom w:val="single" w:sz="4" w:space="0" w:color="auto"/>
                  </w:tcBorders>
                  <w:shd w:val="clear" w:color="auto" w:fill="FFFFFF" w:themeFill="background1"/>
                  <w:vAlign w:val="center"/>
                </w:tcPr>
                <w:p w14:paraId="41F037F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7A030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176753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D1EEFD1" w14:textId="77777777" w:rsidTr="00F5089B">
              <w:trPr>
                <w:trHeight w:val="242"/>
                <w:jc w:val="center"/>
              </w:trPr>
              <w:tc>
                <w:tcPr>
                  <w:tcW w:w="3148" w:type="dxa"/>
                  <w:tcBorders>
                    <w:bottom w:val="single" w:sz="4" w:space="0" w:color="auto"/>
                  </w:tcBorders>
                  <w:shd w:val="clear" w:color="auto" w:fill="FFFFFF" w:themeFill="background1"/>
                  <w:vAlign w:val="center"/>
                </w:tcPr>
                <w:p w14:paraId="389B13B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red familiar que no se encuentre en capacidad de garantizar su cuidado y manutención.</w:t>
                  </w:r>
                </w:p>
              </w:tc>
              <w:tc>
                <w:tcPr>
                  <w:tcW w:w="1276" w:type="dxa"/>
                  <w:tcBorders>
                    <w:bottom w:val="single" w:sz="4" w:space="0" w:color="auto"/>
                  </w:tcBorders>
                  <w:shd w:val="clear" w:color="auto" w:fill="FFFFFF" w:themeFill="background1"/>
                  <w:vAlign w:val="center"/>
                </w:tcPr>
                <w:p w14:paraId="304F29C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6802347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37A2D70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00831157" w14:textId="77777777" w:rsidTr="00F5089B">
              <w:trPr>
                <w:trHeight w:val="242"/>
                <w:jc w:val="center"/>
              </w:trPr>
              <w:tc>
                <w:tcPr>
                  <w:tcW w:w="3148" w:type="dxa"/>
                  <w:tcBorders>
                    <w:top w:val="single" w:sz="4" w:space="0" w:color="auto"/>
                  </w:tcBorders>
                  <w:shd w:val="clear" w:color="auto" w:fill="FFFFFF" w:themeFill="background1"/>
                  <w:vAlign w:val="center"/>
                </w:tcPr>
                <w:p w14:paraId="26E31672"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sea cotizante al Sistema General de Seguridad Social en Salud.</w:t>
                  </w:r>
                </w:p>
              </w:tc>
              <w:tc>
                <w:tcPr>
                  <w:tcW w:w="1276" w:type="dxa"/>
                  <w:tcBorders>
                    <w:top w:val="single" w:sz="4" w:space="0" w:color="auto"/>
                  </w:tcBorders>
                  <w:shd w:val="clear" w:color="auto" w:fill="FFFFFF" w:themeFill="background1"/>
                  <w:vAlign w:val="center"/>
                </w:tcPr>
                <w:p w14:paraId="70E0C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tcBorders>
                    <w:top w:val="single" w:sz="4" w:space="0" w:color="auto"/>
                  </w:tcBorders>
                  <w:shd w:val="clear" w:color="auto" w:fill="FFFFFF" w:themeFill="background1"/>
                  <w:vAlign w:val="center"/>
                </w:tcPr>
                <w:p w14:paraId="7B4ED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tcBorders>
                    <w:top w:val="single" w:sz="4" w:space="0" w:color="auto"/>
                  </w:tcBorders>
                  <w:shd w:val="clear" w:color="auto" w:fill="FFFFFF" w:themeFill="background1"/>
                  <w:vAlign w:val="center"/>
                </w:tcPr>
                <w:p w14:paraId="1BAABF8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1DF772E5" w14:textId="77777777" w:rsidTr="00814AB6">
              <w:trPr>
                <w:trHeight w:val="242"/>
                <w:jc w:val="center"/>
              </w:trPr>
              <w:tc>
                <w:tcPr>
                  <w:tcW w:w="3148" w:type="dxa"/>
                  <w:shd w:val="clear" w:color="auto" w:fill="FFFFFF" w:themeFill="background1"/>
                  <w:vAlign w:val="center"/>
                </w:tcPr>
                <w:p w14:paraId="3F3CE1E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manifieste expresamente su deseo de ingresar en forma voluntaria al servicio.</w:t>
                  </w:r>
                </w:p>
              </w:tc>
              <w:tc>
                <w:tcPr>
                  <w:tcW w:w="1276" w:type="dxa"/>
                  <w:shd w:val="clear" w:color="auto" w:fill="FFFFFF" w:themeFill="background1"/>
                  <w:vAlign w:val="center"/>
                </w:tcPr>
                <w:p w14:paraId="1DB3A7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029CD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2EC6DC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D486259" w14:textId="77777777" w:rsidTr="00814AB6">
              <w:trPr>
                <w:trHeight w:val="242"/>
                <w:jc w:val="center"/>
              </w:trPr>
              <w:tc>
                <w:tcPr>
                  <w:tcW w:w="3148" w:type="dxa"/>
                  <w:shd w:val="clear" w:color="auto" w:fill="FFFFFF" w:themeFill="background1"/>
                  <w:vAlign w:val="center"/>
                </w:tcPr>
                <w:p w14:paraId="38FF88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cuente con título de propiedad de bienes inmuebles propios; no aplica a títulos de espacios destinados para inhumación o entierro.</w:t>
                  </w:r>
                </w:p>
              </w:tc>
              <w:tc>
                <w:tcPr>
                  <w:tcW w:w="1276" w:type="dxa"/>
                  <w:shd w:val="clear" w:color="auto" w:fill="FFFFFF" w:themeFill="background1"/>
                  <w:vAlign w:val="center"/>
                </w:tcPr>
                <w:p w14:paraId="3E2ADAE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Ventanilla Única de Registro (VUR)</w:t>
                  </w:r>
                </w:p>
              </w:tc>
              <w:tc>
                <w:tcPr>
                  <w:tcW w:w="1102" w:type="dxa"/>
                  <w:shd w:val="clear" w:color="auto" w:fill="FFFFFF" w:themeFill="background1"/>
                  <w:vAlign w:val="center"/>
                </w:tcPr>
                <w:p w14:paraId="0D1D383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3501B3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Superintendencia de Notariado y Registro</w:t>
                  </w:r>
                </w:p>
              </w:tc>
            </w:tr>
            <w:tr w:rsidR="00814AB6" w:rsidRPr="006145DB" w14:paraId="1C140F24" w14:textId="77777777" w:rsidTr="00814AB6">
              <w:trPr>
                <w:trHeight w:val="242"/>
                <w:jc w:val="center"/>
              </w:trPr>
              <w:tc>
                <w:tcPr>
                  <w:tcW w:w="3148" w:type="dxa"/>
                  <w:shd w:val="clear" w:color="auto" w:fill="FFFFFF" w:themeFill="background1"/>
                  <w:vAlign w:val="center"/>
                </w:tcPr>
                <w:p w14:paraId="7CF1ADD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desalojo o lanzamiento.</w:t>
                  </w:r>
                </w:p>
              </w:tc>
              <w:tc>
                <w:tcPr>
                  <w:tcW w:w="1276" w:type="dxa"/>
                  <w:shd w:val="clear" w:color="auto" w:fill="FFFFFF" w:themeFill="background1"/>
                  <w:vAlign w:val="center"/>
                </w:tcPr>
                <w:p w14:paraId="5EA73C8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50CA6A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06E21D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BF58C86" w14:textId="77777777" w:rsidTr="00814AB6">
              <w:trPr>
                <w:trHeight w:val="242"/>
                <w:jc w:val="center"/>
              </w:trPr>
              <w:tc>
                <w:tcPr>
                  <w:tcW w:w="3148" w:type="dxa"/>
                  <w:shd w:val="clear" w:color="auto" w:fill="FFFFFF" w:themeFill="background1"/>
                  <w:vAlign w:val="center"/>
                </w:tcPr>
                <w:p w14:paraId="4895A51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sellamiento de hogares geriátricos o gerontológicos</w:t>
                  </w:r>
                  <w:r w:rsidRPr="006145DB">
                    <w:rPr>
                      <w:rStyle w:val="eop"/>
                      <w:rFonts w:cs="Arial"/>
                      <w:sz w:val="16"/>
                      <w:szCs w:val="16"/>
                    </w:rPr>
                    <w:t xml:space="preserve">. </w:t>
                  </w:r>
                </w:p>
              </w:tc>
              <w:tc>
                <w:tcPr>
                  <w:tcW w:w="1276" w:type="dxa"/>
                  <w:shd w:val="clear" w:color="auto" w:fill="FFFFFF" w:themeFill="background1"/>
                  <w:vAlign w:val="center"/>
                </w:tcPr>
                <w:p w14:paraId="2FEBD7A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05BD3E4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480AA8A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3299B56" w14:textId="77777777" w:rsidTr="00814AB6">
              <w:trPr>
                <w:trHeight w:val="242"/>
                <w:jc w:val="center"/>
              </w:trPr>
              <w:tc>
                <w:tcPr>
                  <w:tcW w:w="3148" w:type="dxa"/>
                  <w:shd w:val="clear" w:color="auto" w:fill="FFFFFF" w:themeFill="background1"/>
                  <w:vAlign w:val="center"/>
                </w:tcPr>
                <w:p w14:paraId="761CD9C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y los criterios de ingreso al servicio, por acciones administrativas o judiciales generadoras de medidas de protección.</w:t>
                  </w:r>
                  <w:r w:rsidRPr="006145DB">
                    <w:rPr>
                      <w:rStyle w:val="eop"/>
                      <w:rFonts w:cs="Arial"/>
                      <w:sz w:val="16"/>
                      <w:szCs w:val="16"/>
                    </w:rPr>
                    <w:t xml:space="preserve"> </w:t>
                  </w:r>
                </w:p>
              </w:tc>
              <w:tc>
                <w:tcPr>
                  <w:tcW w:w="1276" w:type="dxa"/>
                  <w:shd w:val="clear" w:color="auto" w:fill="FFFFFF" w:themeFill="background1"/>
                  <w:vAlign w:val="center"/>
                </w:tcPr>
                <w:p w14:paraId="4BDC879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 xml:space="preserve">Verificación en campo </w:t>
                  </w:r>
                </w:p>
              </w:tc>
              <w:tc>
                <w:tcPr>
                  <w:tcW w:w="1102" w:type="dxa"/>
                  <w:shd w:val="clear" w:color="auto" w:fill="FFFFFF" w:themeFill="background1"/>
                  <w:vAlign w:val="center"/>
                </w:tcPr>
                <w:p w14:paraId="664B222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B69C1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6CD31B0" w14:textId="77777777" w:rsidTr="00814AB6">
              <w:trPr>
                <w:trHeight w:val="242"/>
                <w:jc w:val="center"/>
              </w:trPr>
              <w:tc>
                <w:tcPr>
                  <w:tcW w:w="3148" w:type="dxa"/>
                  <w:shd w:val="clear" w:color="auto" w:fill="FFFFFF" w:themeFill="background1"/>
                  <w:vAlign w:val="center"/>
                </w:tcPr>
                <w:p w14:paraId="7E390F8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por acciones administrativas o judiciales generadoras de fallo de acción de tutela.</w:t>
                  </w:r>
                  <w:r w:rsidRPr="006145DB">
                    <w:rPr>
                      <w:rStyle w:val="eop"/>
                      <w:rFonts w:cs="Arial"/>
                      <w:sz w:val="16"/>
                      <w:szCs w:val="16"/>
                    </w:rPr>
                    <w:t xml:space="preserve"> </w:t>
                  </w:r>
                </w:p>
              </w:tc>
              <w:tc>
                <w:tcPr>
                  <w:tcW w:w="1276" w:type="dxa"/>
                  <w:shd w:val="clear" w:color="auto" w:fill="FFFFFF" w:themeFill="background1"/>
                  <w:vAlign w:val="center"/>
                </w:tcPr>
                <w:p w14:paraId="6E158D5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4BDC91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7C0496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D6310D2" w14:textId="77777777" w:rsidTr="00C43AE7">
              <w:trPr>
                <w:trHeight w:val="242"/>
                <w:jc w:val="center"/>
              </w:trPr>
              <w:tc>
                <w:tcPr>
                  <w:tcW w:w="3148" w:type="dxa"/>
                  <w:tcBorders>
                    <w:bottom w:val="single" w:sz="4" w:space="0" w:color="auto"/>
                  </w:tcBorders>
                  <w:shd w:val="clear" w:color="auto" w:fill="FFFFFF" w:themeFill="background1"/>
                  <w:vAlign w:val="center"/>
                </w:tcPr>
                <w:p w14:paraId="18F8000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de acuerdo con el concepto profesional para ingreso de emergencia emitido por el equipo del servicio Bogotá te acompaña en la Vejez.</w:t>
                  </w:r>
                </w:p>
              </w:tc>
              <w:tc>
                <w:tcPr>
                  <w:tcW w:w="1276" w:type="dxa"/>
                  <w:tcBorders>
                    <w:bottom w:val="single" w:sz="4" w:space="0" w:color="auto"/>
                  </w:tcBorders>
                  <w:shd w:val="clear" w:color="auto" w:fill="FFFFFF" w:themeFill="background1"/>
                  <w:vAlign w:val="center"/>
                </w:tcPr>
                <w:p w14:paraId="7D261D9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A4A8F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5981A35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1DE8915" w14:textId="77777777" w:rsidTr="00C43AE7">
              <w:trPr>
                <w:trHeight w:val="242"/>
                <w:jc w:val="center"/>
              </w:trPr>
              <w:tc>
                <w:tcPr>
                  <w:tcW w:w="3148" w:type="dxa"/>
                  <w:tcBorders>
                    <w:top w:val="single" w:sz="4" w:space="0" w:color="auto"/>
                    <w:bottom w:val="nil"/>
                  </w:tcBorders>
                  <w:shd w:val="clear" w:color="auto" w:fill="FFFFFF" w:themeFill="background1"/>
                  <w:vAlign w:val="center"/>
                </w:tcPr>
                <w:p w14:paraId="3C89438C" w14:textId="7B035C7F" w:rsidR="00E903A7" w:rsidRPr="006145DB" w:rsidRDefault="00E903A7" w:rsidP="005B435E">
                  <w:pPr>
                    <w:tabs>
                      <w:tab w:val="left" w:pos="709"/>
                    </w:tabs>
                    <w:contextualSpacing/>
                    <w:jc w:val="both"/>
                    <w:rPr>
                      <w:rFonts w:cs="Arial"/>
                      <w:bCs/>
                      <w:sz w:val="16"/>
                      <w:szCs w:val="16"/>
                      <w:lang w:eastAsia="es-CO"/>
                    </w:rPr>
                  </w:pPr>
                  <w:bookmarkStart w:id="197" w:name="_Hlk204336967"/>
                  <w:r w:rsidRPr="006145DB">
                    <w:rPr>
                      <w:rFonts w:cs="Arial"/>
                      <w:sz w:val="16"/>
                      <w:szCs w:val="16"/>
                    </w:rPr>
                    <w:t xml:space="preserve">Ingreso inmediato </w:t>
                  </w:r>
                  <w:r w:rsidRPr="006145DB">
                    <w:rPr>
                      <w:rStyle w:val="normaltextrun"/>
                      <w:rFonts w:cs="Arial"/>
                      <w:sz w:val="16"/>
                      <w:szCs w:val="16"/>
                    </w:rPr>
                    <w:t>en cualquiera de las unidades operativas del Servicio Comunidad de Cuidado con disponibilidad de cupo, de</w:t>
                  </w:r>
                  <w:r w:rsidRPr="006145DB">
                    <w:rPr>
                      <w:rFonts w:cs="Arial"/>
                      <w:sz w:val="16"/>
                      <w:szCs w:val="16"/>
                    </w:rPr>
                    <w:t xml:space="preserve"> personas mayores </w:t>
                  </w:r>
                  <w:r w:rsidRPr="006145DB">
                    <w:rPr>
                      <w:rStyle w:val="normaltextrun"/>
                      <w:rFonts w:cs="Arial"/>
                      <w:sz w:val="16"/>
                      <w:szCs w:val="16"/>
                    </w:rPr>
                    <w:t xml:space="preserve">que cumplan con la población objetivo, los criterios de ingreso al servicio, </w:t>
                  </w:r>
                  <w:r w:rsidRPr="006145DB">
                    <w:rPr>
                      <w:rFonts w:cs="Arial"/>
                      <w:sz w:val="16"/>
                      <w:szCs w:val="16"/>
                    </w:rPr>
                    <w:t xml:space="preserve">que estaban siendo atendidas de forma permanente en unidades operativas de los servicios a cargo de la Subdirección para la Adultez o de la Subdirección para la Discapacidad o que estaban recibiendo atención en otros servicios de la Subdirección para la Vejez de la Secretaría Distrital de Integración Social, y que requieran traslado inmediato al servicio por razones de continuidad en la atención y cuidado integral, de acuerdo con el ciclo vital en el que se encuentran. </w:t>
                  </w:r>
                  <w:bookmarkEnd w:id="197"/>
                </w:p>
              </w:tc>
              <w:tc>
                <w:tcPr>
                  <w:tcW w:w="1276" w:type="dxa"/>
                  <w:tcBorders>
                    <w:top w:val="single" w:sz="4" w:space="0" w:color="auto"/>
                    <w:bottom w:val="nil"/>
                  </w:tcBorders>
                  <w:shd w:val="clear" w:color="auto" w:fill="FFFFFF" w:themeFill="background1"/>
                  <w:vAlign w:val="center"/>
                </w:tcPr>
                <w:p w14:paraId="78F123F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Verificación en campo</w:t>
                  </w:r>
                </w:p>
              </w:tc>
              <w:tc>
                <w:tcPr>
                  <w:tcW w:w="1102" w:type="dxa"/>
                  <w:tcBorders>
                    <w:top w:val="single" w:sz="4" w:space="0" w:color="auto"/>
                    <w:bottom w:val="nil"/>
                  </w:tcBorders>
                  <w:shd w:val="clear" w:color="auto" w:fill="FFFFFF" w:themeFill="background1"/>
                  <w:vAlign w:val="center"/>
                </w:tcPr>
                <w:p w14:paraId="55FE310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805" w:type="dxa"/>
                  <w:tcBorders>
                    <w:top w:val="single" w:sz="4" w:space="0" w:color="auto"/>
                    <w:bottom w:val="nil"/>
                  </w:tcBorders>
                  <w:shd w:val="clear" w:color="auto" w:fill="FFFFFF" w:themeFill="background1"/>
                  <w:vAlign w:val="center"/>
                </w:tcPr>
                <w:p w14:paraId="13AB68C2"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Subdirección para la Vejez</w:t>
                  </w:r>
                </w:p>
              </w:tc>
            </w:tr>
          </w:tbl>
          <w:p w14:paraId="413DC3B8"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3E57A8CB" w14:textId="77777777" w:rsidTr="00EA26D6">
        <w:trPr>
          <w:trHeight w:val="20"/>
          <w:jc w:val="center"/>
        </w:trPr>
        <w:tc>
          <w:tcPr>
            <w:tcW w:w="1838" w:type="dxa"/>
            <w:shd w:val="clear" w:color="auto" w:fill="FFFFFF" w:themeFill="background1"/>
            <w:vAlign w:val="center"/>
          </w:tcPr>
          <w:p w14:paraId="48284430"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57" w:type="dxa"/>
            <w:shd w:val="clear" w:color="auto" w:fill="FFFFFF" w:themeFill="background1"/>
            <w:vAlign w:val="center"/>
          </w:tcPr>
          <w:p w14:paraId="4BCCAFFE"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148"/>
              <w:gridCol w:w="1276"/>
              <w:gridCol w:w="1133"/>
              <w:gridCol w:w="1774"/>
            </w:tblGrid>
            <w:tr w:rsidR="00814AB6" w:rsidRPr="006145DB" w14:paraId="3E25DCD2" w14:textId="77777777" w:rsidTr="00C43AE7">
              <w:trPr>
                <w:trHeight w:val="380"/>
                <w:jc w:val="center"/>
              </w:trPr>
              <w:tc>
                <w:tcPr>
                  <w:tcW w:w="3148" w:type="dxa"/>
                  <w:shd w:val="clear" w:color="auto" w:fill="FFFFFF" w:themeFill="background1"/>
                  <w:vAlign w:val="center"/>
                </w:tcPr>
                <w:p w14:paraId="068872D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shd w:val="clear" w:color="auto" w:fill="FFFFFF" w:themeFill="background1"/>
                  <w:vAlign w:val="center"/>
                </w:tcPr>
                <w:p w14:paraId="3BAAC4E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3" w:type="dxa"/>
                  <w:shd w:val="clear" w:color="auto" w:fill="FFFFFF" w:themeFill="background1"/>
                  <w:vAlign w:val="center"/>
                </w:tcPr>
                <w:p w14:paraId="215186A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4FA6696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636E1693" w14:textId="77777777" w:rsidTr="00C43AE7">
              <w:trPr>
                <w:trHeight w:val="243"/>
                <w:jc w:val="center"/>
              </w:trPr>
              <w:tc>
                <w:tcPr>
                  <w:tcW w:w="3148" w:type="dxa"/>
                  <w:shd w:val="clear" w:color="auto" w:fill="FFFFFF" w:themeFill="background1"/>
                  <w:vAlign w:val="center"/>
                </w:tcPr>
                <w:p w14:paraId="4D9546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p>
              </w:tc>
              <w:tc>
                <w:tcPr>
                  <w:tcW w:w="1276" w:type="dxa"/>
                  <w:shd w:val="clear" w:color="auto" w:fill="FFFFFF" w:themeFill="background1"/>
                  <w:vAlign w:val="center"/>
                </w:tcPr>
                <w:p w14:paraId="72C4FAE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09DAD95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2BCFF17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D021124" w14:textId="77777777" w:rsidTr="00C43AE7">
              <w:trPr>
                <w:trHeight w:val="243"/>
                <w:jc w:val="center"/>
              </w:trPr>
              <w:tc>
                <w:tcPr>
                  <w:tcW w:w="3148" w:type="dxa"/>
                  <w:shd w:val="clear" w:color="auto" w:fill="FFFFFF" w:themeFill="background1"/>
                  <w:vAlign w:val="center"/>
                </w:tcPr>
                <w:p w14:paraId="1164EAC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Incurrir en falta gravísima establecida en el acuerdo de corresponsabilidad, una vez surtido el debido proceso.</w:t>
                  </w:r>
                </w:p>
              </w:tc>
              <w:tc>
                <w:tcPr>
                  <w:tcW w:w="1276" w:type="dxa"/>
                  <w:shd w:val="clear" w:color="auto" w:fill="FFFFFF" w:themeFill="background1"/>
                  <w:vAlign w:val="center"/>
                </w:tcPr>
                <w:p w14:paraId="678FCB4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2764DB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5F90470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74F2729" w14:textId="77777777" w:rsidTr="00C43AE7">
              <w:trPr>
                <w:trHeight w:val="243"/>
                <w:jc w:val="center"/>
              </w:trPr>
              <w:tc>
                <w:tcPr>
                  <w:tcW w:w="3148" w:type="dxa"/>
                  <w:shd w:val="clear" w:color="auto" w:fill="FFFFFF" w:themeFill="background1"/>
                  <w:vAlign w:val="center"/>
                </w:tcPr>
                <w:p w14:paraId="135868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Requerir unidad de cuidado crónico, unidad de salud mental o traqueotomía.</w:t>
                  </w:r>
                </w:p>
              </w:tc>
              <w:tc>
                <w:tcPr>
                  <w:tcW w:w="1276" w:type="dxa"/>
                  <w:shd w:val="clear" w:color="auto" w:fill="FFFFFF" w:themeFill="background1"/>
                  <w:vAlign w:val="center"/>
                </w:tcPr>
                <w:p w14:paraId="41C0CD1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C88A5A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4147B7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38D77D4" w14:textId="77777777" w:rsidTr="00C43AE7">
              <w:trPr>
                <w:trHeight w:val="259"/>
                <w:jc w:val="center"/>
              </w:trPr>
              <w:tc>
                <w:tcPr>
                  <w:tcW w:w="3148" w:type="dxa"/>
                  <w:vMerge w:val="restart"/>
                  <w:shd w:val="clear" w:color="auto" w:fill="FFFFFF" w:themeFill="background1"/>
                  <w:vAlign w:val="center"/>
                </w:tcPr>
                <w:p w14:paraId="329E4037"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276" w:type="dxa"/>
                  <w:shd w:val="clear" w:color="auto" w:fill="FFFFFF" w:themeFill="background1"/>
                  <w:vAlign w:val="center"/>
                </w:tcPr>
                <w:p w14:paraId="7C123C3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Certificado de defunción</w:t>
                  </w:r>
                </w:p>
              </w:tc>
              <w:tc>
                <w:tcPr>
                  <w:tcW w:w="1133" w:type="dxa"/>
                  <w:shd w:val="clear" w:color="auto" w:fill="FFFFFF" w:themeFill="background1"/>
                  <w:vAlign w:val="center"/>
                </w:tcPr>
                <w:p w14:paraId="629E14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6587532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Instituto Nacional de Medicina Legal y Ciencias Forenses</w:t>
                  </w:r>
                </w:p>
              </w:tc>
            </w:tr>
            <w:tr w:rsidR="00814AB6" w:rsidRPr="006145DB" w14:paraId="16E7511D" w14:textId="77777777" w:rsidTr="00C43AE7">
              <w:trPr>
                <w:trHeight w:val="237"/>
                <w:jc w:val="center"/>
              </w:trPr>
              <w:tc>
                <w:tcPr>
                  <w:tcW w:w="3148" w:type="dxa"/>
                  <w:vMerge/>
                  <w:shd w:val="clear" w:color="auto" w:fill="FFFFFF" w:themeFill="background1"/>
                  <w:vAlign w:val="center"/>
                </w:tcPr>
                <w:p w14:paraId="353ABB23"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929ED4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3" w:type="dxa"/>
                  <w:shd w:val="clear" w:color="auto" w:fill="FFFFFF" w:themeFill="background1"/>
                  <w:vAlign w:val="center"/>
                </w:tcPr>
                <w:p w14:paraId="487FB1A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Mensual </w:t>
                  </w:r>
                </w:p>
                <w:p w14:paraId="65CF21B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74" w:type="dxa"/>
                  <w:shd w:val="clear" w:color="auto" w:fill="FFFFFF" w:themeFill="background1"/>
                  <w:vAlign w:val="center"/>
                </w:tcPr>
                <w:p w14:paraId="564E5A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814AB6" w:rsidRPr="006145DB" w14:paraId="2D5CFA25" w14:textId="77777777" w:rsidTr="00C43AE7">
              <w:trPr>
                <w:trHeight w:val="237"/>
                <w:jc w:val="center"/>
              </w:trPr>
              <w:tc>
                <w:tcPr>
                  <w:tcW w:w="3148" w:type="dxa"/>
                  <w:vMerge/>
                  <w:shd w:val="clear" w:color="auto" w:fill="FFFFFF" w:themeFill="background1"/>
                  <w:vAlign w:val="center"/>
                </w:tcPr>
                <w:p w14:paraId="431F7F4E"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A63AEE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Fé de supervivencia (ANI - RCD)</w:t>
                  </w:r>
                </w:p>
              </w:tc>
              <w:tc>
                <w:tcPr>
                  <w:tcW w:w="1133" w:type="dxa"/>
                  <w:shd w:val="clear" w:color="auto" w:fill="FFFFFF" w:themeFill="background1"/>
                  <w:vAlign w:val="center"/>
                </w:tcPr>
                <w:p w14:paraId="4D3986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32D841B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814AB6" w:rsidRPr="006145DB" w14:paraId="08D64B14" w14:textId="77777777" w:rsidTr="00C43AE7">
              <w:trPr>
                <w:trHeight w:val="237"/>
                <w:jc w:val="center"/>
              </w:trPr>
              <w:tc>
                <w:tcPr>
                  <w:tcW w:w="3148" w:type="dxa"/>
                  <w:vMerge/>
                  <w:shd w:val="clear" w:color="auto" w:fill="FFFFFF" w:themeFill="background1"/>
                  <w:vAlign w:val="center"/>
                </w:tcPr>
                <w:p w14:paraId="62F524EC"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7196568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133" w:type="dxa"/>
                  <w:shd w:val="clear" w:color="auto" w:fill="FFFFFF" w:themeFill="background1"/>
                  <w:vAlign w:val="center"/>
                </w:tcPr>
                <w:p w14:paraId="2F81C53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2076CE5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14AB6" w:rsidRPr="006145DB" w14:paraId="7D51E09A" w14:textId="77777777" w:rsidTr="00C43AE7">
              <w:trPr>
                <w:trHeight w:val="206"/>
                <w:jc w:val="center"/>
              </w:trPr>
              <w:tc>
                <w:tcPr>
                  <w:tcW w:w="3148" w:type="dxa"/>
                  <w:shd w:val="clear" w:color="auto" w:fill="FFFFFF" w:themeFill="background1"/>
                  <w:vAlign w:val="center"/>
                </w:tcPr>
                <w:p w14:paraId="200AFA9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Cotizante al Sistema General de Seguridad Social en Salud.</w:t>
                  </w:r>
                  <w:r w:rsidRPr="006145DB">
                    <w:rPr>
                      <w:rStyle w:val="eop"/>
                      <w:rFonts w:cs="Arial"/>
                      <w:sz w:val="16"/>
                      <w:szCs w:val="16"/>
                    </w:rPr>
                    <w:t xml:space="preserve"> </w:t>
                  </w:r>
                </w:p>
              </w:tc>
              <w:tc>
                <w:tcPr>
                  <w:tcW w:w="1276" w:type="dxa"/>
                  <w:shd w:val="clear" w:color="auto" w:fill="FFFFFF" w:themeFill="background1"/>
                  <w:vAlign w:val="center"/>
                </w:tcPr>
                <w:p w14:paraId="603C086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7A1C70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30075C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56A628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4A88A301" w14:textId="77777777" w:rsidTr="00C43AE7">
              <w:trPr>
                <w:trHeight w:val="206"/>
                <w:jc w:val="center"/>
              </w:trPr>
              <w:tc>
                <w:tcPr>
                  <w:tcW w:w="3148" w:type="dxa"/>
                  <w:shd w:val="clear" w:color="auto" w:fill="FFFFFF" w:themeFill="background1"/>
                  <w:vAlign w:val="center"/>
                </w:tcPr>
                <w:p w14:paraId="492269C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Ausencia del servicio sin autorización durante 24 horas; a excepción de las personas mayores que estén oficialmente reportadas como extraviadas.</w:t>
                  </w:r>
                </w:p>
              </w:tc>
              <w:tc>
                <w:tcPr>
                  <w:tcW w:w="1276" w:type="dxa"/>
                  <w:shd w:val="clear" w:color="auto" w:fill="FFFFFF" w:themeFill="background1"/>
                  <w:vAlign w:val="center"/>
                </w:tcPr>
                <w:p w14:paraId="4841F96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260997A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590C5E4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2C2D20D" w14:textId="77777777" w:rsidTr="00C43AE7">
              <w:trPr>
                <w:trHeight w:val="206"/>
                <w:jc w:val="center"/>
              </w:trPr>
              <w:tc>
                <w:tcPr>
                  <w:tcW w:w="3148" w:type="dxa"/>
                  <w:shd w:val="clear" w:color="auto" w:fill="FFFFFF" w:themeFill="background1"/>
                  <w:vAlign w:val="center"/>
                </w:tcPr>
                <w:p w14:paraId="76E22A76" w14:textId="798D3D1F" w:rsidR="00E903A7" w:rsidRPr="006145DB" w:rsidRDefault="00E903A7" w:rsidP="005B435E">
                  <w:pPr>
                    <w:tabs>
                      <w:tab w:val="left" w:pos="709"/>
                    </w:tabs>
                    <w:contextualSpacing/>
                    <w:jc w:val="both"/>
                    <w:rPr>
                      <w:rFonts w:cs="Arial"/>
                      <w:bCs/>
                      <w:sz w:val="16"/>
                      <w:szCs w:val="16"/>
                      <w:lang w:eastAsia="es-CO"/>
                    </w:rPr>
                  </w:pPr>
                  <w:bookmarkStart w:id="198" w:name="_Hlk205980358"/>
                  <w:r w:rsidRPr="006145DB">
                    <w:rPr>
                      <w:rStyle w:val="normaltextrun"/>
                      <w:rFonts w:cs="Arial"/>
                      <w:sz w:val="16"/>
                      <w:szCs w:val="16"/>
                    </w:rPr>
                    <w:t>Persona pensionada por vejez, invalidez o sobrevivencia.</w:t>
                  </w:r>
                  <w:r w:rsidRPr="006145DB">
                    <w:rPr>
                      <w:rStyle w:val="eop"/>
                      <w:rFonts w:cs="Arial"/>
                      <w:sz w:val="16"/>
                      <w:szCs w:val="16"/>
                    </w:rPr>
                    <w:t xml:space="preserve"> </w:t>
                  </w:r>
                  <w:bookmarkEnd w:id="198"/>
                </w:p>
              </w:tc>
              <w:tc>
                <w:tcPr>
                  <w:tcW w:w="1276" w:type="dxa"/>
                  <w:shd w:val="clear" w:color="auto" w:fill="FFFFFF" w:themeFill="background1"/>
                  <w:vAlign w:val="center"/>
                </w:tcPr>
                <w:p w14:paraId="5D83ED8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293CF74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22E7AD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CEA476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8B6F43A" w14:textId="77777777" w:rsidTr="00C43AE7">
              <w:trPr>
                <w:trHeight w:val="206"/>
                <w:jc w:val="center"/>
              </w:trPr>
              <w:tc>
                <w:tcPr>
                  <w:tcW w:w="3148" w:type="dxa"/>
                  <w:vMerge w:val="restart"/>
                  <w:shd w:val="clear" w:color="auto" w:fill="FFFFFF" w:themeFill="background1"/>
                  <w:vAlign w:val="center"/>
                </w:tcPr>
                <w:p w14:paraId="77011210" w14:textId="44B006FF" w:rsidR="00E903A7" w:rsidRPr="006145DB" w:rsidRDefault="00E903A7" w:rsidP="005B435E">
                  <w:pPr>
                    <w:tabs>
                      <w:tab w:val="left" w:pos="709"/>
                    </w:tabs>
                    <w:contextualSpacing/>
                    <w:jc w:val="both"/>
                    <w:rPr>
                      <w:rFonts w:cs="Arial"/>
                      <w:bCs/>
                      <w:sz w:val="16"/>
                      <w:szCs w:val="16"/>
                      <w:lang w:eastAsia="es-CO"/>
                    </w:rPr>
                  </w:pPr>
                  <w:bookmarkStart w:id="199" w:name="_Hlk205980404"/>
                  <w:r w:rsidRPr="006145DB">
                    <w:rPr>
                      <w:rStyle w:val="normaltextrun"/>
                      <w:rFonts w:cs="Arial"/>
                      <w:sz w:val="16"/>
                      <w:szCs w:val="16"/>
                    </w:rPr>
                    <w:t>Persona que reciba subsidios económicos de carácter permanente del nivel Distrital o Nacional.</w:t>
                  </w:r>
                  <w:bookmarkEnd w:id="199"/>
                </w:p>
              </w:tc>
              <w:tc>
                <w:tcPr>
                  <w:tcW w:w="1276" w:type="dxa"/>
                  <w:shd w:val="clear" w:color="auto" w:fill="FFFFFF" w:themeFill="background1"/>
                  <w:vAlign w:val="center"/>
                </w:tcPr>
                <w:p w14:paraId="7F1EEBB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6046C2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15A6201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128E3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55C0D80D" w14:textId="77777777" w:rsidTr="00C43AE7">
              <w:trPr>
                <w:trHeight w:val="206"/>
                <w:jc w:val="center"/>
              </w:trPr>
              <w:tc>
                <w:tcPr>
                  <w:tcW w:w="3148" w:type="dxa"/>
                  <w:vMerge/>
                  <w:shd w:val="clear" w:color="auto" w:fill="FFFFFF" w:themeFill="background1"/>
                  <w:vAlign w:val="center"/>
                </w:tcPr>
                <w:p w14:paraId="5DC431FB"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4ABE4D0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shd w:val="clear" w:color="auto" w:fill="FFFFFF" w:themeFill="background1"/>
                  <w:vAlign w:val="center"/>
                </w:tcPr>
                <w:p w14:paraId="019D5C5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0CEC067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7FD47F1F" w14:textId="77777777" w:rsidTr="00C43AE7">
              <w:trPr>
                <w:trHeight w:val="206"/>
                <w:jc w:val="center"/>
              </w:trPr>
              <w:tc>
                <w:tcPr>
                  <w:tcW w:w="3148" w:type="dxa"/>
                  <w:vMerge/>
                  <w:shd w:val="clear" w:color="auto" w:fill="FFFFFF" w:themeFill="background1"/>
                  <w:vAlign w:val="center"/>
                </w:tcPr>
                <w:p w14:paraId="622D4160"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7D31EF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transferencias - SIGLO</w:t>
                  </w:r>
                </w:p>
              </w:tc>
              <w:tc>
                <w:tcPr>
                  <w:tcW w:w="1133" w:type="dxa"/>
                  <w:shd w:val="clear" w:color="auto" w:fill="FFFFFF" w:themeFill="background1"/>
                  <w:vAlign w:val="center"/>
                </w:tcPr>
                <w:p w14:paraId="7FBE8D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4C47F6D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08CA52BF" w14:textId="77777777" w:rsidTr="00C43AE7">
              <w:trPr>
                <w:trHeight w:val="206"/>
                <w:jc w:val="center"/>
              </w:trPr>
              <w:tc>
                <w:tcPr>
                  <w:tcW w:w="3148" w:type="dxa"/>
                  <w:tcBorders>
                    <w:bottom w:val="nil"/>
                  </w:tcBorders>
                  <w:shd w:val="clear" w:color="auto" w:fill="FFFFFF" w:themeFill="background1"/>
                  <w:vAlign w:val="center"/>
                </w:tcPr>
                <w:p w14:paraId="161DC83E"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Reintegro familiar.</w:t>
                  </w:r>
                  <w:r w:rsidRPr="006145DB">
                    <w:rPr>
                      <w:rStyle w:val="eop"/>
                      <w:rFonts w:cs="Arial"/>
                      <w:sz w:val="16"/>
                      <w:szCs w:val="16"/>
                    </w:rPr>
                    <w:t xml:space="preserve"> </w:t>
                  </w:r>
                </w:p>
              </w:tc>
              <w:tc>
                <w:tcPr>
                  <w:tcW w:w="1276" w:type="dxa"/>
                  <w:tcBorders>
                    <w:bottom w:val="nil"/>
                  </w:tcBorders>
                  <w:shd w:val="clear" w:color="auto" w:fill="FFFFFF" w:themeFill="background1"/>
                  <w:vAlign w:val="center"/>
                </w:tcPr>
                <w:p w14:paraId="0F97AF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tcBorders>
                    <w:bottom w:val="nil"/>
                  </w:tcBorders>
                  <w:shd w:val="clear" w:color="auto" w:fill="FFFFFF" w:themeFill="background1"/>
                  <w:vAlign w:val="center"/>
                </w:tcPr>
                <w:p w14:paraId="492C8FA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4D8F2D5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379795B" w14:textId="77777777" w:rsidTr="00C43AE7">
              <w:trPr>
                <w:trHeight w:val="206"/>
                <w:jc w:val="center"/>
              </w:trPr>
              <w:tc>
                <w:tcPr>
                  <w:tcW w:w="3148" w:type="dxa"/>
                  <w:tcBorders>
                    <w:top w:val="nil"/>
                    <w:bottom w:val="single" w:sz="4" w:space="0" w:color="auto"/>
                  </w:tcBorders>
                  <w:shd w:val="clear" w:color="auto" w:fill="FFFFFF" w:themeFill="background1"/>
                  <w:vAlign w:val="center"/>
                </w:tcPr>
                <w:p w14:paraId="54D52674"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Inconsistencia en la información aportada que derive en el incumplimiento de criterios de ingreso</w:t>
                  </w:r>
                </w:p>
              </w:tc>
              <w:tc>
                <w:tcPr>
                  <w:tcW w:w="1276" w:type="dxa"/>
                  <w:tcBorders>
                    <w:top w:val="nil"/>
                    <w:bottom w:val="single" w:sz="4" w:space="0" w:color="auto"/>
                  </w:tcBorders>
                  <w:shd w:val="clear" w:color="auto" w:fill="FFFFFF" w:themeFill="background1"/>
                  <w:vAlign w:val="center"/>
                </w:tcPr>
                <w:p w14:paraId="10310B6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r w:rsidRPr="006145DB">
                    <w:rPr>
                      <w:rStyle w:val="eop"/>
                      <w:rFonts w:cs="Arial"/>
                      <w:sz w:val="16"/>
                      <w:szCs w:val="16"/>
                    </w:rPr>
                    <w:t xml:space="preserve"> </w:t>
                  </w:r>
                </w:p>
              </w:tc>
              <w:tc>
                <w:tcPr>
                  <w:tcW w:w="1133" w:type="dxa"/>
                  <w:tcBorders>
                    <w:top w:val="nil"/>
                    <w:bottom w:val="single" w:sz="4" w:space="0" w:color="auto"/>
                  </w:tcBorders>
                  <w:shd w:val="clear" w:color="auto" w:fill="FFFFFF" w:themeFill="background1"/>
                  <w:vAlign w:val="center"/>
                </w:tcPr>
                <w:p w14:paraId="448F516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top w:val="nil"/>
                    <w:bottom w:val="single" w:sz="4" w:space="0" w:color="auto"/>
                  </w:tcBorders>
                  <w:shd w:val="clear" w:color="auto" w:fill="FFFFFF" w:themeFill="background1"/>
                  <w:vAlign w:val="center"/>
                </w:tcPr>
                <w:p w14:paraId="49328D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Vejez</w:t>
                  </w:r>
                  <w:r w:rsidRPr="006145DB">
                    <w:rPr>
                      <w:rStyle w:val="eop"/>
                      <w:rFonts w:cs="Arial"/>
                      <w:sz w:val="16"/>
                      <w:szCs w:val="16"/>
                    </w:rPr>
                    <w:t xml:space="preserve"> </w:t>
                  </w:r>
                </w:p>
              </w:tc>
            </w:tr>
            <w:tr w:rsidR="00814AB6" w:rsidRPr="006145DB" w14:paraId="2975E184" w14:textId="77777777" w:rsidTr="00C43AE7">
              <w:trPr>
                <w:trHeight w:val="206"/>
                <w:jc w:val="center"/>
              </w:trPr>
              <w:tc>
                <w:tcPr>
                  <w:tcW w:w="3148" w:type="dxa"/>
                  <w:tcBorders>
                    <w:bottom w:val="nil"/>
                  </w:tcBorders>
                  <w:shd w:val="clear" w:color="auto" w:fill="FFFFFF" w:themeFill="background1"/>
                  <w:vAlign w:val="center"/>
                </w:tcPr>
                <w:p w14:paraId="56316DA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Ingreso a servicios de la SDIS que brinden una solución habitacional.</w:t>
                  </w:r>
                </w:p>
              </w:tc>
              <w:tc>
                <w:tcPr>
                  <w:tcW w:w="1276" w:type="dxa"/>
                  <w:tcBorders>
                    <w:bottom w:val="nil"/>
                  </w:tcBorders>
                  <w:shd w:val="clear" w:color="auto" w:fill="FFFFFF" w:themeFill="background1"/>
                  <w:vAlign w:val="center"/>
                </w:tcPr>
                <w:p w14:paraId="41477D9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tcBorders>
                    <w:bottom w:val="nil"/>
                  </w:tcBorders>
                  <w:shd w:val="clear" w:color="auto" w:fill="FFFFFF" w:themeFill="background1"/>
                  <w:vAlign w:val="center"/>
                </w:tcPr>
                <w:p w14:paraId="6EAA34B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12B4498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2A594924"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DF7D43D" w14:textId="77777777" w:rsidTr="00EA26D6">
        <w:trPr>
          <w:trHeight w:val="730"/>
          <w:jc w:val="center"/>
        </w:trPr>
        <w:tc>
          <w:tcPr>
            <w:tcW w:w="1838" w:type="dxa"/>
            <w:shd w:val="clear" w:color="auto" w:fill="FFFFFF" w:themeFill="background1"/>
            <w:vAlign w:val="center"/>
          </w:tcPr>
          <w:p w14:paraId="43F34ED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57" w:type="dxa"/>
            <w:shd w:val="clear" w:color="auto" w:fill="FFFFFF" w:themeFill="background1"/>
            <w:vAlign w:val="center"/>
          </w:tcPr>
          <w:p w14:paraId="682522F7"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6F37885A" w14:textId="77777777" w:rsidTr="00814AB6">
              <w:trPr>
                <w:trHeight w:val="372"/>
                <w:jc w:val="center"/>
              </w:trPr>
              <w:tc>
                <w:tcPr>
                  <w:tcW w:w="3148" w:type="dxa"/>
                  <w:shd w:val="clear" w:color="auto" w:fill="FFFFFF" w:themeFill="background1"/>
                  <w:vAlign w:val="center"/>
                </w:tcPr>
                <w:p w14:paraId="73BB3DC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shd w:val="clear" w:color="auto" w:fill="FFFFFF" w:themeFill="background1"/>
                  <w:vAlign w:val="center"/>
                </w:tcPr>
                <w:p w14:paraId="713E4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shd w:val="clear" w:color="auto" w:fill="FFFFFF" w:themeFill="background1"/>
                  <w:vAlign w:val="center"/>
                </w:tcPr>
                <w:p w14:paraId="7C9C4D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shd w:val="clear" w:color="auto" w:fill="FFFFFF" w:themeFill="background1"/>
                  <w:vAlign w:val="center"/>
                </w:tcPr>
                <w:p w14:paraId="1356423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1B1B227C" w14:textId="77777777" w:rsidTr="00814AB6">
              <w:trPr>
                <w:trHeight w:val="221"/>
                <w:jc w:val="center"/>
              </w:trPr>
              <w:tc>
                <w:tcPr>
                  <w:tcW w:w="3148" w:type="dxa"/>
                  <w:shd w:val="clear" w:color="auto" w:fill="FFFFFF" w:themeFill="background1"/>
                  <w:vAlign w:val="center"/>
                </w:tcPr>
                <w:p w14:paraId="4076EA5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Transferencias Monetarias para persona mayor.</w:t>
                  </w:r>
                </w:p>
              </w:tc>
              <w:tc>
                <w:tcPr>
                  <w:tcW w:w="1276" w:type="dxa"/>
                  <w:shd w:val="clear" w:color="auto" w:fill="FFFFFF" w:themeFill="background1"/>
                  <w:vAlign w:val="center"/>
                </w:tcPr>
                <w:p w14:paraId="2D09F3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Base transferencias - SIGLO</w:t>
                  </w:r>
                </w:p>
              </w:tc>
              <w:tc>
                <w:tcPr>
                  <w:tcW w:w="1102" w:type="dxa"/>
                  <w:shd w:val="clear" w:color="auto" w:fill="FFFFFF" w:themeFill="background1"/>
                  <w:vAlign w:val="center"/>
                </w:tcPr>
                <w:p w14:paraId="71DA457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DA842E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68D0A47B" w14:textId="77777777" w:rsidTr="00814AB6">
              <w:trPr>
                <w:trHeight w:val="231"/>
                <w:jc w:val="center"/>
              </w:trPr>
              <w:tc>
                <w:tcPr>
                  <w:tcW w:w="3148" w:type="dxa"/>
                  <w:shd w:val="clear" w:color="auto" w:fill="FFFFFF" w:themeFill="background1"/>
                  <w:vAlign w:val="center"/>
                </w:tcPr>
                <w:p w14:paraId="7B06B9F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Apoyos Económicos cofinanciado Tipo D - Programa Colombia Mayor.</w:t>
                  </w:r>
                </w:p>
              </w:tc>
              <w:tc>
                <w:tcPr>
                  <w:tcW w:w="1276" w:type="dxa"/>
                  <w:shd w:val="clear" w:color="auto" w:fill="FFFFFF" w:themeFill="background1"/>
                  <w:vAlign w:val="center"/>
                </w:tcPr>
                <w:p w14:paraId="4C1977D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8188DF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310A078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9E9EDD6" w14:textId="77777777" w:rsidTr="00814AB6">
              <w:trPr>
                <w:trHeight w:val="231"/>
                <w:jc w:val="center"/>
              </w:trPr>
              <w:tc>
                <w:tcPr>
                  <w:tcW w:w="3148" w:type="dxa"/>
                  <w:shd w:val="clear" w:color="auto" w:fill="FFFFFF" w:themeFill="background1"/>
                  <w:vAlign w:val="center"/>
                </w:tcPr>
                <w:p w14:paraId="2742F0F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Cuidado Transitorio Día- Noche.</w:t>
                  </w:r>
                </w:p>
              </w:tc>
              <w:tc>
                <w:tcPr>
                  <w:tcW w:w="1276" w:type="dxa"/>
                  <w:shd w:val="clear" w:color="auto" w:fill="FFFFFF" w:themeFill="background1"/>
                  <w:vAlign w:val="center"/>
                </w:tcPr>
                <w:p w14:paraId="4E238F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5338C3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597C19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AEA539E" w14:textId="77777777" w:rsidTr="00814AB6">
              <w:trPr>
                <w:trHeight w:val="231"/>
                <w:jc w:val="center"/>
              </w:trPr>
              <w:tc>
                <w:tcPr>
                  <w:tcW w:w="3148" w:type="dxa"/>
                  <w:shd w:val="clear" w:color="auto" w:fill="FFFFFF" w:themeFill="background1"/>
                  <w:vAlign w:val="center"/>
                </w:tcPr>
                <w:p w14:paraId="6E55DE8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Centro Día a tu Casa.</w:t>
                  </w:r>
                </w:p>
              </w:tc>
              <w:tc>
                <w:tcPr>
                  <w:tcW w:w="1276" w:type="dxa"/>
                  <w:shd w:val="clear" w:color="auto" w:fill="FFFFFF" w:themeFill="background1"/>
                  <w:vAlign w:val="center"/>
                </w:tcPr>
                <w:p w14:paraId="6F465B7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793106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8D5535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16EA4D5" w14:textId="77777777" w:rsidTr="00814AB6">
              <w:trPr>
                <w:trHeight w:val="231"/>
                <w:jc w:val="center"/>
              </w:trPr>
              <w:tc>
                <w:tcPr>
                  <w:tcW w:w="3148" w:type="dxa"/>
                  <w:shd w:val="clear" w:color="auto" w:fill="FFFFFF" w:themeFill="background1"/>
                  <w:vAlign w:val="center"/>
                </w:tcPr>
                <w:p w14:paraId="6A96C4A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Comedores Comunitarios.</w:t>
                  </w:r>
                </w:p>
              </w:tc>
              <w:tc>
                <w:tcPr>
                  <w:tcW w:w="1276" w:type="dxa"/>
                  <w:shd w:val="clear" w:color="auto" w:fill="FFFFFF" w:themeFill="background1"/>
                  <w:vAlign w:val="center"/>
                </w:tcPr>
                <w:p w14:paraId="3502A52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187111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75A6F76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F7E2158" w14:textId="77777777" w:rsidTr="00814AB6">
              <w:trPr>
                <w:trHeight w:val="231"/>
                <w:jc w:val="center"/>
              </w:trPr>
              <w:tc>
                <w:tcPr>
                  <w:tcW w:w="3148" w:type="dxa"/>
                  <w:shd w:val="clear" w:color="auto" w:fill="FFFFFF" w:themeFill="background1"/>
                  <w:vAlign w:val="center"/>
                </w:tcPr>
                <w:p w14:paraId="2CB634A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Compromiso por una alimentación incluyente.</w:t>
                  </w:r>
                </w:p>
              </w:tc>
              <w:tc>
                <w:tcPr>
                  <w:tcW w:w="1276" w:type="dxa"/>
                  <w:shd w:val="clear" w:color="auto" w:fill="FFFFFF" w:themeFill="background1"/>
                  <w:vAlign w:val="center"/>
                </w:tcPr>
                <w:p w14:paraId="650ECA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36D17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B1FD6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48B5D05" w14:textId="77777777" w:rsidTr="00814AB6">
              <w:trPr>
                <w:trHeight w:val="231"/>
                <w:jc w:val="center"/>
              </w:trPr>
              <w:tc>
                <w:tcPr>
                  <w:tcW w:w="3148" w:type="dxa"/>
                  <w:shd w:val="clear" w:color="auto" w:fill="FFFFFF" w:themeFill="background1"/>
                  <w:vAlign w:val="center"/>
                </w:tcPr>
                <w:p w14:paraId="04D2238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Transferencias para personas con discapacidad.</w:t>
                  </w:r>
                </w:p>
              </w:tc>
              <w:tc>
                <w:tcPr>
                  <w:tcW w:w="1276" w:type="dxa"/>
                  <w:shd w:val="clear" w:color="auto" w:fill="FFFFFF" w:themeFill="background1"/>
                  <w:vAlign w:val="center"/>
                </w:tcPr>
                <w:p w14:paraId="0CA8F35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488C24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4362134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FB559B4" w14:textId="77777777" w:rsidTr="00814AB6">
              <w:trPr>
                <w:trHeight w:val="231"/>
                <w:jc w:val="center"/>
              </w:trPr>
              <w:tc>
                <w:tcPr>
                  <w:tcW w:w="3148" w:type="dxa"/>
                  <w:shd w:val="clear" w:color="auto" w:fill="FFFFFF" w:themeFill="background1"/>
                  <w:vAlign w:val="center"/>
                </w:tcPr>
                <w:p w14:paraId="117C5FD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hogar de paso día y hogar de paso noche para la atención de población habitante de calle.</w:t>
                  </w:r>
                </w:p>
              </w:tc>
              <w:tc>
                <w:tcPr>
                  <w:tcW w:w="1276" w:type="dxa"/>
                  <w:shd w:val="clear" w:color="auto" w:fill="FFFFFF" w:themeFill="background1"/>
                  <w:vAlign w:val="center"/>
                </w:tcPr>
                <w:p w14:paraId="6B745D9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6A3852E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DD2814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E1AA6CB" w14:textId="77777777" w:rsidTr="00814AB6">
              <w:trPr>
                <w:trHeight w:val="231"/>
                <w:jc w:val="center"/>
              </w:trPr>
              <w:tc>
                <w:tcPr>
                  <w:tcW w:w="3148" w:type="dxa"/>
                  <w:tcBorders>
                    <w:bottom w:val="single" w:sz="4" w:space="0" w:color="auto"/>
                  </w:tcBorders>
                  <w:shd w:val="clear" w:color="auto" w:fill="FFFFFF" w:themeFill="background1"/>
                  <w:vAlign w:val="center"/>
                </w:tcPr>
                <w:p w14:paraId="4B3F25FB"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prevención de riesgo de habitar calle.</w:t>
                  </w:r>
                </w:p>
              </w:tc>
              <w:tc>
                <w:tcPr>
                  <w:tcW w:w="1276" w:type="dxa"/>
                  <w:tcBorders>
                    <w:bottom w:val="single" w:sz="4" w:space="0" w:color="auto"/>
                  </w:tcBorders>
                  <w:shd w:val="clear" w:color="auto" w:fill="FFFFFF" w:themeFill="background1"/>
                  <w:vAlign w:val="center"/>
                </w:tcPr>
                <w:p w14:paraId="50A0F4F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49E3497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2F86B6A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1DF0B39" w14:textId="77777777" w:rsidTr="00814AB6">
              <w:trPr>
                <w:trHeight w:val="231"/>
                <w:jc w:val="center"/>
              </w:trPr>
              <w:tc>
                <w:tcPr>
                  <w:tcW w:w="3148" w:type="dxa"/>
                  <w:tcBorders>
                    <w:bottom w:val="nil"/>
                  </w:tcBorders>
                  <w:shd w:val="clear" w:color="auto" w:fill="FFFFFF" w:themeFill="background1"/>
                  <w:vAlign w:val="center"/>
                </w:tcPr>
                <w:p w14:paraId="3F7DB06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Comunidad de vida para población habitante de calle.</w:t>
                  </w:r>
                </w:p>
              </w:tc>
              <w:tc>
                <w:tcPr>
                  <w:tcW w:w="1276" w:type="dxa"/>
                  <w:tcBorders>
                    <w:bottom w:val="nil"/>
                  </w:tcBorders>
                  <w:shd w:val="clear" w:color="auto" w:fill="FFFFFF" w:themeFill="background1"/>
                  <w:vAlign w:val="center"/>
                </w:tcPr>
                <w:p w14:paraId="53E6615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48326B8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5154EB9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1990F7F4" w14:textId="77777777" w:rsidTr="00814AB6">
              <w:trPr>
                <w:trHeight w:val="231"/>
                <w:jc w:val="center"/>
              </w:trPr>
              <w:tc>
                <w:tcPr>
                  <w:tcW w:w="3148" w:type="dxa"/>
                  <w:tcBorders>
                    <w:top w:val="nil"/>
                  </w:tcBorders>
                  <w:shd w:val="clear" w:color="auto" w:fill="FFFFFF" w:themeFill="background1"/>
                  <w:vAlign w:val="center"/>
                </w:tcPr>
                <w:p w14:paraId="24BE5DDA"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y Desarrollo de Capacidades para mujeres habitantes de calle.</w:t>
                  </w:r>
                  <w:r w:rsidRPr="006145DB">
                    <w:rPr>
                      <w:rStyle w:val="eop"/>
                      <w:rFonts w:cs="Arial"/>
                      <w:sz w:val="16"/>
                      <w:szCs w:val="16"/>
                    </w:rPr>
                    <w:t xml:space="preserve"> </w:t>
                  </w:r>
                </w:p>
              </w:tc>
              <w:tc>
                <w:tcPr>
                  <w:tcW w:w="1276" w:type="dxa"/>
                  <w:tcBorders>
                    <w:top w:val="nil"/>
                  </w:tcBorders>
                  <w:shd w:val="clear" w:color="auto" w:fill="FFFFFF" w:themeFill="background1"/>
                  <w:vAlign w:val="center"/>
                </w:tcPr>
                <w:p w14:paraId="36234D5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035BA21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6D66BDE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7943346" w14:textId="77777777" w:rsidTr="00814AB6">
              <w:trPr>
                <w:trHeight w:val="231"/>
                <w:jc w:val="center"/>
              </w:trPr>
              <w:tc>
                <w:tcPr>
                  <w:tcW w:w="3148" w:type="dxa"/>
                  <w:shd w:val="clear" w:color="auto" w:fill="FFFFFF" w:themeFill="background1"/>
                  <w:vAlign w:val="center"/>
                </w:tcPr>
                <w:p w14:paraId="698510CC"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Alta dependencia física, mental o cognitiva para población habitante de calle.</w:t>
                  </w:r>
                </w:p>
              </w:tc>
              <w:tc>
                <w:tcPr>
                  <w:tcW w:w="1276" w:type="dxa"/>
                  <w:shd w:val="clear" w:color="auto" w:fill="FFFFFF" w:themeFill="background1"/>
                  <w:vAlign w:val="center"/>
                </w:tcPr>
                <w:p w14:paraId="30E2550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75E59F9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52997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33C8049" w14:textId="77777777" w:rsidTr="00814AB6">
              <w:trPr>
                <w:trHeight w:val="231"/>
                <w:jc w:val="center"/>
              </w:trPr>
              <w:tc>
                <w:tcPr>
                  <w:tcW w:w="3148" w:type="dxa"/>
                  <w:tcBorders>
                    <w:bottom w:val="single" w:sz="4" w:space="0" w:color="auto"/>
                  </w:tcBorders>
                  <w:shd w:val="clear" w:color="auto" w:fill="FFFFFF" w:themeFill="background1"/>
                  <w:vAlign w:val="center"/>
                </w:tcPr>
                <w:p w14:paraId="7B7FD9B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Autocuidado para población habitante de calle.</w:t>
                  </w:r>
                </w:p>
              </w:tc>
              <w:tc>
                <w:tcPr>
                  <w:tcW w:w="1276" w:type="dxa"/>
                  <w:tcBorders>
                    <w:bottom w:val="single" w:sz="4" w:space="0" w:color="auto"/>
                  </w:tcBorders>
                  <w:shd w:val="clear" w:color="auto" w:fill="FFFFFF" w:themeFill="background1"/>
                  <w:vAlign w:val="center"/>
                </w:tcPr>
                <w:p w14:paraId="72CF76A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1C06C6C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4B053E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0028872" w14:textId="77777777" w:rsidTr="00814AB6">
              <w:trPr>
                <w:trHeight w:val="231"/>
                <w:jc w:val="center"/>
              </w:trPr>
              <w:tc>
                <w:tcPr>
                  <w:tcW w:w="3148" w:type="dxa"/>
                  <w:tcBorders>
                    <w:bottom w:val="nil"/>
                  </w:tcBorders>
                  <w:shd w:val="clear" w:color="auto" w:fill="FFFFFF" w:themeFill="background1"/>
                  <w:vAlign w:val="center"/>
                </w:tcPr>
                <w:p w14:paraId="63122FA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sociosanitaria para población habitante de calle y en alto riesgo de estarlo.</w:t>
                  </w:r>
                  <w:r w:rsidRPr="006145DB">
                    <w:rPr>
                      <w:rStyle w:val="eop"/>
                      <w:rFonts w:cs="Arial"/>
                      <w:sz w:val="16"/>
                      <w:szCs w:val="16"/>
                    </w:rPr>
                    <w:t xml:space="preserve"> </w:t>
                  </w:r>
                </w:p>
              </w:tc>
              <w:tc>
                <w:tcPr>
                  <w:tcW w:w="1276" w:type="dxa"/>
                  <w:tcBorders>
                    <w:bottom w:val="nil"/>
                  </w:tcBorders>
                  <w:shd w:val="clear" w:color="auto" w:fill="FFFFFF" w:themeFill="background1"/>
                  <w:vAlign w:val="center"/>
                </w:tcPr>
                <w:p w14:paraId="4BBC2B2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0CCF9A0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1355073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3C39517C" w14:textId="77777777" w:rsidR="00E903A7" w:rsidRPr="006145DB" w:rsidRDefault="00E903A7" w:rsidP="005B435E">
            <w:pPr>
              <w:tabs>
                <w:tab w:val="left" w:pos="709"/>
              </w:tabs>
              <w:spacing w:line="240" w:lineRule="auto"/>
              <w:contextualSpacing/>
              <w:jc w:val="both"/>
              <w:rPr>
                <w:rFonts w:eastAsia="Calibri" w:cs="Arial"/>
                <w:bCs/>
                <w:sz w:val="20"/>
                <w:szCs w:val="20"/>
                <w:lang w:eastAsia="es-CO"/>
              </w:rPr>
            </w:pPr>
          </w:p>
        </w:tc>
      </w:tr>
      <w:tr w:rsidR="00E903A7" w:rsidRPr="006145DB" w14:paraId="5642D5AB" w14:textId="77777777" w:rsidTr="00814AB6">
        <w:trPr>
          <w:trHeight w:val="459"/>
          <w:jc w:val="center"/>
        </w:trPr>
        <w:tc>
          <w:tcPr>
            <w:tcW w:w="1838" w:type="dxa"/>
            <w:shd w:val="clear" w:color="auto" w:fill="FFFFFF" w:themeFill="background1"/>
            <w:vAlign w:val="center"/>
          </w:tcPr>
          <w:p w14:paraId="27963254"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557" w:type="dxa"/>
            <w:shd w:val="clear" w:color="auto" w:fill="FFFFFF" w:themeFill="background1"/>
            <w:vAlign w:val="center"/>
          </w:tcPr>
          <w:p w14:paraId="48159842"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El servicio de Comunidad de Cuidado es un servicio en el que se brinda una atención integral, con el fin de garantizar el bienestar de las personas mayores en un entorno de protección y cuidado permanente durante las 24 horas del día en los 7 días de la semana, a través de un equipo interdisciplinario. Las personas mayores en el servicio de Comunidad de Cuidado cuentan con los siguientes beneficios:</w:t>
            </w:r>
          </w:p>
          <w:p w14:paraId="7F7EEA59"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42F1586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Alojamiento confortable y seguro. </w:t>
            </w:r>
          </w:p>
          <w:p w14:paraId="3FD891C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Componente de alimentación y nutrición. </w:t>
            </w:r>
          </w:p>
          <w:p w14:paraId="725D418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Vestuario. </w:t>
            </w:r>
          </w:p>
          <w:p w14:paraId="7EA7C7C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Promoción de buenas prácticas y hábitos saludables. </w:t>
            </w:r>
          </w:p>
          <w:p w14:paraId="05A7571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Participación en procesos ocupacionales y de desarrollo humano. </w:t>
            </w:r>
          </w:p>
          <w:p w14:paraId="7FC4B95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Atención Integral interdisciplinaria. </w:t>
            </w:r>
          </w:p>
          <w:p w14:paraId="390709FC"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y supervisión en actividades básicas de la vida diaria. </w:t>
            </w:r>
          </w:p>
          <w:p w14:paraId="5E16D83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en trámites de salud. </w:t>
            </w:r>
          </w:p>
          <w:p w14:paraId="2D70D33A"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Constitución de redes de afecto y apoyo generacionales.  </w:t>
            </w:r>
          </w:p>
          <w:p w14:paraId="5C642279"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Servicio funerario. </w:t>
            </w:r>
          </w:p>
          <w:p w14:paraId="088B63F6"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66868C56"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Sumado a lo anterior, las personas mayores en el servicio de Comunidad de Cuidado reciben una atención conforme a su nivel de dependencia funcional, esto es, según los apoyos que requieren para el desarrollo de sus actividades cotidianas. Por lo cual, para el caso de las personas que tienen una dependencia funcional moderada recibirán una atención centrada en el mantenimiento y fortalecimiento de su autonomía e independencia con el fin de potencializar sus capacidades, destrezas y habilidades, entre otras. Para el caso de las personas mayores con nivel de dependencia funcional severa las actividades están enfocadas al cuidado, al acompañamiento y apoyo en la realización de las rutinas mínimas de la vida diaria. </w:t>
            </w:r>
          </w:p>
          <w:p w14:paraId="52C2B361"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12687EE9"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Los puntos de corte de la escala Barthel para hablar de dependencia moderada y severa, son los definidos por el servicio en la clasificación de las personas mayores de acuerdo con su nivel de dependencia en la Comunidad de Cuidado que corresponda:</w:t>
            </w:r>
          </w:p>
          <w:p w14:paraId="4DD96EFC" w14:textId="77777777" w:rsidR="00E903A7" w:rsidRPr="006145DB" w:rsidRDefault="00E903A7" w:rsidP="005B435E">
            <w:pPr>
              <w:tabs>
                <w:tab w:val="left" w:pos="709"/>
              </w:tabs>
              <w:spacing w:after="0" w:line="240" w:lineRule="auto"/>
              <w:contextualSpacing/>
              <w:jc w:val="both"/>
              <w:rPr>
                <w:rFonts w:cs="Arial"/>
                <w:sz w:val="20"/>
                <w:szCs w:val="20"/>
                <w:lang w:eastAsia="es-CO"/>
              </w:rPr>
            </w:pPr>
          </w:p>
          <w:p w14:paraId="2983982F" w14:textId="77777777" w:rsidR="00E903A7"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moderada: 65 - 95 puntos en la escala Barthel, priorizando a las personas con puntaje de 65 a 70, que corresponde a una dependencia funcional moderada, es decir, que requieren acompañamiento constante para la realización de sus Actividades de la Vida Diaria (AVD)</w:t>
            </w:r>
          </w:p>
          <w:p w14:paraId="3872065C" w14:textId="77777777" w:rsidR="00E903A7" w:rsidRPr="006145DB" w:rsidRDefault="00E903A7" w:rsidP="005B435E">
            <w:pPr>
              <w:pStyle w:val="Prrafodelista"/>
              <w:tabs>
                <w:tab w:val="num" w:pos="603"/>
              </w:tabs>
              <w:spacing w:line="240" w:lineRule="auto"/>
              <w:ind w:left="461"/>
              <w:jc w:val="both"/>
              <w:rPr>
                <w:rFonts w:cs="Arial"/>
                <w:sz w:val="20"/>
                <w:szCs w:val="20"/>
                <w:lang w:eastAsia="es-CO"/>
              </w:rPr>
            </w:pPr>
          </w:p>
          <w:p w14:paraId="418BFE4D" w14:textId="77777777" w:rsidR="00814AB6"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severa: 60 o menos puntos en la escala Barthel, priorizando a las personas que tengan puntaje de 0 a 10 que corresponde a una dependencia total.</w:t>
            </w:r>
          </w:p>
          <w:p w14:paraId="4BC4A1C4" w14:textId="77777777" w:rsidR="00931295" w:rsidRPr="006145DB" w:rsidRDefault="00931295" w:rsidP="005B435E">
            <w:pPr>
              <w:spacing w:after="0" w:line="240" w:lineRule="auto"/>
              <w:jc w:val="both"/>
              <w:rPr>
                <w:rFonts w:eastAsia="Arial" w:cs="Arial"/>
                <w:sz w:val="20"/>
                <w:szCs w:val="20"/>
              </w:rPr>
            </w:pPr>
          </w:p>
          <w:p w14:paraId="03224F24" w14:textId="1D2FBF25" w:rsidR="00E903A7" w:rsidRPr="006145DB" w:rsidRDefault="00E903A7" w:rsidP="005B435E">
            <w:pPr>
              <w:spacing w:after="0" w:line="240" w:lineRule="auto"/>
              <w:jc w:val="both"/>
              <w:rPr>
                <w:rFonts w:cs="Arial"/>
                <w:sz w:val="20"/>
                <w:szCs w:val="20"/>
                <w:lang w:eastAsia="es-CO"/>
              </w:rPr>
            </w:pPr>
            <w:r w:rsidRPr="006145DB">
              <w:rPr>
                <w:rFonts w:eastAsia="Arial" w:cs="Arial"/>
                <w:sz w:val="20"/>
                <w:szCs w:val="20"/>
              </w:rPr>
              <w:t>En caso de interrupción parcial o total en la prestación del servicio social Comunidad de Cuidado se implementará el plan operativo de continuidad correspondiente.</w:t>
            </w:r>
          </w:p>
        </w:tc>
      </w:tr>
      <w:tr w:rsidR="00E903A7" w:rsidRPr="006145DB" w14:paraId="670EF5C9" w14:textId="77777777" w:rsidTr="00EA26D6">
        <w:trPr>
          <w:trHeight w:val="983"/>
          <w:jc w:val="center"/>
        </w:trPr>
        <w:tc>
          <w:tcPr>
            <w:tcW w:w="1838" w:type="dxa"/>
            <w:shd w:val="clear" w:color="auto" w:fill="FFFFFF" w:themeFill="background1"/>
            <w:vAlign w:val="center"/>
          </w:tcPr>
          <w:p w14:paraId="5D0BE6CD"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557" w:type="dxa"/>
            <w:shd w:val="clear" w:color="auto" w:fill="FFFFFF" w:themeFill="background1"/>
            <w:vAlign w:val="center"/>
          </w:tcPr>
          <w:p w14:paraId="2CA2239C"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633CE90B" w14:textId="77777777" w:rsidR="00E903A7" w:rsidRPr="006145DB" w:rsidRDefault="00E903A7" w:rsidP="005B435E">
            <w:pPr>
              <w:tabs>
                <w:tab w:val="left" w:pos="709"/>
              </w:tabs>
              <w:spacing w:line="240" w:lineRule="auto"/>
              <w:contextualSpacing/>
              <w:jc w:val="both"/>
              <w:rPr>
                <w:rFonts w:cs="Arial"/>
                <w:bCs/>
                <w:sz w:val="20"/>
                <w:szCs w:val="20"/>
                <w:lang w:eastAsia="es-CO"/>
              </w:rPr>
            </w:pPr>
          </w:p>
          <w:p w14:paraId="32C52EE0" w14:textId="77777777" w:rsidR="00E903A7" w:rsidRPr="006145DB" w:rsidRDefault="00E903A7">
            <w:pPr>
              <w:numPr>
                <w:ilvl w:val="0"/>
                <w:numId w:val="48"/>
              </w:numPr>
              <w:tabs>
                <w:tab w:val="clear" w:pos="720"/>
                <w:tab w:val="left" w:pos="709"/>
              </w:tabs>
              <w:spacing w:after="0" w:line="240" w:lineRule="auto"/>
              <w:ind w:left="360"/>
              <w:contextualSpacing/>
              <w:jc w:val="both"/>
              <w:rPr>
                <w:rFonts w:cs="Arial"/>
                <w:bCs/>
                <w:sz w:val="20"/>
                <w:szCs w:val="20"/>
                <w:lang w:eastAsia="es-CO"/>
              </w:rPr>
            </w:pPr>
            <w:bookmarkStart w:id="200" w:name="_Hlk205980447"/>
            <w:r w:rsidRPr="006145DB">
              <w:rPr>
                <w:rFonts w:cs="Arial"/>
                <w:bCs/>
                <w:sz w:val="20"/>
                <w:szCs w:val="20"/>
                <w:lang w:eastAsia="es-CO"/>
              </w:rPr>
              <w:t xml:space="preserve">Talento humano </w:t>
            </w:r>
          </w:p>
          <w:p w14:paraId="51A42615" w14:textId="77777777" w:rsidR="00E903A7" w:rsidRPr="006145DB" w:rsidRDefault="00E903A7">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2155E440"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Nutrición</w:t>
            </w:r>
          </w:p>
          <w:p w14:paraId="77221EF3"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 xml:space="preserve">Salubridad </w:t>
            </w:r>
          </w:p>
          <w:p w14:paraId="730A36DA" w14:textId="77777777" w:rsidR="00E903A7" w:rsidRPr="006145DB" w:rsidRDefault="00E903A7">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E73CA8" w14:textId="77777777" w:rsidR="00E903A7" w:rsidRPr="006145DB" w:rsidRDefault="00E903A7">
            <w:pPr>
              <w:numPr>
                <w:ilvl w:val="0"/>
                <w:numId w:val="52"/>
              </w:numPr>
              <w:tabs>
                <w:tab w:val="clear" w:pos="720"/>
                <w:tab w:val="left" w:pos="709"/>
              </w:tabs>
              <w:spacing w:after="0" w:line="240" w:lineRule="auto"/>
              <w:ind w:left="360"/>
              <w:contextualSpacing/>
              <w:jc w:val="both"/>
              <w:rPr>
                <w:rFonts w:cs="Arial"/>
                <w:bCs/>
                <w:sz w:val="20"/>
                <w:szCs w:val="20"/>
                <w:lang w:val="es-ES_tradnl" w:eastAsia="es-CO"/>
              </w:rPr>
            </w:pPr>
            <w:r w:rsidRPr="006145DB">
              <w:rPr>
                <w:rFonts w:cs="Arial"/>
                <w:bCs/>
                <w:sz w:val="20"/>
                <w:szCs w:val="20"/>
                <w:lang w:eastAsia="es-CO"/>
              </w:rPr>
              <w:t xml:space="preserve">Gestión Administrativa </w:t>
            </w:r>
            <w:bookmarkEnd w:id="200"/>
          </w:p>
        </w:tc>
      </w:tr>
    </w:tbl>
    <w:p w14:paraId="6EC8997B" w14:textId="77777777" w:rsidR="008B010B" w:rsidRPr="006145DB" w:rsidRDefault="008B010B" w:rsidP="005B435E">
      <w:pPr>
        <w:pStyle w:val="commentcontentpara"/>
        <w:spacing w:before="0" w:beforeAutospacing="0" w:after="0" w:afterAutospacing="0"/>
        <w:rPr>
          <w:rFonts w:ascii="Arial" w:hAnsi="Arial" w:cs="Arial"/>
          <w:sz w:val="22"/>
          <w:szCs w:val="22"/>
        </w:rPr>
      </w:pPr>
    </w:p>
    <w:p w14:paraId="5388D756" w14:textId="478ECF12" w:rsidR="00DA2E73" w:rsidRPr="006145DB" w:rsidRDefault="00876C34">
      <w:pPr>
        <w:pStyle w:val="Ttulo1"/>
        <w:numPr>
          <w:ilvl w:val="2"/>
          <w:numId w:val="70"/>
        </w:numPr>
        <w:ind w:left="567" w:hanging="579"/>
        <w:jc w:val="center"/>
      </w:pPr>
      <w:r w:rsidRPr="006145DB">
        <w:t xml:space="preserve"> </w:t>
      </w:r>
      <w:bookmarkStart w:id="201" w:name="_Toc210213202"/>
      <w:bookmarkStart w:id="202" w:name="_Toc213273476"/>
      <w:bookmarkStart w:id="203" w:name="_Toc213276103"/>
      <w:bookmarkStart w:id="204" w:name="_Toc216902437"/>
      <w:r w:rsidR="0097517E" w:rsidRPr="006145DB">
        <w:t xml:space="preserve">Servicio Centro </w:t>
      </w:r>
      <w:r w:rsidR="00C43AE7" w:rsidRPr="006145DB">
        <w:t>día casa de la sabiduría</w:t>
      </w:r>
      <w:bookmarkEnd w:id="201"/>
      <w:bookmarkEnd w:id="202"/>
      <w:bookmarkEnd w:id="203"/>
      <w:bookmarkEnd w:id="20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A55ED3" w:rsidRPr="006145DB" w14:paraId="7DB1A2B2" w14:textId="77777777" w:rsidTr="001A551D">
        <w:trPr>
          <w:trHeight w:val="20"/>
          <w:jc w:val="center"/>
        </w:trPr>
        <w:tc>
          <w:tcPr>
            <w:tcW w:w="1940" w:type="dxa"/>
            <w:vAlign w:val="center"/>
          </w:tcPr>
          <w:p w14:paraId="7A364BE5" w14:textId="77777777" w:rsidR="00A55ED3" w:rsidRPr="006145DB" w:rsidRDefault="00A55ED3" w:rsidP="00C43AE7">
            <w:pPr>
              <w:spacing w:after="0" w:line="240" w:lineRule="auto"/>
              <w:ind w:left="22"/>
              <w:contextualSpacing/>
              <w:rPr>
                <w:rFonts w:cs="Arial"/>
                <w:sz w:val="20"/>
                <w:szCs w:val="20"/>
                <w:lang w:eastAsia="es-CO"/>
              </w:rPr>
            </w:pPr>
            <w:r w:rsidRPr="006145DB">
              <w:rPr>
                <w:rFonts w:cs="Arial"/>
                <w:sz w:val="20"/>
                <w:szCs w:val="20"/>
                <w:lang w:eastAsia="es-CO"/>
              </w:rPr>
              <w:t>Nombre del servicio</w:t>
            </w:r>
          </w:p>
        </w:tc>
        <w:tc>
          <w:tcPr>
            <w:tcW w:w="7455" w:type="dxa"/>
            <w:vAlign w:val="center"/>
          </w:tcPr>
          <w:p w14:paraId="100A7EDD" w14:textId="78C3F4DC" w:rsidR="00A55ED3" w:rsidRPr="006145DB" w:rsidRDefault="00A55ED3" w:rsidP="00C43AE7">
            <w:pPr>
              <w:spacing w:after="0" w:line="240" w:lineRule="auto"/>
              <w:ind w:left="1"/>
              <w:rPr>
                <w:rFonts w:eastAsia="Calibri" w:cs="Arial"/>
                <w:sz w:val="20"/>
                <w:lang w:eastAsia="es-CO"/>
              </w:rPr>
            </w:pPr>
            <w:r w:rsidRPr="006145DB">
              <w:rPr>
                <w:rFonts w:eastAsia="Arial" w:cs="Arial"/>
                <w:sz w:val="20"/>
              </w:rPr>
              <w:t xml:space="preserve">Centro </w:t>
            </w:r>
            <w:r w:rsidR="00C43AE7" w:rsidRPr="006145DB">
              <w:rPr>
                <w:rFonts w:eastAsia="Arial" w:cs="Arial"/>
                <w:sz w:val="20"/>
              </w:rPr>
              <w:t>día casa de la sabiduría.</w:t>
            </w:r>
          </w:p>
        </w:tc>
      </w:tr>
      <w:tr w:rsidR="00A55ED3" w:rsidRPr="006145DB" w14:paraId="24744804" w14:textId="77777777" w:rsidTr="001A551D">
        <w:trPr>
          <w:trHeight w:val="1247"/>
          <w:jc w:val="center"/>
        </w:trPr>
        <w:tc>
          <w:tcPr>
            <w:tcW w:w="1940" w:type="dxa"/>
            <w:vAlign w:val="center"/>
          </w:tcPr>
          <w:p w14:paraId="22BB92A2" w14:textId="77777777" w:rsidR="00A55ED3" w:rsidRPr="006145DB" w:rsidRDefault="00A55ED3" w:rsidP="00C43AE7">
            <w:pPr>
              <w:spacing w:after="0" w:line="240" w:lineRule="auto"/>
              <w:ind w:left="1"/>
              <w:contextualSpacing/>
              <w:rPr>
                <w:rFonts w:eastAsia="Calibri" w:cs="Arial"/>
                <w:sz w:val="20"/>
                <w:szCs w:val="20"/>
                <w:lang w:eastAsia="es-CO"/>
              </w:rPr>
            </w:pPr>
            <w:r w:rsidRPr="006145DB">
              <w:rPr>
                <w:rFonts w:cs="Arial"/>
                <w:sz w:val="20"/>
                <w:szCs w:val="20"/>
                <w:lang w:eastAsia="es-CO"/>
              </w:rPr>
              <w:t>Objeto del servicio</w:t>
            </w:r>
          </w:p>
        </w:tc>
        <w:tc>
          <w:tcPr>
            <w:tcW w:w="7455" w:type="dxa"/>
            <w:vAlign w:val="center"/>
          </w:tcPr>
          <w:p w14:paraId="10F51005" w14:textId="77777777" w:rsidR="00A55ED3" w:rsidRPr="006145DB" w:rsidRDefault="00A55ED3" w:rsidP="00C43AE7">
            <w:pPr>
              <w:spacing w:after="0" w:line="240" w:lineRule="auto"/>
              <w:ind w:left="-91"/>
              <w:contextualSpacing/>
              <w:jc w:val="both"/>
              <w:rPr>
                <w:rFonts w:cs="Arial"/>
                <w:sz w:val="20"/>
                <w:lang w:eastAsia="es-CO"/>
              </w:rPr>
            </w:pPr>
            <w:r w:rsidRPr="006145DB">
              <w:rPr>
                <w:rFonts w:cs="Arial"/>
                <w:bCs/>
                <w:sz w:val="20"/>
                <w:szCs w:val="20"/>
                <w:lang w:eastAsia="es-CO"/>
              </w:rPr>
              <w:t>Fomentar el desarrollo integral de las personas mayores de sesenta (60) años o más, a partir del reconocimiento y potenciación de sus capacidades, la integración a la vida familiar, social, comunitaria, cultural, económica y política de la ciudad, mediante un conjunto de estrategias, acciones y recursos, teniendo en cuenta los enfoques de derechos, poblacional- diferencial, territorial y de género.</w:t>
            </w:r>
          </w:p>
        </w:tc>
      </w:tr>
      <w:tr w:rsidR="00A55ED3" w:rsidRPr="006145DB" w14:paraId="2B9DE0D7" w14:textId="77777777" w:rsidTr="001A551D">
        <w:trPr>
          <w:trHeight w:val="980"/>
          <w:jc w:val="center"/>
        </w:trPr>
        <w:tc>
          <w:tcPr>
            <w:tcW w:w="1940" w:type="dxa"/>
            <w:vAlign w:val="center"/>
          </w:tcPr>
          <w:p w14:paraId="1BFB7DC6" w14:textId="77777777" w:rsidR="00A55ED3" w:rsidRPr="006145DB" w:rsidRDefault="00A55ED3" w:rsidP="005B435E">
            <w:pPr>
              <w:spacing w:after="0" w:line="240" w:lineRule="auto"/>
              <w:ind w:left="1"/>
              <w:contextualSpacing/>
              <w:rPr>
                <w:rFonts w:eastAsia="Calibri" w:cs="Arial"/>
                <w:sz w:val="20"/>
                <w:szCs w:val="20"/>
                <w:lang w:eastAsia="es-CO"/>
              </w:rPr>
            </w:pPr>
            <w:r w:rsidRPr="006145DB">
              <w:rPr>
                <w:rFonts w:cs="Arial"/>
                <w:sz w:val="20"/>
                <w:szCs w:val="20"/>
                <w:lang w:eastAsia="es-CO"/>
              </w:rPr>
              <w:t>Oferta del servicio</w:t>
            </w:r>
          </w:p>
        </w:tc>
        <w:tc>
          <w:tcPr>
            <w:tcW w:w="7455" w:type="dxa"/>
            <w:vAlign w:val="center"/>
          </w:tcPr>
          <w:p w14:paraId="1A14D0E0" w14:textId="77777777" w:rsidR="00A55ED3" w:rsidRPr="006145DB" w:rsidRDefault="00A55ED3" w:rsidP="005B435E">
            <w:pPr>
              <w:spacing w:after="0" w:line="240" w:lineRule="auto"/>
              <w:ind w:left="-91"/>
              <w:contextualSpacing/>
              <w:jc w:val="both"/>
              <w:rPr>
                <w:rFonts w:cs="Arial"/>
                <w:lang w:val="es-CO" w:eastAsia="es-CO"/>
              </w:rPr>
            </w:pPr>
            <w:r w:rsidRPr="006145DB">
              <w:rPr>
                <w:rFonts w:cs="Arial"/>
                <w:bCs/>
                <w:sz w:val="20"/>
                <w:szCs w:val="20"/>
                <w:lang w:eastAsia="es-CO"/>
              </w:rPr>
              <w:t>Atención integral, interdisciplinaria, presencial y en jornada diurna en unidades operativas ubicadas en las zonas urbanas y rurales de Bogotá, que promueve el desarrollo integral y el ejercicio de derechos de las personas mayores, de conformidad con los componentes establecidos en el manual del servicio.</w:t>
            </w:r>
            <w:r w:rsidRPr="006145DB">
              <w:rPr>
                <w:rFonts w:cs="Arial"/>
                <w:lang w:val="es-CO" w:eastAsia="es-CO"/>
              </w:rPr>
              <w:t xml:space="preserve"> </w:t>
            </w:r>
          </w:p>
        </w:tc>
      </w:tr>
      <w:tr w:rsidR="00A55ED3" w:rsidRPr="006145DB" w14:paraId="599965B6" w14:textId="77777777" w:rsidTr="001A551D">
        <w:trPr>
          <w:trHeight w:val="555"/>
          <w:jc w:val="center"/>
        </w:trPr>
        <w:tc>
          <w:tcPr>
            <w:tcW w:w="1940" w:type="dxa"/>
            <w:vAlign w:val="center"/>
          </w:tcPr>
          <w:p w14:paraId="62C76C2C"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Tipo de Focalización</w:t>
            </w:r>
          </w:p>
        </w:tc>
        <w:tc>
          <w:tcPr>
            <w:tcW w:w="7455" w:type="dxa"/>
            <w:vAlign w:val="center"/>
          </w:tcPr>
          <w:p w14:paraId="178DCC8C" w14:textId="77777777" w:rsidR="00A55ED3" w:rsidRPr="006145DB" w:rsidRDefault="00A55ED3"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Focalización por demanda.</w:t>
            </w:r>
          </w:p>
          <w:p w14:paraId="35ECD44D" w14:textId="77777777" w:rsidR="00A55ED3" w:rsidRPr="006145DB" w:rsidRDefault="00A55ED3" w:rsidP="005B435E">
            <w:pPr>
              <w:spacing w:after="0" w:line="240" w:lineRule="auto"/>
              <w:ind w:left="-91"/>
              <w:contextualSpacing/>
              <w:jc w:val="both"/>
              <w:rPr>
                <w:rFonts w:cs="Arial"/>
                <w:sz w:val="20"/>
              </w:rPr>
            </w:pPr>
            <w:r w:rsidRPr="006145DB">
              <w:rPr>
                <w:rFonts w:cs="Arial"/>
                <w:bCs/>
                <w:sz w:val="20"/>
                <w:szCs w:val="20"/>
                <w:lang w:eastAsia="es-CO"/>
              </w:rPr>
              <w:t>Focalización por abordaje territorial.</w:t>
            </w:r>
          </w:p>
        </w:tc>
      </w:tr>
      <w:tr w:rsidR="00A55ED3" w:rsidRPr="006145DB" w14:paraId="635DFD0F" w14:textId="77777777" w:rsidTr="001A551D">
        <w:trPr>
          <w:trHeight w:val="1272"/>
          <w:jc w:val="center"/>
        </w:trPr>
        <w:tc>
          <w:tcPr>
            <w:tcW w:w="1940" w:type="dxa"/>
            <w:vAlign w:val="center"/>
          </w:tcPr>
          <w:p w14:paraId="6CDFEBDA"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Población Objetivo</w:t>
            </w:r>
          </w:p>
        </w:tc>
        <w:tc>
          <w:tcPr>
            <w:tcW w:w="7455" w:type="dxa"/>
            <w:tcBorders>
              <w:bottom w:val="single" w:sz="4" w:space="0" w:color="auto"/>
            </w:tcBorders>
            <w:vAlign w:val="center"/>
          </w:tcPr>
          <w:p w14:paraId="65680A3F" w14:textId="77777777" w:rsidR="00A55ED3" w:rsidRPr="006145DB" w:rsidRDefault="00A55ED3" w:rsidP="005B435E">
            <w:pPr>
              <w:spacing w:after="0" w:line="240" w:lineRule="auto"/>
              <w:ind w:left="-91"/>
              <w:contextualSpacing/>
              <w:jc w:val="both"/>
              <w:rPr>
                <w:rFonts w:eastAsia="Arial" w:cs="Arial"/>
                <w:sz w:val="20"/>
              </w:rPr>
            </w:pPr>
            <w:r w:rsidRPr="006145DB">
              <w:rPr>
                <w:rFonts w:cs="Arial"/>
                <w:bCs/>
                <w:sz w:val="20"/>
                <w:szCs w:val="20"/>
                <w:lang w:eastAsia="es-CO"/>
              </w:rPr>
              <w:t>Personas mayores de sesenta (60) años o más, o personas entre cincuenta y cinco (55) y cincuenta y nueve (59) años, con condiciones de desgaste físico, vital y psicológico, soportadas por el concepto técnico emitido por el equipo interdisciplinario de la SDIS, según lo dispuesto en la Ley 1276 de 2009, Art. 7 literal B, que residan en Bogotá D.C.</w:t>
            </w:r>
          </w:p>
        </w:tc>
      </w:tr>
      <w:tr w:rsidR="00A55ED3" w:rsidRPr="006145DB" w14:paraId="4C3E7770" w14:textId="77777777" w:rsidTr="001A551D">
        <w:trPr>
          <w:trHeight w:val="20"/>
          <w:jc w:val="center"/>
        </w:trPr>
        <w:tc>
          <w:tcPr>
            <w:tcW w:w="1940" w:type="dxa"/>
            <w:vMerge w:val="restart"/>
            <w:tcBorders>
              <w:right w:val="single" w:sz="4" w:space="0" w:color="auto"/>
            </w:tcBorders>
            <w:vAlign w:val="center"/>
          </w:tcPr>
          <w:p w14:paraId="27C2110D"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Fuentes de Información de la Población Objetivo</w:t>
            </w:r>
          </w:p>
        </w:tc>
        <w:tc>
          <w:tcPr>
            <w:tcW w:w="7455" w:type="dxa"/>
            <w:tcBorders>
              <w:top w:val="single" w:sz="4" w:space="0" w:color="auto"/>
              <w:left w:val="single" w:sz="4" w:space="0" w:color="auto"/>
              <w:bottom w:val="nil"/>
              <w:right w:val="single" w:sz="4" w:space="0" w:color="auto"/>
            </w:tcBorders>
            <w:vAlign w:val="center"/>
          </w:tcPr>
          <w:p w14:paraId="5B14E913" w14:textId="77777777" w:rsidR="00A55ED3" w:rsidRPr="006145DB" w:rsidRDefault="00A55ED3" w:rsidP="005B435E">
            <w:pPr>
              <w:tabs>
                <w:tab w:val="left" w:pos="709"/>
              </w:tabs>
              <w:spacing w:line="240" w:lineRule="auto"/>
              <w:contextualSpacing/>
              <w:rPr>
                <w:rFonts w:cs="Arial"/>
                <w:sz w:val="18"/>
                <w:szCs w:val="18"/>
                <w:lang w:eastAsia="es-CO"/>
              </w:rPr>
            </w:pPr>
          </w:p>
        </w:tc>
      </w:tr>
      <w:tr w:rsidR="00A55ED3" w:rsidRPr="006145DB" w14:paraId="64330521" w14:textId="77777777" w:rsidTr="00C43AE7">
        <w:trPr>
          <w:trHeight w:val="3492"/>
          <w:jc w:val="center"/>
        </w:trPr>
        <w:tc>
          <w:tcPr>
            <w:tcW w:w="1940" w:type="dxa"/>
            <w:vMerge/>
            <w:vAlign w:val="center"/>
          </w:tcPr>
          <w:p w14:paraId="1378CEFE" w14:textId="77777777" w:rsidR="00A55ED3" w:rsidRPr="006145DB" w:rsidRDefault="00A55ED3" w:rsidP="005B435E">
            <w:pPr>
              <w:spacing w:line="240" w:lineRule="auto"/>
              <w:contextualSpacing/>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76"/>
              <w:gridCol w:w="1142"/>
              <w:gridCol w:w="1772"/>
            </w:tblGrid>
            <w:tr w:rsidR="00A55ED3" w:rsidRPr="006145DB" w14:paraId="22337B23" w14:textId="77777777" w:rsidTr="005577A5">
              <w:trPr>
                <w:trHeight w:val="372"/>
                <w:jc w:val="center"/>
              </w:trPr>
              <w:tc>
                <w:tcPr>
                  <w:tcW w:w="3039" w:type="dxa"/>
                  <w:vAlign w:val="center"/>
                </w:tcPr>
                <w:p w14:paraId="1CA9AECE"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76" w:type="dxa"/>
                  <w:vAlign w:val="center"/>
                </w:tcPr>
                <w:p w14:paraId="34A3E815"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42" w:type="dxa"/>
                  <w:vAlign w:val="center"/>
                </w:tcPr>
                <w:p w14:paraId="0F0B3FE7"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72" w:type="dxa"/>
                  <w:vAlign w:val="center"/>
                </w:tcPr>
                <w:p w14:paraId="3D9F4554"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67BBD904" w14:textId="77777777" w:rsidTr="005577A5">
              <w:trPr>
                <w:trHeight w:val="221"/>
                <w:jc w:val="center"/>
              </w:trPr>
              <w:tc>
                <w:tcPr>
                  <w:tcW w:w="3039" w:type="dxa"/>
                  <w:vMerge w:val="restart"/>
                  <w:vAlign w:val="center"/>
                </w:tcPr>
                <w:p w14:paraId="2C07BC77"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76" w:type="dxa"/>
                  <w:vAlign w:val="center"/>
                </w:tcPr>
                <w:p w14:paraId="3FD5F76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E80D9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0026B35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662B05A8" w14:textId="77777777" w:rsidTr="005577A5">
              <w:trPr>
                <w:trHeight w:val="221"/>
                <w:jc w:val="center"/>
              </w:trPr>
              <w:tc>
                <w:tcPr>
                  <w:tcW w:w="3039" w:type="dxa"/>
                  <w:vMerge/>
                  <w:vAlign w:val="center"/>
                </w:tcPr>
                <w:p w14:paraId="2C814D51" w14:textId="77777777" w:rsidR="00A55ED3" w:rsidRPr="006145DB" w:rsidRDefault="00A55ED3" w:rsidP="005B435E">
                  <w:pPr>
                    <w:tabs>
                      <w:tab w:val="left" w:pos="709"/>
                    </w:tabs>
                    <w:contextualSpacing/>
                    <w:jc w:val="both"/>
                    <w:rPr>
                      <w:rFonts w:eastAsia="Arial" w:cs="Arial"/>
                      <w:sz w:val="16"/>
                      <w:szCs w:val="18"/>
                    </w:rPr>
                  </w:pPr>
                </w:p>
              </w:tc>
              <w:tc>
                <w:tcPr>
                  <w:tcW w:w="1276" w:type="dxa"/>
                  <w:vAlign w:val="center"/>
                </w:tcPr>
                <w:p w14:paraId="777FDCA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vAlign w:val="center"/>
                </w:tcPr>
                <w:p w14:paraId="7F404C9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0C7A5A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233D493E" w14:textId="77777777" w:rsidTr="006C52A0">
              <w:trPr>
                <w:trHeight w:val="747"/>
                <w:jc w:val="center"/>
              </w:trPr>
              <w:tc>
                <w:tcPr>
                  <w:tcW w:w="3039" w:type="dxa"/>
                  <w:vMerge w:val="restart"/>
                  <w:vAlign w:val="center"/>
                </w:tcPr>
                <w:p w14:paraId="1B84DFE4"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76" w:type="dxa"/>
                  <w:vAlign w:val="center"/>
                </w:tcPr>
                <w:p w14:paraId="538DE9D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650F04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A1E30A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194D794" w14:textId="77777777" w:rsidTr="00C43AE7">
              <w:trPr>
                <w:trHeight w:val="591"/>
                <w:jc w:val="center"/>
              </w:trPr>
              <w:tc>
                <w:tcPr>
                  <w:tcW w:w="3039" w:type="dxa"/>
                  <w:vMerge/>
                  <w:tcBorders>
                    <w:bottom w:val="single" w:sz="4" w:space="0" w:color="auto"/>
                  </w:tcBorders>
                  <w:vAlign w:val="center"/>
                </w:tcPr>
                <w:p w14:paraId="012F8972" w14:textId="77777777" w:rsidR="00A55ED3" w:rsidRPr="006145DB" w:rsidRDefault="00A55ED3" w:rsidP="005B435E">
                  <w:pPr>
                    <w:contextualSpacing/>
                    <w:jc w:val="both"/>
                    <w:rPr>
                      <w:rFonts w:eastAsia="Arial" w:cs="Arial"/>
                      <w:sz w:val="16"/>
                      <w:szCs w:val="18"/>
                    </w:rPr>
                  </w:pPr>
                </w:p>
              </w:tc>
              <w:tc>
                <w:tcPr>
                  <w:tcW w:w="1276" w:type="dxa"/>
                  <w:tcBorders>
                    <w:bottom w:val="single" w:sz="4" w:space="0" w:color="auto"/>
                  </w:tcBorders>
                  <w:vAlign w:val="center"/>
                </w:tcPr>
                <w:p w14:paraId="17B89D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tcBorders>
                    <w:bottom w:val="single" w:sz="4" w:space="0" w:color="auto"/>
                  </w:tcBorders>
                  <w:vAlign w:val="center"/>
                </w:tcPr>
                <w:p w14:paraId="2080FA7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single" w:sz="4" w:space="0" w:color="auto"/>
                  </w:tcBorders>
                  <w:vAlign w:val="center"/>
                </w:tcPr>
                <w:p w14:paraId="0F15C78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703B0C2B" w14:textId="77777777" w:rsidTr="005577A5">
              <w:trPr>
                <w:trHeight w:val="231"/>
                <w:jc w:val="center"/>
              </w:trPr>
              <w:tc>
                <w:tcPr>
                  <w:tcW w:w="3039" w:type="dxa"/>
                  <w:vMerge w:val="restart"/>
                  <w:vAlign w:val="center"/>
                </w:tcPr>
                <w:p w14:paraId="561F342D"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76" w:type="dxa"/>
                  <w:vAlign w:val="center"/>
                </w:tcPr>
                <w:p w14:paraId="0621779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4CF6B6F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2FD7433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3F0DFD2B" w14:textId="77777777" w:rsidTr="00C43AE7">
              <w:trPr>
                <w:trHeight w:val="231"/>
                <w:jc w:val="center"/>
              </w:trPr>
              <w:tc>
                <w:tcPr>
                  <w:tcW w:w="3039" w:type="dxa"/>
                  <w:vMerge/>
                  <w:tcBorders>
                    <w:bottom w:val="nil"/>
                  </w:tcBorders>
                  <w:vAlign w:val="center"/>
                </w:tcPr>
                <w:p w14:paraId="244EB061" w14:textId="77777777" w:rsidR="00A55ED3" w:rsidRPr="006145DB" w:rsidRDefault="00A55ED3" w:rsidP="005B435E">
                  <w:pPr>
                    <w:tabs>
                      <w:tab w:val="left" w:pos="709"/>
                    </w:tabs>
                    <w:contextualSpacing/>
                    <w:jc w:val="both"/>
                    <w:rPr>
                      <w:rFonts w:eastAsia="Arial" w:cs="Arial"/>
                      <w:sz w:val="16"/>
                      <w:szCs w:val="18"/>
                    </w:rPr>
                  </w:pPr>
                </w:p>
              </w:tc>
              <w:tc>
                <w:tcPr>
                  <w:tcW w:w="1276" w:type="dxa"/>
                  <w:tcBorders>
                    <w:bottom w:val="nil"/>
                  </w:tcBorders>
                  <w:vAlign w:val="center"/>
                </w:tcPr>
                <w:p w14:paraId="79D13C4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42" w:type="dxa"/>
                  <w:tcBorders>
                    <w:bottom w:val="nil"/>
                  </w:tcBorders>
                  <w:vAlign w:val="center"/>
                </w:tcPr>
                <w:p w14:paraId="6B031F4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nil"/>
                  </w:tcBorders>
                  <w:vAlign w:val="center"/>
                </w:tcPr>
                <w:p w14:paraId="71D2CCF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16B6219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B4E4AF0" w14:textId="77777777" w:rsidTr="005577A5">
        <w:trPr>
          <w:trHeight w:val="870"/>
          <w:jc w:val="center"/>
        </w:trPr>
        <w:tc>
          <w:tcPr>
            <w:tcW w:w="1940" w:type="dxa"/>
            <w:vAlign w:val="center"/>
          </w:tcPr>
          <w:p w14:paraId="14589F14"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Priorización y Fuentes de Información</w:t>
            </w:r>
          </w:p>
        </w:tc>
        <w:tc>
          <w:tcPr>
            <w:tcW w:w="7455" w:type="dxa"/>
            <w:tcBorders>
              <w:bottom w:val="single" w:sz="4" w:space="0" w:color="auto"/>
            </w:tcBorders>
            <w:vAlign w:val="center"/>
          </w:tcPr>
          <w:p w14:paraId="26DB7ECF" w14:textId="77777777" w:rsidR="00A55ED3" w:rsidRPr="006145DB" w:rsidRDefault="00A55ED3" w:rsidP="005B435E">
            <w:pPr>
              <w:tabs>
                <w:tab w:val="left" w:pos="709"/>
              </w:tabs>
              <w:spacing w:line="240" w:lineRule="auto"/>
              <w:contextualSpacing/>
              <w:jc w:val="both"/>
              <w:rPr>
                <w:rFonts w:cs="Arial"/>
                <w:bCs/>
                <w:sz w:val="10"/>
                <w:lang w:eastAsia="es-CO"/>
              </w:rPr>
            </w:pPr>
          </w:p>
          <w:tbl>
            <w:tblPr>
              <w:tblStyle w:val="Tablaconcuadrcula"/>
              <w:tblW w:w="7252" w:type="dxa"/>
              <w:jc w:val="center"/>
              <w:tblLayout w:type="fixed"/>
              <w:tblLook w:val="04A0" w:firstRow="1" w:lastRow="0" w:firstColumn="1" w:lastColumn="0" w:noHBand="0" w:noVBand="1"/>
            </w:tblPr>
            <w:tblGrid>
              <w:gridCol w:w="3045"/>
              <w:gridCol w:w="1701"/>
              <w:gridCol w:w="1134"/>
              <w:gridCol w:w="1372"/>
            </w:tblGrid>
            <w:tr w:rsidR="00C43AE7" w:rsidRPr="006145DB" w14:paraId="7E791D94" w14:textId="77777777" w:rsidTr="00C43AE7">
              <w:trPr>
                <w:trHeight w:val="379"/>
                <w:jc w:val="center"/>
              </w:trPr>
              <w:tc>
                <w:tcPr>
                  <w:tcW w:w="3045" w:type="dxa"/>
                  <w:vAlign w:val="center"/>
                </w:tcPr>
                <w:p w14:paraId="4D9C9C0C"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Criterios de Priorización</w:t>
                  </w:r>
                </w:p>
              </w:tc>
              <w:tc>
                <w:tcPr>
                  <w:tcW w:w="1701" w:type="dxa"/>
                  <w:vAlign w:val="center"/>
                </w:tcPr>
                <w:p w14:paraId="0C1B51D4"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vAlign w:val="center"/>
                </w:tcPr>
                <w:p w14:paraId="0F1EE0D9"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Periodicidad</w:t>
                  </w:r>
                </w:p>
              </w:tc>
              <w:tc>
                <w:tcPr>
                  <w:tcW w:w="1372" w:type="dxa"/>
                  <w:vAlign w:val="center"/>
                </w:tcPr>
                <w:p w14:paraId="2EA4AC77"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Administrador</w:t>
                  </w:r>
                </w:p>
              </w:tc>
            </w:tr>
            <w:tr w:rsidR="00C43AE7" w:rsidRPr="006145DB" w14:paraId="6617A1FD" w14:textId="77777777" w:rsidTr="00C43AE7">
              <w:trPr>
                <w:trHeight w:val="1928"/>
                <w:jc w:val="center"/>
              </w:trPr>
              <w:tc>
                <w:tcPr>
                  <w:tcW w:w="3045" w:type="dxa"/>
                  <w:vAlign w:val="center"/>
                </w:tcPr>
                <w:p w14:paraId="0770BA7E" w14:textId="77777777" w:rsidR="00A55ED3" w:rsidRPr="006145DB" w:rsidRDefault="00A55ED3" w:rsidP="005B435E">
                  <w:pPr>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1" w:type="dxa"/>
                  <w:vAlign w:val="center"/>
                </w:tcPr>
                <w:p w14:paraId="0AAF33D7"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7E647E3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Trimestral</w:t>
                  </w:r>
                </w:p>
              </w:tc>
              <w:tc>
                <w:tcPr>
                  <w:tcW w:w="1372" w:type="dxa"/>
                  <w:vAlign w:val="center"/>
                </w:tcPr>
                <w:p w14:paraId="704A1BC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C43AE7" w:rsidRPr="006145DB" w14:paraId="106BB1EF" w14:textId="77777777" w:rsidTr="009A4D69">
              <w:trPr>
                <w:trHeight w:val="1757"/>
                <w:jc w:val="center"/>
              </w:trPr>
              <w:tc>
                <w:tcPr>
                  <w:tcW w:w="3045" w:type="dxa"/>
                  <w:tcBorders>
                    <w:bottom w:val="nil"/>
                  </w:tcBorders>
                  <w:vAlign w:val="center"/>
                </w:tcPr>
                <w:p w14:paraId="33AE4FE3"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701" w:type="dxa"/>
                  <w:tcBorders>
                    <w:bottom w:val="nil"/>
                  </w:tcBorders>
                  <w:vAlign w:val="center"/>
                </w:tcPr>
                <w:p w14:paraId="413B7D4C" w14:textId="77777777" w:rsidR="00A55ED3" w:rsidRPr="006145DB" w:rsidRDefault="00A55ED3"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tcBorders>
                    <w:bottom w:val="nil"/>
                  </w:tcBorders>
                  <w:vAlign w:val="center"/>
                </w:tcPr>
                <w:p w14:paraId="2242B18A" w14:textId="77777777" w:rsidR="00A55ED3" w:rsidRPr="006145DB" w:rsidRDefault="00A55ED3" w:rsidP="005B435E">
                  <w:pPr>
                    <w:jc w:val="center"/>
                    <w:rPr>
                      <w:rFonts w:eastAsia="Arial" w:cs="Arial"/>
                      <w:sz w:val="16"/>
                      <w:szCs w:val="16"/>
                    </w:rPr>
                  </w:pPr>
                  <w:r w:rsidRPr="006145DB">
                    <w:rPr>
                      <w:rFonts w:eastAsia="Arial" w:cs="Arial"/>
                      <w:sz w:val="16"/>
                      <w:szCs w:val="16"/>
                    </w:rPr>
                    <w:t>2021</w:t>
                  </w:r>
                </w:p>
                <w:p w14:paraId="73A1C84E" w14:textId="77777777" w:rsidR="00A55ED3" w:rsidRPr="006145DB" w:rsidRDefault="00A55ED3" w:rsidP="005B435E">
                  <w:pPr>
                    <w:jc w:val="center"/>
                    <w:rPr>
                      <w:rFonts w:eastAsia="Arial" w:cs="Arial"/>
                      <w:sz w:val="16"/>
                      <w:szCs w:val="16"/>
                    </w:rPr>
                  </w:pPr>
                  <w:r w:rsidRPr="006145DB">
                    <w:rPr>
                      <w:rFonts w:eastAsia="Arial" w:cs="Arial"/>
                      <w:sz w:val="16"/>
                      <w:szCs w:val="16"/>
                    </w:rPr>
                    <w:t>Entrega única</w:t>
                  </w:r>
                </w:p>
              </w:tc>
              <w:tc>
                <w:tcPr>
                  <w:tcW w:w="1372" w:type="dxa"/>
                  <w:tcBorders>
                    <w:bottom w:val="nil"/>
                  </w:tcBorders>
                  <w:vAlign w:val="center"/>
                </w:tcPr>
                <w:p w14:paraId="208E5BFD" w14:textId="77777777" w:rsidR="00A55ED3" w:rsidRPr="006145DB" w:rsidRDefault="00A55ED3" w:rsidP="005B435E">
                  <w:pPr>
                    <w:jc w:val="center"/>
                    <w:rPr>
                      <w:rFonts w:eastAsia="Arial" w:cs="Arial"/>
                      <w:sz w:val="16"/>
                      <w:szCs w:val="16"/>
                    </w:rPr>
                  </w:pPr>
                  <w:r w:rsidRPr="006145DB">
                    <w:rPr>
                      <w:rFonts w:eastAsia="Arial" w:cs="Arial"/>
                      <w:sz w:val="16"/>
                      <w:szCs w:val="16"/>
                    </w:rPr>
                    <w:t>Ministerio del Interior</w:t>
                  </w:r>
                </w:p>
              </w:tc>
            </w:tr>
            <w:tr w:rsidR="00C43AE7" w:rsidRPr="006145DB" w14:paraId="5F7C97CF" w14:textId="77777777" w:rsidTr="009A4D69">
              <w:trPr>
                <w:trHeight w:val="1757"/>
                <w:jc w:val="center"/>
              </w:trPr>
              <w:tc>
                <w:tcPr>
                  <w:tcW w:w="3045" w:type="dxa"/>
                  <w:tcBorders>
                    <w:top w:val="nil"/>
                  </w:tcBorders>
                  <w:vAlign w:val="center"/>
                </w:tcPr>
                <w:p w14:paraId="0E95DA12"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étnicas a la entidad distrital competente.  </w:t>
                  </w:r>
                </w:p>
              </w:tc>
              <w:tc>
                <w:tcPr>
                  <w:tcW w:w="1701" w:type="dxa"/>
                  <w:tcBorders>
                    <w:top w:val="nil"/>
                  </w:tcBorders>
                  <w:vAlign w:val="center"/>
                </w:tcPr>
                <w:p w14:paraId="25DB9984"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tcBorders>
                    <w:top w:val="nil"/>
                  </w:tcBorders>
                  <w:vAlign w:val="center"/>
                </w:tcPr>
                <w:p w14:paraId="749D2089"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tcBorders>
                    <w:top w:val="nil"/>
                  </w:tcBorders>
                  <w:vAlign w:val="center"/>
                </w:tcPr>
                <w:p w14:paraId="4AF621D4"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0A74F5CE" w14:textId="77777777" w:rsidTr="00C43AE7">
              <w:trPr>
                <w:trHeight w:val="1644"/>
                <w:jc w:val="center"/>
              </w:trPr>
              <w:tc>
                <w:tcPr>
                  <w:tcW w:w="3045" w:type="dxa"/>
                  <w:vAlign w:val="center"/>
                </w:tcPr>
                <w:p w14:paraId="49D8B937"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1A4644BB"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14C773EE"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2B73B9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0E35255" w14:textId="77777777" w:rsidTr="00C43AE7">
              <w:trPr>
                <w:trHeight w:val="1644"/>
                <w:jc w:val="center"/>
              </w:trPr>
              <w:tc>
                <w:tcPr>
                  <w:tcW w:w="3045" w:type="dxa"/>
                  <w:vAlign w:val="center"/>
                </w:tcPr>
                <w:p w14:paraId="4406A84B"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E731186"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2F741813"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13CC54F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5A367DB" w14:textId="77777777" w:rsidTr="00C43AE7">
              <w:trPr>
                <w:trHeight w:val="1644"/>
                <w:jc w:val="center"/>
              </w:trPr>
              <w:tc>
                <w:tcPr>
                  <w:tcW w:w="3045" w:type="dxa"/>
                  <w:vAlign w:val="center"/>
                </w:tcPr>
                <w:p w14:paraId="4BDA43D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0F6A964F"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07151571"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EE4412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1D864B7D" w14:textId="77777777" w:rsidTr="00C43AE7">
              <w:trPr>
                <w:trHeight w:val="1357"/>
                <w:jc w:val="center"/>
              </w:trPr>
              <w:tc>
                <w:tcPr>
                  <w:tcW w:w="3045" w:type="dxa"/>
                  <w:vAlign w:val="center"/>
                </w:tcPr>
                <w:p w14:paraId="08D4005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Rrom o Gitana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81EFEC0"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vAlign w:val="center"/>
                </w:tcPr>
                <w:p w14:paraId="681FD51A"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283F3FFB"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3574C074" w14:textId="77777777" w:rsidTr="00C43AE7">
              <w:trPr>
                <w:trHeight w:val="247"/>
                <w:jc w:val="center"/>
              </w:trPr>
              <w:tc>
                <w:tcPr>
                  <w:tcW w:w="3045" w:type="dxa"/>
                  <w:vMerge w:val="restart"/>
                  <w:vAlign w:val="center"/>
                </w:tcPr>
                <w:p w14:paraId="440AC2F1" w14:textId="77777777" w:rsidR="00A55ED3" w:rsidRPr="006145DB" w:rsidRDefault="00A55ED3" w:rsidP="005B435E">
                  <w:pPr>
                    <w:jc w:val="both"/>
                    <w:rPr>
                      <w:rFonts w:eastAsia="Arial" w:cs="Arial"/>
                      <w:sz w:val="16"/>
                      <w:szCs w:val="16"/>
                    </w:rPr>
                  </w:pPr>
                  <w:r w:rsidRPr="006145DB">
                    <w:rPr>
                      <w:rFonts w:eastAsia="Arial" w:cs="Arial"/>
                      <w:sz w:val="16"/>
                      <w:szCs w:val="16"/>
                    </w:rPr>
                    <w:t>Persona con discapacidad.</w:t>
                  </w:r>
                </w:p>
              </w:tc>
              <w:tc>
                <w:tcPr>
                  <w:tcW w:w="1701" w:type="dxa"/>
                  <w:vAlign w:val="center"/>
                </w:tcPr>
                <w:p w14:paraId="6BE56ACB"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5B3EE6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1719022A"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F01F690" w14:textId="77777777" w:rsidTr="00C43AE7">
              <w:trPr>
                <w:trHeight w:val="300"/>
                <w:jc w:val="center"/>
              </w:trPr>
              <w:tc>
                <w:tcPr>
                  <w:tcW w:w="3045" w:type="dxa"/>
                  <w:vMerge/>
                  <w:vAlign w:val="center"/>
                </w:tcPr>
                <w:p w14:paraId="5B07E8A6" w14:textId="77777777" w:rsidR="00A55ED3" w:rsidRPr="006145DB" w:rsidRDefault="00A55ED3" w:rsidP="005B435E">
                  <w:pPr>
                    <w:jc w:val="both"/>
                    <w:rPr>
                      <w:rFonts w:eastAsia="Arial" w:cs="Arial"/>
                      <w:sz w:val="16"/>
                      <w:szCs w:val="16"/>
                    </w:rPr>
                  </w:pPr>
                </w:p>
              </w:tc>
              <w:tc>
                <w:tcPr>
                  <w:tcW w:w="1701" w:type="dxa"/>
                  <w:vAlign w:val="center"/>
                </w:tcPr>
                <w:p w14:paraId="5974FF38"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786FFC2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B296B2F"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8E000F8" w14:textId="77777777" w:rsidTr="00C43AE7">
              <w:trPr>
                <w:trHeight w:val="300"/>
                <w:jc w:val="center"/>
              </w:trPr>
              <w:tc>
                <w:tcPr>
                  <w:tcW w:w="3045" w:type="dxa"/>
                  <w:vMerge w:val="restart"/>
                  <w:vAlign w:val="center"/>
                </w:tcPr>
                <w:p w14:paraId="095CE255"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se identifique como mujer. </w:t>
                  </w:r>
                </w:p>
              </w:tc>
              <w:tc>
                <w:tcPr>
                  <w:tcW w:w="1701" w:type="dxa"/>
                  <w:vAlign w:val="center"/>
                </w:tcPr>
                <w:p w14:paraId="4B639FA2"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7EFF200"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5B23D645"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A137E3C" w14:textId="77777777" w:rsidTr="00C43AE7">
              <w:trPr>
                <w:trHeight w:val="300"/>
                <w:jc w:val="center"/>
              </w:trPr>
              <w:tc>
                <w:tcPr>
                  <w:tcW w:w="3045" w:type="dxa"/>
                  <w:vMerge/>
                  <w:vAlign w:val="center"/>
                </w:tcPr>
                <w:p w14:paraId="1491CCCA" w14:textId="77777777" w:rsidR="00A55ED3" w:rsidRPr="006145DB" w:rsidRDefault="00A55ED3" w:rsidP="005B435E">
                  <w:pPr>
                    <w:jc w:val="both"/>
                    <w:rPr>
                      <w:rFonts w:eastAsia="Arial" w:cs="Arial"/>
                      <w:sz w:val="16"/>
                      <w:szCs w:val="16"/>
                    </w:rPr>
                  </w:pPr>
                </w:p>
              </w:tc>
              <w:tc>
                <w:tcPr>
                  <w:tcW w:w="1701" w:type="dxa"/>
                  <w:vAlign w:val="center"/>
                </w:tcPr>
                <w:p w14:paraId="386A18AE"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5941A6FF"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46B07208"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2FF7AA9F" w14:textId="77777777" w:rsidTr="00C43AE7">
              <w:trPr>
                <w:trHeight w:val="300"/>
                <w:jc w:val="center"/>
              </w:trPr>
              <w:tc>
                <w:tcPr>
                  <w:tcW w:w="3045" w:type="dxa"/>
                  <w:vMerge w:val="restart"/>
                  <w:vAlign w:val="center"/>
                </w:tcPr>
                <w:p w14:paraId="58DEC220" w14:textId="77777777" w:rsidR="00A55ED3" w:rsidRPr="006145DB" w:rsidRDefault="00A55ED3" w:rsidP="005B435E">
                  <w:pPr>
                    <w:jc w:val="both"/>
                    <w:rPr>
                      <w:rFonts w:eastAsia="Arial" w:cs="Arial"/>
                      <w:sz w:val="16"/>
                      <w:szCs w:val="16"/>
                    </w:rPr>
                  </w:pPr>
                  <w:r w:rsidRPr="006145DB">
                    <w:rPr>
                      <w:rFonts w:eastAsia="Arial" w:cs="Arial"/>
                      <w:sz w:val="16"/>
                      <w:szCs w:val="16"/>
                    </w:rPr>
                    <w:t>Persona con hogar unipersonal.</w:t>
                  </w:r>
                </w:p>
              </w:tc>
              <w:tc>
                <w:tcPr>
                  <w:tcW w:w="1701" w:type="dxa"/>
                  <w:vAlign w:val="center"/>
                </w:tcPr>
                <w:p w14:paraId="74CA290D"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0A95D95A"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C00E77"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69B05CB1" w14:textId="77777777" w:rsidTr="00C43AE7">
              <w:trPr>
                <w:trHeight w:val="300"/>
                <w:jc w:val="center"/>
              </w:trPr>
              <w:tc>
                <w:tcPr>
                  <w:tcW w:w="3045" w:type="dxa"/>
                  <w:vMerge/>
                  <w:vAlign w:val="center"/>
                </w:tcPr>
                <w:p w14:paraId="4B5962DD" w14:textId="77777777" w:rsidR="00A55ED3" w:rsidRPr="006145DB" w:rsidRDefault="00A55ED3" w:rsidP="005B435E">
                  <w:pPr>
                    <w:jc w:val="both"/>
                    <w:rPr>
                      <w:rFonts w:eastAsia="Arial" w:cs="Arial"/>
                      <w:sz w:val="16"/>
                      <w:szCs w:val="16"/>
                    </w:rPr>
                  </w:pPr>
                </w:p>
              </w:tc>
              <w:tc>
                <w:tcPr>
                  <w:tcW w:w="1701" w:type="dxa"/>
                  <w:vAlign w:val="center"/>
                </w:tcPr>
                <w:p w14:paraId="3F328E9A"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11958D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5D7724"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C357A0E" w14:textId="77777777" w:rsidTr="00C43AE7">
              <w:trPr>
                <w:trHeight w:val="195"/>
                <w:jc w:val="center"/>
              </w:trPr>
              <w:tc>
                <w:tcPr>
                  <w:tcW w:w="3045" w:type="dxa"/>
                  <w:vMerge w:val="restart"/>
                  <w:vAlign w:val="center"/>
                </w:tcPr>
                <w:p w14:paraId="2DE0F07B" w14:textId="77777777" w:rsidR="00A55ED3" w:rsidRPr="006145DB" w:rsidRDefault="00A55ED3" w:rsidP="005B435E">
                  <w:pPr>
                    <w:jc w:val="both"/>
                    <w:rPr>
                      <w:rFonts w:eastAsia="Arial" w:cs="Arial"/>
                      <w:sz w:val="16"/>
                      <w:szCs w:val="16"/>
                    </w:rPr>
                  </w:pPr>
                  <w:r w:rsidRPr="006145DB">
                    <w:rPr>
                      <w:rFonts w:eastAsia="Arial" w:cs="Arial"/>
                      <w:sz w:val="16"/>
                      <w:szCs w:val="16"/>
                    </w:rPr>
                    <w:t>Persona que resida en zonas rurales de Bogotá D.C.</w:t>
                  </w:r>
                </w:p>
              </w:tc>
              <w:tc>
                <w:tcPr>
                  <w:tcW w:w="1701" w:type="dxa"/>
                  <w:vAlign w:val="center"/>
                </w:tcPr>
                <w:p w14:paraId="29767407"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04E061D"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0C4D4AA6"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3E9A989C" w14:textId="77777777" w:rsidTr="00C43AE7">
              <w:trPr>
                <w:trHeight w:val="300"/>
                <w:jc w:val="center"/>
              </w:trPr>
              <w:tc>
                <w:tcPr>
                  <w:tcW w:w="3045" w:type="dxa"/>
                  <w:vMerge/>
                  <w:vAlign w:val="center"/>
                </w:tcPr>
                <w:p w14:paraId="7A9823F4" w14:textId="77777777" w:rsidR="00A55ED3" w:rsidRPr="006145DB" w:rsidRDefault="00A55ED3" w:rsidP="005B435E">
                  <w:pPr>
                    <w:jc w:val="both"/>
                    <w:rPr>
                      <w:rFonts w:eastAsia="Arial" w:cs="Arial"/>
                      <w:sz w:val="16"/>
                      <w:szCs w:val="16"/>
                    </w:rPr>
                  </w:pPr>
                </w:p>
              </w:tc>
              <w:tc>
                <w:tcPr>
                  <w:tcW w:w="1701" w:type="dxa"/>
                  <w:vAlign w:val="center"/>
                </w:tcPr>
                <w:p w14:paraId="39A842AC"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0712A438"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132A2C0"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1F1B9AD8" w14:textId="77777777" w:rsidTr="00C43AE7">
              <w:trPr>
                <w:trHeight w:val="300"/>
                <w:jc w:val="center"/>
              </w:trPr>
              <w:tc>
                <w:tcPr>
                  <w:tcW w:w="3045" w:type="dxa"/>
                  <w:vAlign w:val="center"/>
                </w:tcPr>
                <w:p w14:paraId="4BDD7210"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Personas pertenecientes a hogares registrados en la encuesta SISBÉN IV de Bogotá clasificación A1 hasta C1.  </w:t>
                  </w:r>
                </w:p>
              </w:tc>
              <w:tc>
                <w:tcPr>
                  <w:tcW w:w="1701" w:type="dxa"/>
                  <w:vAlign w:val="center"/>
                </w:tcPr>
                <w:p w14:paraId="096D9E0B" w14:textId="77777777" w:rsidR="00A55ED3" w:rsidRPr="006145DB" w:rsidRDefault="00A55ED3" w:rsidP="005B435E">
                  <w:pPr>
                    <w:jc w:val="center"/>
                    <w:rPr>
                      <w:rFonts w:eastAsia="Arial" w:cs="Arial"/>
                      <w:sz w:val="16"/>
                      <w:szCs w:val="16"/>
                    </w:rPr>
                  </w:pPr>
                  <w:r w:rsidRPr="006145DB">
                    <w:rPr>
                      <w:rFonts w:eastAsia="Arial" w:cs="Arial"/>
                      <w:sz w:val="16"/>
                      <w:szCs w:val="16"/>
                    </w:rPr>
                    <w:t>SISBÉN IV de Bogotá</w:t>
                  </w:r>
                </w:p>
              </w:tc>
              <w:tc>
                <w:tcPr>
                  <w:tcW w:w="1134" w:type="dxa"/>
                  <w:vAlign w:val="center"/>
                </w:tcPr>
                <w:p w14:paraId="4D54B163"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Mensual </w:t>
                  </w:r>
                </w:p>
                <w:p w14:paraId="4525EEF1" w14:textId="77777777" w:rsidR="00A55ED3" w:rsidRPr="006145DB" w:rsidRDefault="00A55ED3" w:rsidP="005B435E">
                  <w:pPr>
                    <w:jc w:val="center"/>
                    <w:rPr>
                      <w:rFonts w:eastAsia="Arial" w:cs="Arial"/>
                      <w:sz w:val="16"/>
                      <w:szCs w:val="16"/>
                    </w:rPr>
                  </w:pPr>
                  <w:r w:rsidRPr="006145DB">
                    <w:rPr>
                      <w:rFonts w:eastAsia="Arial" w:cs="Arial"/>
                      <w:sz w:val="16"/>
                      <w:szCs w:val="16"/>
                    </w:rPr>
                    <w:t>(Mes Vencido)</w:t>
                  </w:r>
                </w:p>
              </w:tc>
              <w:tc>
                <w:tcPr>
                  <w:tcW w:w="1372" w:type="dxa"/>
                  <w:vAlign w:val="center"/>
                </w:tcPr>
                <w:p w14:paraId="5B4C746F"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r w:rsidR="00C43AE7" w:rsidRPr="006145DB" w14:paraId="677551BE" w14:textId="77777777" w:rsidTr="009A4D69">
              <w:trPr>
                <w:trHeight w:val="867"/>
                <w:jc w:val="center"/>
              </w:trPr>
              <w:tc>
                <w:tcPr>
                  <w:tcW w:w="3045" w:type="dxa"/>
                  <w:tcBorders>
                    <w:bottom w:val="single" w:sz="4" w:space="0" w:color="auto"/>
                  </w:tcBorders>
                  <w:vAlign w:val="center"/>
                </w:tcPr>
                <w:p w14:paraId="0110261E" w14:textId="77777777" w:rsidR="00A55ED3" w:rsidRPr="006145DB" w:rsidRDefault="00A55ED3" w:rsidP="005B435E">
                  <w:pPr>
                    <w:jc w:val="both"/>
                    <w:rPr>
                      <w:rFonts w:eastAsia="Arial" w:cs="Arial"/>
                      <w:sz w:val="16"/>
                      <w:szCs w:val="16"/>
                    </w:rPr>
                  </w:pPr>
                  <w:r w:rsidRPr="006145DB">
                    <w:rPr>
                      <w:rFonts w:eastAsia="Arial" w:cs="Arial"/>
                      <w:sz w:val="16"/>
                      <w:szCs w:val="16"/>
                    </w:rPr>
                    <w:t>Personas víctimas de violencia intrafamiliar remitidas por las Comisarías de Familia, como medida de prevención, lo anterior teniendo en cuenta la Ley 1850 de 2017.</w:t>
                  </w:r>
                </w:p>
              </w:tc>
              <w:tc>
                <w:tcPr>
                  <w:tcW w:w="1701" w:type="dxa"/>
                  <w:tcBorders>
                    <w:bottom w:val="single" w:sz="4" w:space="0" w:color="auto"/>
                  </w:tcBorders>
                  <w:vAlign w:val="center"/>
                </w:tcPr>
                <w:p w14:paraId="6392F19D" w14:textId="77777777" w:rsidR="00A55ED3" w:rsidRPr="006145DB" w:rsidRDefault="00A55ED3" w:rsidP="005B435E">
                  <w:pPr>
                    <w:jc w:val="center"/>
                    <w:rPr>
                      <w:rFonts w:eastAsia="Arial" w:cs="Arial"/>
                      <w:sz w:val="16"/>
                      <w:szCs w:val="16"/>
                    </w:rPr>
                  </w:pPr>
                  <w:r w:rsidRPr="006145DB">
                    <w:rPr>
                      <w:rFonts w:eastAsia="Arial" w:cs="Arial"/>
                      <w:sz w:val="16"/>
                      <w:szCs w:val="16"/>
                    </w:rPr>
                    <w:t>SIRBE Comisarías de Familia</w:t>
                  </w:r>
                </w:p>
              </w:tc>
              <w:tc>
                <w:tcPr>
                  <w:tcW w:w="1134" w:type="dxa"/>
                  <w:tcBorders>
                    <w:bottom w:val="single" w:sz="4" w:space="0" w:color="auto"/>
                  </w:tcBorders>
                  <w:vAlign w:val="center"/>
                </w:tcPr>
                <w:p w14:paraId="174BEE0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tcBorders>
                    <w:bottom w:val="single" w:sz="4" w:space="0" w:color="auto"/>
                  </w:tcBorders>
                  <w:vAlign w:val="center"/>
                </w:tcPr>
                <w:p w14:paraId="56F74740"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7190243" w14:textId="77777777" w:rsidTr="009A4D69">
              <w:trPr>
                <w:trHeight w:val="639"/>
                <w:jc w:val="center"/>
              </w:trPr>
              <w:tc>
                <w:tcPr>
                  <w:tcW w:w="3045" w:type="dxa"/>
                  <w:tcBorders>
                    <w:bottom w:val="nil"/>
                  </w:tcBorders>
                  <w:vAlign w:val="center"/>
                </w:tcPr>
                <w:p w14:paraId="1ACDCAA8"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vive en residencias tipo paga diarios. </w:t>
                  </w:r>
                </w:p>
              </w:tc>
              <w:tc>
                <w:tcPr>
                  <w:tcW w:w="1701" w:type="dxa"/>
                  <w:tcBorders>
                    <w:bottom w:val="nil"/>
                  </w:tcBorders>
                  <w:vAlign w:val="center"/>
                </w:tcPr>
                <w:p w14:paraId="63E44055" w14:textId="77777777" w:rsidR="00A55ED3" w:rsidRPr="006145DB" w:rsidRDefault="00A55ED3" w:rsidP="005B435E">
                  <w:pPr>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nil"/>
                  </w:tcBorders>
                  <w:vAlign w:val="center"/>
                </w:tcPr>
                <w:p w14:paraId="4684EAA6"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Vigente </w:t>
                  </w:r>
                </w:p>
              </w:tc>
              <w:tc>
                <w:tcPr>
                  <w:tcW w:w="1372" w:type="dxa"/>
                  <w:tcBorders>
                    <w:bottom w:val="nil"/>
                  </w:tcBorders>
                  <w:vAlign w:val="center"/>
                </w:tcPr>
                <w:p w14:paraId="742AC01D"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bl>
          <w:p w14:paraId="0578833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A05F748" w14:textId="77777777" w:rsidTr="001A551D">
        <w:trPr>
          <w:trHeight w:val="20"/>
          <w:jc w:val="center"/>
        </w:trPr>
        <w:tc>
          <w:tcPr>
            <w:tcW w:w="1940" w:type="dxa"/>
            <w:vMerge w:val="restart"/>
            <w:tcBorders>
              <w:right w:val="single" w:sz="4" w:space="0" w:color="auto"/>
            </w:tcBorders>
            <w:vAlign w:val="center"/>
          </w:tcPr>
          <w:p w14:paraId="059DCC5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left w:val="single" w:sz="4" w:space="0" w:color="auto"/>
              <w:bottom w:val="nil"/>
              <w:right w:val="single" w:sz="4" w:space="0" w:color="auto"/>
            </w:tcBorders>
            <w:vAlign w:val="center"/>
          </w:tcPr>
          <w:p w14:paraId="11B57995" w14:textId="77777777" w:rsidR="00A55ED3" w:rsidRPr="006145DB" w:rsidRDefault="00A55ED3" w:rsidP="005B435E">
            <w:pPr>
              <w:tabs>
                <w:tab w:val="left" w:pos="709"/>
              </w:tabs>
              <w:spacing w:line="240" w:lineRule="auto"/>
              <w:contextualSpacing/>
              <w:jc w:val="center"/>
              <w:rPr>
                <w:rFonts w:cs="Arial"/>
                <w:sz w:val="10"/>
                <w:szCs w:val="18"/>
                <w:lang w:eastAsia="es-CO"/>
              </w:rPr>
            </w:pPr>
          </w:p>
        </w:tc>
      </w:tr>
      <w:tr w:rsidR="00A55ED3" w:rsidRPr="006145DB" w14:paraId="15A50069" w14:textId="77777777" w:rsidTr="001A551D">
        <w:trPr>
          <w:trHeight w:val="20"/>
          <w:jc w:val="center"/>
        </w:trPr>
        <w:tc>
          <w:tcPr>
            <w:tcW w:w="1940" w:type="dxa"/>
            <w:vMerge/>
            <w:vAlign w:val="center"/>
          </w:tcPr>
          <w:p w14:paraId="51EC8129" w14:textId="77777777" w:rsidR="00A55ED3" w:rsidRPr="006145DB" w:rsidRDefault="00A55ED3" w:rsidP="005B435E">
            <w:pPr>
              <w:spacing w:line="240" w:lineRule="auto"/>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86"/>
              <w:gridCol w:w="1124"/>
              <w:gridCol w:w="1780"/>
            </w:tblGrid>
            <w:tr w:rsidR="00A55ED3" w:rsidRPr="006145DB" w14:paraId="749CE36F" w14:textId="77777777" w:rsidTr="005577A5">
              <w:trPr>
                <w:trHeight w:val="372"/>
                <w:jc w:val="center"/>
              </w:trPr>
              <w:tc>
                <w:tcPr>
                  <w:tcW w:w="3039" w:type="dxa"/>
                  <w:vAlign w:val="center"/>
                </w:tcPr>
                <w:p w14:paraId="7923F368"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86" w:type="dxa"/>
                  <w:vAlign w:val="center"/>
                </w:tcPr>
                <w:p w14:paraId="733DE419"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24" w:type="dxa"/>
                  <w:vAlign w:val="center"/>
                </w:tcPr>
                <w:p w14:paraId="28649516"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80" w:type="dxa"/>
                  <w:vAlign w:val="center"/>
                </w:tcPr>
                <w:p w14:paraId="35B8262A"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10FD0FE9" w14:textId="77777777" w:rsidTr="008729B1">
              <w:trPr>
                <w:trHeight w:val="204"/>
                <w:jc w:val="center"/>
              </w:trPr>
              <w:tc>
                <w:tcPr>
                  <w:tcW w:w="3039" w:type="dxa"/>
                  <w:vMerge w:val="restart"/>
                  <w:vAlign w:val="center"/>
                </w:tcPr>
                <w:p w14:paraId="41CE12C8"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86" w:type="dxa"/>
                  <w:vAlign w:val="center"/>
                </w:tcPr>
                <w:p w14:paraId="19B36D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1379E89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46DC6AE1"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790CF69A" w14:textId="77777777" w:rsidTr="008729B1">
              <w:trPr>
                <w:trHeight w:val="123"/>
                <w:jc w:val="center"/>
              </w:trPr>
              <w:tc>
                <w:tcPr>
                  <w:tcW w:w="3039" w:type="dxa"/>
                  <w:vMerge/>
                  <w:vAlign w:val="center"/>
                </w:tcPr>
                <w:p w14:paraId="57580CC6" w14:textId="77777777" w:rsidR="00A55ED3" w:rsidRPr="006145DB" w:rsidRDefault="00A55ED3" w:rsidP="005B435E">
                  <w:pPr>
                    <w:tabs>
                      <w:tab w:val="left" w:pos="709"/>
                    </w:tabs>
                    <w:contextualSpacing/>
                    <w:jc w:val="both"/>
                    <w:rPr>
                      <w:rFonts w:eastAsia="Arial" w:cs="Arial"/>
                      <w:sz w:val="16"/>
                      <w:szCs w:val="18"/>
                    </w:rPr>
                  </w:pPr>
                </w:p>
              </w:tc>
              <w:tc>
                <w:tcPr>
                  <w:tcW w:w="1286" w:type="dxa"/>
                  <w:vAlign w:val="center"/>
                </w:tcPr>
                <w:p w14:paraId="67EEEB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vAlign w:val="center"/>
                </w:tcPr>
                <w:p w14:paraId="53CAE38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29889D72"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7ACC7152" w14:textId="77777777" w:rsidTr="008729B1">
              <w:trPr>
                <w:trHeight w:val="739"/>
                <w:jc w:val="center"/>
              </w:trPr>
              <w:tc>
                <w:tcPr>
                  <w:tcW w:w="3039" w:type="dxa"/>
                  <w:vMerge w:val="restart"/>
                  <w:vAlign w:val="center"/>
                </w:tcPr>
                <w:p w14:paraId="015D6A22"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86" w:type="dxa"/>
                  <w:vAlign w:val="center"/>
                </w:tcPr>
                <w:p w14:paraId="77BD5B5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3664F86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5A9AAC2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F911259" w14:textId="77777777" w:rsidTr="00C43AE7">
              <w:trPr>
                <w:trHeight w:val="831"/>
                <w:jc w:val="center"/>
              </w:trPr>
              <w:tc>
                <w:tcPr>
                  <w:tcW w:w="3039" w:type="dxa"/>
                  <w:vMerge/>
                  <w:tcBorders>
                    <w:bottom w:val="single" w:sz="4" w:space="0" w:color="auto"/>
                  </w:tcBorders>
                  <w:vAlign w:val="center"/>
                </w:tcPr>
                <w:p w14:paraId="1024465C" w14:textId="77777777" w:rsidR="00A55ED3" w:rsidRPr="006145DB" w:rsidRDefault="00A55ED3" w:rsidP="005B435E">
                  <w:pPr>
                    <w:contextualSpacing/>
                    <w:jc w:val="both"/>
                    <w:rPr>
                      <w:rFonts w:eastAsia="Arial" w:cs="Arial"/>
                      <w:sz w:val="16"/>
                      <w:szCs w:val="18"/>
                    </w:rPr>
                  </w:pPr>
                </w:p>
              </w:tc>
              <w:tc>
                <w:tcPr>
                  <w:tcW w:w="1286" w:type="dxa"/>
                  <w:tcBorders>
                    <w:bottom w:val="single" w:sz="4" w:space="0" w:color="auto"/>
                  </w:tcBorders>
                  <w:vAlign w:val="center"/>
                </w:tcPr>
                <w:p w14:paraId="5AABFC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tcBorders>
                    <w:bottom w:val="single" w:sz="4" w:space="0" w:color="auto"/>
                  </w:tcBorders>
                  <w:vAlign w:val="center"/>
                </w:tcPr>
                <w:p w14:paraId="130B6C7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single" w:sz="4" w:space="0" w:color="auto"/>
                  </w:tcBorders>
                  <w:vAlign w:val="center"/>
                </w:tcPr>
                <w:p w14:paraId="384C3B7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2CB212E7" w14:textId="77777777" w:rsidTr="005577A5">
              <w:trPr>
                <w:trHeight w:val="231"/>
                <w:jc w:val="center"/>
              </w:trPr>
              <w:tc>
                <w:tcPr>
                  <w:tcW w:w="3039" w:type="dxa"/>
                  <w:vMerge w:val="restart"/>
                  <w:vAlign w:val="center"/>
                </w:tcPr>
                <w:p w14:paraId="5B79D84A"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86" w:type="dxa"/>
                  <w:vAlign w:val="center"/>
                </w:tcPr>
                <w:p w14:paraId="6C6B87A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74407D77"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691A300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1E9E8D57" w14:textId="77777777" w:rsidTr="00C43AE7">
              <w:trPr>
                <w:trHeight w:val="231"/>
                <w:jc w:val="center"/>
              </w:trPr>
              <w:tc>
                <w:tcPr>
                  <w:tcW w:w="3039" w:type="dxa"/>
                  <w:vMerge/>
                  <w:tcBorders>
                    <w:bottom w:val="nil"/>
                  </w:tcBorders>
                  <w:vAlign w:val="center"/>
                </w:tcPr>
                <w:p w14:paraId="468BF9E4" w14:textId="77777777" w:rsidR="00A55ED3" w:rsidRPr="006145DB" w:rsidRDefault="00A55ED3" w:rsidP="005B435E">
                  <w:pPr>
                    <w:tabs>
                      <w:tab w:val="left" w:pos="709"/>
                    </w:tabs>
                    <w:contextualSpacing/>
                    <w:jc w:val="both"/>
                    <w:rPr>
                      <w:rFonts w:eastAsia="Arial" w:cs="Arial"/>
                      <w:sz w:val="16"/>
                      <w:szCs w:val="18"/>
                    </w:rPr>
                  </w:pPr>
                </w:p>
              </w:tc>
              <w:tc>
                <w:tcPr>
                  <w:tcW w:w="1286" w:type="dxa"/>
                  <w:tcBorders>
                    <w:bottom w:val="nil"/>
                  </w:tcBorders>
                  <w:vAlign w:val="center"/>
                </w:tcPr>
                <w:p w14:paraId="02FE6E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24" w:type="dxa"/>
                  <w:tcBorders>
                    <w:bottom w:val="nil"/>
                  </w:tcBorders>
                  <w:vAlign w:val="center"/>
                </w:tcPr>
                <w:p w14:paraId="75EAB9A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nil"/>
                  </w:tcBorders>
                  <w:vAlign w:val="center"/>
                </w:tcPr>
                <w:p w14:paraId="48E1EF1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43A114BA" w14:textId="77777777" w:rsidR="00A55ED3" w:rsidRPr="006145DB" w:rsidRDefault="00A55ED3" w:rsidP="005B435E">
            <w:pPr>
              <w:pStyle w:val="Textoindependiente"/>
              <w:spacing w:line="240" w:lineRule="auto"/>
              <w:ind w:right="112"/>
              <w:jc w:val="both"/>
              <w:rPr>
                <w:rFonts w:cs="Arial"/>
                <w:bCs/>
                <w:lang w:val="es-CO" w:eastAsia="es-CO"/>
              </w:rPr>
            </w:pPr>
          </w:p>
        </w:tc>
      </w:tr>
      <w:tr w:rsidR="00A55ED3" w:rsidRPr="006145DB" w14:paraId="2E923476" w14:textId="77777777" w:rsidTr="001A551D">
        <w:trPr>
          <w:trHeight w:val="20"/>
          <w:jc w:val="center"/>
        </w:trPr>
        <w:tc>
          <w:tcPr>
            <w:tcW w:w="1940" w:type="dxa"/>
            <w:vAlign w:val="center"/>
          </w:tcPr>
          <w:p w14:paraId="760D71A4" w14:textId="77777777" w:rsidR="00A55ED3" w:rsidRPr="006145DB" w:rsidRDefault="00A55ED3" w:rsidP="005B435E">
            <w:pPr>
              <w:spacing w:after="0" w:line="240" w:lineRule="auto"/>
              <w:ind w:left="1"/>
              <w:contextualSpacing/>
              <w:rPr>
                <w:rFonts w:cs="Arial"/>
                <w:bCs/>
                <w:sz w:val="16"/>
                <w:szCs w:val="16"/>
                <w:lang w:eastAsia="es-CO"/>
              </w:rPr>
            </w:pPr>
            <w:r w:rsidRPr="006145DB">
              <w:rPr>
                <w:rFonts w:cs="Arial"/>
                <w:sz w:val="20"/>
                <w:szCs w:val="20"/>
                <w:lang w:eastAsia="es-CO"/>
              </w:rPr>
              <w:t>Criterios de Egreso y Fuentes de Información</w:t>
            </w:r>
          </w:p>
        </w:tc>
        <w:tc>
          <w:tcPr>
            <w:tcW w:w="7455" w:type="dxa"/>
            <w:vAlign w:val="center"/>
          </w:tcPr>
          <w:p w14:paraId="7CCD94F0" w14:textId="77777777" w:rsidR="00A55ED3" w:rsidRPr="006145DB" w:rsidRDefault="00A55ED3" w:rsidP="00C43AE7">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039"/>
              <w:gridCol w:w="1276"/>
              <w:gridCol w:w="1138"/>
              <w:gridCol w:w="1776"/>
            </w:tblGrid>
            <w:tr w:rsidR="00A55ED3" w:rsidRPr="006145DB" w14:paraId="42D5D447" w14:textId="77777777" w:rsidTr="005577A5">
              <w:trPr>
                <w:trHeight w:val="380"/>
                <w:jc w:val="center"/>
              </w:trPr>
              <w:tc>
                <w:tcPr>
                  <w:tcW w:w="3039" w:type="dxa"/>
                  <w:vAlign w:val="center"/>
                </w:tcPr>
                <w:p w14:paraId="75D7BED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de Egreso</w:t>
                  </w:r>
                </w:p>
              </w:tc>
              <w:tc>
                <w:tcPr>
                  <w:tcW w:w="1276" w:type="dxa"/>
                  <w:vAlign w:val="center"/>
                </w:tcPr>
                <w:p w14:paraId="70C0F72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8" w:type="dxa"/>
                  <w:vAlign w:val="center"/>
                </w:tcPr>
                <w:p w14:paraId="35D5694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776" w:type="dxa"/>
                  <w:vAlign w:val="center"/>
                </w:tcPr>
                <w:p w14:paraId="5735B7B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A55ED3" w:rsidRPr="006145DB" w14:paraId="7C07251E" w14:textId="77777777" w:rsidTr="008729B1">
              <w:trPr>
                <w:trHeight w:val="307"/>
                <w:jc w:val="center"/>
              </w:trPr>
              <w:tc>
                <w:tcPr>
                  <w:tcW w:w="3039" w:type="dxa"/>
                  <w:vMerge w:val="restart"/>
                  <w:vAlign w:val="center"/>
                </w:tcPr>
                <w:p w14:paraId="203D77BE"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Retiro voluntario manifestado libre y expresamente por escrito.</w:t>
                  </w:r>
                </w:p>
              </w:tc>
              <w:tc>
                <w:tcPr>
                  <w:tcW w:w="1276" w:type="dxa"/>
                  <w:vAlign w:val="center"/>
                </w:tcPr>
                <w:p w14:paraId="7127869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Solicitud Ciudadana</w:t>
                  </w:r>
                </w:p>
              </w:tc>
              <w:tc>
                <w:tcPr>
                  <w:tcW w:w="1138" w:type="dxa"/>
                  <w:vAlign w:val="center"/>
                </w:tcPr>
                <w:p w14:paraId="1463558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41D3F913"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FA07261" w14:textId="77777777" w:rsidTr="008729B1">
              <w:trPr>
                <w:trHeight w:val="172"/>
                <w:jc w:val="center"/>
              </w:trPr>
              <w:tc>
                <w:tcPr>
                  <w:tcW w:w="3039" w:type="dxa"/>
                  <w:vMerge/>
                  <w:vAlign w:val="center"/>
                </w:tcPr>
                <w:p w14:paraId="3927DA3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48EB8CF4"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0F8B5B1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70322AC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2D73AC5A" w14:textId="77777777" w:rsidTr="008729B1">
              <w:trPr>
                <w:trHeight w:val="334"/>
                <w:jc w:val="center"/>
              </w:trPr>
              <w:tc>
                <w:tcPr>
                  <w:tcW w:w="3039" w:type="dxa"/>
                  <w:vAlign w:val="center"/>
                </w:tcPr>
                <w:p w14:paraId="5950DBC3"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Incurrir en falta gravísima establecida en el acuerdo de corresponsabilidad, en el marco del debido proceso.  </w:t>
                  </w:r>
                </w:p>
              </w:tc>
              <w:tc>
                <w:tcPr>
                  <w:tcW w:w="1276" w:type="dxa"/>
                  <w:vAlign w:val="center"/>
                </w:tcPr>
                <w:p w14:paraId="0E0BB09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7182682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2E244BC"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B7AE49F" w14:textId="77777777" w:rsidTr="008729B1">
              <w:trPr>
                <w:trHeight w:val="442"/>
                <w:jc w:val="center"/>
              </w:trPr>
              <w:tc>
                <w:tcPr>
                  <w:tcW w:w="3039" w:type="dxa"/>
                  <w:vMerge w:val="restart"/>
                  <w:vAlign w:val="center"/>
                </w:tcPr>
                <w:p w14:paraId="49A7BA2F"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76" w:type="dxa"/>
                  <w:vAlign w:val="center"/>
                </w:tcPr>
                <w:p w14:paraId="429E6D7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Fé de supervivencia (ANI - RCD) </w:t>
                  </w:r>
                </w:p>
              </w:tc>
              <w:tc>
                <w:tcPr>
                  <w:tcW w:w="1138" w:type="dxa"/>
                  <w:vAlign w:val="center"/>
                </w:tcPr>
                <w:p w14:paraId="52DA90F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Mensual </w:t>
                  </w:r>
                </w:p>
              </w:tc>
              <w:tc>
                <w:tcPr>
                  <w:tcW w:w="1776" w:type="dxa"/>
                  <w:vAlign w:val="center"/>
                </w:tcPr>
                <w:p w14:paraId="25F88E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tc>
            </w:tr>
            <w:tr w:rsidR="00A55ED3" w:rsidRPr="006145DB" w14:paraId="37A9E310" w14:textId="77777777" w:rsidTr="005577A5">
              <w:trPr>
                <w:trHeight w:val="237"/>
                <w:jc w:val="center"/>
              </w:trPr>
              <w:tc>
                <w:tcPr>
                  <w:tcW w:w="3039" w:type="dxa"/>
                  <w:vMerge/>
                  <w:vAlign w:val="center"/>
                </w:tcPr>
                <w:p w14:paraId="44A1893E"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041AF56E"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Registro Social de Hogares</w:t>
                  </w:r>
                  <w:r w:rsidRPr="006145DB">
                    <w:rPr>
                      <w:rStyle w:val="eop"/>
                      <w:rFonts w:cs="Arial"/>
                      <w:sz w:val="16"/>
                      <w:szCs w:val="16"/>
                    </w:rPr>
                    <w:t> </w:t>
                  </w:r>
                </w:p>
              </w:tc>
              <w:tc>
                <w:tcPr>
                  <w:tcW w:w="1138" w:type="dxa"/>
                  <w:vAlign w:val="center"/>
                </w:tcPr>
                <w:p w14:paraId="194631A3"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Mensual </w:t>
                  </w:r>
                  <w:r w:rsidRPr="006145DB">
                    <w:rPr>
                      <w:rStyle w:val="eop"/>
                      <w:rFonts w:cs="Arial"/>
                      <w:sz w:val="16"/>
                      <w:szCs w:val="16"/>
                    </w:rPr>
                    <w:t> </w:t>
                  </w:r>
                </w:p>
              </w:tc>
              <w:tc>
                <w:tcPr>
                  <w:tcW w:w="1776" w:type="dxa"/>
                  <w:vAlign w:val="center"/>
                </w:tcPr>
                <w:p w14:paraId="34EB084B"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Planeación - SDP</w:t>
                  </w:r>
                  <w:r w:rsidRPr="006145DB">
                    <w:rPr>
                      <w:rStyle w:val="eop"/>
                      <w:rFonts w:cs="Arial"/>
                      <w:sz w:val="16"/>
                      <w:szCs w:val="16"/>
                    </w:rPr>
                    <w:t> </w:t>
                  </w:r>
                </w:p>
              </w:tc>
            </w:tr>
            <w:tr w:rsidR="00A55ED3" w:rsidRPr="006145DB" w14:paraId="78CC17A0" w14:textId="77777777" w:rsidTr="005577A5">
              <w:trPr>
                <w:trHeight w:val="237"/>
                <w:jc w:val="center"/>
              </w:trPr>
              <w:tc>
                <w:tcPr>
                  <w:tcW w:w="3039" w:type="dxa"/>
                  <w:vMerge/>
                  <w:vAlign w:val="center"/>
                </w:tcPr>
                <w:p w14:paraId="0B78B10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302C600A"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Fallecidos (Inhumados)</w:t>
                  </w:r>
                </w:p>
              </w:tc>
              <w:tc>
                <w:tcPr>
                  <w:tcW w:w="1138" w:type="dxa"/>
                  <w:vAlign w:val="center"/>
                </w:tcPr>
                <w:p w14:paraId="316D3B3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4684C5A8"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(mes vencido)</w:t>
                  </w:r>
                </w:p>
              </w:tc>
              <w:tc>
                <w:tcPr>
                  <w:tcW w:w="1776" w:type="dxa"/>
                  <w:vAlign w:val="center"/>
                </w:tcPr>
                <w:p w14:paraId="6E9F855C"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Secretaría Distrital de Salud</w:t>
                  </w:r>
                </w:p>
              </w:tc>
            </w:tr>
            <w:tr w:rsidR="00A55ED3" w:rsidRPr="006145DB" w14:paraId="0890CE73" w14:textId="77777777" w:rsidTr="008729B1">
              <w:trPr>
                <w:trHeight w:val="538"/>
                <w:jc w:val="center"/>
              </w:trPr>
              <w:tc>
                <w:tcPr>
                  <w:tcW w:w="3039" w:type="dxa"/>
                  <w:vAlign w:val="center"/>
                </w:tcPr>
                <w:p w14:paraId="48B3430B"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Traslado o cambio de residencia fuera de Bogotá D.C</w:t>
                  </w:r>
                </w:p>
              </w:tc>
              <w:tc>
                <w:tcPr>
                  <w:tcW w:w="1276" w:type="dxa"/>
                  <w:vAlign w:val="center"/>
                </w:tcPr>
                <w:p w14:paraId="201FE8D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Verificación en campo </w:t>
                  </w:r>
                </w:p>
              </w:tc>
              <w:tc>
                <w:tcPr>
                  <w:tcW w:w="1138" w:type="dxa"/>
                  <w:vAlign w:val="center"/>
                </w:tcPr>
                <w:p w14:paraId="033382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6A1D7EA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Subdirección para la Vejez </w:t>
                  </w:r>
                </w:p>
              </w:tc>
            </w:tr>
            <w:tr w:rsidR="00A55ED3" w:rsidRPr="006145DB" w14:paraId="63B526D8" w14:textId="77777777" w:rsidTr="008729B1">
              <w:trPr>
                <w:trHeight w:val="262"/>
                <w:jc w:val="center"/>
              </w:trPr>
              <w:tc>
                <w:tcPr>
                  <w:tcW w:w="3039" w:type="dxa"/>
                  <w:vMerge w:val="restart"/>
                  <w:vAlign w:val="center"/>
                </w:tcPr>
                <w:p w14:paraId="364CCCF9"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Cumplimiento de los objetivos planteados en el plan de atención del servicio, </w:t>
                  </w:r>
                  <w:r w:rsidRPr="006145DB">
                    <w:rPr>
                      <w:rFonts w:cs="Arial"/>
                      <w:sz w:val="16"/>
                      <w:szCs w:val="16"/>
                    </w:rPr>
                    <w:t xml:space="preserve">a excepción de quien reside en zonas rurales. </w:t>
                  </w:r>
                </w:p>
              </w:tc>
              <w:tc>
                <w:tcPr>
                  <w:tcW w:w="1276" w:type="dxa"/>
                  <w:vAlign w:val="center"/>
                </w:tcPr>
                <w:p w14:paraId="3B6032F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749004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540F22C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6019C549" w14:textId="77777777" w:rsidTr="00F77627">
              <w:trPr>
                <w:trHeight w:val="295"/>
                <w:jc w:val="center"/>
              </w:trPr>
              <w:tc>
                <w:tcPr>
                  <w:tcW w:w="3039" w:type="dxa"/>
                  <w:vMerge/>
                  <w:tcBorders>
                    <w:bottom w:val="nil"/>
                  </w:tcBorders>
                  <w:vAlign w:val="center"/>
                </w:tcPr>
                <w:p w14:paraId="37A0196A"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13FBD56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nil"/>
                  </w:tcBorders>
                  <w:vAlign w:val="center"/>
                </w:tcPr>
                <w:p w14:paraId="3F364E0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nil"/>
                  </w:tcBorders>
                  <w:vAlign w:val="center"/>
                </w:tcPr>
                <w:p w14:paraId="215BF6D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C43AE7" w:rsidRPr="006145DB" w14:paraId="2A98DE5A" w14:textId="77777777" w:rsidTr="00F77627">
              <w:trPr>
                <w:trHeight w:val="727"/>
                <w:jc w:val="center"/>
              </w:trPr>
              <w:tc>
                <w:tcPr>
                  <w:tcW w:w="3039" w:type="dxa"/>
                  <w:tcBorders>
                    <w:top w:val="nil"/>
                    <w:bottom w:val="single" w:sz="4" w:space="0" w:color="auto"/>
                  </w:tcBorders>
                  <w:vAlign w:val="center"/>
                </w:tcPr>
                <w:p w14:paraId="57B27548"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Cumplidos los dos años de permanencia en el servicio, </w:t>
                  </w:r>
                  <w:r w:rsidRPr="006145DB">
                    <w:rPr>
                      <w:rFonts w:cs="Arial"/>
                      <w:sz w:val="16"/>
                      <w:szCs w:val="16"/>
                    </w:rPr>
                    <w:t>a excepción de quien reside en zonas rurales.</w:t>
                  </w:r>
                </w:p>
              </w:tc>
              <w:tc>
                <w:tcPr>
                  <w:tcW w:w="1276" w:type="dxa"/>
                  <w:tcBorders>
                    <w:top w:val="nil"/>
                    <w:bottom w:val="single" w:sz="4" w:space="0" w:color="auto"/>
                  </w:tcBorders>
                  <w:vAlign w:val="center"/>
                </w:tcPr>
                <w:p w14:paraId="744A3D5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tcBorders>
                    <w:top w:val="nil"/>
                    <w:bottom w:val="single" w:sz="4" w:space="0" w:color="auto"/>
                  </w:tcBorders>
                  <w:vAlign w:val="center"/>
                </w:tcPr>
                <w:p w14:paraId="5F20524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top w:val="nil"/>
                    <w:bottom w:val="single" w:sz="4" w:space="0" w:color="auto"/>
                  </w:tcBorders>
                  <w:vAlign w:val="center"/>
                </w:tcPr>
                <w:p w14:paraId="76014AA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53D05BFB" w14:textId="77777777" w:rsidTr="008729B1">
              <w:trPr>
                <w:trHeight w:val="270"/>
                <w:jc w:val="center"/>
              </w:trPr>
              <w:tc>
                <w:tcPr>
                  <w:tcW w:w="3039" w:type="dxa"/>
                  <w:vMerge w:val="restart"/>
                  <w:vAlign w:val="center"/>
                </w:tcPr>
                <w:p w14:paraId="4596F0D8" w14:textId="2A5207A2"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Ausencia injustificada durante un mes </w:t>
                  </w:r>
                  <w:r w:rsidR="00C43AE7" w:rsidRPr="006145DB">
                    <w:rPr>
                      <w:rFonts w:eastAsia="Arial" w:cs="Arial"/>
                      <w:sz w:val="16"/>
                      <w:szCs w:val="16"/>
                    </w:rPr>
                    <w:t>continuo</w:t>
                  </w:r>
                  <w:r w:rsidRPr="006145DB">
                    <w:rPr>
                      <w:rFonts w:eastAsia="Arial" w:cs="Arial"/>
                      <w:sz w:val="16"/>
                      <w:szCs w:val="16"/>
                    </w:rPr>
                    <w:t xml:space="preserve"> al servicio. </w:t>
                  </w:r>
                </w:p>
              </w:tc>
              <w:tc>
                <w:tcPr>
                  <w:tcW w:w="1276" w:type="dxa"/>
                  <w:vAlign w:val="center"/>
                </w:tcPr>
                <w:p w14:paraId="4AA2799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5620727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5D552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4C1E24D" w14:textId="77777777" w:rsidTr="00C43AE7">
              <w:trPr>
                <w:trHeight w:val="289"/>
                <w:jc w:val="center"/>
              </w:trPr>
              <w:tc>
                <w:tcPr>
                  <w:tcW w:w="3039" w:type="dxa"/>
                  <w:vMerge/>
                  <w:tcBorders>
                    <w:bottom w:val="nil"/>
                  </w:tcBorders>
                  <w:vAlign w:val="center"/>
                </w:tcPr>
                <w:p w14:paraId="7B65966E"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0348E98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nil"/>
                  </w:tcBorders>
                  <w:vAlign w:val="center"/>
                </w:tcPr>
                <w:p w14:paraId="1F33CBB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nil"/>
                  </w:tcBorders>
                  <w:vAlign w:val="center"/>
                </w:tcPr>
                <w:p w14:paraId="211B060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bl>
          <w:p w14:paraId="3D137592" w14:textId="77777777" w:rsidR="00A55ED3" w:rsidRPr="006145DB" w:rsidRDefault="00A55ED3" w:rsidP="005B435E">
            <w:pPr>
              <w:spacing w:line="240" w:lineRule="auto"/>
              <w:jc w:val="both"/>
              <w:rPr>
                <w:rFonts w:cs="Arial"/>
                <w:sz w:val="16"/>
                <w:szCs w:val="16"/>
                <w:lang w:eastAsia="es-CO"/>
              </w:rPr>
            </w:pPr>
          </w:p>
        </w:tc>
      </w:tr>
      <w:tr w:rsidR="00A55ED3" w:rsidRPr="006145DB" w14:paraId="1DC02AEC" w14:textId="77777777" w:rsidTr="001A551D">
        <w:trPr>
          <w:trHeight w:val="20"/>
          <w:jc w:val="center"/>
        </w:trPr>
        <w:tc>
          <w:tcPr>
            <w:tcW w:w="1940" w:type="dxa"/>
            <w:vAlign w:val="center"/>
          </w:tcPr>
          <w:p w14:paraId="39F36537"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Restricciones y fuentes de información</w:t>
            </w:r>
          </w:p>
        </w:tc>
        <w:tc>
          <w:tcPr>
            <w:tcW w:w="7455" w:type="dxa"/>
            <w:vAlign w:val="center"/>
          </w:tcPr>
          <w:p w14:paraId="497EBA5C" w14:textId="27FB8F85" w:rsidR="00A55ED3" w:rsidRPr="006145DB" w:rsidRDefault="00A55ED3" w:rsidP="00C43AE7">
            <w:pPr>
              <w:spacing w:after="0" w:line="240" w:lineRule="auto"/>
              <w:rPr>
                <w:rFonts w:cs="Arial"/>
                <w:sz w:val="20"/>
              </w:rPr>
            </w:pPr>
            <w:r w:rsidRPr="006145DB">
              <w:rPr>
                <w:rFonts w:cs="Arial"/>
                <w:sz w:val="20"/>
              </w:rPr>
              <w:t>No aplica</w:t>
            </w:r>
            <w:r w:rsidR="00C43AE7" w:rsidRPr="006145DB">
              <w:rPr>
                <w:rFonts w:cs="Arial"/>
                <w:sz w:val="20"/>
              </w:rPr>
              <w:t>.</w:t>
            </w:r>
          </w:p>
        </w:tc>
      </w:tr>
      <w:tr w:rsidR="00A55ED3" w:rsidRPr="006145DB" w14:paraId="34F811A2" w14:textId="77777777" w:rsidTr="00C43AE7">
        <w:trPr>
          <w:trHeight w:val="2443"/>
          <w:jc w:val="center"/>
        </w:trPr>
        <w:tc>
          <w:tcPr>
            <w:tcW w:w="1940" w:type="dxa"/>
            <w:vAlign w:val="center"/>
          </w:tcPr>
          <w:p w14:paraId="703B6ED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Ejecución</w:t>
            </w:r>
          </w:p>
        </w:tc>
        <w:tc>
          <w:tcPr>
            <w:tcW w:w="7455" w:type="dxa"/>
            <w:vAlign w:val="center"/>
          </w:tcPr>
          <w:p w14:paraId="57A06200" w14:textId="2FEA6797"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El servicio Centro día Casa de la Sabiduría ofrece a las personas mayores participantes, atención integral interdisciplinaria, prestada en las unidades operativas en las zonas urbanas y rurales de Bogotá D.C.</w:t>
            </w:r>
          </w:p>
          <w:p w14:paraId="5D1A8348" w14:textId="77777777" w:rsidR="00C43AE7" w:rsidRPr="006145DB" w:rsidRDefault="00C43AE7" w:rsidP="00C43AE7">
            <w:pPr>
              <w:spacing w:after="0" w:line="240" w:lineRule="auto"/>
              <w:jc w:val="both"/>
              <w:rPr>
                <w:rFonts w:cs="Arial"/>
                <w:sz w:val="20"/>
                <w:szCs w:val="20"/>
                <w:lang w:eastAsia="es-CO"/>
              </w:rPr>
            </w:pPr>
          </w:p>
          <w:p w14:paraId="2D1AD0D6" w14:textId="4E94E266"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La atención integral que se ofrece a las personas mayores en las Casas de la Sabiduría se enmarca en tres (3) componentes y diez (10) líneas de atención, que se detallan en el manual del servicio, de la siguiente manera: </w:t>
            </w:r>
          </w:p>
          <w:p w14:paraId="5D2B4C74" w14:textId="77777777" w:rsidR="00C43AE7" w:rsidRPr="006145DB" w:rsidRDefault="00C43AE7" w:rsidP="00C43AE7">
            <w:pPr>
              <w:pStyle w:val="Ttulo1"/>
              <w:rPr>
                <w:sz w:val="20"/>
                <w:lang w:eastAsia="es-CO"/>
              </w:rPr>
            </w:pPr>
          </w:p>
          <w:p w14:paraId="78CA66AC" w14:textId="77777777"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Bienestar integral: abarca la promoción de la salud mental y emocional, el fomento de la actividad física y la recreación, contribución a una alimentación saludable y la participación en actividades artísticas y culturales, fomentando el cuidado y el autocuidado en la vejez. Las líneas para este componente son las siguientes:</w:t>
            </w:r>
          </w:p>
          <w:p w14:paraId="07D1D8E3" w14:textId="77777777" w:rsidR="00A55ED3" w:rsidRPr="006145DB" w:rsidRDefault="00A55ED3" w:rsidP="00C43AE7">
            <w:pPr>
              <w:tabs>
                <w:tab w:val="left" w:pos="709"/>
              </w:tabs>
              <w:spacing w:after="0" w:line="240" w:lineRule="auto"/>
              <w:ind w:left="57"/>
              <w:contextualSpacing/>
              <w:jc w:val="both"/>
              <w:rPr>
                <w:rFonts w:cs="Arial"/>
                <w:bCs/>
                <w:sz w:val="20"/>
                <w:szCs w:val="20"/>
                <w:lang w:eastAsia="es-CO"/>
              </w:rPr>
            </w:pPr>
          </w:p>
          <w:p w14:paraId="187A2E72"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1. Orientación psicosocial y salud mental  </w:t>
            </w:r>
          </w:p>
          <w:p w14:paraId="225484D0"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2. Actividad física y recreación.  </w:t>
            </w:r>
          </w:p>
          <w:p w14:paraId="1F77D849"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3. Salud, alimentación y nutrición.  </w:t>
            </w:r>
          </w:p>
          <w:p w14:paraId="4F6E9612" w14:textId="40BE350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4. Arte y cultura.</w:t>
            </w:r>
          </w:p>
          <w:p w14:paraId="61F70C06" w14:textId="77777777" w:rsidR="00C504B3" w:rsidRPr="006145DB" w:rsidRDefault="00C504B3" w:rsidP="00C43AE7">
            <w:pPr>
              <w:pStyle w:val="Ttulo1"/>
              <w:rPr>
                <w:sz w:val="20"/>
                <w:lang w:eastAsia="es-CO"/>
              </w:rPr>
            </w:pPr>
          </w:p>
          <w:p w14:paraId="2D4B83B1" w14:textId="1409B523"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Inclusión social y productiva: busca garantizar que las personas mayores participen activamente con el fin de mejorar su calidad de vida y bienestar. Este componente se basa en la creación de oportunidades productivas para que los participantes sigan siendo actores relevantes dentro de su comunidad, tanto a nivel social como económico, respetando su dignidad y promoviendo su autonomía. A través de esta inclusión, se busca no solo la integración, sino también, el empoderamiento y revalorización de sus capacidades y saberes. Las líneas para este componente son las siguientes:</w:t>
            </w:r>
          </w:p>
          <w:p w14:paraId="0F37A8C6" w14:textId="77777777" w:rsidR="00A55ED3" w:rsidRPr="006145DB" w:rsidRDefault="00A55ED3" w:rsidP="00C43AE7">
            <w:pPr>
              <w:pStyle w:val="Prrafodelista"/>
              <w:spacing w:after="0" w:line="240" w:lineRule="auto"/>
              <w:ind w:left="360"/>
              <w:jc w:val="both"/>
              <w:rPr>
                <w:rFonts w:cs="Arial"/>
                <w:sz w:val="20"/>
                <w:szCs w:val="20"/>
                <w:lang w:eastAsia="es-CO"/>
              </w:rPr>
            </w:pPr>
          </w:p>
          <w:p w14:paraId="4507F8B7"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5. Desarrollo de capacidades para el emprendimiento y la empleabilidad </w:t>
            </w:r>
          </w:p>
          <w:p w14:paraId="5DDD4F08"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6. Educación financiera </w:t>
            </w:r>
          </w:p>
          <w:p w14:paraId="1057C391" w14:textId="5C051C71"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7. Conexión con el mercado</w:t>
            </w:r>
          </w:p>
          <w:p w14:paraId="6120DC2D" w14:textId="77777777" w:rsidR="00C43AE7" w:rsidRPr="006145DB" w:rsidRDefault="00C43AE7" w:rsidP="00C43AE7">
            <w:pPr>
              <w:pStyle w:val="Ttulo1"/>
              <w:rPr>
                <w:sz w:val="20"/>
                <w:lang w:eastAsia="es-CO"/>
              </w:rPr>
            </w:pPr>
          </w:p>
          <w:p w14:paraId="2E15AE5F" w14:textId="1203D8EB"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Participación social y consolidación de redes: fomenta la integración de las personas mayores en espacios de participación ciudadana, redes comunitarias y actividades productivas, fortaleciendo su autonomía y empoderamiento. También incluye estrategias para el reconocimiento del trabajo de cuidado y la gestión de procesos de apoyo social. Las líneas para este componente son las siguientes:</w:t>
            </w:r>
          </w:p>
          <w:p w14:paraId="3B8053FF" w14:textId="77777777" w:rsidR="00A55ED3" w:rsidRPr="006145DB" w:rsidRDefault="00A55ED3" w:rsidP="00C43AE7">
            <w:pPr>
              <w:pStyle w:val="Prrafodelista"/>
              <w:tabs>
                <w:tab w:val="left" w:pos="709"/>
              </w:tabs>
              <w:spacing w:after="0" w:line="240" w:lineRule="auto"/>
              <w:ind w:left="708"/>
              <w:jc w:val="both"/>
              <w:rPr>
                <w:rFonts w:cs="Arial"/>
                <w:bCs/>
                <w:sz w:val="20"/>
                <w:szCs w:val="20"/>
                <w:lang w:eastAsia="es-CO"/>
              </w:rPr>
            </w:pPr>
          </w:p>
          <w:p w14:paraId="10CF2E02"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8. Participación social y gobernanza</w:t>
            </w:r>
          </w:p>
          <w:p w14:paraId="7724BEBE"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9. Gestión integral y desarrollo de procesos</w:t>
            </w:r>
          </w:p>
          <w:p w14:paraId="0C53273E" w14:textId="655267C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 xml:space="preserve">Línea 10. Articulación intra e intersectorial  </w:t>
            </w:r>
          </w:p>
          <w:p w14:paraId="5EBBE337" w14:textId="01D87A70"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El Servicio Centro Día Casa de la Sabiduría busca atender a las personas mayores permitiendo fomentar sus capacidades y habilidades para mitigar la soledad, el aislamiento y con ello contribuir a su bienestar, es por esto que adicional a la oferta del servicio se brindan cursos libres, los cuales buscan promover la creatividad, los gustos e intereses de las personas mayores. </w:t>
            </w:r>
          </w:p>
          <w:p w14:paraId="44AB829D" w14:textId="77777777" w:rsidR="00C43AE7" w:rsidRPr="006145DB" w:rsidRDefault="00C43AE7" w:rsidP="00C43AE7">
            <w:pPr>
              <w:spacing w:after="0" w:line="240" w:lineRule="auto"/>
              <w:jc w:val="both"/>
              <w:rPr>
                <w:rFonts w:cs="Arial"/>
                <w:sz w:val="20"/>
                <w:szCs w:val="20"/>
                <w:lang w:eastAsia="es-CO"/>
              </w:rPr>
            </w:pPr>
          </w:p>
          <w:p w14:paraId="0AB784CE" w14:textId="45233334"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Para este servicio las personas mayores recibirán un apoyo alimentario, según la descripción del manual del servicio. </w:t>
            </w:r>
          </w:p>
          <w:p w14:paraId="4EA72A1F" w14:textId="77777777" w:rsidR="00C43AE7" w:rsidRPr="006145DB" w:rsidRDefault="00C43AE7" w:rsidP="00C43AE7">
            <w:pPr>
              <w:spacing w:after="0" w:line="240" w:lineRule="auto"/>
              <w:jc w:val="both"/>
              <w:rPr>
                <w:rFonts w:cs="Arial"/>
                <w:sz w:val="20"/>
                <w:szCs w:val="20"/>
                <w:lang w:eastAsia="es-CO"/>
              </w:rPr>
            </w:pPr>
          </w:p>
          <w:p w14:paraId="569BE048" w14:textId="3C7223E9"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Casa de la Sabiduría, se implementará el plan operativo correspondiente.</w:t>
            </w:r>
          </w:p>
        </w:tc>
      </w:tr>
      <w:tr w:rsidR="00A55ED3" w:rsidRPr="006145DB" w14:paraId="0C63527E" w14:textId="77777777" w:rsidTr="001A551D">
        <w:trPr>
          <w:trHeight w:val="20"/>
          <w:jc w:val="center"/>
        </w:trPr>
        <w:tc>
          <w:tcPr>
            <w:tcW w:w="1940" w:type="dxa"/>
            <w:vAlign w:val="center"/>
          </w:tcPr>
          <w:p w14:paraId="2BC947C6"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Condiciones transversales de calidad</w:t>
            </w:r>
          </w:p>
        </w:tc>
        <w:tc>
          <w:tcPr>
            <w:tcW w:w="7455" w:type="dxa"/>
            <w:vAlign w:val="center"/>
          </w:tcPr>
          <w:p w14:paraId="39928C7C" w14:textId="68DDD787" w:rsidR="00A55ED3" w:rsidRPr="006145DB" w:rsidRDefault="00A55ED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B6A6F2D" w14:textId="77777777" w:rsidR="00C43AE7" w:rsidRPr="006145DB" w:rsidRDefault="00C43AE7" w:rsidP="00C43AE7">
            <w:pPr>
              <w:pStyle w:val="Ttulo1"/>
              <w:rPr>
                <w:sz w:val="20"/>
                <w:lang w:eastAsia="es-CO"/>
              </w:rPr>
            </w:pPr>
          </w:p>
          <w:p w14:paraId="4624480A"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78EC7D0C"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Atención social </w:t>
            </w:r>
          </w:p>
          <w:p w14:paraId="23863843"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6F292267"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Salubridad</w:t>
            </w:r>
          </w:p>
          <w:p w14:paraId="1819AEE0"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2C5678C1" w14:textId="77777777" w:rsidR="00A55ED3" w:rsidRPr="006145DB" w:rsidRDefault="00A55ED3">
            <w:pPr>
              <w:pStyle w:val="Prrafodelista"/>
              <w:numPr>
                <w:ilvl w:val="0"/>
                <w:numId w:val="136"/>
              </w:numPr>
              <w:tabs>
                <w:tab w:val="left" w:pos="709"/>
              </w:tabs>
              <w:spacing w:after="0" w:line="240" w:lineRule="auto"/>
              <w:jc w:val="both"/>
              <w:rPr>
                <w:rFonts w:eastAsia="Arial" w:cs="Arial"/>
              </w:rPr>
            </w:pPr>
            <w:r w:rsidRPr="006145DB">
              <w:rPr>
                <w:rFonts w:cs="Arial"/>
                <w:bCs/>
                <w:sz w:val="20"/>
                <w:szCs w:val="20"/>
                <w:lang w:eastAsia="es-CO"/>
              </w:rPr>
              <w:t>Gestión Administrativa</w:t>
            </w:r>
          </w:p>
        </w:tc>
      </w:tr>
    </w:tbl>
    <w:p w14:paraId="737D4668" w14:textId="77777777" w:rsidR="004D4184" w:rsidRPr="006145DB" w:rsidRDefault="004D4184" w:rsidP="005B435E">
      <w:pPr>
        <w:pStyle w:val="commentcontentpara"/>
        <w:spacing w:before="0" w:beforeAutospacing="0" w:after="0" w:afterAutospacing="0"/>
        <w:rPr>
          <w:rFonts w:ascii="Arial" w:hAnsi="Arial" w:cs="Arial"/>
          <w:sz w:val="22"/>
          <w:szCs w:val="22"/>
        </w:rPr>
      </w:pPr>
    </w:p>
    <w:p w14:paraId="554B4493" w14:textId="5DB9383C" w:rsidR="00F34018" w:rsidRPr="006145DB" w:rsidRDefault="005408E4">
      <w:pPr>
        <w:pStyle w:val="Ttulo1"/>
        <w:numPr>
          <w:ilvl w:val="3"/>
          <w:numId w:val="70"/>
        </w:numPr>
        <w:tabs>
          <w:tab w:val="left" w:pos="851"/>
        </w:tabs>
        <w:ind w:left="567" w:hanging="579"/>
        <w:jc w:val="center"/>
      </w:pPr>
      <w:bookmarkStart w:id="205" w:name="_Toc210213203"/>
      <w:bookmarkStart w:id="206" w:name="_Toc213273477"/>
      <w:bookmarkStart w:id="207" w:name="_Toc213276104"/>
      <w:bookmarkStart w:id="208" w:name="_Toc216902438"/>
      <w:r w:rsidRPr="006145DB">
        <w:t>Modalidad</w:t>
      </w:r>
      <w:r w:rsidR="004331C8" w:rsidRPr="006145DB">
        <w:t xml:space="preserve"> Centro </w:t>
      </w:r>
      <w:r w:rsidR="00C43AE7" w:rsidRPr="006145DB">
        <w:t>día al barrio</w:t>
      </w:r>
      <w:bookmarkEnd w:id="205"/>
      <w:bookmarkEnd w:id="206"/>
      <w:bookmarkEnd w:id="207"/>
      <w:bookmarkEnd w:id="20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E6473" w:rsidRPr="006145DB" w14:paraId="0AF3CBA6" w14:textId="77777777" w:rsidTr="00C43AE7">
        <w:trPr>
          <w:trHeight w:val="402"/>
          <w:jc w:val="center"/>
        </w:trPr>
        <w:tc>
          <w:tcPr>
            <w:tcW w:w="1555" w:type="dxa"/>
            <w:vAlign w:val="center"/>
          </w:tcPr>
          <w:p w14:paraId="41C0CE2E"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Nombre de la Modalidad</w:t>
            </w:r>
          </w:p>
        </w:tc>
        <w:tc>
          <w:tcPr>
            <w:tcW w:w="7840" w:type="dxa"/>
            <w:vAlign w:val="center"/>
          </w:tcPr>
          <w:p w14:paraId="1CB29B12" w14:textId="6AEE4C23" w:rsidR="005408E4" w:rsidRPr="006145DB" w:rsidRDefault="005408E4" w:rsidP="005B435E">
            <w:pPr>
              <w:spacing w:after="0" w:line="240" w:lineRule="auto"/>
              <w:contextualSpacing/>
              <w:jc w:val="both"/>
              <w:rPr>
                <w:rFonts w:cs="Arial"/>
                <w:sz w:val="20"/>
                <w:szCs w:val="20"/>
              </w:rPr>
            </w:pPr>
            <w:r w:rsidRPr="006145DB">
              <w:rPr>
                <w:rFonts w:cs="Arial"/>
                <w:sz w:val="20"/>
                <w:szCs w:val="20"/>
              </w:rPr>
              <w:t xml:space="preserve">Centro </w:t>
            </w:r>
            <w:r w:rsidR="00C43AE7" w:rsidRPr="006145DB">
              <w:rPr>
                <w:rFonts w:cs="Arial"/>
                <w:sz w:val="20"/>
                <w:szCs w:val="20"/>
              </w:rPr>
              <w:t>día al barrio</w:t>
            </w:r>
            <w:r w:rsidR="000C0973" w:rsidRPr="006145DB">
              <w:rPr>
                <w:rFonts w:cs="Arial"/>
                <w:sz w:val="20"/>
                <w:szCs w:val="20"/>
              </w:rPr>
              <w:t>.</w:t>
            </w:r>
          </w:p>
        </w:tc>
      </w:tr>
      <w:tr w:rsidR="001E6473" w:rsidRPr="006145DB" w14:paraId="38AD81EA" w14:textId="77777777" w:rsidTr="00391A11">
        <w:trPr>
          <w:trHeight w:val="585"/>
          <w:jc w:val="center"/>
        </w:trPr>
        <w:tc>
          <w:tcPr>
            <w:tcW w:w="1555" w:type="dxa"/>
            <w:vAlign w:val="center"/>
          </w:tcPr>
          <w:p w14:paraId="45D8451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 la Modalidad </w:t>
            </w:r>
          </w:p>
        </w:tc>
        <w:tc>
          <w:tcPr>
            <w:tcW w:w="7840" w:type="dxa"/>
          </w:tcPr>
          <w:p w14:paraId="14DE8BFF" w14:textId="77777777"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rPr>
              <w:t>Fomentar el desarrollo integral de las personas mayores de sesenta (60) años o más con especial énfasis en los derechos culturales, artísticos y recreativos, a partir del reconocimiento y potenciación de sus capacidades, la integración y participación a la vida familiar, social, comunitaria, cultural y artística de la ciudad, mediante un conjunto de estrategias, acciones y recursos, con el fin de aportar al mejoramiento de su calidad de vida y ampliar sus oportunidades para vivir como se quiere en la vejez.</w:t>
            </w:r>
          </w:p>
        </w:tc>
      </w:tr>
      <w:tr w:rsidR="001E6473" w:rsidRPr="006145DB" w14:paraId="2E41A449" w14:textId="77777777" w:rsidTr="00391A11">
        <w:trPr>
          <w:trHeight w:val="20"/>
          <w:jc w:val="center"/>
        </w:trPr>
        <w:tc>
          <w:tcPr>
            <w:tcW w:w="1555" w:type="dxa"/>
            <w:vAlign w:val="center"/>
          </w:tcPr>
          <w:p w14:paraId="735DC46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Oferta de la Modalidad</w:t>
            </w:r>
          </w:p>
        </w:tc>
        <w:tc>
          <w:tcPr>
            <w:tcW w:w="7840" w:type="dxa"/>
          </w:tcPr>
          <w:p w14:paraId="6F446773" w14:textId="77777777" w:rsidR="005408E4" w:rsidRPr="006145DB" w:rsidRDefault="005408E4" w:rsidP="005B435E">
            <w:pPr>
              <w:tabs>
                <w:tab w:val="left" w:pos="709"/>
              </w:tabs>
              <w:spacing w:after="0" w:line="240" w:lineRule="auto"/>
              <w:contextualSpacing/>
              <w:jc w:val="both"/>
              <w:rPr>
                <w:rFonts w:eastAsia="Lucida Sans Unicode" w:cs="Arial"/>
                <w:sz w:val="20"/>
                <w:szCs w:val="20"/>
              </w:rPr>
            </w:pPr>
            <w:r w:rsidRPr="006145DB">
              <w:rPr>
                <w:rFonts w:cs="Arial"/>
                <w:sz w:val="20"/>
                <w:szCs w:val="20"/>
              </w:rPr>
              <w:t>Atención interdisciplinaria con énfasis en los derechos culturales, artísticos y recreativos, de carácter flexible, en jornada presencial y en jornada diurna que se brinda en espacios públicos, barriales, comunitarios, instalaciones y equipamientos disponibles en la ciudad, la cual fomenta el desarrollo integral, la participación y el ejercicio de derechos de la población objetivo, a partir de las características poblacionales, territoriales y operativas expuestas en el lineamiento del servicio.</w:t>
            </w:r>
          </w:p>
        </w:tc>
      </w:tr>
      <w:tr w:rsidR="001E6473" w:rsidRPr="006145DB" w14:paraId="47AAA589" w14:textId="77777777" w:rsidTr="00391A11">
        <w:trPr>
          <w:trHeight w:val="20"/>
          <w:jc w:val="center"/>
        </w:trPr>
        <w:tc>
          <w:tcPr>
            <w:tcW w:w="1555" w:type="dxa"/>
            <w:vAlign w:val="center"/>
          </w:tcPr>
          <w:p w14:paraId="27484197"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1A08F2C2" w14:textId="77777777" w:rsidR="005408E4" w:rsidRPr="006145DB" w:rsidRDefault="005408E4" w:rsidP="005B435E">
            <w:pPr>
              <w:tabs>
                <w:tab w:val="left" w:pos="397"/>
                <w:tab w:val="left" w:pos="709"/>
              </w:tabs>
              <w:spacing w:after="0" w:line="240" w:lineRule="auto"/>
              <w:contextualSpacing/>
              <w:jc w:val="both"/>
              <w:rPr>
                <w:rFonts w:cs="Arial"/>
                <w:sz w:val="20"/>
                <w:szCs w:val="20"/>
              </w:rPr>
            </w:pPr>
            <w:r w:rsidRPr="006145DB">
              <w:rPr>
                <w:rFonts w:cs="Arial"/>
                <w:sz w:val="20"/>
                <w:szCs w:val="20"/>
              </w:rPr>
              <w:t xml:space="preserve">Focalización por demanda. </w:t>
            </w:r>
          </w:p>
          <w:p w14:paraId="6455B917" w14:textId="77777777" w:rsidR="005408E4" w:rsidRPr="006145DB" w:rsidRDefault="005408E4"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rPr>
              <w:t>Focalización por abordaje territorial.</w:t>
            </w:r>
          </w:p>
        </w:tc>
      </w:tr>
      <w:tr w:rsidR="001E6473" w:rsidRPr="006145DB" w14:paraId="053AC412" w14:textId="77777777" w:rsidTr="00C43AE7">
        <w:trPr>
          <w:trHeight w:val="511"/>
          <w:jc w:val="center"/>
        </w:trPr>
        <w:tc>
          <w:tcPr>
            <w:tcW w:w="1555" w:type="dxa"/>
            <w:vAlign w:val="center"/>
          </w:tcPr>
          <w:p w14:paraId="789D4E1C"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45CA841A"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Personas mayores de sesenta (60) años o más residentes en el Distrito Capital.</w:t>
            </w:r>
          </w:p>
        </w:tc>
      </w:tr>
      <w:tr w:rsidR="001E6473" w:rsidRPr="006145DB" w14:paraId="628A0F3D" w14:textId="77777777" w:rsidTr="00F77627">
        <w:trPr>
          <w:trHeight w:val="1411"/>
          <w:jc w:val="center"/>
        </w:trPr>
        <w:tc>
          <w:tcPr>
            <w:tcW w:w="1555" w:type="dxa"/>
            <w:vAlign w:val="center"/>
          </w:tcPr>
          <w:p w14:paraId="3A80AC39"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1E6473" w:rsidRPr="006145DB" w14:paraId="634EFCF9" w14:textId="77777777" w:rsidTr="00B57C25">
              <w:trPr>
                <w:trHeight w:val="300"/>
              </w:trPr>
              <w:tc>
                <w:tcPr>
                  <w:tcW w:w="2623" w:type="dxa"/>
                  <w:tcBorders>
                    <w:top w:val="nil"/>
                  </w:tcBorders>
                  <w:vAlign w:val="center"/>
                </w:tcPr>
                <w:p w14:paraId="755BDDB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949" w:type="dxa"/>
                  <w:tcBorders>
                    <w:top w:val="nil"/>
                  </w:tcBorders>
                  <w:vAlign w:val="center"/>
                </w:tcPr>
                <w:p w14:paraId="6054F17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5BF7EF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E7616A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71B1BEF8" w14:textId="77777777" w:rsidTr="00B57C25">
              <w:trPr>
                <w:trHeight w:val="300"/>
              </w:trPr>
              <w:tc>
                <w:tcPr>
                  <w:tcW w:w="2623" w:type="dxa"/>
                  <w:vMerge w:val="restart"/>
                  <w:vAlign w:val="center"/>
                </w:tcPr>
                <w:p w14:paraId="684BB82B" w14:textId="14769015" w:rsidR="005408E4" w:rsidRPr="006145DB" w:rsidRDefault="005408E4" w:rsidP="005B435E">
                  <w:pPr>
                    <w:tabs>
                      <w:tab w:val="left" w:pos="709"/>
                    </w:tabs>
                    <w:contextualSpacing/>
                    <w:rPr>
                      <w:rFonts w:cs="Arial"/>
                      <w:sz w:val="16"/>
                      <w:szCs w:val="16"/>
                      <w:lang w:eastAsia="es-CO"/>
                    </w:rPr>
                  </w:pPr>
                  <w:r w:rsidRPr="006145DB">
                    <w:rPr>
                      <w:rFonts w:cs="Arial"/>
                      <w:sz w:val="16"/>
                      <w:szCs w:val="16"/>
                      <w:lang w:eastAsia="es-CO"/>
                    </w:rPr>
                    <w:t>Personas mayores de sesenta (60) años o más</w:t>
                  </w:r>
                  <w:r w:rsidR="00335291" w:rsidRPr="006145DB">
                    <w:rPr>
                      <w:rFonts w:cs="Arial"/>
                      <w:sz w:val="16"/>
                      <w:szCs w:val="16"/>
                      <w:lang w:eastAsia="es-CO"/>
                    </w:rPr>
                    <w:t>.</w:t>
                  </w:r>
                </w:p>
              </w:tc>
              <w:tc>
                <w:tcPr>
                  <w:tcW w:w="1949" w:type="dxa"/>
                  <w:vAlign w:val="center"/>
                </w:tcPr>
                <w:p w14:paraId="3BE5300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27121C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292B002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0D5ABFF4" w14:textId="77777777" w:rsidTr="00B57C25">
              <w:trPr>
                <w:trHeight w:val="300"/>
              </w:trPr>
              <w:tc>
                <w:tcPr>
                  <w:tcW w:w="2623" w:type="dxa"/>
                  <w:vMerge/>
                  <w:vAlign w:val="center"/>
                </w:tcPr>
                <w:p w14:paraId="4AF81206" w14:textId="77777777" w:rsidR="005408E4" w:rsidRPr="006145DB" w:rsidRDefault="005408E4" w:rsidP="005B435E">
                  <w:pPr>
                    <w:rPr>
                      <w:rFonts w:cs="Arial"/>
                    </w:rPr>
                  </w:pPr>
                </w:p>
              </w:tc>
              <w:tc>
                <w:tcPr>
                  <w:tcW w:w="1949" w:type="dxa"/>
                  <w:vAlign w:val="center"/>
                </w:tcPr>
                <w:p w14:paraId="29D8599B"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6BF25896"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vAlign w:val="center"/>
                </w:tcPr>
                <w:p w14:paraId="4B3D650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1669EC78" w14:textId="77777777" w:rsidTr="00B57C25">
              <w:trPr>
                <w:trHeight w:val="300"/>
              </w:trPr>
              <w:tc>
                <w:tcPr>
                  <w:tcW w:w="2623" w:type="dxa"/>
                  <w:tcBorders>
                    <w:bottom w:val="single" w:sz="4" w:space="0" w:color="auto"/>
                  </w:tcBorders>
                  <w:vAlign w:val="center"/>
                </w:tcPr>
                <w:p w14:paraId="6D829C66" w14:textId="23822E6D" w:rsidR="005408E4" w:rsidRPr="006145DB" w:rsidRDefault="005408E4" w:rsidP="005B435E">
                  <w:pPr>
                    <w:rPr>
                      <w:rFonts w:cs="Arial"/>
                      <w:sz w:val="16"/>
                      <w:szCs w:val="16"/>
                      <w:lang w:eastAsia="es-CO"/>
                    </w:rPr>
                  </w:pPr>
                  <w:r w:rsidRPr="006145DB">
                    <w:rPr>
                      <w:rFonts w:cs="Arial"/>
                      <w:sz w:val="16"/>
                      <w:szCs w:val="16"/>
                      <w:lang w:eastAsia="es-CO"/>
                    </w:rPr>
                    <w:t>Residente en el Distrito Capital</w:t>
                  </w:r>
                  <w:r w:rsidR="00335291" w:rsidRPr="006145DB">
                    <w:rPr>
                      <w:rFonts w:cs="Arial"/>
                      <w:sz w:val="16"/>
                      <w:szCs w:val="16"/>
                      <w:lang w:eastAsia="es-CO"/>
                    </w:rPr>
                    <w:t>.</w:t>
                  </w:r>
                </w:p>
              </w:tc>
              <w:tc>
                <w:tcPr>
                  <w:tcW w:w="1949" w:type="dxa"/>
                  <w:tcBorders>
                    <w:bottom w:val="single" w:sz="4" w:space="0" w:color="auto"/>
                  </w:tcBorders>
                  <w:vAlign w:val="center"/>
                </w:tcPr>
                <w:p w14:paraId="46B6EE10"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D7C323"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A66020F"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77A254C4" w14:textId="77777777" w:rsidTr="00687C1F">
              <w:trPr>
                <w:trHeight w:val="70"/>
              </w:trPr>
              <w:tc>
                <w:tcPr>
                  <w:tcW w:w="2623" w:type="dxa"/>
                  <w:tcBorders>
                    <w:left w:val="nil"/>
                    <w:bottom w:val="nil"/>
                    <w:right w:val="nil"/>
                  </w:tcBorders>
                  <w:vAlign w:val="center"/>
                </w:tcPr>
                <w:p w14:paraId="2D216EDD" w14:textId="77777777" w:rsidR="00E47582" w:rsidRPr="006145DB" w:rsidRDefault="00E47582" w:rsidP="005B435E">
                  <w:pPr>
                    <w:rPr>
                      <w:rFonts w:cs="Arial"/>
                      <w:sz w:val="12"/>
                      <w:szCs w:val="12"/>
                      <w:lang w:eastAsia="es-CO"/>
                    </w:rPr>
                  </w:pPr>
                </w:p>
              </w:tc>
              <w:tc>
                <w:tcPr>
                  <w:tcW w:w="1949" w:type="dxa"/>
                  <w:tcBorders>
                    <w:left w:val="nil"/>
                    <w:bottom w:val="nil"/>
                    <w:right w:val="nil"/>
                  </w:tcBorders>
                  <w:vAlign w:val="center"/>
                </w:tcPr>
                <w:p w14:paraId="76A6E342" w14:textId="77777777" w:rsidR="00E47582" w:rsidRPr="006145DB" w:rsidRDefault="00E47582" w:rsidP="005B435E">
                  <w:pPr>
                    <w:jc w:val="center"/>
                    <w:rPr>
                      <w:rFonts w:cs="Arial"/>
                      <w:sz w:val="16"/>
                      <w:szCs w:val="16"/>
                      <w:lang w:eastAsia="es-CO"/>
                    </w:rPr>
                  </w:pPr>
                </w:p>
              </w:tc>
              <w:tc>
                <w:tcPr>
                  <w:tcW w:w="1134" w:type="dxa"/>
                  <w:tcBorders>
                    <w:left w:val="nil"/>
                    <w:bottom w:val="nil"/>
                    <w:right w:val="nil"/>
                  </w:tcBorders>
                  <w:vAlign w:val="center"/>
                </w:tcPr>
                <w:p w14:paraId="7B69460C" w14:textId="77777777" w:rsidR="00E47582" w:rsidRPr="006145DB" w:rsidRDefault="00E47582" w:rsidP="005B435E">
                  <w:pPr>
                    <w:jc w:val="center"/>
                    <w:rPr>
                      <w:rFonts w:cs="Arial"/>
                      <w:sz w:val="16"/>
                      <w:szCs w:val="16"/>
                      <w:lang w:eastAsia="es-CO"/>
                    </w:rPr>
                  </w:pPr>
                </w:p>
              </w:tc>
              <w:tc>
                <w:tcPr>
                  <w:tcW w:w="1843" w:type="dxa"/>
                  <w:tcBorders>
                    <w:left w:val="nil"/>
                    <w:bottom w:val="nil"/>
                    <w:right w:val="nil"/>
                  </w:tcBorders>
                  <w:vAlign w:val="center"/>
                </w:tcPr>
                <w:p w14:paraId="10B129EE" w14:textId="77777777" w:rsidR="00E47582" w:rsidRPr="006145DB" w:rsidRDefault="00E47582" w:rsidP="005B435E">
                  <w:pPr>
                    <w:jc w:val="center"/>
                    <w:rPr>
                      <w:rFonts w:cs="Arial"/>
                      <w:sz w:val="16"/>
                      <w:szCs w:val="16"/>
                      <w:lang w:eastAsia="es-CO"/>
                    </w:rPr>
                  </w:pPr>
                </w:p>
              </w:tc>
            </w:tr>
          </w:tbl>
          <w:p w14:paraId="78A16419" w14:textId="77777777" w:rsidR="005408E4" w:rsidRPr="006145DB" w:rsidRDefault="005408E4" w:rsidP="005B435E">
            <w:pPr>
              <w:tabs>
                <w:tab w:val="left" w:pos="709"/>
              </w:tabs>
              <w:spacing w:after="0" w:line="240" w:lineRule="auto"/>
              <w:contextualSpacing/>
              <w:jc w:val="both"/>
              <w:rPr>
                <w:rFonts w:cs="Arial"/>
                <w:sz w:val="20"/>
                <w:szCs w:val="20"/>
                <w:lang w:eastAsia="es-CO"/>
              </w:rPr>
            </w:pPr>
          </w:p>
        </w:tc>
      </w:tr>
      <w:tr w:rsidR="001E6473" w:rsidRPr="006145DB" w14:paraId="667CF4BB" w14:textId="77777777" w:rsidTr="00391A11">
        <w:trPr>
          <w:jc w:val="center"/>
        </w:trPr>
        <w:tc>
          <w:tcPr>
            <w:tcW w:w="1555" w:type="dxa"/>
            <w:vAlign w:val="center"/>
          </w:tcPr>
          <w:p w14:paraId="6577703F" w14:textId="77777777" w:rsidR="005408E4" w:rsidRPr="006145DB" w:rsidRDefault="005408E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840" w:type="dxa"/>
            <w:vAlign w:val="center"/>
          </w:tcPr>
          <w:p w14:paraId="321A1FF7" w14:textId="77777777" w:rsidR="005408E4" w:rsidRPr="006145DB" w:rsidRDefault="005408E4" w:rsidP="005B435E">
            <w:pPr>
              <w:spacing w:after="0" w:line="240" w:lineRule="auto"/>
              <w:rPr>
                <w:rFonts w:eastAsia="Arial" w:cs="Arial"/>
                <w:sz w:val="8"/>
                <w:szCs w:val="8"/>
              </w:rPr>
            </w:pPr>
          </w:p>
          <w:tbl>
            <w:tblPr>
              <w:tblStyle w:val="Tablaconcuadrcula"/>
              <w:tblW w:w="7544" w:type="dxa"/>
              <w:tblLayout w:type="fixed"/>
              <w:tblLook w:val="04A0" w:firstRow="1" w:lastRow="0" w:firstColumn="1" w:lastColumn="0" w:noHBand="0" w:noVBand="1"/>
            </w:tblPr>
            <w:tblGrid>
              <w:gridCol w:w="3005"/>
              <w:gridCol w:w="1843"/>
              <w:gridCol w:w="1134"/>
              <w:gridCol w:w="1562"/>
            </w:tblGrid>
            <w:tr w:rsidR="001E6473" w:rsidRPr="006145DB" w14:paraId="067D8FB4" w14:textId="77777777" w:rsidTr="006C6798">
              <w:trPr>
                <w:trHeight w:val="379"/>
              </w:trPr>
              <w:tc>
                <w:tcPr>
                  <w:tcW w:w="3005" w:type="dxa"/>
                  <w:vAlign w:val="center"/>
                </w:tcPr>
                <w:p w14:paraId="2F4922F8"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3" w:type="dxa"/>
                  <w:vAlign w:val="center"/>
                </w:tcPr>
                <w:p w14:paraId="23CF4E9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vAlign w:val="center"/>
                </w:tcPr>
                <w:p w14:paraId="63062602" w14:textId="77777777" w:rsidR="005408E4" w:rsidRPr="006145DB" w:rsidRDefault="005408E4" w:rsidP="00C43AE7">
                  <w:pPr>
                    <w:tabs>
                      <w:tab w:val="left" w:pos="709"/>
                    </w:tabs>
                    <w:ind w:left="-108"/>
                    <w:contextualSpacing/>
                    <w:jc w:val="center"/>
                    <w:rPr>
                      <w:rFonts w:cs="Arial"/>
                      <w:bCs/>
                      <w:sz w:val="16"/>
                      <w:szCs w:val="16"/>
                      <w:lang w:eastAsia="es-CO"/>
                    </w:rPr>
                  </w:pPr>
                  <w:r w:rsidRPr="006145DB">
                    <w:rPr>
                      <w:rFonts w:cs="Arial"/>
                      <w:bCs/>
                      <w:sz w:val="16"/>
                      <w:szCs w:val="16"/>
                      <w:lang w:eastAsia="es-CO"/>
                    </w:rPr>
                    <w:t>Periodicidad</w:t>
                  </w:r>
                </w:p>
              </w:tc>
              <w:tc>
                <w:tcPr>
                  <w:tcW w:w="1562" w:type="dxa"/>
                  <w:vAlign w:val="center"/>
                </w:tcPr>
                <w:p w14:paraId="7DECF4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080A528D" w14:textId="77777777" w:rsidTr="006C6798">
              <w:trPr>
                <w:trHeight w:val="225"/>
              </w:trPr>
              <w:tc>
                <w:tcPr>
                  <w:tcW w:w="3005" w:type="dxa"/>
                </w:tcPr>
                <w:p w14:paraId="19FEB141" w14:textId="77777777" w:rsidR="005408E4" w:rsidRPr="006145DB" w:rsidRDefault="005408E4" w:rsidP="005B435E">
                  <w:pPr>
                    <w:ind w:left="-57"/>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vAlign w:val="center"/>
                </w:tcPr>
                <w:p w14:paraId="5AE2BB51" w14:textId="49F50D18" w:rsidR="005408E4" w:rsidRPr="006145DB" w:rsidRDefault="005408E4"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4738EED0" w14:textId="590420FE" w:rsidR="005408E4" w:rsidRPr="006145DB" w:rsidRDefault="005408E4" w:rsidP="005B435E">
                  <w:pPr>
                    <w:jc w:val="center"/>
                    <w:rPr>
                      <w:rFonts w:eastAsia="Arial" w:cs="Arial"/>
                      <w:sz w:val="16"/>
                      <w:szCs w:val="16"/>
                    </w:rPr>
                  </w:pPr>
                  <w:r w:rsidRPr="006145DB">
                    <w:rPr>
                      <w:rStyle w:val="normaltextrun"/>
                      <w:rFonts w:eastAsia="Arial" w:cs="Arial"/>
                      <w:sz w:val="16"/>
                      <w:szCs w:val="16"/>
                    </w:rPr>
                    <w:t>Trimestral</w:t>
                  </w:r>
                </w:p>
              </w:tc>
              <w:tc>
                <w:tcPr>
                  <w:tcW w:w="1562" w:type="dxa"/>
                  <w:vAlign w:val="center"/>
                </w:tcPr>
                <w:p w14:paraId="6E2E79FA" w14:textId="0E7290DC" w:rsidR="005408E4" w:rsidRPr="006145DB" w:rsidRDefault="005408E4"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E6473" w:rsidRPr="006145DB" w14:paraId="473A59BD" w14:textId="77777777" w:rsidTr="006C6798">
              <w:trPr>
                <w:trHeight w:val="235"/>
              </w:trPr>
              <w:tc>
                <w:tcPr>
                  <w:tcW w:w="3005" w:type="dxa"/>
                </w:tcPr>
                <w:p w14:paraId="0F0D9FE7" w14:textId="7AABF7E7" w:rsidR="005408E4" w:rsidRPr="006145DB" w:rsidRDefault="005408E4" w:rsidP="005B435E">
                  <w:pPr>
                    <w:ind w:left="-57"/>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E0237B" w:rsidRPr="006145DB">
                    <w:rPr>
                      <w:rFonts w:cs="Arial"/>
                      <w:sz w:val="16"/>
                      <w:szCs w:val="16"/>
                    </w:rPr>
                    <w:t>.</w:t>
                  </w:r>
                </w:p>
              </w:tc>
              <w:tc>
                <w:tcPr>
                  <w:tcW w:w="1843" w:type="dxa"/>
                  <w:vAlign w:val="center"/>
                </w:tcPr>
                <w:p w14:paraId="18BC08A2" w14:textId="77777777" w:rsidR="005408E4" w:rsidRPr="006145DB" w:rsidRDefault="005408E4" w:rsidP="005B435E">
                  <w:pPr>
                    <w:jc w:val="center"/>
                    <w:rPr>
                      <w:rFonts w:cs="Arial"/>
                      <w:sz w:val="16"/>
                      <w:szCs w:val="16"/>
                      <w:lang w:eastAsia="es-CO"/>
                    </w:rPr>
                  </w:pPr>
                  <w:r w:rsidRPr="006145DB">
                    <w:rPr>
                      <w:rFonts w:cs="Arial"/>
                      <w:sz w:val="16"/>
                      <w:szCs w:val="16"/>
                    </w:rPr>
                    <w:t>Censos oficiales de comunidades étnicas: Indígena Cabildos reconocidos en la ciudad de Bogotá y Rrom - Gitano</w:t>
                  </w:r>
                </w:p>
              </w:tc>
              <w:tc>
                <w:tcPr>
                  <w:tcW w:w="1134" w:type="dxa"/>
                  <w:vAlign w:val="center"/>
                </w:tcPr>
                <w:p w14:paraId="00A3ECAC" w14:textId="77777777" w:rsidR="005408E4" w:rsidRPr="006145DB" w:rsidRDefault="005408E4" w:rsidP="005B435E">
                  <w:pPr>
                    <w:jc w:val="center"/>
                    <w:rPr>
                      <w:rFonts w:cs="Arial"/>
                      <w:sz w:val="16"/>
                      <w:szCs w:val="16"/>
                      <w:lang w:eastAsia="es-CO"/>
                    </w:rPr>
                  </w:pPr>
                  <w:r w:rsidRPr="006145DB">
                    <w:rPr>
                      <w:rFonts w:cs="Arial"/>
                      <w:sz w:val="16"/>
                      <w:szCs w:val="16"/>
                    </w:rPr>
                    <w:t>2021 Entrega única</w:t>
                  </w:r>
                </w:p>
              </w:tc>
              <w:tc>
                <w:tcPr>
                  <w:tcW w:w="1562" w:type="dxa"/>
                  <w:vAlign w:val="center"/>
                </w:tcPr>
                <w:p w14:paraId="2BBB305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Ministerio del Interior</w:t>
                  </w:r>
                </w:p>
              </w:tc>
            </w:tr>
            <w:tr w:rsidR="001E6473" w:rsidRPr="006145DB" w14:paraId="467ABC98" w14:textId="77777777" w:rsidTr="006C6798">
              <w:trPr>
                <w:trHeight w:val="235"/>
              </w:trPr>
              <w:tc>
                <w:tcPr>
                  <w:tcW w:w="3005" w:type="dxa"/>
                  <w:tcBorders>
                    <w:bottom w:val="single" w:sz="4" w:space="0" w:color="auto"/>
                  </w:tcBorders>
                </w:tcPr>
                <w:p w14:paraId="24918EBA" w14:textId="32524F4E" w:rsidR="005408E4" w:rsidRPr="006145DB" w:rsidRDefault="005408E4" w:rsidP="005B435E">
                  <w:pPr>
                    <w:ind w:left="-84"/>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tcBorders>
                    <w:bottom w:val="single" w:sz="4" w:space="0" w:color="auto"/>
                  </w:tcBorders>
                  <w:vAlign w:val="center"/>
                </w:tcPr>
                <w:p w14:paraId="7F1D364E"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Negras, Afrocolombianas en Bogotá</w:t>
                  </w:r>
                </w:p>
              </w:tc>
              <w:tc>
                <w:tcPr>
                  <w:tcW w:w="1134" w:type="dxa"/>
                  <w:tcBorders>
                    <w:bottom w:val="single" w:sz="4" w:space="0" w:color="auto"/>
                  </w:tcBorders>
                  <w:vAlign w:val="center"/>
                </w:tcPr>
                <w:p w14:paraId="1EB94C2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bottom w:val="single" w:sz="4" w:space="0" w:color="auto"/>
                  </w:tcBorders>
                  <w:vAlign w:val="center"/>
                </w:tcPr>
                <w:p w14:paraId="45AADA05"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6823737" w14:textId="77777777" w:rsidTr="006C6798">
              <w:trPr>
                <w:trHeight w:val="235"/>
              </w:trPr>
              <w:tc>
                <w:tcPr>
                  <w:tcW w:w="3005" w:type="dxa"/>
                  <w:tcBorders>
                    <w:top w:val="single" w:sz="4" w:space="0" w:color="auto"/>
                  </w:tcBorders>
                </w:tcPr>
                <w:p w14:paraId="6DA1F7B2" w14:textId="77777777" w:rsidR="005408E4" w:rsidRPr="006145DB" w:rsidRDefault="005408E4" w:rsidP="00C43AE7">
                  <w:pPr>
                    <w:ind w:left="-80"/>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tcBorders>
                  <w:vAlign w:val="center"/>
                </w:tcPr>
                <w:p w14:paraId="79A857C1"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tcPr>
                <w:p w14:paraId="4A3B7D20"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top w:val="single" w:sz="4" w:space="0" w:color="auto"/>
                  </w:tcBorders>
                  <w:vAlign w:val="center"/>
                </w:tcPr>
                <w:p w14:paraId="673C11C2"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BD528AB" w14:textId="77777777" w:rsidTr="006C6798">
              <w:trPr>
                <w:trHeight w:val="235"/>
              </w:trPr>
              <w:tc>
                <w:tcPr>
                  <w:tcW w:w="3005" w:type="dxa"/>
                </w:tcPr>
                <w:p w14:paraId="4C8CF67F" w14:textId="667A9519" w:rsidR="005408E4" w:rsidRPr="006145DB" w:rsidRDefault="005408E4" w:rsidP="00C43AE7">
                  <w:pPr>
                    <w:ind w:left="-80"/>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E47582" w:rsidRPr="006145DB">
                    <w:rPr>
                      <w:rFonts w:cs="Arial"/>
                      <w:sz w:val="16"/>
                      <w:szCs w:val="16"/>
                    </w:rPr>
                    <w:t>.</w:t>
                  </w:r>
                </w:p>
              </w:tc>
              <w:tc>
                <w:tcPr>
                  <w:tcW w:w="1843" w:type="dxa"/>
                  <w:vAlign w:val="center"/>
                </w:tcPr>
                <w:p w14:paraId="56D944D8" w14:textId="1293BEBB" w:rsidR="005408E4" w:rsidRPr="006145DB" w:rsidRDefault="008C7CF7" w:rsidP="005B435E">
                  <w:pPr>
                    <w:jc w:val="center"/>
                    <w:rPr>
                      <w:rFonts w:cs="Arial"/>
                      <w:sz w:val="16"/>
                      <w:szCs w:val="16"/>
                      <w:lang w:eastAsia="es-CO"/>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6833031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080A3D0F"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E274983" w14:textId="77777777" w:rsidTr="006C6798">
              <w:trPr>
                <w:trHeight w:val="235"/>
              </w:trPr>
              <w:tc>
                <w:tcPr>
                  <w:tcW w:w="3005" w:type="dxa"/>
                </w:tcPr>
                <w:p w14:paraId="0B85CECA" w14:textId="77777777" w:rsidR="005408E4" w:rsidRPr="006145DB" w:rsidRDefault="005408E4" w:rsidP="00C43AE7">
                  <w:pPr>
                    <w:ind w:left="-80"/>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275AC45F"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cabildos o pueblos indígenas en Bogotá.</w:t>
                  </w:r>
                </w:p>
              </w:tc>
              <w:tc>
                <w:tcPr>
                  <w:tcW w:w="1134" w:type="dxa"/>
                  <w:vAlign w:val="center"/>
                </w:tcPr>
                <w:p w14:paraId="602C31B3"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1A7B7AEB"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85ED117" w14:textId="77777777" w:rsidTr="006C6798">
              <w:trPr>
                <w:trHeight w:val="235"/>
              </w:trPr>
              <w:tc>
                <w:tcPr>
                  <w:tcW w:w="3005" w:type="dxa"/>
                </w:tcPr>
                <w:p w14:paraId="143BECA7" w14:textId="1AB93CE1" w:rsidR="005408E4" w:rsidRPr="006145DB" w:rsidRDefault="005408E4" w:rsidP="00C43AE7">
                  <w:pPr>
                    <w:ind w:left="-80"/>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vAlign w:val="center"/>
                </w:tcPr>
                <w:p w14:paraId="59F26FC6"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 Rrom o Gitana en Bogotá.</w:t>
                  </w:r>
                </w:p>
              </w:tc>
              <w:tc>
                <w:tcPr>
                  <w:tcW w:w="1134" w:type="dxa"/>
                  <w:vAlign w:val="center"/>
                </w:tcPr>
                <w:p w14:paraId="44B6E61B"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37A67838"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A3AFCF5" w14:textId="77777777" w:rsidTr="006C6798">
              <w:trPr>
                <w:trHeight w:val="235"/>
              </w:trPr>
              <w:tc>
                <w:tcPr>
                  <w:tcW w:w="3005" w:type="dxa"/>
                  <w:vAlign w:val="center"/>
                </w:tcPr>
                <w:p w14:paraId="3888238A" w14:textId="77777777" w:rsidR="005408E4" w:rsidRPr="006145DB" w:rsidRDefault="005408E4" w:rsidP="00C43AE7">
                  <w:pPr>
                    <w:tabs>
                      <w:tab w:val="left" w:pos="709"/>
                    </w:tabs>
                    <w:ind w:left="-80"/>
                    <w:contextualSpacing/>
                    <w:jc w:val="both"/>
                    <w:rPr>
                      <w:rFonts w:cs="Arial"/>
                      <w:sz w:val="16"/>
                      <w:szCs w:val="16"/>
                      <w:lang w:eastAsia="es-CO"/>
                    </w:rPr>
                  </w:pPr>
                  <w:r w:rsidRPr="006145DB">
                    <w:rPr>
                      <w:rFonts w:cs="Arial"/>
                      <w:sz w:val="16"/>
                      <w:szCs w:val="16"/>
                    </w:rPr>
                    <w:t>Persona que se identifique como mujer.</w:t>
                  </w:r>
                </w:p>
              </w:tc>
              <w:tc>
                <w:tcPr>
                  <w:tcW w:w="1843" w:type="dxa"/>
                  <w:vAlign w:val="center"/>
                </w:tcPr>
                <w:p w14:paraId="59C84A3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73D3D4B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094DEFB" w14:textId="6B68B937"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 </w:t>
                  </w:r>
                </w:p>
              </w:tc>
            </w:tr>
            <w:tr w:rsidR="001E6473" w:rsidRPr="006145DB" w14:paraId="74825F9A" w14:textId="77777777" w:rsidTr="006C6798">
              <w:trPr>
                <w:trHeight w:val="235"/>
              </w:trPr>
              <w:tc>
                <w:tcPr>
                  <w:tcW w:w="3005" w:type="dxa"/>
                  <w:vAlign w:val="center"/>
                </w:tcPr>
                <w:p w14:paraId="1406F835" w14:textId="77777777" w:rsidR="005408E4" w:rsidRPr="006145DB" w:rsidRDefault="005408E4" w:rsidP="00C43AE7">
                  <w:pPr>
                    <w:ind w:left="-80"/>
                    <w:rPr>
                      <w:rFonts w:cs="Arial"/>
                      <w:sz w:val="16"/>
                      <w:szCs w:val="16"/>
                      <w:lang w:eastAsia="es-CO"/>
                    </w:rPr>
                  </w:pPr>
                  <w:r w:rsidRPr="006145DB">
                    <w:rPr>
                      <w:rFonts w:cs="Arial"/>
                      <w:sz w:val="16"/>
                      <w:szCs w:val="16"/>
                    </w:rPr>
                    <w:t>Persona de los sectores sociales LGBTI.</w:t>
                  </w:r>
                </w:p>
              </w:tc>
              <w:tc>
                <w:tcPr>
                  <w:tcW w:w="1843" w:type="dxa"/>
                  <w:vAlign w:val="center"/>
                </w:tcPr>
                <w:p w14:paraId="6A6CBB61"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685D65EE"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621C58AA"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A7265E0" w14:textId="77777777" w:rsidTr="00F77627">
              <w:trPr>
                <w:trHeight w:val="235"/>
              </w:trPr>
              <w:tc>
                <w:tcPr>
                  <w:tcW w:w="3005" w:type="dxa"/>
                  <w:tcBorders>
                    <w:bottom w:val="single" w:sz="4" w:space="0" w:color="auto"/>
                  </w:tcBorders>
                  <w:vAlign w:val="center"/>
                </w:tcPr>
                <w:p w14:paraId="489A7B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Persona que resida en zonas rurales de Bogotá.</w:t>
                  </w:r>
                </w:p>
              </w:tc>
              <w:tc>
                <w:tcPr>
                  <w:tcW w:w="1843" w:type="dxa"/>
                  <w:tcBorders>
                    <w:bottom w:val="single" w:sz="4" w:space="0" w:color="auto"/>
                  </w:tcBorders>
                  <w:vAlign w:val="center"/>
                </w:tcPr>
                <w:p w14:paraId="69894DE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537DC399"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1AC59F0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0F7E416" w14:textId="77777777" w:rsidTr="00F77627">
              <w:trPr>
                <w:trHeight w:val="235"/>
              </w:trPr>
              <w:tc>
                <w:tcPr>
                  <w:tcW w:w="3005" w:type="dxa"/>
                  <w:tcBorders>
                    <w:bottom w:val="single" w:sz="4" w:space="0" w:color="auto"/>
                  </w:tcBorders>
                  <w:vAlign w:val="center"/>
                </w:tcPr>
                <w:p w14:paraId="01BAFACD"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perteneciente a hogares, registrados en la encuesta SISBÉN IV de Bogotá clasificación A1 hasta C1.</w:t>
                  </w:r>
                </w:p>
              </w:tc>
              <w:tc>
                <w:tcPr>
                  <w:tcW w:w="1843" w:type="dxa"/>
                  <w:tcBorders>
                    <w:bottom w:val="single" w:sz="4" w:space="0" w:color="auto"/>
                  </w:tcBorders>
                  <w:vAlign w:val="center"/>
                </w:tcPr>
                <w:p w14:paraId="7D343554"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SISBEN IV</w:t>
                  </w:r>
                </w:p>
              </w:tc>
              <w:tc>
                <w:tcPr>
                  <w:tcW w:w="1134" w:type="dxa"/>
                  <w:tcBorders>
                    <w:bottom w:val="single" w:sz="4" w:space="0" w:color="auto"/>
                  </w:tcBorders>
                  <w:vAlign w:val="center"/>
                </w:tcPr>
                <w:p w14:paraId="56EED3D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3411D3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562" w:type="dxa"/>
                  <w:tcBorders>
                    <w:bottom w:val="single" w:sz="4" w:space="0" w:color="auto"/>
                  </w:tcBorders>
                  <w:vAlign w:val="center"/>
                </w:tcPr>
                <w:p w14:paraId="140BBA54" w14:textId="4599E626"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Planeación SDP </w:t>
                  </w:r>
                </w:p>
              </w:tc>
            </w:tr>
            <w:tr w:rsidR="001E6473" w:rsidRPr="006145DB" w14:paraId="5ECCF6EA" w14:textId="77777777" w:rsidTr="00F77627">
              <w:trPr>
                <w:trHeight w:val="235"/>
              </w:trPr>
              <w:tc>
                <w:tcPr>
                  <w:tcW w:w="7544" w:type="dxa"/>
                  <w:gridSpan w:val="4"/>
                  <w:tcBorders>
                    <w:top w:val="single" w:sz="4" w:space="0" w:color="auto"/>
                    <w:bottom w:val="nil"/>
                  </w:tcBorders>
                  <w:vAlign w:val="center"/>
                </w:tcPr>
                <w:p w14:paraId="3D6ECD76" w14:textId="0B7CA383" w:rsidR="005408E4" w:rsidRPr="006145DB" w:rsidRDefault="005408E4" w:rsidP="005B435E">
                  <w:pPr>
                    <w:tabs>
                      <w:tab w:val="left" w:pos="709"/>
                    </w:tabs>
                    <w:contextualSpacing/>
                    <w:jc w:val="both"/>
                    <w:rPr>
                      <w:rFonts w:cs="Arial"/>
                      <w:sz w:val="16"/>
                      <w:szCs w:val="16"/>
                    </w:rPr>
                  </w:pPr>
                  <w:r w:rsidRPr="006145DB">
                    <w:rPr>
                      <w:rFonts w:cs="Arial"/>
                      <w:sz w:val="16"/>
                      <w:szCs w:val="16"/>
                    </w:rPr>
                    <w:t>Nota: Estos criterios aplican cuando se constituye lista de espera para la prestación de la modalidad</w:t>
                  </w:r>
                  <w:r w:rsidR="001E6473" w:rsidRPr="006145DB">
                    <w:rPr>
                      <w:rFonts w:cs="Arial"/>
                      <w:sz w:val="16"/>
                      <w:szCs w:val="16"/>
                    </w:rPr>
                    <w:t>.</w:t>
                  </w:r>
                </w:p>
              </w:tc>
            </w:tr>
          </w:tbl>
          <w:p w14:paraId="7829610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039EF4D5" w14:textId="77777777" w:rsidTr="00391A11">
        <w:trPr>
          <w:trHeight w:val="1544"/>
          <w:jc w:val="center"/>
        </w:trPr>
        <w:tc>
          <w:tcPr>
            <w:tcW w:w="1555" w:type="dxa"/>
            <w:vAlign w:val="center"/>
          </w:tcPr>
          <w:p w14:paraId="62C58F03" w14:textId="77777777" w:rsidR="005408E4" w:rsidRPr="006145DB" w:rsidRDefault="005408E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E47582" w:rsidRPr="006145DB" w14:paraId="57ABAC3F" w14:textId="77777777" w:rsidTr="004B043E">
              <w:trPr>
                <w:trHeight w:val="129"/>
              </w:trPr>
              <w:tc>
                <w:tcPr>
                  <w:tcW w:w="2623" w:type="dxa"/>
                  <w:tcBorders>
                    <w:top w:val="nil"/>
                    <w:left w:val="nil"/>
                    <w:right w:val="nil"/>
                  </w:tcBorders>
                  <w:vAlign w:val="center"/>
                </w:tcPr>
                <w:p w14:paraId="639766D7" w14:textId="77777777" w:rsidR="00E47582" w:rsidRPr="006145DB" w:rsidRDefault="00E47582" w:rsidP="005B435E">
                  <w:pPr>
                    <w:tabs>
                      <w:tab w:val="left" w:pos="709"/>
                    </w:tabs>
                    <w:contextualSpacing/>
                    <w:jc w:val="center"/>
                    <w:rPr>
                      <w:rFonts w:cs="Arial"/>
                      <w:bCs/>
                      <w:sz w:val="16"/>
                      <w:szCs w:val="16"/>
                      <w:lang w:eastAsia="es-CO"/>
                    </w:rPr>
                  </w:pPr>
                </w:p>
              </w:tc>
              <w:tc>
                <w:tcPr>
                  <w:tcW w:w="1949" w:type="dxa"/>
                  <w:tcBorders>
                    <w:top w:val="nil"/>
                    <w:left w:val="nil"/>
                    <w:right w:val="nil"/>
                  </w:tcBorders>
                  <w:vAlign w:val="center"/>
                </w:tcPr>
                <w:p w14:paraId="425143C3" w14:textId="77777777" w:rsidR="00E47582" w:rsidRPr="006145DB" w:rsidRDefault="00E4758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42A15AC5" w14:textId="77777777" w:rsidR="00E47582" w:rsidRPr="006145DB" w:rsidRDefault="00E4758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324039E" w14:textId="77777777" w:rsidR="00E47582" w:rsidRPr="006145DB" w:rsidRDefault="00E47582" w:rsidP="005B435E">
                  <w:pPr>
                    <w:tabs>
                      <w:tab w:val="left" w:pos="709"/>
                    </w:tabs>
                    <w:contextualSpacing/>
                    <w:jc w:val="center"/>
                    <w:rPr>
                      <w:rFonts w:cs="Arial"/>
                      <w:bCs/>
                      <w:sz w:val="16"/>
                      <w:szCs w:val="16"/>
                      <w:lang w:eastAsia="es-CO"/>
                    </w:rPr>
                  </w:pPr>
                </w:p>
              </w:tc>
            </w:tr>
            <w:tr w:rsidR="001E6473" w:rsidRPr="006145DB" w14:paraId="1D7B9ABE" w14:textId="77777777" w:rsidTr="004B043E">
              <w:trPr>
                <w:trHeight w:val="389"/>
              </w:trPr>
              <w:tc>
                <w:tcPr>
                  <w:tcW w:w="2623" w:type="dxa"/>
                  <w:tcBorders>
                    <w:top w:val="nil"/>
                  </w:tcBorders>
                  <w:vAlign w:val="center"/>
                </w:tcPr>
                <w:p w14:paraId="500C413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949" w:type="dxa"/>
                  <w:tcBorders>
                    <w:top w:val="nil"/>
                  </w:tcBorders>
                  <w:vAlign w:val="center"/>
                </w:tcPr>
                <w:p w14:paraId="012E3C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65E47CE1"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997BEB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07F6CA7" w14:textId="77777777" w:rsidTr="004B043E">
              <w:trPr>
                <w:trHeight w:val="231"/>
              </w:trPr>
              <w:tc>
                <w:tcPr>
                  <w:tcW w:w="2623" w:type="dxa"/>
                  <w:vMerge w:val="restart"/>
                  <w:vAlign w:val="center"/>
                </w:tcPr>
                <w:p w14:paraId="29EC29F7"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de sesenta (60) años o más</w:t>
                  </w:r>
                </w:p>
              </w:tc>
              <w:tc>
                <w:tcPr>
                  <w:tcW w:w="1949" w:type="dxa"/>
                  <w:vAlign w:val="center"/>
                </w:tcPr>
                <w:p w14:paraId="6412B2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C5248A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BB9C320"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6626DE9" w14:textId="77777777" w:rsidTr="004B043E">
              <w:trPr>
                <w:trHeight w:val="300"/>
              </w:trPr>
              <w:tc>
                <w:tcPr>
                  <w:tcW w:w="2623" w:type="dxa"/>
                  <w:vMerge/>
                  <w:tcBorders>
                    <w:bottom w:val="single" w:sz="4" w:space="0" w:color="auto"/>
                  </w:tcBorders>
                  <w:vAlign w:val="center"/>
                </w:tcPr>
                <w:p w14:paraId="13782E31" w14:textId="77777777" w:rsidR="005408E4" w:rsidRPr="006145DB" w:rsidRDefault="005408E4" w:rsidP="005B435E">
                  <w:pPr>
                    <w:jc w:val="both"/>
                    <w:rPr>
                      <w:rFonts w:cs="Arial"/>
                    </w:rPr>
                  </w:pPr>
                </w:p>
              </w:tc>
              <w:tc>
                <w:tcPr>
                  <w:tcW w:w="1949" w:type="dxa"/>
                  <w:tcBorders>
                    <w:bottom w:val="single" w:sz="4" w:space="0" w:color="auto"/>
                  </w:tcBorders>
                  <w:vAlign w:val="center"/>
                </w:tcPr>
                <w:p w14:paraId="0490DA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4168724"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2F4B49FE"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30090C2" w14:textId="77777777" w:rsidTr="004B043E">
              <w:trPr>
                <w:trHeight w:val="242"/>
              </w:trPr>
              <w:tc>
                <w:tcPr>
                  <w:tcW w:w="2623" w:type="dxa"/>
                  <w:tcBorders>
                    <w:bottom w:val="single" w:sz="4" w:space="0" w:color="auto"/>
                  </w:tcBorders>
                  <w:vAlign w:val="center"/>
                </w:tcPr>
                <w:p w14:paraId="391F7F47"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Residente en el Distrito Capital</w:t>
                  </w:r>
                </w:p>
              </w:tc>
              <w:tc>
                <w:tcPr>
                  <w:tcW w:w="1949" w:type="dxa"/>
                  <w:tcBorders>
                    <w:bottom w:val="single" w:sz="4" w:space="0" w:color="auto"/>
                  </w:tcBorders>
                  <w:vAlign w:val="center"/>
                </w:tcPr>
                <w:p w14:paraId="0862958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90FCBA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E050E3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05089129" w14:textId="77777777" w:rsidTr="00F77627">
              <w:trPr>
                <w:trHeight w:val="70"/>
              </w:trPr>
              <w:tc>
                <w:tcPr>
                  <w:tcW w:w="2623" w:type="dxa"/>
                  <w:tcBorders>
                    <w:left w:val="nil"/>
                    <w:bottom w:val="nil"/>
                    <w:right w:val="nil"/>
                  </w:tcBorders>
                  <w:vAlign w:val="center"/>
                </w:tcPr>
                <w:p w14:paraId="128760D3" w14:textId="77777777" w:rsidR="00E47582" w:rsidRPr="006145DB" w:rsidRDefault="00E47582" w:rsidP="005B435E">
                  <w:pPr>
                    <w:tabs>
                      <w:tab w:val="left" w:pos="709"/>
                    </w:tabs>
                    <w:contextualSpacing/>
                    <w:jc w:val="both"/>
                    <w:rPr>
                      <w:rFonts w:cs="Arial"/>
                      <w:sz w:val="16"/>
                      <w:szCs w:val="16"/>
                    </w:rPr>
                  </w:pPr>
                </w:p>
              </w:tc>
              <w:tc>
                <w:tcPr>
                  <w:tcW w:w="1949" w:type="dxa"/>
                  <w:tcBorders>
                    <w:left w:val="nil"/>
                    <w:bottom w:val="nil"/>
                    <w:right w:val="nil"/>
                  </w:tcBorders>
                  <w:vAlign w:val="center"/>
                </w:tcPr>
                <w:p w14:paraId="6E9A3340" w14:textId="77777777" w:rsidR="00E47582" w:rsidRPr="006145DB" w:rsidRDefault="00E47582" w:rsidP="005B435E">
                  <w:pPr>
                    <w:tabs>
                      <w:tab w:val="left" w:pos="709"/>
                    </w:tabs>
                    <w:jc w:val="center"/>
                    <w:rPr>
                      <w:rFonts w:cs="Arial"/>
                      <w:sz w:val="16"/>
                      <w:szCs w:val="16"/>
                      <w:lang w:eastAsia="es-CO"/>
                    </w:rPr>
                  </w:pPr>
                </w:p>
              </w:tc>
              <w:tc>
                <w:tcPr>
                  <w:tcW w:w="1134" w:type="dxa"/>
                  <w:tcBorders>
                    <w:left w:val="nil"/>
                    <w:bottom w:val="nil"/>
                    <w:right w:val="nil"/>
                  </w:tcBorders>
                  <w:vAlign w:val="center"/>
                </w:tcPr>
                <w:p w14:paraId="2CAD0BB9" w14:textId="77777777" w:rsidR="00E47582" w:rsidRPr="006145DB" w:rsidRDefault="00E47582"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05A77A39" w14:textId="77777777" w:rsidR="00E47582" w:rsidRPr="006145DB" w:rsidRDefault="00E47582" w:rsidP="005B435E">
                  <w:pPr>
                    <w:tabs>
                      <w:tab w:val="left" w:pos="709"/>
                    </w:tabs>
                    <w:jc w:val="center"/>
                    <w:rPr>
                      <w:rFonts w:cs="Arial"/>
                      <w:sz w:val="16"/>
                      <w:szCs w:val="16"/>
                      <w:lang w:eastAsia="es-CO"/>
                    </w:rPr>
                  </w:pPr>
                </w:p>
              </w:tc>
            </w:tr>
          </w:tbl>
          <w:p w14:paraId="67BE1E58" w14:textId="77777777" w:rsidR="005408E4" w:rsidRPr="006145DB" w:rsidRDefault="005408E4" w:rsidP="005B435E">
            <w:pPr>
              <w:pStyle w:val="Textoindependiente"/>
              <w:spacing w:after="0" w:line="240" w:lineRule="auto"/>
              <w:ind w:right="112"/>
              <w:jc w:val="center"/>
              <w:rPr>
                <w:rFonts w:cs="Arial"/>
                <w:lang w:eastAsia="es-CO"/>
              </w:rPr>
            </w:pPr>
          </w:p>
        </w:tc>
      </w:tr>
      <w:tr w:rsidR="001E6473" w:rsidRPr="006145DB" w14:paraId="0153D7B2" w14:textId="77777777" w:rsidTr="00391A11">
        <w:trPr>
          <w:jc w:val="center"/>
        </w:trPr>
        <w:tc>
          <w:tcPr>
            <w:tcW w:w="1555" w:type="dxa"/>
            <w:vAlign w:val="center"/>
          </w:tcPr>
          <w:p w14:paraId="0423413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tbl>
            <w:tblPr>
              <w:tblStyle w:val="Tablaconcuadrcula"/>
              <w:tblW w:w="7544" w:type="dxa"/>
              <w:tblLayout w:type="fixed"/>
              <w:tblLook w:val="04A0" w:firstRow="1" w:lastRow="0" w:firstColumn="1" w:lastColumn="0" w:noHBand="0" w:noVBand="1"/>
            </w:tblPr>
            <w:tblGrid>
              <w:gridCol w:w="2624"/>
              <w:gridCol w:w="1943"/>
              <w:gridCol w:w="1134"/>
              <w:gridCol w:w="1843"/>
            </w:tblGrid>
            <w:tr w:rsidR="001E6473" w:rsidRPr="006145DB" w14:paraId="6A29EDCF" w14:textId="77777777" w:rsidTr="004B043E">
              <w:trPr>
                <w:trHeight w:val="380"/>
              </w:trPr>
              <w:tc>
                <w:tcPr>
                  <w:tcW w:w="2624" w:type="dxa"/>
                  <w:tcBorders>
                    <w:top w:val="nil"/>
                  </w:tcBorders>
                  <w:vAlign w:val="center"/>
                </w:tcPr>
                <w:p w14:paraId="5789601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943" w:type="dxa"/>
                  <w:tcBorders>
                    <w:top w:val="nil"/>
                  </w:tcBorders>
                  <w:vAlign w:val="center"/>
                </w:tcPr>
                <w:p w14:paraId="4C37A03A"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0D0ABD6C"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0117E5F"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82DF186" w14:textId="77777777" w:rsidTr="004B043E">
              <w:trPr>
                <w:trHeight w:val="243"/>
              </w:trPr>
              <w:tc>
                <w:tcPr>
                  <w:tcW w:w="2624" w:type="dxa"/>
                  <w:vAlign w:val="center"/>
                </w:tcPr>
                <w:p w14:paraId="6594FC3B"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943" w:type="dxa"/>
                  <w:vAlign w:val="center"/>
                </w:tcPr>
                <w:p w14:paraId="1F9D6211" w14:textId="77777777" w:rsidR="005408E4" w:rsidRPr="006145DB" w:rsidRDefault="005408E4" w:rsidP="005B435E">
                  <w:pPr>
                    <w:jc w:val="center"/>
                    <w:rPr>
                      <w:rFonts w:cs="Arial"/>
                      <w:sz w:val="16"/>
                      <w:szCs w:val="16"/>
                      <w:lang w:eastAsia="es-CO"/>
                    </w:rPr>
                  </w:pPr>
                  <w:r w:rsidRPr="006145DB">
                    <w:rPr>
                      <w:rFonts w:cs="Arial"/>
                      <w:sz w:val="16"/>
                      <w:szCs w:val="16"/>
                    </w:rPr>
                    <w:t>Verificación en campo / Solicitud Ciudadana</w:t>
                  </w:r>
                </w:p>
              </w:tc>
              <w:tc>
                <w:tcPr>
                  <w:tcW w:w="1134" w:type="dxa"/>
                  <w:vAlign w:val="center"/>
                </w:tcPr>
                <w:p w14:paraId="73C7D89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4CD6F26" w14:textId="77777777" w:rsidR="005408E4" w:rsidRPr="006145DB" w:rsidRDefault="005408E4" w:rsidP="005B435E">
                  <w:pPr>
                    <w:tabs>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D241C2E" w14:textId="77777777" w:rsidTr="004B043E">
              <w:trPr>
                <w:trHeight w:val="243"/>
              </w:trPr>
              <w:tc>
                <w:tcPr>
                  <w:tcW w:w="2624" w:type="dxa"/>
                  <w:vAlign w:val="center"/>
                </w:tcPr>
                <w:p w14:paraId="45979106"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Incurrir en falta gravísima establecida en el acuerdo de corresponsabilidad grupal, en el marco del debido proceso.</w:t>
                  </w:r>
                </w:p>
              </w:tc>
              <w:tc>
                <w:tcPr>
                  <w:tcW w:w="1943" w:type="dxa"/>
                  <w:vAlign w:val="center"/>
                </w:tcPr>
                <w:p w14:paraId="62A369DF"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32216FEC"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7CF7764"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4EE09327" w14:textId="77777777" w:rsidTr="004B043E">
              <w:trPr>
                <w:trHeight w:val="243"/>
              </w:trPr>
              <w:tc>
                <w:tcPr>
                  <w:tcW w:w="2624" w:type="dxa"/>
                  <w:vAlign w:val="center"/>
                </w:tcPr>
                <w:p w14:paraId="6D59FD48"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Ingreso a servicios sociales de la SDIS en modalidad de institucionalización de larga estancia o permanente.  </w:t>
                  </w:r>
                </w:p>
              </w:tc>
              <w:tc>
                <w:tcPr>
                  <w:tcW w:w="1943" w:type="dxa"/>
                  <w:vAlign w:val="center"/>
                </w:tcPr>
                <w:p w14:paraId="305694A4"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0491173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D3394CE" w14:textId="10BFF9C3" w:rsidR="005408E4" w:rsidRPr="006145DB" w:rsidRDefault="006D33E8"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w:t>
                  </w:r>
                </w:p>
              </w:tc>
            </w:tr>
            <w:tr w:rsidR="001E6473" w:rsidRPr="006145DB" w14:paraId="2340D35A" w14:textId="77777777" w:rsidTr="00DD5DA9">
              <w:trPr>
                <w:trHeight w:val="394"/>
              </w:trPr>
              <w:tc>
                <w:tcPr>
                  <w:tcW w:w="2624" w:type="dxa"/>
                  <w:vAlign w:val="center"/>
                </w:tcPr>
                <w:p w14:paraId="187A23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943" w:type="dxa"/>
                  <w:vAlign w:val="center"/>
                </w:tcPr>
                <w:p w14:paraId="20B940E8" w14:textId="77777777" w:rsidR="005408E4" w:rsidRPr="006145DB" w:rsidRDefault="005408E4" w:rsidP="005B435E">
                  <w:pPr>
                    <w:jc w:val="center"/>
                    <w:rPr>
                      <w:rFonts w:cs="Arial"/>
                      <w:sz w:val="16"/>
                      <w:szCs w:val="16"/>
                      <w:lang w:eastAsia="es-CO"/>
                    </w:rPr>
                  </w:pPr>
                  <w:r w:rsidRPr="006145DB">
                    <w:rPr>
                      <w:rFonts w:cs="Arial"/>
                      <w:sz w:val="16"/>
                      <w:szCs w:val="16"/>
                    </w:rPr>
                    <w:t>Fallecidos (Inhumados)</w:t>
                  </w:r>
                </w:p>
              </w:tc>
              <w:tc>
                <w:tcPr>
                  <w:tcW w:w="1134" w:type="dxa"/>
                  <w:vAlign w:val="center"/>
                </w:tcPr>
                <w:p w14:paraId="7DFBCFCE" w14:textId="77777777" w:rsidR="005408E4" w:rsidRPr="006145DB" w:rsidRDefault="005408E4" w:rsidP="005B435E">
                  <w:pPr>
                    <w:jc w:val="center"/>
                    <w:rPr>
                      <w:rFonts w:cs="Arial"/>
                      <w:sz w:val="16"/>
                      <w:szCs w:val="16"/>
                    </w:rPr>
                  </w:pPr>
                  <w:r w:rsidRPr="006145DB">
                    <w:rPr>
                      <w:rFonts w:cs="Arial"/>
                      <w:sz w:val="16"/>
                      <w:szCs w:val="16"/>
                    </w:rPr>
                    <w:t>Mensual</w:t>
                  </w:r>
                </w:p>
                <w:p w14:paraId="406015A3" w14:textId="77777777" w:rsidR="005408E4" w:rsidRPr="006145DB" w:rsidRDefault="005408E4" w:rsidP="005B435E">
                  <w:pPr>
                    <w:jc w:val="center"/>
                    <w:rPr>
                      <w:rFonts w:cs="Arial"/>
                      <w:sz w:val="16"/>
                      <w:szCs w:val="16"/>
                      <w:lang w:eastAsia="es-CO"/>
                    </w:rPr>
                  </w:pPr>
                  <w:r w:rsidRPr="006145DB">
                    <w:rPr>
                      <w:rFonts w:cs="Arial"/>
                      <w:sz w:val="16"/>
                      <w:szCs w:val="16"/>
                    </w:rPr>
                    <w:t>(Mes Vencido)</w:t>
                  </w:r>
                </w:p>
              </w:tc>
              <w:tc>
                <w:tcPr>
                  <w:tcW w:w="1843" w:type="dxa"/>
                  <w:vAlign w:val="center"/>
                </w:tcPr>
                <w:p w14:paraId="412AD52C"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 de Salud</w:t>
                  </w:r>
                </w:p>
              </w:tc>
            </w:tr>
            <w:tr w:rsidR="001E6473" w:rsidRPr="006145DB" w14:paraId="7467EAB0" w14:textId="77777777" w:rsidTr="004B043E">
              <w:trPr>
                <w:trHeight w:val="237"/>
              </w:trPr>
              <w:tc>
                <w:tcPr>
                  <w:tcW w:w="2624" w:type="dxa"/>
                  <w:vAlign w:val="center"/>
                </w:tcPr>
                <w:p w14:paraId="08F8D96C"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943" w:type="dxa"/>
                  <w:vAlign w:val="center"/>
                </w:tcPr>
                <w:p w14:paraId="4DB9C0C7" w14:textId="77777777" w:rsidR="005408E4" w:rsidRPr="006145DB" w:rsidRDefault="005408E4"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A25632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759358B"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6F0786E2" w14:textId="77777777" w:rsidTr="004B043E">
              <w:trPr>
                <w:trHeight w:val="300"/>
              </w:trPr>
              <w:tc>
                <w:tcPr>
                  <w:tcW w:w="2624" w:type="dxa"/>
                  <w:tcBorders>
                    <w:bottom w:val="single" w:sz="4" w:space="0" w:color="auto"/>
                  </w:tcBorders>
                  <w:vAlign w:val="center"/>
                </w:tcPr>
                <w:p w14:paraId="51A34FEE"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Cumplimiento del objetivo de la Modalidad.</w:t>
                  </w:r>
                </w:p>
              </w:tc>
              <w:tc>
                <w:tcPr>
                  <w:tcW w:w="1943" w:type="dxa"/>
                  <w:tcBorders>
                    <w:bottom w:val="single" w:sz="4" w:space="0" w:color="auto"/>
                  </w:tcBorders>
                  <w:vAlign w:val="center"/>
                </w:tcPr>
                <w:p w14:paraId="013E502E" w14:textId="77777777" w:rsidR="005408E4" w:rsidRPr="006145DB" w:rsidRDefault="005408E4" w:rsidP="005B435E">
                  <w:pPr>
                    <w:jc w:val="center"/>
                    <w:rPr>
                      <w:rFonts w:cs="Arial"/>
                      <w:strike/>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E96ABB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05462509" w14:textId="77777777" w:rsidR="005408E4" w:rsidRPr="006145DB" w:rsidRDefault="005408E4" w:rsidP="005B435E">
                  <w:pPr>
                    <w:tabs>
                      <w:tab w:val="left" w:pos="709"/>
                      <w:tab w:val="left" w:pos="825"/>
                    </w:tabs>
                    <w:jc w:val="center"/>
                    <w:rPr>
                      <w:rFonts w:cs="Arial"/>
                      <w:strike/>
                      <w:sz w:val="16"/>
                      <w:szCs w:val="16"/>
                      <w:lang w:eastAsia="es-CO"/>
                    </w:rPr>
                  </w:pPr>
                  <w:r w:rsidRPr="006145DB">
                    <w:rPr>
                      <w:rFonts w:cs="Arial"/>
                      <w:sz w:val="16"/>
                      <w:szCs w:val="16"/>
                      <w:lang w:eastAsia="es-CO"/>
                    </w:rPr>
                    <w:t>Secretaría Distrital de Integración Social</w:t>
                  </w:r>
                </w:p>
              </w:tc>
            </w:tr>
            <w:tr w:rsidR="001E6473" w:rsidRPr="006145DB" w14:paraId="1F31856B" w14:textId="77777777" w:rsidTr="004B043E">
              <w:trPr>
                <w:trHeight w:val="206"/>
              </w:trPr>
              <w:tc>
                <w:tcPr>
                  <w:tcW w:w="2624" w:type="dxa"/>
                  <w:tcBorders>
                    <w:bottom w:val="nil"/>
                  </w:tcBorders>
                  <w:vAlign w:val="center"/>
                </w:tcPr>
                <w:p w14:paraId="0ECE8A49"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Ausencia injustificada en las actividades programadas durante el tiempo definido en el plan de trabajo de la Modalidad.</w:t>
                  </w:r>
                </w:p>
              </w:tc>
              <w:tc>
                <w:tcPr>
                  <w:tcW w:w="1943" w:type="dxa"/>
                  <w:tcBorders>
                    <w:bottom w:val="nil"/>
                  </w:tcBorders>
                  <w:vAlign w:val="center"/>
                </w:tcPr>
                <w:p w14:paraId="249BC180"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tcBorders>
                    <w:bottom w:val="nil"/>
                  </w:tcBorders>
                  <w:vAlign w:val="center"/>
                </w:tcPr>
                <w:p w14:paraId="065B211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711073A5" w14:textId="77777777" w:rsidR="005408E4" w:rsidRPr="006145DB" w:rsidRDefault="005408E4" w:rsidP="005B435E">
                  <w:pPr>
                    <w:pStyle w:val="Prrafodelista"/>
                    <w:tabs>
                      <w:tab w:val="left" w:pos="709"/>
                    </w:tabs>
                    <w:ind w:left="0"/>
                    <w:jc w:val="center"/>
                    <w:rPr>
                      <w:rFonts w:cs="Arial"/>
                      <w:sz w:val="16"/>
                      <w:szCs w:val="16"/>
                      <w:lang w:eastAsia="es-CO"/>
                    </w:rPr>
                  </w:pPr>
                  <w:r w:rsidRPr="006145DB">
                    <w:rPr>
                      <w:rFonts w:cs="Arial"/>
                      <w:sz w:val="16"/>
                      <w:szCs w:val="16"/>
                      <w:lang w:eastAsia="es-CO"/>
                    </w:rPr>
                    <w:t>Subdirección para la Vejez</w:t>
                  </w:r>
                </w:p>
              </w:tc>
            </w:tr>
          </w:tbl>
          <w:p w14:paraId="49D812BE" w14:textId="77777777" w:rsidR="005408E4" w:rsidRPr="006145DB" w:rsidRDefault="005408E4" w:rsidP="005B435E">
            <w:pPr>
              <w:tabs>
                <w:tab w:val="left" w:pos="709"/>
              </w:tabs>
              <w:spacing w:after="0" w:line="240" w:lineRule="auto"/>
              <w:contextualSpacing/>
              <w:jc w:val="center"/>
              <w:rPr>
                <w:rFonts w:cs="Arial"/>
                <w:sz w:val="16"/>
                <w:szCs w:val="16"/>
                <w:lang w:eastAsia="es-CO"/>
              </w:rPr>
            </w:pPr>
          </w:p>
        </w:tc>
      </w:tr>
      <w:tr w:rsidR="001E6473" w:rsidRPr="006145DB" w14:paraId="410C2F2C" w14:textId="77777777" w:rsidTr="00391A11">
        <w:trPr>
          <w:trHeight w:val="1659"/>
          <w:jc w:val="center"/>
        </w:trPr>
        <w:tc>
          <w:tcPr>
            <w:tcW w:w="1555" w:type="dxa"/>
            <w:vAlign w:val="center"/>
          </w:tcPr>
          <w:p w14:paraId="088684E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9"/>
              <w:gridCol w:w="1943"/>
              <w:gridCol w:w="1134"/>
              <w:gridCol w:w="1843"/>
            </w:tblGrid>
            <w:tr w:rsidR="00902732" w:rsidRPr="006145DB" w14:paraId="7A9DEA28" w14:textId="77777777" w:rsidTr="004B043E">
              <w:tc>
                <w:tcPr>
                  <w:tcW w:w="2629" w:type="dxa"/>
                  <w:tcBorders>
                    <w:top w:val="nil"/>
                    <w:left w:val="nil"/>
                    <w:right w:val="nil"/>
                  </w:tcBorders>
                  <w:vAlign w:val="center"/>
                </w:tcPr>
                <w:p w14:paraId="23CFF3FB" w14:textId="77777777" w:rsidR="00902732" w:rsidRPr="006145DB" w:rsidRDefault="00902732" w:rsidP="005B435E">
                  <w:pPr>
                    <w:tabs>
                      <w:tab w:val="left" w:pos="709"/>
                    </w:tabs>
                    <w:contextualSpacing/>
                    <w:jc w:val="center"/>
                    <w:rPr>
                      <w:rFonts w:cs="Arial"/>
                      <w:bCs/>
                      <w:sz w:val="16"/>
                      <w:szCs w:val="16"/>
                      <w:lang w:eastAsia="es-CO"/>
                    </w:rPr>
                  </w:pPr>
                </w:p>
              </w:tc>
              <w:tc>
                <w:tcPr>
                  <w:tcW w:w="1943" w:type="dxa"/>
                  <w:tcBorders>
                    <w:top w:val="nil"/>
                    <w:left w:val="nil"/>
                    <w:right w:val="nil"/>
                  </w:tcBorders>
                  <w:vAlign w:val="center"/>
                </w:tcPr>
                <w:p w14:paraId="7BCFBB3F" w14:textId="77777777" w:rsidR="00902732" w:rsidRPr="006145DB" w:rsidRDefault="0090273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6B4F62A2" w14:textId="77777777" w:rsidR="00902732" w:rsidRPr="006145DB" w:rsidRDefault="0090273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5F87DFB4" w14:textId="77777777" w:rsidR="00902732" w:rsidRPr="006145DB" w:rsidRDefault="00902732" w:rsidP="005B435E">
                  <w:pPr>
                    <w:tabs>
                      <w:tab w:val="left" w:pos="709"/>
                    </w:tabs>
                    <w:contextualSpacing/>
                    <w:jc w:val="center"/>
                    <w:rPr>
                      <w:rFonts w:cs="Arial"/>
                      <w:bCs/>
                      <w:sz w:val="16"/>
                      <w:szCs w:val="16"/>
                      <w:lang w:eastAsia="es-CO"/>
                    </w:rPr>
                  </w:pPr>
                </w:p>
              </w:tc>
            </w:tr>
            <w:tr w:rsidR="001E6473" w:rsidRPr="006145DB" w14:paraId="58F10682" w14:textId="77777777" w:rsidTr="004B043E">
              <w:tc>
                <w:tcPr>
                  <w:tcW w:w="2629" w:type="dxa"/>
                  <w:vAlign w:val="center"/>
                </w:tcPr>
                <w:p w14:paraId="2BA494F1"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Restricciones</w:t>
                  </w:r>
                </w:p>
              </w:tc>
              <w:tc>
                <w:tcPr>
                  <w:tcW w:w="1943" w:type="dxa"/>
                  <w:vAlign w:val="center"/>
                </w:tcPr>
                <w:p w14:paraId="63F2A16D"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Fuente de Información</w:t>
                  </w:r>
                </w:p>
              </w:tc>
              <w:tc>
                <w:tcPr>
                  <w:tcW w:w="1134" w:type="dxa"/>
                  <w:vAlign w:val="center"/>
                </w:tcPr>
                <w:p w14:paraId="6E27B9CF"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Periodicidad</w:t>
                  </w:r>
                </w:p>
              </w:tc>
              <w:tc>
                <w:tcPr>
                  <w:tcW w:w="1843" w:type="dxa"/>
                  <w:vAlign w:val="center"/>
                </w:tcPr>
                <w:p w14:paraId="05102F3E"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Administrador</w:t>
                  </w:r>
                </w:p>
              </w:tc>
            </w:tr>
            <w:tr w:rsidR="001E6473" w:rsidRPr="006145DB" w14:paraId="33181B1B" w14:textId="77777777" w:rsidTr="004B043E">
              <w:tc>
                <w:tcPr>
                  <w:tcW w:w="2629" w:type="dxa"/>
                  <w:vAlign w:val="center"/>
                </w:tcPr>
                <w:p w14:paraId="319390C7"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Comunidad de Cuidado.</w:t>
                  </w:r>
                </w:p>
              </w:tc>
              <w:tc>
                <w:tcPr>
                  <w:tcW w:w="1943" w:type="dxa"/>
                  <w:vAlign w:val="center"/>
                </w:tcPr>
                <w:p w14:paraId="0525FD2F"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1D6EB437"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3B04680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529476D9" w14:textId="77777777" w:rsidTr="004B043E">
              <w:tc>
                <w:tcPr>
                  <w:tcW w:w="2629" w:type="dxa"/>
                  <w:vAlign w:val="center"/>
                </w:tcPr>
                <w:p w14:paraId="3ED49B9F"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Casa de la Sabiduría.</w:t>
                  </w:r>
                </w:p>
              </w:tc>
              <w:tc>
                <w:tcPr>
                  <w:tcW w:w="1943" w:type="dxa"/>
                  <w:vAlign w:val="center"/>
                </w:tcPr>
                <w:p w14:paraId="7D63012B"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5A30C9B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1CB7CF3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0F2F131A" w14:textId="77777777" w:rsidTr="004B043E">
              <w:tc>
                <w:tcPr>
                  <w:tcW w:w="2629" w:type="dxa"/>
                  <w:tcBorders>
                    <w:bottom w:val="single" w:sz="4" w:space="0" w:color="auto"/>
                  </w:tcBorders>
                  <w:vAlign w:val="center"/>
                </w:tcPr>
                <w:p w14:paraId="24A039D3"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a tu Casa</w:t>
                  </w:r>
                </w:p>
              </w:tc>
              <w:tc>
                <w:tcPr>
                  <w:tcW w:w="1943" w:type="dxa"/>
                  <w:tcBorders>
                    <w:bottom w:val="single" w:sz="4" w:space="0" w:color="auto"/>
                  </w:tcBorders>
                  <w:vAlign w:val="center"/>
                </w:tcPr>
                <w:p w14:paraId="31D7291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264F7414"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tcBorders>
                    <w:bottom w:val="single" w:sz="4" w:space="0" w:color="auto"/>
                  </w:tcBorders>
                  <w:vAlign w:val="center"/>
                </w:tcPr>
                <w:p w14:paraId="5124E341"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902732" w:rsidRPr="006145DB" w14:paraId="0C7F0E62" w14:textId="77777777" w:rsidTr="004B043E">
              <w:tc>
                <w:tcPr>
                  <w:tcW w:w="2629" w:type="dxa"/>
                  <w:tcBorders>
                    <w:left w:val="nil"/>
                    <w:bottom w:val="nil"/>
                    <w:right w:val="nil"/>
                  </w:tcBorders>
                  <w:vAlign w:val="center"/>
                </w:tcPr>
                <w:p w14:paraId="2B5AF9B9" w14:textId="77777777" w:rsidR="00902732" w:rsidRPr="006145DB" w:rsidRDefault="00902732" w:rsidP="005B435E">
                  <w:pPr>
                    <w:tabs>
                      <w:tab w:val="left" w:pos="709"/>
                    </w:tabs>
                    <w:contextualSpacing/>
                    <w:jc w:val="both"/>
                    <w:rPr>
                      <w:rFonts w:cs="Arial"/>
                      <w:sz w:val="16"/>
                      <w:szCs w:val="16"/>
                    </w:rPr>
                  </w:pPr>
                </w:p>
              </w:tc>
              <w:tc>
                <w:tcPr>
                  <w:tcW w:w="1943" w:type="dxa"/>
                  <w:tcBorders>
                    <w:left w:val="nil"/>
                    <w:bottom w:val="nil"/>
                    <w:right w:val="nil"/>
                  </w:tcBorders>
                  <w:vAlign w:val="center"/>
                </w:tcPr>
                <w:p w14:paraId="5C2AF443" w14:textId="77777777" w:rsidR="00902732" w:rsidRPr="006145DB" w:rsidRDefault="00902732"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76E9A82C" w14:textId="77777777" w:rsidR="00902732" w:rsidRPr="006145DB" w:rsidRDefault="00902732" w:rsidP="005B435E">
                  <w:pPr>
                    <w:tabs>
                      <w:tab w:val="left" w:pos="709"/>
                    </w:tabs>
                    <w:contextualSpacing/>
                    <w:jc w:val="center"/>
                    <w:rPr>
                      <w:rFonts w:eastAsia="Calibri" w:cs="Arial"/>
                      <w:sz w:val="16"/>
                      <w:szCs w:val="16"/>
                      <w:lang w:eastAsia="es-CO"/>
                    </w:rPr>
                  </w:pPr>
                </w:p>
              </w:tc>
              <w:tc>
                <w:tcPr>
                  <w:tcW w:w="1843" w:type="dxa"/>
                  <w:tcBorders>
                    <w:left w:val="nil"/>
                    <w:bottom w:val="nil"/>
                    <w:right w:val="nil"/>
                  </w:tcBorders>
                  <w:vAlign w:val="center"/>
                </w:tcPr>
                <w:p w14:paraId="7CE58728" w14:textId="77777777" w:rsidR="00902732" w:rsidRPr="006145DB" w:rsidRDefault="00902732" w:rsidP="005B435E">
                  <w:pPr>
                    <w:tabs>
                      <w:tab w:val="left" w:pos="709"/>
                    </w:tabs>
                    <w:contextualSpacing/>
                    <w:jc w:val="center"/>
                    <w:rPr>
                      <w:rFonts w:cs="Arial"/>
                      <w:sz w:val="16"/>
                      <w:szCs w:val="16"/>
                      <w:lang w:eastAsia="es-CO"/>
                    </w:rPr>
                  </w:pPr>
                </w:p>
              </w:tc>
            </w:tr>
          </w:tbl>
          <w:p w14:paraId="1BFC81C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5DB95299" w14:textId="77777777" w:rsidTr="00391A11">
        <w:trPr>
          <w:trHeight w:val="303"/>
          <w:jc w:val="center"/>
        </w:trPr>
        <w:tc>
          <w:tcPr>
            <w:tcW w:w="1555" w:type="dxa"/>
            <w:vAlign w:val="center"/>
          </w:tcPr>
          <w:p w14:paraId="0B7A9071" w14:textId="77777777" w:rsidR="005408E4" w:rsidRPr="006145DB" w:rsidRDefault="005408E4"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7840" w:type="dxa"/>
          </w:tcPr>
          <w:p w14:paraId="7803F047"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Las personas mayores que participen en la Modalidad recibirán atención interdisciplinaria orientada al fomento de su desarrollo integral, con énfasis en los derechos culturales, artísticos y recreativos, de carácter flexible, que se brinda en espacios públicos, barriales, comunitarios, instalaciones y equipamientos disponibles en la ciudad, así como atención diferencial en las zonas rurales de la ciudad. Lo anterior, incluye las siguientes atenciones que se encuentran relacionadas con los servicios mínimos establecidos en la Ley 1276 de 2009, acorde con la implementación técnica y operativa que se defina al interior de la modalidad: </w:t>
            </w:r>
          </w:p>
          <w:p w14:paraId="4A25BA98" w14:textId="77777777" w:rsidR="005408E4" w:rsidRPr="006145DB" w:rsidRDefault="005408E4" w:rsidP="005B435E">
            <w:pPr>
              <w:tabs>
                <w:tab w:val="left" w:pos="709"/>
              </w:tabs>
              <w:spacing w:after="0" w:line="240" w:lineRule="auto"/>
              <w:contextualSpacing/>
              <w:jc w:val="both"/>
              <w:rPr>
                <w:rFonts w:cs="Arial"/>
                <w:sz w:val="20"/>
                <w:szCs w:val="20"/>
                <w:lang w:eastAsia="es-CO"/>
              </w:rPr>
            </w:pPr>
          </w:p>
          <w:p w14:paraId="24743B2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recreativas y culturales.  </w:t>
            </w:r>
          </w:p>
          <w:p w14:paraId="1A0E0A2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Actividades físicas, deportivas y de interacción social.   </w:t>
            </w:r>
          </w:p>
          <w:p w14:paraId="27A862D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  </w:t>
            </w:r>
          </w:p>
          <w:p w14:paraId="01E4C8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Encuentros intergeneracionales.   </w:t>
            </w:r>
          </w:p>
          <w:p w14:paraId="40F7E2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Creación, fortalecimiento y consolidación de redes de apoyo. </w:t>
            </w:r>
          </w:p>
          <w:p w14:paraId="00C477CB"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alimentario, de acuerdo con lo definido por la Entidad </w:t>
            </w:r>
          </w:p>
          <w:p w14:paraId="0C345C66" w14:textId="77777777" w:rsidR="005408E4" w:rsidRPr="006145DB" w:rsidRDefault="005408E4" w:rsidP="005B435E">
            <w:pPr>
              <w:pStyle w:val="Prrafodelista"/>
              <w:tabs>
                <w:tab w:val="left" w:pos="709"/>
              </w:tabs>
              <w:spacing w:after="0" w:line="240" w:lineRule="auto"/>
              <w:ind w:left="0"/>
              <w:jc w:val="both"/>
              <w:rPr>
                <w:rFonts w:cs="Arial"/>
                <w:sz w:val="20"/>
                <w:szCs w:val="20"/>
                <w:lang w:eastAsia="es-CO"/>
              </w:rPr>
            </w:pPr>
            <w:r w:rsidRPr="006145DB">
              <w:rPr>
                <w:rFonts w:cs="Arial"/>
                <w:sz w:val="20"/>
                <w:szCs w:val="20"/>
                <w:lang w:eastAsia="es-CO"/>
              </w:rPr>
              <w:t xml:space="preserve">En articulación con los diferentes actores o entidades se facilita el acceso a: </w:t>
            </w:r>
          </w:p>
          <w:p w14:paraId="7D0C82F4" w14:textId="77777777" w:rsidR="005408E4" w:rsidRPr="006145DB" w:rsidRDefault="005408E4">
            <w:pPr>
              <w:pStyle w:val="Prrafodelista"/>
              <w:numPr>
                <w:ilvl w:val="0"/>
                <w:numId w:val="56"/>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6408D8B4"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Promoción del trabajo asociativo a través acciones pedagógicas para el fortalecimiento de capacidades y habilidades.</w:t>
            </w:r>
          </w:p>
          <w:p w14:paraId="426E5A3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Promover el acceso a tecnologías de información y comunicación.</w:t>
            </w:r>
          </w:p>
          <w:p w14:paraId="1E87CE3E"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5AFFE754" w14:textId="77777777" w:rsidR="005408E4" w:rsidRPr="006145DB" w:rsidRDefault="005408E4" w:rsidP="005B435E">
            <w:pPr>
              <w:tabs>
                <w:tab w:val="left" w:pos="709"/>
              </w:tabs>
              <w:spacing w:after="0" w:line="240" w:lineRule="auto"/>
              <w:jc w:val="both"/>
              <w:rPr>
                <w:rFonts w:cs="Arial"/>
                <w:sz w:val="20"/>
                <w:szCs w:val="20"/>
                <w:lang w:eastAsia="es-CO"/>
              </w:rPr>
            </w:pPr>
          </w:p>
          <w:p w14:paraId="400DDC32" w14:textId="77777777" w:rsidR="006C6798"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población objetivo de la modalidad que cuente con ingresos económicos permanentes, pensión de vejez, invalidez, familiar, sobrevivencia o sustituciones reportadas por la persona mayor, podrá ingresar según la disponibilidad de cupos, sin embargo, no podrá recibir los siguientes beneficios en caso de que la modalidad los oferte: </w:t>
            </w:r>
          </w:p>
          <w:p w14:paraId="772CB8A9" w14:textId="6EC552C3"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w:t>
            </w:r>
          </w:p>
          <w:p w14:paraId="09B533EB"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Bonos canjeables por alimentos, canastas y paquetes alimentarios. </w:t>
            </w:r>
          </w:p>
          <w:p w14:paraId="0795700D"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económico o en especie, a iniciativas productivas.    </w:t>
            </w:r>
          </w:p>
          <w:p w14:paraId="0AF8669C"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768537E0" w14:textId="77777777" w:rsidR="005408E4" w:rsidRPr="006145DB" w:rsidRDefault="005408E4" w:rsidP="005B435E">
            <w:pPr>
              <w:tabs>
                <w:tab w:val="left" w:pos="709"/>
              </w:tabs>
              <w:spacing w:after="0" w:line="240" w:lineRule="auto"/>
              <w:jc w:val="both"/>
              <w:rPr>
                <w:rFonts w:cs="Arial"/>
                <w:sz w:val="20"/>
                <w:szCs w:val="20"/>
                <w:lang w:eastAsia="es-CO"/>
              </w:rPr>
            </w:pPr>
          </w:p>
          <w:p w14:paraId="52B05F00" w14:textId="5DE6B8A6" w:rsidR="005408E4" w:rsidRPr="006145DB" w:rsidRDefault="005408E4" w:rsidP="005B435E">
            <w:pPr>
              <w:tabs>
                <w:tab w:val="left" w:pos="709"/>
              </w:tabs>
              <w:spacing w:after="0" w:line="240" w:lineRule="auto"/>
              <w:jc w:val="both"/>
              <w:rPr>
                <w:rFonts w:cs="Arial"/>
                <w:sz w:val="20"/>
                <w:szCs w:val="20"/>
                <w:lang w:eastAsia="es-CO"/>
              </w:rPr>
            </w:pPr>
            <w:r w:rsidRPr="006145DB">
              <w:rPr>
                <w:rFonts w:cs="Arial"/>
                <w:sz w:val="20"/>
                <w:szCs w:val="20"/>
                <w:lang w:eastAsia="es-CO"/>
              </w:rPr>
              <w:t>Acorde con la oferta, los espacios públicos, barriales, comunitarios, instalaciones y equipamientos disponibles en la ciudad en los cuales puede operar la Modalidad Centro Día al Barrio, hacen referencia únicamente a espacios extramurales que no impliquen infraestructuras institucionales como lo son las Casas de la Sabiduría y las Instituciones de Atención y Protección Integral de Personas Mayores en Modalidad de Larga Estancia, de igual forma, las acciones desarrolladas desde la Modalidad Centro Día al Barrio son diferenciales, poblacionales y flexibles para dar respuesta a la ampliación de la cobertura y el acercamiento institucional en los barrios, haciéndose énfasis en los derechos artísticos, culturales y recreativos, así mismo se implementa teniendo en cuenta las diferentes dinámicas territoriales.</w:t>
            </w:r>
          </w:p>
          <w:p w14:paraId="4EA686E0" w14:textId="77777777" w:rsidR="004852EB" w:rsidRPr="006145DB" w:rsidRDefault="004852EB" w:rsidP="005B435E">
            <w:pPr>
              <w:spacing w:after="0" w:line="240" w:lineRule="auto"/>
              <w:contextualSpacing/>
              <w:jc w:val="both"/>
              <w:rPr>
                <w:rFonts w:cs="Arial"/>
                <w:sz w:val="20"/>
                <w:szCs w:val="20"/>
                <w:lang w:eastAsia="es-CO"/>
              </w:rPr>
            </w:pPr>
          </w:p>
          <w:p w14:paraId="53397138" w14:textId="05093E45"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lang w:eastAsia="es-CO"/>
              </w:rPr>
              <w:t>En caso de interrupción parcial o total en la prestación de la Modalidad Centro Día al Barrio, se implementará el plan operativo correspondiente.</w:t>
            </w:r>
          </w:p>
        </w:tc>
      </w:tr>
      <w:tr w:rsidR="001E6473" w:rsidRPr="006145DB" w14:paraId="7C72DF20" w14:textId="77777777" w:rsidTr="00391A11">
        <w:trPr>
          <w:trHeight w:val="983"/>
          <w:jc w:val="center"/>
        </w:trPr>
        <w:tc>
          <w:tcPr>
            <w:tcW w:w="1555" w:type="dxa"/>
            <w:vAlign w:val="center"/>
          </w:tcPr>
          <w:p w14:paraId="29A2AEF2" w14:textId="77777777" w:rsidR="005408E4" w:rsidRPr="006145DB" w:rsidRDefault="005408E4"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611E3AF3"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Para la modalidad aplican las siguientes categorías:</w:t>
            </w:r>
          </w:p>
          <w:p w14:paraId="2304F28F" w14:textId="77777777" w:rsidR="006C6798" w:rsidRPr="006145DB" w:rsidRDefault="006C6798" w:rsidP="006C6798">
            <w:pPr>
              <w:pStyle w:val="Ttulo1"/>
              <w:rPr>
                <w:sz w:val="20"/>
                <w:lang w:eastAsia="es-CO"/>
              </w:rPr>
            </w:pPr>
          </w:p>
          <w:p w14:paraId="5FC86F97"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276DE29A"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3D9AF341"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26125D87" w14:textId="77777777" w:rsidR="00734D66" w:rsidRPr="006145DB" w:rsidRDefault="00734D66" w:rsidP="005B435E">
      <w:pPr>
        <w:spacing w:after="0" w:line="240" w:lineRule="auto"/>
        <w:rPr>
          <w:rFonts w:cs="Arial"/>
        </w:rPr>
      </w:pPr>
    </w:p>
    <w:p w14:paraId="4F613989" w14:textId="5C1691A2" w:rsidR="00E0237B" w:rsidRPr="006145DB" w:rsidRDefault="000B576B">
      <w:pPr>
        <w:pStyle w:val="Ttulo1"/>
        <w:numPr>
          <w:ilvl w:val="3"/>
          <w:numId w:val="70"/>
        </w:numPr>
        <w:jc w:val="center"/>
      </w:pPr>
      <w:bookmarkStart w:id="209" w:name="_Toc210213204"/>
      <w:bookmarkStart w:id="210" w:name="_Toc213273478"/>
      <w:bookmarkStart w:id="211" w:name="_Toc213276105"/>
      <w:bookmarkStart w:id="212" w:name="_Toc216902439"/>
      <w:r w:rsidRPr="006145DB">
        <w:t xml:space="preserve">Modalidad Centro </w:t>
      </w:r>
      <w:r w:rsidR="006C6798" w:rsidRPr="006145DB">
        <w:t>día redes de cuidado comunitario</w:t>
      </w:r>
      <w:bookmarkEnd w:id="209"/>
      <w:bookmarkEnd w:id="210"/>
      <w:bookmarkEnd w:id="211"/>
      <w:bookmarkEnd w:id="2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E903A7" w:rsidRPr="006145DB" w14:paraId="73AB4494" w14:textId="77777777" w:rsidTr="00391A11">
        <w:trPr>
          <w:trHeight w:val="300"/>
          <w:jc w:val="center"/>
        </w:trPr>
        <w:tc>
          <w:tcPr>
            <w:tcW w:w="1555" w:type="dxa"/>
            <w:shd w:val="clear" w:color="auto" w:fill="FFFFFF" w:themeFill="background1"/>
            <w:vAlign w:val="center"/>
          </w:tcPr>
          <w:p w14:paraId="22F309F7" w14:textId="77777777" w:rsidR="00E903A7" w:rsidRPr="006145DB" w:rsidRDefault="00E903A7" w:rsidP="005B435E">
            <w:pPr>
              <w:spacing w:after="0" w:line="240" w:lineRule="auto"/>
              <w:ind w:left="22"/>
              <w:contextualSpacing/>
              <w:rPr>
                <w:rFonts w:cs="Arial"/>
                <w:bCs/>
                <w:sz w:val="20"/>
                <w:szCs w:val="20"/>
                <w:lang w:eastAsia="es-CO"/>
              </w:rPr>
            </w:pPr>
            <w:r w:rsidRPr="006145DB">
              <w:rPr>
                <w:rFonts w:cs="Arial"/>
                <w:bCs/>
                <w:sz w:val="20"/>
                <w:szCs w:val="20"/>
                <w:lang w:eastAsia="es-CO"/>
              </w:rPr>
              <w:t>Nombre de modalidad</w:t>
            </w:r>
          </w:p>
        </w:tc>
        <w:tc>
          <w:tcPr>
            <w:tcW w:w="7840" w:type="dxa"/>
            <w:shd w:val="clear" w:color="auto" w:fill="FFFFFF" w:themeFill="background1"/>
            <w:vAlign w:val="center"/>
          </w:tcPr>
          <w:p w14:paraId="60D20233" w14:textId="294DE160" w:rsidR="00E903A7" w:rsidRPr="006145DB" w:rsidRDefault="00E903A7" w:rsidP="005B435E">
            <w:pPr>
              <w:pStyle w:val="Textoindependiente"/>
              <w:spacing w:after="0" w:line="240" w:lineRule="auto"/>
              <w:jc w:val="both"/>
              <w:rPr>
                <w:rFonts w:eastAsia="Lucida Sans Unicode" w:cs="Arial"/>
                <w:bCs/>
                <w:sz w:val="20"/>
                <w:szCs w:val="20"/>
              </w:rPr>
            </w:pPr>
            <w:r w:rsidRPr="006145DB">
              <w:rPr>
                <w:rFonts w:eastAsia="Lucida Sans Unicode" w:cs="Arial"/>
                <w:bCs/>
                <w:sz w:val="20"/>
                <w:szCs w:val="20"/>
                <w:lang w:val="es-CO"/>
              </w:rPr>
              <w:t xml:space="preserve">Centro </w:t>
            </w:r>
            <w:r w:rsidR="006C6798" w:rsidRPr="006145DB">
              <w:rPr>
                <w:rFonts w:eastAsia="Lucida Sans Unicode" w:cs="Arial"/>
                <w:bCs/>
                <w:sz w:val="20"/>
                <w:szCs w:val="20"/>
                <w:lang w:val="es-CO"/>
              </w:rPr>
              <w:t>día redes de cuidado comunitario.</w:t>
            </w:r>
          </w:p>
        </w:tc>
      </w:tr>
      <w:tr w:rsidR="00E903A7" w:rsidRPr="006145DB" w14:paraId="53A2B65B" w14:textId="77777777" w:rsidTr="00391A11">
        <w:trPr>
          <w:trHeight w:val="300"/>
          <w:jc w:val="center"/>
        </w:trPr>
        <w:tc>
          <w:tcPr>
            <w:tcW w:w="1555" w:type="dxa"/>
            <w:shd w:val="clear" w:color="auto" w:fill="FFFFFF" w:themeFill="background1"/>
            <w:vAlign w:val="center"/>
          </w:tcPr>
          <w:p w14:paraId="0C72CABE" w14:textId="77777777" w:rsidR="00E903A7" w:rsidRPr="006145DB" w:rsidRDefault="00E903A7" w:rsidP="005B435E">
            <w:pPr>
              <w:spacing w:line="240" w:lineRule="auto"/>
              <w:contextualSpacing/>
              <w:rPr>
                <w:rFonts w:eastAsia="Calibri" w:cs="Arial"/>
                <w:sz w:val="20"/>
                <w:szCs w:val="20"/>
                <w:lang w:eastAsia="es-CO"/>
              </w:rPr>
            </w:pPr>
            <w:r w:rsidRPr="006145DB">
              <w:rPr>
                <w:rFonts w:cs="Arial"/>
                <w:bCs/>
                <w:sz w:val="20"/>
                <w:szCs w:val="20"/>
                <w:lang w:eastAsia="es-CO"/>
              </w:rPr>
              <w:t>Objeto de la modalidad</w:t>
            </w:r>
          </w:p>
        </w:tc>
        <w:tc>
          <w:tcPr>
            <w:tcW w:w="7840" w:type="dxa"/>
            <w:shd w:val="clear" w:color="auto" w:fill="FFFFFF" w:themeFill="background1"/>
            <w:vAlign w:val="center"/>
          </w:tcPr>
          <w:p w14:paraId="2AD8A0EF" w14:textId="77777777" w:rsidR="00E903A7" w:rsidRPr="006145DB" w:rsidRDefault="00E903A7" w:rsidP="005B435E">
            <w:pPr>
              <w:spacing w:line="240" w:lineRule="auto"/>
              <w:contextualSpacing/>
              <w:jc w:val="both"/>
              <w:rPr>
                <w:rFonts w:cs="Arial"/>
                <w:sz w:val="20"/>
                <w:szCs w:val="20"/>
                <w:lang w:eastAsia="es-CO"/>
              </w:rPr>
            </w:pPr>
            <w:r w:rsidRPr="006145DB">
              <w:rPr>
                <w:rFonts w:cs="Arial"/>
                <w:sz w:val="20"/>
                <w:szCs w:val="20"/>
                <w:lang w:eastAsia="es-CO"/>
              </w:rPr>
              <w:t>Fomentar y fortalecer las redes de cuidado comunitario a favor de las personas mayores de sesenta (60) años o más, a través de acciones pedagógicas, sociales, culturales, territoriales, móviles y comunitarias, con el fin de fortalecer el empoderamiento, autonomía y la participación activa de las personas mayores y la creación de entornos protectores y seguros en las localidades.</w:t>
            </w:r>
          </w:p>
        </w:tc>
      </w:tr>
      <w:tr w:rsidR="00E903A7" w:rsidRPr="006145DB" w14:paraId="2B0519F9" w14:textId="77777777" w:rsidTr="00F77627">
        <w:trPr>
          <w:trHeight w:val="458"/>
          <w:jc w:val="center"/>
        </w:trPr>
        <w:tc>
          <w:tcPr>
            <w:tcW w:w="1555" w:type="dxa"/>
            <w:shd w:val="clear" w:color="auto" w:fill="FFFFFF" w:themeFill="background1"/>
            <w:vAlign w:val="center"/>
          </w:tcPr>
          <w:p w14:paraId="243AB07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Oferta modalidad</w:t>
            </w:r>
          </w:p>
        </w:tc>
        <w:tc>
          <w:tcPr>
            <w:tcW w:w="7840" w:type="dxa"/>
            <w:shd w:val="clear" w:color="auto" w:fill="FFFFFF" w:themeFill="background1"/>
            <w:vAlign w:val="center"/>
          </w:tcPr>
          <w:p w14:paraId="7A9115FA" w14:textId="77777777" w:rsidR="00E903A7" w:rsidRPr="006145DB" w:rsidRDefault="00E903A7" w:rsidP="005B435E">
            <w:pPr>
              <w:pStyle w:val="Textoindependiente"/>
              <w:spacing w:after="0" w:line="240" w:lineRule="auto"/>
              <w:jc w:val="both"/>
              <w:rPr>
                <w:rFonts w:cs="Arial"/>
                <w:sz w:val="20"/>
                <w:szCs w:val="20"/>
                <w:lang w:val="es-CO"/>
              </w:rPr>
            </w:pPr>
            <w:r w:rsidRPr="006145DB">
              <w:rPr>
                <w:rFonts w:cs="Arial"/>
                <w:sz w:val="20"/>
                <w:szCs w:val="20"/>
                <w:lang w:val="es-CO"/>
              </w:rPr>
              <w:t>Desarrollar intervenciones pedagógicas y culturales entre personas mayores, ciudadanía, organizaciones sociales y comunitarias que contribuyan a la generación de entornos para la prevención de violencias contra las personas mayores, la transformación de imaginarios y prácticas adversas a la vejez y el empoderamiento de las personas mayores como sujetos activos en sus comunidades.</w:t>
            </w:r>
          </w:p>
        </w:tc>
      </w:tr>
      <w:tr w:rsidR="00E903A7" w:rsidRPr="006145DB" w14:paraId="0103F2E2" w14:textId="77777777" w:rsidTr="00391A11">
        <w:trPr>
          <w:trHeight w:val="300"/>
          <w:jc w:val="center"/>
        </w:trPr>
        <w:tc>
          <w:tcPr>
            <w:tcW w:w="1555" w:type="dxa"/>
            <w:shd w:val="clear" w:color="auto" w:fill="FFFFFF" w:themeFill="background1"/>
            <w:vAlign w:val="center"/>
          </w:tcPr>
          <w:p w14:paraId="7DC22C8F"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840" w:type="dxa"/>
            <w:shd w:val="clear" w:color="auto" w:fill="FFFFFF" w:themeFill="background1"/>
            <w:vAlign w:val="center"/>
          </w:tcPr>
          <w:p w14:paraId="1D34789D" w14:textId="24A15C46"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4B043E" w:rsidRPr="006145DB">
              <w:rPr>
                <w:rFonts w:cs="Arial"/>
                <w:sz w:val="20"/>
                <w:szCs w:val="20"/>
                <w:lang w:eastAsia="es-CO"/>
              </w:rPr>
              <w:t>.</w:t>
            </w:r>
          </w:p>
        </w:tc>
      </w:tr>
      <w:tr w:rsidR="00E903A7" w:rsidRPr="006145DB" w14:paraId="0E771342" w14:textId="77777777" w:rsidTr="00391A11">
        <w:trPr>
          <w:trHeight w:val="300"/>
          <w:jc w:val="center"/>
        </w:trPr>
        <w:tc>
          <w:tcPr>
            <w:tcW w:w="1555" w:type="dxa"/>
            <w:shd w:val="clear" w:color="auto" w:fill="FFFFFF" w:themeFill="background1"/>
            <w:vAlign w:val="center"/>
          </w:tcPr>
          <w:p w14:paraId="0F89856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840" w:type="dxa"/>
            <w:shd w:val="clear" w:color="auto" w:fill="FFFFFF" w:themeFill="background1"/>
            <w:vAlign w:val="center"/>
          </w:tcPr>
          <w:p w14:paraId="29CF3D80"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mayores de sesenta (60) años o más, o personas entre cincuenta y cinco (55) y cincuenta y nueve (59) años que presenten condiciones de desgaste físico, vital y psicológico, soportadas con concepto técnico emitido por el equipo interdisciplinario de la SDIS según lo dispuesto en la Ley 1276 de 2009, Art. 7 literal B, que residan en Bogotá D.C.</w:t>
            </w:r>
          </w:p>
        </w:tc>
      </w:tr>
      <w:tr w:rsidR="00E903A7" w:rsidRPr="006145DB" w14:paraId="5F0EEA5F" w14:textId="77777777" w:rsidTr="0083182B">
        <w:trPr>
          <w:trHeight w:val="3889"/>
          <w:jc w:val="center"/>
        </w:trPr>
        <w:tc>
          <w:tcPr>
            <w:tcW w:w="1555" w:type="dxa"/>
            <w:shd w:val="clear" w:color="auto" w:fill="FFFFFF" w:themeFill="background1"/>
            <w:vAlign w:val="center"/>
          </w:tcPr>
          <w:p w14:paraId="092A8C3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276"/>
              <w:gridCol w:w="995"/>
              <w:gridCol w:w="1771"/>
            </w:tblGrid>
            <w:tr w:rsidR="004B043E" w:rsidRPr="006145DB" w14:paraId="11D860C0" w14:textId="77777777" w:rsidTr="006C6798">
              <w:trPr>
                <w:trHeight w:val="372"/>
                <w:jc w:val="center"/>
              </w:trPr>
              <w:tc>
                <w:tcPr>
                  <w:tcW w:w="3572" w:type="dxa"/>
                  <w:shd w:val="clear" w:color="auto" w:fill="FFFFFF" w:themeFill="background1"/>
                  <w:vAlign w:val="center"/>
                </w:tcPr>
                <w:p w14:paraId="4051721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shd w:val="clear" w:color="auto" w:fill="FFFFFF" w:themeFill="background1"/>
                  <w:vAlign w:val="center"/>
                </w:tcPr>
                <w:p w14:paraId="0F9260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5" w:type="dxa"/>
                  <w:shd w:val="clear" w:color="auto" w:fill="FFFFFF" w:themeFill="background1"/>
                  <w:vAlign w:val="center"/>
                </w:tcPr>
                <w:p w14:paraId="7D9BD11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shd w:val="clear" w:color="auto" w:fill="FFFFFF" w:themeFill="background1"/>
                  <w:vAlign w:val="center"/>
                </w:tcPr>
                <w:p w14:paraId="5DB2078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D35AA69" w14:textId="77777777" w:rsidTr="006C6798">
              <w:trPr>
                <w:trHeight w:val="221"/>
                <w:jc w:val="center"/>
              </w:trPr>
              <w:tc>
                <w:tcPr>
                  <w:tcW w:w="3572" w:type="dxa"/>
                  <w:vMerge w:val="restart"/>
                  <w:shd w:val="clear" w:color="auto" w:fill="FFFFFF" w:themeFill="background1"/>
                  <w:vAlign w:val="center"/>
                </w:tcPr>
                <w:p w14:paraId="350465E4"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p>
              </w:tc>
              <w:tc>
                <w:tcPr>
                  <w:tcW w:w="1276" w:type="dxa"/>
                  <w:shd w:val="clear" w:color="auto" w:fill="FFFFFF" w:themeFill="background1"/>
                  <w:vAlign w:val="center"/>
                </w:tcPr>
                <w:p w14:paraId="04C5A1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2CE054F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5273C0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7D505256" w14:textId="77777777" w:rsidTr="006C6798">
              <w:trPr>
                <w:trHeight w:val="386"/>
                <w:jc w:val="center"/>
              </w:trPr>
              <w:tc>
                <w:tcPr>
                  <w:tcW w:w="3572" w:type="dxa"/>
                  <w:vMerge/>
                  <w:shd w:val="clear" w:color="auto" w:fill="FFFFFF" w:themeFill="background1"/>
                  <w:vAlign w:val="center"/>
                </w:tcPr>
                <w:p w14:paraId="4ED752E3" w14:textId="77777777" w:rsidR="00E903A7" w:rsidRPr="006145DB" w:rsidRDefault="00E903A7" w:rsidP="005B435E">
                  <w:pPr>
                    <w:rPr>
                      <w:rFonts w:cs="Arial"/>
                      <w:sz w:val="16"/>
                      <w:szCs w:val="16"/>
                    </w:rPr>
                  </w:pPr>
                </w:p>
              </w:tc>
              <w:tc>
                <w:tcPr>
                  <w:tcW w:w="1276" w:type="dxa"/>
                  <w:shd w:val="clear" w:color="auto" w:fill="FFFFFF" w:themeFill="background1"/>
                  <w:vAlign w:val="center"/>
                </w:tcPr>
                <w:p w14:paraId="3593B904"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7F2D8D2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118D85B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A8C3ACC" w14:textId="77777777" w:rsidTr="006C6798">
              <w:trPr>
                <w:trHeight w:val="657"/>
                <w:jc w:val="center"/>
              </w:trPr>
              <w:tc>
                <w:tcPr>
                  <w:tcW w:w="3572" w:type="dxa"/>
                  <w:vMerge w:val="restart"/>
                  <w:shd w:val="clear" w:color="auto" w:fill="FFFFFF" w:themeFill="background1"/>
                  <w:vAlign w:val="center"/>
                </w:tcPr>
                <w:p w14:paraId="0D73B3AB"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276" w:type="dxa"/>
                  <w:shd w:val="clear" w:color="auto" w:fill="FFFFFF" w:themeFill="background1"/>
                  <w:vAlign w:val="center"/>
                </w:tcPr>
                <w:p w14:paraId="2AC055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2F9CFA0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431837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2AF8CC65" w14:textId="77777777" w:rsidTr="006C6798">
              <w:trPr>
                <w:trHeight w:val="880"/>
                <w:jc w:val="center"/>
              </w:trPr>
              <w:tc>
                <w:tcPr>
                  <w:tcW w:w="3572" w:type="dxa"/>
                  <w:vMerge/>
                  <w:shd w:val="clear" w:color="auto" w:fill="FFFFFF" w:themeFill="background1"/>
                  <w:vAlign w:val="center"/>
                </w:tcPr>
                <w:p w14:paraId="20B89F85"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65CC6B0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6E3226A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1502E43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E52F14F" w14:textId="77777777" w:rsidTr="006C6798">
              <w:trPr>
                <w:trHeight w:val="231"/>
                <w:jc w:val="center"/>
              </w:trPr>
              <w:tc>
                <w:tcPr>
                  <w:tcW w:w="3572" w:type="dxa"/>
                  <w:vMerge w:val="restart"/>
                  <w:shd w:val="clear" w:color="auto" w:fill="FFFFFF" w:themeFill="background1"/>
                  <w:vAlign w:val="center"/>
                </w:tcPr>
                <w:p w14:paraId="25C6190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p>
              </w:tc>
              <w:tc>
                <w:tcPr>
                  <w:tcW w:w="1276" w:type="dxa"/>
                  <w:shd w:val="clear" w:color="auto" w:fill="FFFFFF" w:themeFill="background1"/>
                  <w:vAlign w:val="center"/>
                </w:tcPr>
                <w:p w14:paraId="3BBC0A2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37DF1C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056427A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66D66080" w14:textId="77777777" w:rsidTr="006C6798">
              <w:trPr>
                <w:trHeight w:val="300"/>
                <w:jc w:val="center"/>
              </w:trPr>
              <w:tc>
                <w:tcPr>
                  <w:tcW w:w="3572" w:type="dxa"/>
                  <w:vMerge/>
                  <w:shd w:val="clear" w:color="auto" w:fill="FFFFFF" w:themeFill="background1"/>
                  <w:vAlign w:val="center"/>
                </w:tcPr>
                <w:p w14:paraId="7F005F41" w14:textId="77777777" w:rsidR="00E903A7" w:rsidRPr="006145DB" w:rsidRDefault="00E903A7" w:rsidP="005B435E">
                  <w:pPr>
                    <w:rPr>
                      <w:rFonts w:cs="Arial"/>
                      <w:sz w:val="16"/>
                      <w:szCs w:val="16"/>
                    </w:rPr>
                  </w:pPr>
                </w:p>
              </w:tc>
              <w:tc>
                <w:tcPr>
                  <w:tcW w:w="1276" w:type="dxa"/>
                  <w:shd w:val="clear" w:color="auto" w:fill="FFFFFF" w:themeFill="background1"/>
                  <w:vAlign w:val="center"/>
                </w:tcPr>
                <w:p w14:paraId="4C532EA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2E32C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6C6E844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941094F"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4E9F2915" w14:textId="77777777" w:rsidTr="00391A11">
        <w:trPr>
          <w:trHeight w:val="300"/>
          <w:jc w:val="center"/>
        </w:trPr>
        <w:tc>
          <w:tcPr>
            <w:tcW w:w="1555" w:type="dxa"/>
            <w:shd w:val="clear" w:color="auto" w:fill="FFFFFF" w:themeFill="background1"/>
            <w:vAlign w:val="center"/>
          </w:tcPr>
          <w:p w14:paraId="5A423413" w14:textId="77777777" w:rsidR="00E903A7" w:rsidRPr="006145DB" w:rsidRDefault="00E903A7"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840" w:type="dxa"/>
            <w:shd w:val="clear" w:color="auto" w:fill="FFFFFF" w:themeFill="background1"/>
            <w:vAlign w:val="center"/>
          </w:tcPr>
          <w:p w14:paraId="38D49684"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E903A7" w:rsidRPr="006145DB" w14:paraId="2B8CE4E4" w14:textId="77777777" w:rsidTr="004B043E">
        <w:trPr>
          <w:trHeight w:val="4239"/>
          <w:jc w:val="center"/>
        </w:trPr>
        <w:tc>
          <w:tcPr>
            <w:tcW w:w="1555" w:type="dxa"/>
            <w:shd w:val="clear" w:color="auto" w:fill="FFFFFF" w:themeFill="background1"/>
            <w:vAlign w:val="center"/>
          </w:tcPr>
          <w:p w14:paraId="4AF7F062"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134"/>
              <w:gridCol w:w="1134"/>
              <w:gridCol w:w="1774"/>
            </w:tblGrid>
            <w:tr w:rsidR="004B043E" w:rsidRPr="006145DB" w14:paraId="09B631C4" w14:textId="77777777" w:rsidTr="006C6798">
              <w:trPr>
                <w:trHeight w:val="372"/>
                <w:jc w:val="center"/>
              </w:trPr>
              <w:tc>
                <w:tcPr>
                  <w:tcW w:w="3572" w:type="dxa"/>
                  <w:shd w:val="clear" w:color="auto" w:fill="FFFFFF" w:themeFill="background1"/>
                  <w:vAlign w:val="center"/>
                </w:tcPr>
                <w:p w14:paraId="24CDAC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01674B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72D0422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3A87E05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FD66FA0" w14:textId="77777777" w:rsidTr="006C6798">
              <w:trPr>
                <w:trHeight w:val="221"/>
                <w:jc w:val="center"/>
              </w:trPr>
              <w:tc>
                <w:tcPr>
                  <w:tcW w:w="3572" w:type="dxa"/>
                  <w:vMerge w:val="restart"/>
                  <w:shd w:val="clear" w:color="auto" w:fill="FFFFFF" w:themeFill="background1"/>
                  <w:vAlign w:val="center"/>
                </w:tcPr>
                <w:p w14:paraId="2D9FDC9C" w14:textId="008449EB"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r w:rsidR="007502F0" w:rsidRPr="006145DB">
                    <w:rPr>
                      <w:rFonts w:cs="Arial"/>
                      <w:bCs/>
                      <w:sz w:val="16"/>
                      <w:szCs w:val="16"/>
                      <w:lang w:eastAsia="es-CO"/>
                    </w:rPr>
                    <w:t>.</w:t>
                  </w:r>
                </w:p>
              </w:tc>
              <w:tc>
                <w:tcPr>
                  <w:tcW w:w="1134" w:type="dxa"/>
                  <w:shd w:val="clear" w:color="auto" w:fill="FFFFFF" w:themeFill="background1"/>
                  <w:vAlign w:val="center"/>
                </w:tcPr>
                <w:p w14:paraId="68DF0D2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5009AC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1E3DB1B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40C41D25" w14:textId="77777777" w:rsidTr="006C6798">
              <w:trPr>
                <w:trHeight w:val="496"/>
                <w:jc w:val="center"/>
              </w:trPr>
              <w:tc>
                <w:tcPr>
                  <w:tcW w:w="3572" w:type="dxa"/>
                  <w:vMerge/>
                  <w:shd w:val="clear" w:color="auto" w:fill="FFFFFF" w:themeFill="background1"/>
                  <w:vAlign w:val="center"/>
                </w:tcPr>
                <w:p w14:paraId="208519EE"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D4079E8"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1D9186D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72EE732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2A60BFCD" w14:textId="77777777" w:rsidTr="006C6798">
              <w:trPr>
                <w:trHeight w:val="489"/>
                <w:jc w:val="center"/>
              </w:trPr>
              <w:tc>
                <w:tcPr>
                  <w:tcW w:w="3572" w:type="dxa"/>
                  <w:vMerge w:val="restart"/>
                  <w:shd w:val="clear" w:color="auto" w:fill="FFFFFF" w:themeFill="background1"/>
                  <w:vAlign w:val="center"/>
                </w:tcPr>
                <w:p w14:paraId="3E9EF207"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134" w:type="dxa"/>
                  <w:shd w:val="clear" w:color="auto" w:fill="FFFFFF" w:themeFill="background1"/>
                  <w:vAlign w:val="center"/>
                </w:tcPr>
                <w:p w14:paraId="72B7CB5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100179F1"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23AFCD3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64E1DC3" w14:textId="77777777" w:rsidTr="006C6798">
              <w:trPr>
                <w:trHeight w:val="1415"/>
                <w:jc w:val="center"/>
              </w:trPr>
              <w:tc>
                <w:tcPr>
                  <w:tcW w:w="3572" w:type="dxa"/>
                  <w:vMerge/>
                  <w:shd w:val="clear" w:color="auto" w:fill="FFFFFF" w:themeFill="background1"/>
                  <w:vAlign w:val="center"/>
                </w:tcPr>
                <w:p w14:paraId="5CAAE8DF"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23B4A53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64328ED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029E848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79AD4B0F" w14:textId="77777777" w:rsidTr="006C6798">
              <w:trPr>
                <w:trHeight w:val="231"/>
                <w:jc w:val="center"/>
              </w:trPr>
              <w:tc>
                <w:tcPr>
                  <w:tcW w:w="3572" w:type="dxa"/>
                  <w:vMerge w:val="restart"/>
                  <w:shd w:val="clear" w:color="auto" w:fill="FFFFFF" w:themeFill="background1"/>
                  <w:vAlign w:val="center"/>
                </w:tcPr>
                <w:p w14:paraId="4DD86D9A" w14:textId="6E147072"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r w:rsidR="007502F0" w:rsidRPr="006145DB">
                    <w:rPr>
                      <w:rFonts w:cs="Arial"/>
                      <w:bCs/>
                      <w:sz w:val="16"/>
                      <w:szCs w:val="16"/>
                      <w:lang w:eastAsia="es-CO"/>
                    </w:rPr>
                    <w:t>.</w:t>
                  </w:r>
                </w:p>
              </w:tc>
              <w:tc>
                <w:tcPr>
                  <w:tcW w:w="1134" w:type="dxa"/>
                  <w:shd w:val="clear" w:color="auto" w:fill="FFFFFF" w:themeFill="background1"/>
                  <w:vAlign w:val="center"/>
                </w:tcPr>
                <w:p w14:paraId="02F17A6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04F2540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5F8E85B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B10778C" w14:textId="77777777" w:rsidTr="006C6798">
              <w:trPr>
                <w:trHeight w:val="441"/>
                <w:jc w:val="center"/>
              </w:trPr>
              <w:tc>
                <w:tcPr>
                  <w:tcW w:w="3572" w:type="dxa"/>
                  <w:vMerge/>
                  <w:shd w:val="clear" w:color="auto" w:fill="FFFFFF" w:themeFill="background1"/>
                  <w:vAlign w:val="center"/>
                </w:tcPr>
                <w:p w14:paraId="08258433"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24D54D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BBCC4C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63D5C5C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1C7080E"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25E62A67" w14:textId="77777777" w:rsidTr="00391A11">
        <w:trPr>
          <w:trHeight w:val="872"/>
          <w:jc w:val="center"/>
        </w:trPr>
        <w:tc>
          <w:tcPr>
            <w:tcW w:w="1555" w:type="dxa"/>
            <w:shd w:val="clear" w:color="auto" w:fill="FFFFFF" w:themeFill="background1"/>
            <w:vAlign w:val="center"/>
          </w:tcPr>
          <w:p w14:paraId="5735D691"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5"/>
              <w:gridCol w:w="1134"/>
              <w:gridCol w:w="1134"/>
              <w:gridCol w:w="1771"/>
            </w:tblGrid>
            <w:tr w:rsidR="004B043E" w:rsidRPr="006145DB" w14:paraId="695DCDEE" w14:textId="77777777" w:rsidTr="00542784">
              <w:trPr>
                <w:trHeight w:val="300"/>
                <w:jc w:val="center"/>
              </w:trPr>
              <w:tc>
                <w:tcPr>
                  <w:tcW w:w="3575" w:type="dxa"/>
                  <w:tcBorders>
                    <w:top w:val="single" w:sz="4" w:space="0" w:color="auto"/>
                  </w:tcBorders>
                  <w:shd w:val="clear" w:color="auto" w:fill="FFFFFF" w:themeFill="background1"/>
                  <w:vAlign w:val="center"/>
                </w:tcPr>
                <w:p w14:paraId="47756D6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single" w:sz="4" w:space="0" w:color="auto"/>
                  </w:tcBorders>
                  <w:shd w:val="clear" w:color="auto" w:fill="FFFFFF" w:themeFill="background1"/>
                  <w:vAlign w:val="center"/>
                </w:tcPr>
                <w:p w14:paraId="7EF3553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shd w:val="clear" w:color="auto" w:fill="FFFFFF" w:themeFill="background1"/>
                  <w:vAlign w:val="center"/>
                </w:tcPr>
                <w:p w14:paraId="5818494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tcBorders>
                    <w:top w:val="single" w:sz="4" w:space="0" w:color="auto"/>
                  </w:tcBorders>
                  <w:shd w:val="clear" w:color="auto" w:fill="FFFFFF" w:themeFill="background1"/>
                  <w:vAlign w:val="center"/>
                </w:tcPr>
                <w:p w14:paraId="36BF70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574DBDCD" w14:textId="77777777" w:rsidTr="00542784">
              <w:trPr>
                <w:trHeight w:val="300"/>
                <w:jc w:val="center"/>
              </w:trPr>
              <w:tc>
                <w:tcPr>
                  <w:tcW w:w="3575" w:type="dxa"/>
                  <w:shd w:val="clear" w:color="auto" w:fill="FFFFFF" w:themeFill="background1"/>
                  <w:vAlign w:val="center"/>
                </w:tcPr>
                <w:p w14:paraId="4EB21C9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shd w:val="clear" w:color="auto" w:fill="FFFFFF" w:themeFill="background1"/>
                  <w:vAlign w:val="center"/>
                </w:tcPr>
                <w:p w14:paraId="2200CE9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 / Solicitud Ciudadana</w:t>
                  </w:r>
                </w:p>
              </w:tc>
              <w:tc>
                <w:tcPr>
                  <w:tcW w:w="1134" w:type="dxa"/>
                  <w:shd w:val="clear" w:color="auto" w:fill="FFFFFF" w:themeFill="background1"/>
                  <w:vAlign w:val="center"/>
                </w:tcPr>
                <w:p w14:paraId="14022DA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29D4AD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09A39AFD" w14:textId="77777777" w:rsidTr="00542784">
              <w:trPr>
                <w:trHeight w:val="300"/>
                <w:jc w:val="center"/>
              </w:trPr>
              <w:tc>
                <w:tcPr>
                  <w:tcW w:w="3575" w:type="dxa"/>
                  <w:vMerge w:val="restart"/>
                  <w:shd w:val="clear" w:color="auto" w:fill="FFFFFF" w:themeFill="background1"/>
                  <w:vAlign w:val="center"/>
                </w:tcPr>
                <w:p w14:paraId="5C77402E"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134" w:type="dxa"/>
                  <w:shd w:val="clear" w:color="auto" w:fill="FFFFFF" w:themeFill="background1"/>
                  <w:vAlign w:val="center"/>
                </w:tcPr>
                <w:p w14:paraId="65E6155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shd w:val="clear" w:color="auto" w:fill="FFFFFF" w:themeFill="background1"/>
                  <w:vAlign w:val="center"/>
                </w:tcPr>
                <w:p w14:paraId="46CD119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4428415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(Mes Vencido)</w:t>
                  </w:r>
                </w:p>
              </w:tc>
              <w:tc>
                <w:tcPr>
                  <w:tcW w:w="1771" w:type="dxa"/>
                  <w:shd w:val="clear" w:color="auto" w:fill="FFFFFF" w:themeFill="background1"/>
                  <w:vAlign w:val="center"/>
                </w:tcPr>
                <w:p w14:paraId="575F99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B043E" w:rsidRPr="006145DB" w14:paraId="5261280C" w14:textId="77777777" w:rsidTr="00542784">
              <w:trPr>
                <w:trHeight w:val="300"/>
                <w:jc w:val="center"/>
              </w:trPr>
              <w:tc>
                <w:tcPr>
                  <w:tcW w:w="3575" w:type="dxa"/>
                  <w:vMerge/>
                  <w:shd w:val="clear" w:color="auto" w:fill="FFFFFF" w:themeFill="background1"/>
                  <w:vAlign w:val="center"/>
                </w:tcPr>
                <w:p w14:paraId="647D9D19"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200A2F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shd w:val="clear" w:color="auto" w:fill="FFFFFF" w:themeFill="background1"/>
                  <w:vAlign w:val="center"/>
                </w:tcPr>
                <w:p w14:paraId="2D78EA9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12CCB5A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B043E" w:rsidRPr="006145DB" w14:paraId="2D304B04" w14:textId="77777777" w:rsidTr="00542784">
              <w:trPr>
                <w:trHeight w:val="300"/>
                <w:jc w:val="center"/>
              </w:trPr>
              <w:tc>
                <w:tcPr>
                  <w:tcW w:w="3575" w:type="dxa"/>
                  <w:vMerge/>
                  <w:shd w:val="clear" w:color="auto" w:fill="FFFFFF" w:themeFill="background1"/>
                  <w:vAlign w:val="center"/>
                </w:tcPr>
                <w:p w14:paraId="744A3B88"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5EDAD52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0C311A7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52D0BEB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4B043E" w:rsidRPr="006145DB" w14:paraId="6E0A5833" w14:textId="77777777" w:rsidTr="00542784">
              <w:trPr>
                <w:trHeight w:val="300"/>
                <w:jc w:val="center"/>
              </w:trPr>
              <w:tc>
                <w:tcPr>
                  <w:tcW w:w="3575" w:type="dxa"/>
                  <w:shd w:val="clear" w:color="auto" w:fill="FFFFFF" w:themeFill="background1"/>
                  <w:vAlign w:val="center"/>
                </w:tcPr>
                <w:p w14:paraId="30BAB39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Incurrir en falta gravísima establecida en el Acuerdo de corresponsabilidad, en el marco del debido proceso.</w:t>
                  </w:r>
                </w:p>
              </w:tc>
              <w:tc>
                <w:tcPr>
                  <w:tcW w:w="1134" w:type="dxa"/>
                  <w:shd w:val="clear" w:color="auto" w:fill="FFFFFF" w:themeFill="background1"/>
                  <w:vAlign w:val="center"/>
                </w:tcPr>
                <w:p w14:paraId="058796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3DADF0E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54FFA28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4C81CF95" w14:textId="77777777" w:rsidTr="00542784">
              <w:trPr>
                <w:trHeight w:val="300"/>
                <w:jc w:val="center"/>
              </w:trPr>
              <w:tc>
                <w:tcPr>
                  <w:tcW w:w="3575" w:type="dxa"/>
                  <w:tcBorders>
                    <w:bottom w:val="single" w:sz="4" w:space="0" w:color="auto"/>
                  </w:tcBorders>
                  <w:shd w:val="clear" w:color="auto" w:fill="FFFFFF" w:themeFill="background1"/>
                  <w:vAlign w:val="center"/>
                </w:tcPr>
                <w:p w14:paraId="1DE689DA"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Traslado o cambio de residencia fuera de Bogotá D.C.</w:t>
                  </w:r>
                </w:p>
              </w:tc>
              <w:tc>
                <w:tcPr>
                  <w:tcW w:w="1134" w:type="dxa"/>
                  <w:tcBorders>
                    <w:bottom w:val="single" w:sz="4" w:space="0" w:color="auto"/>
                  </w:tcBorders>
                  <w:shd w:val="clear" w:color="auto" w:fill="FFFFFF" w:themeFill="background1"/>
                  <w:vAlign w:val="center"/>
                </w:tcPr>
                <w:p w14:paraId="3043244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D34E2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tcBorders>
                    <w:bottom w:val="single" w:sz="4" w:space="0" w:color="auto"/>
                  </w:tcBorders>
                  <w:shd w:val="clear" w:color="auto" w:fill="FFFFFF" w:themeFill="background1"/>
                  <w:vAlign w:val="center"/>
                </w:tcPr>
                <w:p w14:paraId="3768DA0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Vejez</w:t>
                  </w:r>
                </w:p>
              </w:tc>
            </w:tr>
            <w:tr w:rsidR="004B043E" w:rsidRPr="006145DB" w14:paraId="6C1081FA" w14:textId="77777777" w:rsidTr="00542784">
              <w:trPr>
                <w:trHeight w:val="300"/>
                <w:jc w:val="center"/>
              </w:trPr>
              <w:tc>
                <w:tcPr>
                  <w:tcW w:w="3575" w:type="dxa"/>
                  <w:vMerge w:val="restart"/>
                  <w:shd w:val="clear" w:color="auto" w:fill="FFFFFF" w:themeFill="background1"/>
                  <w:vAlign w:val="center"/>
                </w:tcPr>
                <w:p w14:paraId="2B055D13"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atención.</w:t>
                  </w:r>
                </w:p>
              </w:tc>
              <w:tc>
                <w:tcPr>
                  <w:tcW w:w="1134" w:type="dxa"/>
                  <w:shd w:val="clear" w:color="auto" w:fill="FFFFFF" w:themeFill="background1"/>
                  <w:vAlign w:val="center"/>
                </w:tcPr>
                <w:p w14:paraId="07D0627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05F454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41F195E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3BED0587" w14:textId="77777777" w:rsidTr="00542784">
              <w:trPr>
                <w:trHeight w:val="300"/>
                <w:jc w:val="center"/>
              </w:trPr>
              <w:tc>
                <w:tcPr>
                  <w:tcW w:w="3575" w:type="dxa"/>
                  <w:vMerge/>
                  <w:tcBorders>
                    <w:bottom w:val="nil"/>
                  </w:tcBorders>
                  <w:shd w:val="clear" w:color="auto" w:fill="FFFFFF" w:themeFill="background1"/>
                  <w:vAlign w:val="center"/>
                </w:tcPr>
                <w:p w14:paraId="50574376" w14:textId="77777777" w:rsidR="00E903A7" w:rsidRPr="006145DB" w:rsidRDefault="00E903A7"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3EC3F89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shd w:val="clear" w:color="auto" w:fill="FFFFFF" w:themeFill="background1"/>
                  <w:vAlign w:val="center"/>
                </w:tcPr>
                <w:p w14:paraId="7F24497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tcBorders>
                    <w:bottom w:val="nil"/>
                  </w:tcBorders>
                  <w:shd w:val="clear" w:color="auto" w:fill="FFFFFF" w:themeFill="background1"/>
                  <w:vAlign w:val="center"/>
                </w:tcPr>
                <w:p w14:paraId="2E2426B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0EF9F2D9"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3DC8750B" w14:textId="77777777" w:rsidTr="00391A11">
        <w:trPr>
          <w:trHeight w:val="300"/>
          <w:jc w:val="center"/>
        </w:trPr>
        <w:tc>
          <w:tcPr>
            <w:tcW w:w="1555" w:type="dxa"/>
            <w:shd w:val="clear" w:color="auto" w:fill="FFFFFF" w:themeFill="background1"/>
            <w:vAlign w:val="center"/>
          </w:tcPr>
          <w:p w14:paraId="09F57468"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shd w:val="clear" w:color="auto" w:fill="FFFFFF" w:themeFill="background1"/>
            <w:vAlign w:val="center"/>
          </w:tcPr>
          <w:p w14:paraId="287F7C18" w14:textId="738014D4" w:rsidR="00E903A7" w:rsidRPr="006145DB" w:rsidRDefault="00E903A7" w:rsidP="005B435E">
            <w:pPr>
              <w:spacing w:after="0" w:line="240" w:lineRule="auto"/>
              <w:rPr>
                <w:rFonts w:eastAsia="Calibri" w:cs="Arial"/>
                <w:bCs/>
                <w:sz w:val="20"/>
                <w:szCs w:val="20"/>
                <w:lang w:eastAsia="es-CO"/>
              </w:rPr>
            </w:pPr>
            <w:r w:rsidRPr="006145DB">
              <w:rPr>
                <w:rFonts w:cs="Arial"/>
                <w:sz w:val="20"/>
                <w:szCs w:val="20"/>
                <w:lang w:val="es-ES_tradnl"/>
              </w:rPr>
              <w:t>No aplica</w:t>
            </w:r>
            <w:r w:rsidR="004B043E" w:rsidRPr="006145DB">
              <w:rPr>
                <w:rFonts w:cs="Arial"/>
                <w:sz w:val="20"/>
                <w:szCs w:val="20"/>
                <w:lang w:val="es-ES_tradnl"/>
              </w:rPr>
              <w:t>.</w:t>
            </w:r>
          </w:p>
        </w:tc>
      </w:tr>
      <w:tr w:rsidR="00E903A7" w:rsidRPr="006145DB" w14:paraId="3EF92B7F" w14:textId="77777777" w:rsidTr="006C6798">
        <w:trPr>
          <w:trHeight w:val="1309"/>
          <w:jc w:val="center"/>
        </w:trPr>
        <w:tc>
          <w:tcPr>
            <w:tcW w:w="1555" w:type="dxa"/>
            <w:shd w:val="clear" w:color="auto" w:fill="FFFFFF" w:themeFill="background1"/>
            <w:vAlign w:val="center"/>
          </w:tcPr>
          <w:p w14:paraId="4E3EF60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840" w:type="dxa"/>
            <w:shd w:val="clear" w:color="auto" w:fill="FFFFFF" w:themeFill="background1"/>
            <w:vAlign w:val="center"/>
          </w:tcPr>
          <w:p w14:paraId="0EF8A2A5" w14:textId="6DAA0BD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 xml:space="preserve">La Modalidad Centro Día Redes de Cuidado Comunitario ofrece atención interdisciplinaria mediante acciones territoriales y comunitarias orientadas al fortalecimiento y creación de redes de cuidado comunitario que promueven el autocuidado y el cuidado colectivo de las personas mayores, en concordancia con la Ley 1276 de 2009. Impulsa el empoderamiento social, la autonomía e independencia de las personas mayores, facilitando su integración en la vida comunitaria y cultural. Estas acciones se implementan a través de espacios de interacción, como son: </w:t>
            </w:r>
          </w:p>
          <w:p w14:paraId="2F73960B"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660F246" w14:textId="4252CDB0"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1.</w:t>
            </w:r>
            <w:r w:rsidRPr="006145DB">
              <w:rPr>
                <w:rFonts w:cs="Arial"/>
                <w:bCs/>
                <w:sz w:val="20"/>
                <w:szCs w:val="20"/>
                <w:u w:val="single"/>
                <w:lang w:val="es-CO" w:eastAsia="es-CO"/>
              </w:rPr>
              <w:t>Somos Red de Cuidado:</w:t>
            </w:r>
            <w:r w:rsidRPr="006145DB">
              <w:rPr>
                <w:rFonts w:cs="Arial"/>
                <w:bCs/>
                <w:sz w:val="20"/>
                <w:szCs w:val="20"/>
                <w:lang w:val="es-CO" w:eastAsia="es-CO"/>
              </w:rPr>
              <w:t xml:space="preserve"> </w:t>
            </w:r>
            <w:r w:rsidR="004B043E" w:rsidRPr="006145DB">
              <w:rPr>
                <w:rFonts w:cs="Arial"/>
                <w:bCs/>
                <w:sz w:val="20"/>
                <w:szCs w:val="20"/>
                <w:lang w:val="es-CO" w:eastAsia="es-CO"/>
              </w:rPr>
              <w:t>m</w:t>
            </w:r>
            <w:r w:rsidRPr="006145DB">
              <w:rPr>
                <w:rFonts w:cs="Arial"/>
                <w:bCs/>
                <w:sz w:val="20"/>
                <w:szCs w:val="20"/>
                <w:lang w:val="es-CO" w:eastAsia="es-CO"/>
              </w:rPr>
              <w:t xml:space="preserve">ediante este componente se generan interacciones para la prevención de violencias, fortalecer el autocuidado, el cuidado colectivo, la solidaridad generacional e intergeneracional y el intercambio de experiencias, saberes y memorias de las personas mayores, para propiciar la conformación de redes de cuidado comunitario, con y para las personas mayores. </w:t>
            </w:r>
          </w:p>
          <w:p w14:paraId="169BF9FF"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C2CC6C6" w14:textId="6FFA9EF6"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2.</w:t>
            </w:r>
            <w:r w:rsidRPr="006145DB">
              <w:rPr>
                <w:rFonts w:cs="Arial"/>
                <w:bCs/>
                <w:sz w:val="20"/>
                <w:szCs w:val="20"/>
                <w:u w:val="single"/>
                <w:lang w:val="es-CO" w:eastAsia="es-CO"/>
              </w:rPr>
              <w:t>Fortalecimiento de liderazgos:</w:t>
            </w:r>
            <w:r w:rsidRPr="006145DB">
              <w:rPr>
                <w:rFonts w:cs="Arial"/>
                <w:bCs/>
                <w:sz w:val="20"/>
                <w:szCs w:val="20"/>
                <w:lang w:val="es-CO" w:eastAsia="es-CO"/>
              </w:rPr>
              <w:t xml:space="preserve"> </w:t>
            </w:r>
            <w:r w:rsidR="004B043E" w:rsidRPr="006145DB">
              <w:rPr>
                <w:rFonts w:cs="Arial"/>
                <w:bCs/>
                <w:sz w:val="20"/>
                <w:szCs w:val="20"/>
                <w:lang w:val="es-CO" w:eastAsia="es-CO"/>
              </w:rPr>
              <w:t>e</w:t>
            </w:r>
            <w:r w:rsidRPr="006145DB">
              <w:rPr>
                <w:rFonts w:cs="Arial"/>
                <w:bCs/>
                <w:sz w:val="20"/>
                <w:szCs w:val="20"/>
                <w:lang w:val="es-CO" w:eastAsia="es-CO"/>
              </w:rPr>
              <w:t xml:space="preserve">ste componente busca empoderar a las personas mayores a partir del fortalecimiento de sus capacidades para liderar, y del reconocimiento de sus habilidades y competencias para la consolidación de redes de cuidado comunitario sostenibles. </w:t>
            </w:r>
          </w:p>
          <w:p w14:paraId="3B2189DC"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4FCFE853" w14:textId="33B4353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3.</w:t>
            </w:r>
            <w:r w:rsidRPr="006145DB">
              <w:rPr>
                <w:rFonts w:cs="Arial"/>
                <w:bCs/>
                <w:sz w:val="20"/>
                <w:szCs w:val="20"/>
                <w:u w:val="single"/>
                <w:lang w:val="es-CO" w:eastAsia="es-CO"/>
              </w:rPr>
              <w:t>Movilizándonos por el cuidado:</w:t>
            </w:r>
            <w:r w:rsidRPr="006145DB">
              <w:rPr>
                <w:rFonts w:cs="Arial"/>
                <w:bCs/>
                <w:sz w:val="20"/>
                <w:szCs w:val="20"/>
                <w:lang w:val="es-CO" w:eastAsia="es-CO"/>
              </w:rPr>
              <w:t xml:space="preserve"> </w:t>
            </w:r>
            <w:r w:rsidR="004B043E" w:rsidRPr="006145DB">
              <w:rPr>
                <w:rFonts w:cs="Arial"/>
                <w:bCs/>
                <w:sz w:val="20"/>
                <w:szCs w:val="20"/>
                <w:lang w:val="es-CO" w:eastAsia="es-CO"/>
              </w:rPr>
              <w:t>c</w:t>
            </w:r>
            <w:r w:rsidRPr="006145DB">
              <w:rPr>
                <w:rFonts w:cs="Arial"/>
                <w:bCs/>
                <w:sz w:val="20"/>
                <w:szCs w:val="20"/>
                <w:lang w:val="es-CO" w:eastAsia="es-CO"/>
              </w:rPr>
              <w:t>omponente dirigido a reconocer las labores de cuidado que realizan las personas mayores, promoviendo la redistribución, resignificación y reducción de dichas labores al interior de las redes de apoyo familiar, social y comunitarias, y con ello, brindar herramientas prácticas para el autocuidado a cuidadoras y cuidadores.</w:t>
            </w:r>
          </w:p>
          <w:p w14:paraId="2A943373"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7610A013" w14:textId="77777777" w:rsidR="00E903A7" w:rsidRPr="006145DB" w:rsidRDefault="00E903A7"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De este modo, la modalidad Centro Día Redes de Cuidado Comunitario busca dar respuesta a las necesidades de cohesión social y comunitaria de las personas mayores que se identifican en los territorios, para mitigar la soledad, el aislamiento y con ello contribuir a su bienestar. Desarrolla acciones que llegan a lugares cotidianos cercanos a las personas mayores y en sus barrios, fomentando la participación comunitaria e incluyendo a familias, vecinos, actores sociales y voluntarios. Por ello, el tiempo de ejecución de la modalidad depende del plan de cuidado que se diseñe para consolidar la red de Cuidado Comunitario. </w:t>
            </w:r>
          </w:p>
          <w:p w14:paraId="4C0AE115"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22D776E6" w14:textId="7B32198B" w:rsidR="00E903A7" w:rsidRPr="006145DB" w:rsidRDefault="00E903A7" w:rsidP="006C6798">
            <w:pPr>
              <w:pStyle w:val="Textoindependiente"/>
              <w:spacing w:after="0" w:line="240" w:lineRule="auto"/>
              <w:jc w:val="both"/>
              <w:rPr>
                <w:rFonts w:cs="Arial"/>
                <w:bCs/>
                <w:sz w:val="20"/>
                <w:szCs w:val="20"/>
                <w:lang w:eastAsia="es-CO"/>
              </w:rPr>
            </w:pPr>
            <w:r w:rsidRPr="006145DB">
              <w:rPr>
                <w:rFonts w:cs="Arial"/>
                <w:bCs/>
                <w:sz w:val="20"/>
                <w:szCs w:val="20"/>
                <w:lang w:val="es-CO" w:eastAsia="es-CO"/>
              </w:rPr>
              <w:t xml:space="preserve">En caso de interrupción parcial o total en la prestación de la Modalidad Redes de Cuidado Comunitario se implementará el plan operativo de continuidad correspondiente. </w:t>
            </w:r>
          </w:p>
        </w:tc>
      </w:tr>
      <w:tr w:rsidR="00E903A7" w:rsidRPr="006145DB" w14:paraId="10F2F310" w14:textId="77777777" w:rsidTr="00391A11">
        <w:trPr>
          <w:trHeight w:val="300"/>
          <w:jc w:val="center"/>
        </w:trPr>
        <w:tc>
          <w:tcPr>
            <w:tcW w:w="1555" w:type="dxa"/>
            <w:shd w:val="clear" w:color="auto" w:fill="FFFFFF" w:themeFill="background1"/>
            <w:vAlign w:val="center"/>
          </w:tcPr>
          <w:p w14:paraId="78068E1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shd w:val="clear" w:color="auto" w:fill="FFFFFF" w:themeFill="background1"/>
            <w:vAlign w:val="center"/>
          </w:tcPr>
          <w:p w14:paraId="2E85D1DD"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la modalidad aplican las siguientes categorías: </w:t>
            </w:r>
          </w:p>
          <w:p w14:paraId="5ED0C61A" w14:textId="77777777" w:rsidR="00E903A7" w:rsidRPr="006145DB" w:rsidRDefault="00E903A7" w:rsidP="005B435E">
            <w:pPr>
              <w:tabs>
                <w:tab w:val="left" w:pos="709"/>
              </w:tabs>
              <w:spacing w:after="0" w:line="240" w:lineRule="auto"/>
              <w:contextualSpacing/>
              <w:jc w:val="both"/>
              <w:rPr>
                <w:rFonts w:cs="Arial"/>
                <w:bCs/>
                <w:sz w:val="20"/>
                <w:szCs w:val="20"/>
                <w:lang w:eastAsia="es-CO"/>
              </w:rPr>
            </w:pPr>
          </w:p>
          <w:p w14:paraId="0A4CC3D7" w14:textId="279A44F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Atención social </w:t>
            </w:r>
          </w:p>
          <w:p w14:paraId="3E01D444" w14:textId="4CDA896C"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Gestión administrativa </w:t>
            </w:r>
          </w:p>
          <w:p w14:paraId="67390147" w14:textId="5E403E0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val="es-ES_tradnl" w:eastAsia="es-CO"/>
              </w:rPr>
            </w:pPr>
            <w:r w:rsidRPr="006145DB">
              <w:rPr>
                <w:rFonts w:cs="Arial"/>
                <w:bCs/>
                <w:sz w:val="20"/>
                <w:szCs w:val="20"/>
                <w:lang w:eastAsia="es-CO"/>
              </w:rPr>
              <w:t>Talento humano</w:t>
            </w:r>
          </w:p>
        </w:tc>
      </w:tr>
    </w:tbl>
    <w:p w14:paraId="36472B87" w14:textId="77777777" w:rsidR="007D6F82" w:rsidRPr="006145DB" w:rsidRDefault="007D6F82" w:rsidP="005B435E">
      <w:pPr>
        <w:pStyle w:val="Ttulo1"/>
      </w:pPr>
    </w:p>
    <w:p w14:paraId="75AE4539" w14:textId="5F13CF15" w:rsidR="001715D7" w:rsidRPr="006145DB" w:rsidRDefault="002B24D0">
      <w:pPr>
        <w:pStyle w:val="Ttulo1"/>
        <w:numPr>
          <w:ilvl w:val="2"/>
          <w:numId w:val="70"/>
        </w:numPr>
        <w:ind w:left="1560" w:hanging="579"/>
        <w:jc w:val="center"/>
      </w:pPr>
      <w:r w:rsidRPr="006145DB">
        <w:t xml:space="preserve"> </w:t>
      </w:r>
      <w:bookmarkStart w:id="213" w:name="_Toc210213205"/>
      <w:bookmarkStart w:id="214" w:name="_Toc213273479"/>
      <w:bookmarkStart w:id="215" w:name="_Toc213276106"/>
      <w:bookmarkStart w:id="216" w:name="_Toc216902440"/>
      <w:r w:rsidR="006B2674" w:rsidRPr="006145DB">
        <w:t xml:space="preserve">Servicio </w:t>
      </w:r>
      <w:r w:rsidR="00A23A80" w:rsidRPr="006145DB">
        <w:t xml:space="preserve">Bogotá </w:t>
      </w:r>
      <w:r w:rsidR="006C6798" w:rsidRPr="006145DB">
        <w:t>te acompaña en la vejez</w:t>
      </w:r>
      <w:bookmarkEnd w:id="213"/>
      <w:bookmarkEnd w:id="214"/>
      <w:bookmarkEnd w:id="215"/>
      <w:bookmarkEnd w:id="21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77583" w:rsidRPr="006145DB" w14:paraId="413523B4" w14:textId="77777777" w:rsidTr="00391A11">
        <w:trPr>
          <w:trHeight w:val="585"/>
          <w:jc w:val="center"/>
        </w:trPr>
        <w:tc>
          <w:tcPr>
            <w:tcW w:w="1555" w:type="dxa"/>
            <w:vAlign w:val="center"/>
          </w:tcPr>
          <w:p w14:paraId="5181978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840" w:type="dxa"/>
            <w:vAlign w:val="center"/>
          </w:tcPr>
          <w:p w14:paraId="739F4C0A" w14:textId="452CA0BF" w:rsidR="00177583" w:rsidRPr="006145DB" w:rsidRDefault="00177583" w:rsidP="005B435E">
            <w:pPr>
              <w:pStyle w:val="Prrafodelista"/>
              <w:spacing w:after="0" w:line="240" w:lineRule="auto"/>
              <w:ind w:left="1"/>
              <w:rPr>
                <w:rFonts w:cs="Arial"/>
                <w:bCs/>
                <w:sz w:val="20"/>
                <w:szCs w:val="20"/>
                <w:lang w:eastAsia="es-CO"/>
              </w:rPr>
            </w:pPr>
            <w:r w:rsidRPr="006145DB">
              <w:rPr>
                <w:rFonts w:cs="Arial"/>
                <w:bCs/>
                <w:sz w:val="20"/>
                <w:szCs w:val="20"/>
                <w:lang w:eastAsia="es-CO"/>
              </w:rPr>
              <w:t xml:space="preserve">Bogotá te acompaña en la </w:t>
            </w:r>
            <w:r w:rsidR="006C6798" w:rsidRPr="006145DB">
              <w:rPr>
                <w:rFonts w:cs="Arial"/>
                <w:bCs/>
                <w:sz w:val="20"/>
                <w:szCs w:val="20"/>
                <w:lang w:eastAsia="es-CO"/>
              </w:rPr>
              <w:t>vejez.</w:t>
            </w:r>
          </w:p>
        </w:tc>
      </w:tr>
      <w:tr w:rsidR="00177583" w:rsidRPr="006145DB" w14:paraId="6DA4DC11" w14:textId="77777777" w:rsidTr="00391A11">
        <w:trPr>
          <w:trHeight w:val="585"/>
          <w:jc w:val="center"/>
        </w:trPr>
        <w:tc>
          <w:tcPr>
            <w:tcW w:w="1555" w:type="dxa"/>
            <w:vAlign w:val="center"/>
          </w:tcPr>
          <w:p w14:paraId="2EA784D6"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840" w:type="dxa"/>
          </w:tcPr>
          <w:p w14:paraId="6B9FD46A"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Desarrollar procesos de orientación socio jurídica y gestión intersectorial con personas mayores de sesenta (60) años o más, que estén en situación de maltrato, abuso, negligencia abandono o en riesgo de vulneración de derechos en el marco de la Ley 1850 de 2017 en procura de la garantía y protección de sus derechos.</w:t>
            </w:r>
          </w:p>
        </w:tc>
      </w:tr>
      <w:tr w:rsidR="00177583" w:rsidRPr="006145DB" w14:paraId="189ABA20" w14:textId="77777777" w:rsidTr="00391A11">
        <w:trPr>
          <w:trHeight w:val="20"/>
          <w:jc w:val="center"/>
        </w:trPr>
        <w:tc>
          <w:tcPr>
            <w:tcW w:w="1555" w:type="dxa"/>
            <w:vAlign w:val="center"/>
          </w:tcPr>
          <w:p w14:paraId="689B783A"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840" w:type="dxa"/>
          </w:tcPr>
          <w:p w14:paraId="2F60333F" w14:textId="77777777" w:rsidR="00177583" w:rsidRPr="006145DB" w:rsidRDefault="00177583"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El servicio social lleva a cabo un proceso de atención de carácter móvil y territorial para las personas mayores a partir de la orientación, acompañamiento jurídico, psicosocial y la activación de rutas de restablecimiento de derechos, así como la socialización de la gestión de oferta intersectorial e intrainstitucional para el acceso a los servicios.</w:t>
            </w:r>
          </w:p>
        </w:tc>
      </w:tr>
      <w:tr w:rsidR="00177583" w:rsidRPr="006145DB" w14:paraId="5D727351" w14:textId="77777777" w:rsidTr="00391A11">
        <w:trPr>
          <w:trHeight w:val="20"/>
          <w:jc w:val="center"/>
        </w:trPr>
        <w:tc>
          <w:tcPr>
            <w:tcW w:w="1555" w:type="dxa"/>
            <w:vAlign w:val="center"/>
          </w:tcPr>
          <w:p w14:paraId="02E326FC"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5F5B3E5A" w14:textId="77777777" w:rsidR="00177583" w:rsidRPr="006145DB" w:rsidRDefault="00177583"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 xml:space="preserve">Focalización por demanda. </w:t>
            </w:r>
          </w:p>
          <w:p w14:paraId="4A73F45D" w14:textId="77777777" w:rsidR="00177583" w:rsidRPr="006145DB" w:rsidRDefault="00177583" w:rsidP="005B435E">
            <w:pPr>
              <w:tabs>
                <w:tab w:val="left" w:pos="397"/>
                <w:tab w:val="left" w:pos="709"/>
              </w:tabs>
              <w:spacing w:after="0" w:line="240" w:lineRule="auto"/>
              <w:contextualSpacing/>
              <w:jc w:val="both"/>
              <w:rPr>
                <w:rFonts w:cs="Arial"/>
                <w:bCs/>
                <w:sz w:val="20"/>
                <w:szCs w:val="20"/>
                <w:lang w:eastAsia="es-CO"/>
              </w:rPr>
            </w:pPr>
            <w:r w:rsidRPr="006145DB">
              <w:rPr>
                <w:rFonts w:eastAsia="Lucida Sans Unicode" w:cs="Arial"/>
                <w:bCs/>
                <w:sz w:val="20"/>
                <w:szCs w:val="20"/>
              </w:rPr>
              <w:t>Focalización por abordaje territorial</w:t>
            </w:r>
            <w:r w:rsidRPr="006145DB">
              <w:rPr>
                <w:rFonts w:cs="Arial"/>
              </w:rPr>
              <w:t>.</w:t>
            </w:r>
          </w:p>
        </w:tc>
      </w:tr>
      <w:tr w:rsidR="00177583" w:rsidRPr="006145DB" w14:paraId="64962F22" w14:textId="77777777" w:rsidTr="004B043E">
        <w:trPr>
          <w:trHeight w:val="779"/>
          <w:jc w:val="center"/>
        </w:trPr>
        <w:tc>
          <w:tcPr>
            <w:tcW w:w="1555" w:type="dxa"/>
            <w:vAlign w:val="center"/>
          </w:tcPr>
          <w:p w14:paraId="0ABEDAF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tcPr>
          <w:p w14:paraId="56E32F30"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Personas mayores de sesenta (60) años o más que estén en situación de maltrato, abuso, negligencia, abandono o en riesgo de vulneración de derechos en el marco de la Ley 1850 de 2017 en procura de la garantía y protección de sus derechos, residentes en el Distrito Capital. </w:t>
            </w:r>
          </w:p>
        </w:tc>
      </w:tr>
      <w:tr w:rsidR="00177583" w:rsidRPr="006145DB" w14:paraId="3E9DF7CE" w14:textId="77777777" w:rsidTr="000139FA">
        <w:trPr>
          <w:trHeight w:val="2102"/>
          <w:jc w:val="center"/>
        </w:trPr>
        <w:tc>
          <w:tcPr>
            <w:tcW w:w="1555" w:type="dxa"/>
            <w:vAlign w:val="center"/>
          </w:tcPr>
          <w:p w14:paraId="709B1E5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294"/>
              <w:gridCol w:w="1275"/>
              <w:gridCol w:w="1137"/>
              <w:gridCol w:w="1843"/>
            </w:tblGrid>
            <w:tr w:rsidR="00B25C67" w:rsidRPr="006145DB" w14:paraId="55DF991D" w14:textId="77777777" w:rsidTr="006C6798">
              <w:trPr>
                <w:trHeight w:val="94"/>
              </w:trPr>
              <w:tc>
                <w:tcPr>
                  <w:tcW w:w="3294" w:type="dxa"/>
                  <w:tcBorders>
                    <w:top w:val="nil"/>
                    <w:left w:val="nil"/>
                    <w:right w:val="nil"/>
                  </w:tcBorders>
                  <w:vAlign w:val="center"/>
                </w:tcPr>
                <w:p w14:paraId="6CAC855D" w14:textId="77777777" w:rsidR="00B25C67" w:rsidRPr="006145DB" w:rsidRDefault="00B25C67" w:rsidP="005B435E">
                  <w:pPr>
                    <w:tabs>
                      <w:tab w:val="left" w:pos="709"/>
                    </w:tabs>
                    <w:contextualSpacing/>
                    <w:jc w:val="center"/>
                    <w:rPr>
                      <w:rFonts w:cs="Arial"/>
                      <w:bCs/>
                      <w:sz w:val="16"/>
                      <w:szCs w:val="16"/>
                      <w:lang w:eastAsia="es-CO"/>
                    </w:rPr>
                  </w:pPr>
                </w:p>
              </w:tc>
              <w:tc>
                <w:tcPr>
                  <w:tcW w:w="1275" w:type="dxa"/>
                  <w:tcBorders>
                    <w:top w:val="nil"/>
                    <w:left w:val="nil"/>
                    <w:right w:val="nil"/>
                  </w:tcBorders>
                  <w:vAlign w:val="center"/>
                </w:tcPr>
                <w:p w14:paraId="31853560" w14:textId="77777777" w:rsidR="00B25C67" w:rsidRPr="006145DB" w:rsidRDefault="00B25C67" w:rsidP="005B435E">
                  <w:pPr>
                    <w:tabs>
                      <w:tab w:val="left" w:pos="709"/>
                    </w:tabs>
                    <w:contextualSpacing/>
                    <w:jc w:val="center"/>
                    <w:rPr>
                      <w:rFonts w:cs="Arial"/>
                      <w:bCs/>
                      <w:sz w:val="16"/>
                      <w:szCs w:val="16"/>
                      <w:lang w:eastAsia="es-CO"/>
                    </w:rPr>
                  </w:pPr>
                </w:p>
              </w:tc>
              <w:tc>
                <w:tcPr>
                  <w:tcW w:w="1137" w:type="dxa"/>
                  <w:tcBorders>
                    <w:top w:val="nil"/>
                    <w:left w:val="nil"/>
                    <w:right w:val="nil"/>
                  </w:tcBorders>
                  <w:vAlign w:val="center"/>
                </w:tcPr>
                <w:p w14:paraId="5E5D6FA0"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1903F77"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79CE3056" w14:textId="77777777" w:rsidTr="006C6798">
              <w:trPr>
                <w:trHeight w:val="372"/>
              </w:trPr>
              <w:tc>
                <w:tcPr>
                  <w:tcW w:w="3294" w:type="dxa"/>
                  <w:tcBorders>
                    <w:top w:val="nil"/>
                  </w:tcBorders>
                  <w:vAlign w:val="center"/>
                </w:tcPr>
                <w:p w14:paraId="09E8CF06"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275" w:type="dxa"/>
                  <w:tcBorders>
                    <w:top w:val="nil"/>
                  </w:tcBorders>
                  <w:vAlign w:val="center"/>
                </w:tcPr>
                <w:p w14:paraId="435AC8C2"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7" w:type="dxa"/>
                  <w:tcBorders>
                    <w:top w:val="nil"/>
                  </w:tcBorders>
                  <w:vAlign w:val="center"/>
                </w:tcPr>
                <w:p w14:paraId="0CD4A16E"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5441C277"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63F2268E" w14:textId="77777777" w:rsidTr="006C6798">
              <w:trPr>
                <w:trHeight w:val="221"/>
              </w:trPr>
              <w:tc>
                <w:tcPr>
                  <w:tcW w:w="3294" w:type="dxa"/>
                  <w:vAlign w:val="center"/>
                </w:tcPr>
                <w:p w14:paraId="76213CAA"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mayores de sesenta (60) años o más </w:t>
                  </w:r>
                </w:p>
              </w:tc>
              <w:tc>
                <w:tcPr>
                  <w:tcW w:w="1275" w:type="dxa"/>
                  <w:vAlign w:val="center"/>
                </w:tcPr>
                <w:p w14:paraId="74213579"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390D5C9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0A4F905" w14:textId="77777777" w:rsidR="00177583" w:rsidRPr="006145DB" w:rsidRDefault="00177583" w:rsidP="005B435E">
                  <w:pPr>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7CD445D6" w14:textId="77777777" w:rsidTr="006C6798">
              <w:trPr>
                <w:trHeight w:val="231"/>
              </w:trPr>
              <w:tc>
                <w:tcPr>
                  <w:tcW w:w="3294" w:type="dxa"/>
                  <w:vAlign w:val="center"/>
                </w:tcPr>
                <w:p w14:paraId="5BBE0B72"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75" w:type="dxa"/>
                  <w:vAlign w:val="center"/>
                </w:tcPr>
                <w:p w14:paraId="24CA09E7"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75EAB5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8443C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493C3ED0" w14:textId="77777777" w:rsidTr="006C6798">
              <w:trPr>
                <w:trHeight w:val="231"/>
              </w:trPr>
              <w:tc>
                <w:tcPr>
                  <w:tcW w:w="3294" w:type="dxa"/>
                  <w:vAlign w:val="center"/>
                </w:tcPr>
                <w:p w14:paraId="768827A9"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mayor reportada en riesgo de su seguridad y protección.  </w:t>
                  </w:r>
                </w:p>
              </w:tc>
              <w:tc>
                <w:tcPr>
                  <w:tcW w:w="1275" w:type="dxa"/>
                  <w:vAlign w:val="center"/>
                </w:tcPr>
                <w:p w14:paraId="6066879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586C75C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3F06AC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4A1DDF4F" w14:textId="77777777" w:rsidTr="006C6798">
              <w:trPr>
                <w:trHeight w:val="231"/>
              </w:trPr>
              <w:tc>
                <w:tcPr>
                  <w:tcW w:w="3294" w:type="dxa"/>
                  <w:tcBorders>
                    <w:bottom w:val="single" w:sz="4" w:space="0" w:color="auto"/>
                  </w:tcBorders>
                  <w:vAlign w:val="center"/>
                </w:tcPr>
                <w:p w14:paraId="27427D18"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75" w:type="dxa"/>
                  <w:tcBorders>
                    <w:bottom w:val="single" w:sz="4" w:space="0" w:color="auto"/>
                  </w:tcBorders>
                  <w:vAlign w:val="center"/>
                </w:tcPr>
                <w:p w14:paraId="3CC5B8C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bottom w:val="single" w:sz="4" w:space="0" w:color="auto"/>
                  </w:tcBorders>
                  <w:vAlign w:val="center"/>
                </w:tcPr>
                <w:p w14:paraId="084F0A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B5795E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B25C67" w:rsidRPr="006145DB" w14:paraId="407059E7" w14:textId="77777777" w:rsidTr="006C6798">
              <w:trPr>
                <w:trHeight w:val="70"/>
              </w:trPr>
              <w:tc>
                <w:tcPr>
                  <w:tcW w:w="3294" w:type="dxa"/>
                  <w:tcBorders>
                    <w:left w:val="nil"/>
                    <w:bottom w:val="nil"/>
                    <w:right w:val="nil"/>
                  </w:tcBorders>
                  <w:vAlign w:val="center"/>
                </w:tcPr>
                <w:p w14:paraId="25D5D268" w14:textId="77777777" w:rsidR="00B25C67" w:rsidRPr="006145DB" w:rsidRDefault="00B25C67" w:rsidP="005B435E">
                  <w:pPr>
                    <w:tabs>
                      <w:tab w:val="left" w:pos="709"/>
                    </w:tabs>
                    <w:contextualSpacing/>
                    <w:jc w:val="both"/>
                    <w:rPr>
                      <w:rFonts w:cs="Arial"/>
                      <w:sz w:val="16"/>
                      <w:szCs w:val="16"/>
                      <w:lang w:eastAsia="es-CO"/>
                    </w:rPr>
                  </w:pPr>
                </w:p>
              </w:tc>
              <w:tc>
                <w:tcPr>
                  <w:tcW w:w="1275" w:type="dxa"/>
                  <w:tcBorders>
                    <w:left w:val="nil"/>
                    <w:bottom w:val="nil"/>
                    <w:right w:val="nil"/>
                  </w:tcBorders>
                  <w:vAlign w:val="center"/>
                </w:tcPr>
                <w:p w14:paraId="16F59F06" w14:textId="77777777" w:rsidR="00B25C67" w:rsidRPr="006145DB" w:rsidRDefault="00B25C67" w:rsidP="005B435E">
                  <w:pPr>
                    <w:tabs>
                      <w:tab w:val="left" w:pos="709"/>
                    </w:tabs>
                    <w:contextualSpacing/>
                    <w:jc w:val="center"/>
                    <w:rPr>
                      <w:rFonts w:cs="Arial"/>
                      <w:sz w:val="16"/>
                      <w:szCs w:val="16"/>
                      <w:lang w:eastAsia="es-CO"/>
                    </w:rPr>
                  </w:pPr>
                </w:p>
              </w:tc>
              <w:tc>
                <w:tcPr>
                  <w:tcW w:w="1137" w:type="dxa"/>
                  <w:tcBorders>
                    <w:left w:val="nil"/>
                    <w:bottom w:val="nil"/>
                    <w:right w:val="nil"/>
                  </w:tcBorders>
                  <w:vAlign w:val="center"/>
                </w:tcPr>
                <w:p w14:paraId="67E273D8" w14:textId="77777777" w:rsidR="00B25C67" w:rsidRPr="006145DB" w:rsidRDefault="00B25C67"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758312AC" w14:textId="77777777" w:rsidR="00B25C67" w:rsidRPr="006145DB" w:rsidRDefault="00B25C67" w:rsidP="005B435E">
                  <w:pPr>
                    <w:tabs>
                      <w:tab w:val="left" w:pos="709"/>
                    </w:tabs>
                    <w:contextualSpacing/>
                    <w:jc w:val="center"/>
                    <w:rPr>
                      <w:rFonts w:cs="Arial"/>
                      <w:sz w:val="16"/>
                      <w:szCs w:val="16"/>
                      <w:lang w:eastAsia="es-CO"/>
                    </w:rPr>
                  </w:pPr>
                </w:p>
              </w:tc>
            </w:tr>
          </w:tbl>
          <w:p w14:paraId="770CBC3A" w14:textId="77777777" w:rsidR="00177583" w:rsidRPr="006145DB" w:rsidRDefault="00177583" w:rsidP="005B435E">
            <w:pPr>
              <w:tabs>
                <w:tab w:val="left" w:pos="709"/>
              </w:tabs>
              <w:spacing w:after="0" w:line="240" w:lineRule="auto"/>
              <w:contextualSpacing/>
              <w:jc w:val="both"/>
              <w:rPr>
                <w:rFonts w:cs="Arial"/>
                <w:sz w:val="20"/>
                <w:szCs w:val="20"/>
                <w:lang w:eastAsia="es-CO"/>
              </w:rPr>
            </w:pPr>
          </w:p>
        </w:tc>
      </w:tr>
      <w:tr w:rsidR="00177583" w:rsidRPr="006145DB" w14:paraId="2F4B7161" w14:textId="77777777" w:rsidTr="00391A11">
        <w:trPr>
          <w:trHeight w:val="763"/>
          <w:jc w:val="center"/>
        </w:trPr>
        <w:tc>
          <w:tcPr>
            <w:tcW w:w="1555" w:type="dxa"/>
            <w:vAlign w:val="center"/>
          </w:tcPr>
          <w:p w14:paraId="4D3861B1" w14:textId="77777777" w:rsidR="00177583" w:rsidRPr="006145DB" w:rsidRDefault="00177583" w:rsidP="000139FA">
            <w:pPr>
              <w:tabs>
                <w:tab w:val="left" w:pos="397"/>
                <w:tab w:val="left" w:pos="709"/>
              </w:tabs>
              <w:spacing w:after="0" w:line="240" w:lineRule="auto"/>
              <w:contextualSpacing/>
              <w:rPr>
                <w:rFonts w:eastAsia="Lucida Sans Unicode" w:cs="Arial"/>
                <w:bCs/>
                <w:sz w:val="20"/>
                <w:szCs w:val="20"/>
                <w:lang w:eastAsia="es-MX"/>
              </w:rPr>
            </w:pPr>
            <w:r w:rsidRPr="006145DB">
              <w:rPr>
                <w:rFonts w:eastAsia="Lucida Sans Unicode" w:cs="Arial"/>
                <w:bCs/>
                <w:sz w:val="20"/>
                <w:szCs w:val="20"/>
                <w:lang w:eastAsia="es-MX"/>
              </w:rPr>
              <w:t>Criterios de Priorización y Fuentes de Información</w:t>
            </w:r>
          </w:p>
        </w:tc>
        <w:tc>
          <w:tcPr>
            <w:tcW w:w="7840" w:type="dxa"/>
            <w:vAlign w:val="center"/>
          </w:tcPr>
          <w:p w14:paraId="4EB27551" w14:textId="72A8FF08" w:rsidR="00177583" w:rsidRPr="006145DB" w:rsidRDefault="00177583" w:rsidP="005B435E">
            <w:pPr>
              <w:tabs>
                <w:tab w:val="left" w:pos="397"/>
                <w:tab w:val="left" w:pos="709"/>
              </w:tabs>
              <w:spacing w:after="0" w:line="240" w:lineRule="auto"/>
              <w:contextualSpacing/>
              <w:jc w:val="both"/>
              <w:rPr>
                <w:rFonts w:eastAsia="Lucida Sans Unicode" w:cs="Arial"/>
                <w:bCs/>
                <w:sz w:val="20"/>
                <w:szCs w:val="20"/>
                <w:lang w:eastAsia="es-MX"/>
              </w:rPr>
            </w:pPr>
            <w:r w:rsidRPr="006145DB">
              <w:rPr>
                <w:rFonts w:eastAsia="Lucida Sans Unicode" w:cs="Arial"/>
                <w:bCs/>
                <w:sz w:val="20"/>
                <w:szCs w:val="20"/>
              </w:rPr>
              <w:t>No aplica</w:t>
            </w:r>
            <w:r w:rsidR="002756CF" w:rsidRPr="006145DB">
              <w:rPr>
                <w:rFonts w:eastAsia="Lucida Sans Unicode" w:cs="Arial"/>
                <w:bCs/>
                <w:sz w:val="20"/>
                <w:szCs w:val="20"/>
              </w:rPr>
              <w:t>.</w:t>
            </w:r>
          </w:p>
        </w:tc>
      </w:tr>
      <w:tr w:rsidR="00177583" w:rsidRPr="006145DB" w14:paraId="41070A52" w14:textId="77777777" w:rsidTr="00391A11">
        <w:trPr>
          <w:trHeight w:val="300"/>
          <w:jc w:val="center"/>
        </w:trPr>
        <w:tc>
          <w:tcPr>
            <w:tcW w:w="1555" w:type="dxa"/>
            <w:vAlign w:val="center"/>
          </w:tcPr>
          <w:p w14:paraId="7C495E9E" w14:textId="77777777" w:rsidR="00177583" w:rsidRPr="006145DB" w:rsidRDefault="0017758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Ind w:w="10" w:type="dxa"/>
              <w:tblLayout w:type="fixed"/>
              <w:tblLook w:val="04A0" w:firstRow="1" w:lastRow="0" w:firstColumn="1" w:lastColumn="0" w:noHBand="0" w:noVBand="1"/>
            </w:tblPr>
            <w:tblGrid>
              <w:gridCol w:w="3284"/>
              <w:gridCol w:w="1280"/>
              <w:gridCol w:w="1142"/>
              <w:gridCol w:w="1843"/>
            </w:tblGrid>
            <w:tr w:rsidR="00B25C67" w:rsidRPr="006145DB" w14:paraId="5CB20513" w14:textId="77777777" w:rsidTr="006C6798">
              <w:trPr>
                <w:trHeight w:val="200"/>
              </w:trPr>
              <w:tc>
                <w:tcPr>
                  <w:tcW w:w="3284" w:type="dxa"/>
                  <w:tcBorders>
                    <w:top w:val="nil"/>
                    <w:left w:val="nil"/>
                    <w:right w:val="nil"/>
                  </w:tcBorders>
                  <w:vAlign w:val="center"/>
                </w:tcPr>
                <w:p w14:paraId="5AB96B20" w14:textId="77777777" w:rsidR="00B25C67" w:rsidRPr="006145DB" w:rsidRDefault="00B25C67" w:rsidP="005B435E">
                  <w:pPr>
                    <w:tabs>
                      <w:tab w:val="left" w:pos="709"/>
                    </w:tabs>
                    <w:contextualSpacing/>
                    <w:jc w:val="center"/>
                    <w:rPr>
                      <w:rFonts w:cs="Arial"/>
                      <w:bCs/>
                      <w:sz w:val="16"/>
                      <w:szCs w:val="16"/>
                      <w:lang w:eastAsia="es-CO"/>
                    </w:rPr>
                  </w:pPr>
                </w:p>
              </w:tc>
              <w:tc>
                <w:tcPr>
                  <w:tcW w:w="1280" w:type="dxa"/>
                  <w:tcBorders>
                    <w:top w:val="nil"/>
                    <w:left w:val="nil"/>
                    <w:right w:val="nil"/>
                  </w:tcBorders>
                  <w:vAlign w:val="center"/>
                </w:tcPr>
                <w:p w14:paraId="164F8897" w14:textId="77777777" w:rsidR="00B25C67" w:rsidRPr="006145DB" w:rsidRDefault="00B25C67" w:rsidP="005B435E">
                  <w:pPr>
                    <w:tabs>
                      <w:tab w:val="left" w:pos="709"/>
                    </w:tabs>
                    <w:contextualSpacing/>
                    <w:jc w:val="center"/>
                    <w:rPr>
                      <w:rFonts w:cs="Arial"/>
                      <w:bCs/>
                      <w:sz w:val="16"/>
                      <w:szCs w:val="16"/>
                      <w:lang w:eastAsia="es-CO"/>
                    </w:rPr>
                  </w:pPr>
                </w:p>
              </w:tc>
              <w:tc>
                <w:tcPr>
                  <w:tcW w:w="1142" w:type="dxa"/>
                  <w:tcBorders>
                    <w:top w:val="nil"/>
                    <w:left w:val="nil"/>
                    <w:right w:val="nil"/>
                  </w:tcBorders>
                  <w:vAlign w:val="center"/>
                </w:tcPr>
                <w:p w14:paraId="0437B3CB"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67F9294B"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3B78D299" w14:textId="77777777" w:rsidTr="006C6798">
              <w:trPr>
                <w:trHeight w:val="383"/>
              </w:trPr>
              <w:tc>
                <w:tcPr>
                  <w:tcW w:w="3284" w:type="dxa"/>
                  <w:tcBorders>
                    <w:top w:val="nil"/>
                  </w:tcBorders>
                  <w:vAlign w:val="center"/>
                </w:tcPr>
                <w:p w14:paraId="25BFBF13"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80" w:type="dxa"/>
                  <w:tcBorders>
                    <w:top w:val="nil"/>
                  </w:tcBorders>
                  <w:vAlign w:val="center"/>
                </w:tcPr>
                <w:p w14:paraId="4811F021"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42" w:type="dxa"/>
                  <w:tcBorders>
                    <w:top w:val="nil"/>
                  </w:tcBorders>
                  <w:vAlign w:val="center"/>
                </w:tcPr>
                <w:p w14:paraId="7335EC9D"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6C33FF0"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1DAD3CAF" w14:textId="77777777" w:rsidTr="006C6798">
              <w:trPr>
                <w:trHeight w:val="227"/>
              </w:trPr>
              <w:tc>
                <w:tcPr>
                  <w:tcW w:w="3284" w:type="dxa"/>
                  <w:vAlign w:val="center"/>
                </w:tcPr>
                <w:p w14:paraId="25340D87"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Personas mayores de sesenta (60) años o más.</w:t>
                  </w:r>
                </w:p>
              </w:tc>
              <w:tc>
                <w:tcPr>
                  <w:tcW w:w="1280" w:type="dxa"/>
                  <w:vAlign w:val="center"/>
                </w:tcPr>
                <w:p w14:paraId="58F7B4A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vAlign w:val="center"/>
                </w:tcPr>
                <w:p w14:paraId="31D9745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7E51A82A"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5D82450E" w14:textId="77777777" w:rsidTr="006C6798">
              <w:trPr>
                <w:trHeight w:val="227"/>
              </w:trPr>
              <w:tc>
                <w:tcPr>
                  <w:tcW w:w="3284" w:type="dxa"/>
                  <w:tcBorders>
                    <w:bottom w:val="single" w:sz="4" w:space="0" w:color="auto"/>
                  </w:tcBorders>
                  <w:vAlign w:val="center"/>
                </w:tcPr>
                <w:p w14:paraId="19FDCEE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80" w:type="dxa"/>
                  <w:tcBorders>
                    <w:bottom w:val="single" w:sz="4" w:space="0" w:color="auto"/>
                  </w:tcBorders>
                  <w:vAlign w:val="center"/>
                </w:tcPr>
                <w:p w14:paraId="38F853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tcBorders>
                    <w:bottom w:val="single" w:sz="4" w:space="0" w:color="auto"/>
                  </w:tcBorders>
                  <w:vAlign w:val="center"/>
                </w:tcPr>
                <w:p w14:paraId="29AD392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5767C0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14867A37" w14:textId="77777777" w:rsidTr="006C6798">
              <w:trPr>
                <w:trHeight w:val="238"/>
              </w:trPr>
              <w:tc>
                <w:tcPr>
                  <w:tcW w:w="3284" w:type="dxa"/>
                  <w:tcBorders>
                    <w:bottom w:val="nil"/>
                  </w:tcBorders>
                  <w:vAlign w:val="center"/>
                </w:tcPr>
                <w:p w14:paraId="69A022CB" w14:textId="77777777" w:rsidR="00177583" w:rsidRPr="006145DB" w:rsidRDefault="00177583" w:rsidP="005B435E">
                  <w:pPr>
                    <w:tabs>
                      <w:tab w:val="left" w:pos="709"/>
                    </w:tabs>
                    <w:jc w:val="both"/>
                    <w:rPr>
                      <w:rFonts w:cs="Arial"/>
                      <w:sz w:val="16"/>
                      <w:szCs w:val="16"/>
                      <w:lang w:eastAsia="es-CO"/>
                    </w:rPr>
                  </w:pPr>
                  <w:r w:rsidRPr="006145DB">
                    <w:rPr>
                      <w:rFonts w:cs="Arial"/>
                      <w:sz w:val="16"/>
                      <w:szCs w:val="16"/>
                      <w:lang w:eastAsia="es-CO"/>
                    </w:rPr>
                    <w:t>Persona mayor en riesgo de su seguridad y protección.</w:t>
                  </w:r>
                </w:p>
              </w:tc>
              <w:tc>
                <w:tcPr>
                  <w:tcW w:w="1280" w:type="dxa"/>
                  <w:tcBorders>
                    <w:bottom w:val="nil"/>
                  </w:tcBorders>
                  <w:vAlign w:val="center"/>
                </w:tcPr>
                <w:p w14:paraId="3F63B77D"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bottom w:val="nil"/>
                  </w:tcBorders>
                  <w:vAlign w:val="center"/>
                </w:tcPr>
                <w:p w14:paraId="6F8305E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10868AC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5B410B44" w14:textId="77777777" w:rsidTr="006C6798">
              <w:trPr>
                <w:trHeight w:val="238"/>
              </w:trPr>
              <w:tc>
                <w:tcPr>
                  <w:tcW w:w="3284" w:type="dxa"/>
                  <w:tcBorders>
                    <w:top w:val="nil"/>
                    <w:bottom w:val="nil"/>
                  </w:tcBorders>
                  <w:vAlign w:val="center"/>
                </w:tcPr>
                <w:p w14:paraId="060B50D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80" w:type="dxa"/>
                  <w:tcBorders>
                    <w:top w:val="nil"/>
                    <w:bottom w:val="nil"/>
                  </w:tcBorders>
                  <w:vAlign w:val="center"/>
                </w:tcPr>
                <w:p w14:paraId="7B2A3A0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top w:val="nil"/>
                    <w:bottom w:val="nil"/>
                  </w:tcBorders>
                  <w:vAlign w:val="center"/>
                </w:tcPr>
                <w:p w14:paraId="1E00EF2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nil"/>
                    <w:bottom w:val="nil"/>
                  </w:tcBorders>
                  <w:vAlign w:val="center"/>
                </w:tcPr>
                <w:p w14:paraId="24E4092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95A1C92" w14:textId="77777777" w:rsidR="003D5238" w:rsidRPr="006145DB" w:rsidRDefault="003D5238" w:rsidP="005B435E">
            <w:pPr>
              <w:pStyle w:val="Textoindependiente"/>
              <w:spacing w:after="0" w:line="240" w:lineRule="auto"/>
              <w:ind w:right="112"/>
              <w:jc w:val="center"/>
              <w:rPr>
                <w:rFonts w:cs="Arial"/>
                <w:bCs/>
                <w:lang w:eastAsia="es-CO"/>
              </w:rPr>
            </w:pPr>
          </w:p>
        </w:tc>
      </w:tr>
      <w:tr w:rsidR="00177583" w:rsidRPr="006145DB" w14:paraId="7816D41E" w14:textId="77777777" w:rsidTr="00391A11">
        <w:trPr>
          <w:trHeight w:val="458"/>
          <w:jc w:val="center"/>
        </w:trPr>
        <w:tc>
          <w:tcPr>
            <w:tcW w:w="1555" w:type="dxa"/>
            <w:vAlign w:val="center"/>
          </w:tcPr>
          <w:p w14:paraId="4623BA3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p w14:paraId="0B8A3883" w14:textId="77777777" w:rsidR="00177583" w:rsidRPr="006145DB" w:rsidRDefault="00177583" w:rsidP="005B435E">
            <w:pPr>
              <w:tabs>
                <w:tab w:val="left" w:pos="709"/>
              </w:tabs>
              <w:spacing w:after="0" w:line="240" w:lineRule="auto"/>
              <w:contextualSpacing/>
              <w:jc w:val="center"/>
              <w:rPr>
                <w:rFonts w:cs="Arial"/>
                <w:bCs/>
                <w:sz w:val="16"/>
                <w:szCs w:val="16"/>
                <w:lang w:eastAsia="es-CO"/>
              </w:rPr>
            </w:pPr>
          </w:p>
          <w:tbl>
            <w:tblPr>
              <w:tblStyle w:val="Tablaconcuadrcula"/>
              <w:tblW w:w="7544" w:type="dxa"/>
              <w:tblLayout w:type="fixed"/>
              <w:tblLook w:val="04A0" w:firstRow="1" w:lastRow="0" w:firstColumn="1" w:lastColumn="0" w:noHBand="0" w:noVBand="1"/>
            </w:tblPr>
            <w:tblGrid>
              <w:gridCol w:w="3289"/>
              <w:gridCol w:w="1275"/>
              <w:gridCol w:w="1137"/>
              <w:gridCol w:w="1843"/>
            </w:tblGrid>
            <w:tr w:rsidR="00391A11" w:rsidRPr="006145DB" w14:paraId="3B57BDED" w14:textId="77777777" w:rsidTr="006C6798">
              <w:trPr>
                <w:trHeight w:val="380"/>
              </w:trPr>
              <w:tc>
                <w:tcPr>
                  <w:tcW w:w="3289" w:type="dxa"/>
                  <w:tcBorders>
                    <w:bottom w:val="single" w:sz="4" w:space="0" w:color="auto"/>
                  </w:tcBorders>
                  <w:vAlign w:val="center"/>
                </w:tcPr>
                <w:p w14:paraId="50A6AE57"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275" w:type="dxa"/>
                  <w:tcBorders>
                    <w:bottom w:val="single" w:sz="4" w:space="0" w:color="auto"/>
                  </w:tcBorders>
                  <w:vAlign w:val="center"/>
                </w:tcPr>
                <w:p w14:paraId="257B14A7" w14:textId="77777777" w:rsidR="00391A11" w:rsidRPr="006145DB" w:rsidRDefault="00391A11" w:rsidP="005B435E">
                  <w:pPr>
                    <w:tabs>
                      <w:tab w:val="left" w:pos="709"/>
                    </w:tabs>
                    <w:ind w:right="-32"/>
                    <w:contextualSpacing/>
                    <w:jc w:val="center"/>
                    <w:rPr>
                      <w:rFonts w:cs="Arial"/>
                      <w:bCs/>
                      <w:sz w:val="16"/>
                      <w:szCs w:val="16"/>
                      <w:lang w:eastAsia="es-CO"/>
                    </w:rPr>
                  </w:pPr>
                  <w:r w:rsidRPr="006145DB">
                    <w:rPr>
                      <w:rFonts w:cs="Arial"/>
                      <w:bCs/>
                      <w:sz w:val="16"/>
                      <w:szCs w:val="16"/>
                      <w:lang w:eastAsia="es-CO"/>
                    </w:rPr>
                    <w:t>Fuente de Información</w:t>
                  </w:r>
                </w:p>
              </w:tc>
              <w:tc>
                <w:tcPr>
                  <w:tcW w:w="1137" w:type="dxa"/>
                  <w:tcBorders>
                    <w:bottom w:val="single" w:sz="4" w:space="0" w:color="auto"/>
                  </w:tcBorders>
                  <w:vAlign w:val="center"/>
                </w:tcPr>
                <w:p w14:paraId="7DD4045C"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bottom w:val="single" w:sz="4" w:space="0" w:color="auto"/>
                  </w:tcBorders>
                  <w:vAlign w:val="center"/>
                </w:tcPr>
                <w:p w14:paraId="49B83861"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391A11" w:rsidRPr="006145DB" w14:paraId="35BCC4F7" w14:textId="77777777" w:rsidTr="006C6798">
              <w:trPr>
                <w:trHeight w:val="587"/>
              </w:trPr>
              <w:tc>
                <w:tcPr>
                  <w:tcW w:w="3289" w:type="dxa"/>
                  <w:tcBorders>
                    <w:top w:val="single" w:sz="4" w:space="0" w:color="auto"/>
                  </w:tcBorders>
                  <w:vAlign w:val="center"/>
                </w:tcPr>
                <w:p w14:paraId="301DFB06"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Cumplimiento del objetivo de atención de acuerdo con los compromisos y acciones establecidas en el perfil socio jurídico.</w:t>
                  </w:r>
                </w:p>
              </w:tc>
              <w:tc>
                <w:tcPr>
                  <w:tcW w:w="1275" w:type="dxa"/>
                  <w:tcBorders>
                    <w:top w:val="single" w:sz="4" w:space="0" w:color="auto"/>
                  </w:tcBorders>
                  <w:vAlign w:val="center"/>
                </w:tcPr>
                <w:p w14:paraId="0933EB6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top w:val="single" w:sz="4" w:space="0" w:color="auto"/>
                  </w:tcBorders>
                  <w:vAlign w:val="center"/>
                </w:tcPr>
                <w:p w14:paraId="27DB6AB3"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single" w:sz="4" w:space="0" w:color="auto"/>
                  </w:tcBorders>
                  <w:vAlign w:val="center"/>
                </w:tcPr>
                <w:p w14:paraId="27990E0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2BB23846" w14:textId="77777777" w:rsidTr="006C6798">
              <w:trPr>
                <w:trHeight w:val="243"/>
              </w:trPr>
              <w:tc>
                <w:tcPr>
                  <w:tcW w:w="3289" w:type="dxa"/>
                  <w:vAlign w:val="center"/>
                </w:tcPr>
                <w:p w14:paraId="25DD1312"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275" w:type="dxa"/>
                  <w:vAlign w:val="center"/>
                </w:tcPr>
                <w:p w14:paraId="2D315D2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59CE685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E84E781"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9B6FC5E" w14:textId="77777777" w:rsidTr="006C6798">
              <w:trPr>
                <w:trHeight w:val="243"/>
              </w:trPr>
              <w:tc>
                <w:tcPr>
                  <w:tcW w:w="3289" w:type="dxa"/>
                  <w:vAlign w:val="center"/>
                </w:tcPr>
                <w:p w14:paraId="6F25AB4C"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Cuando la persona mayor y/o su acudiente y/o persona cuidadora incurra en el incumplimiento de los acuerdos establecidos en el acta de compromiso o en la asistencia a las actividades de acompañamiento establecidas dentro del servicio.</w:t>
                  </w:r>
                </w:p>
              </w:tc>
              <w:tc>
                <w:tcPr>
                  <w:tcW w:w="1275" w:type="dxa"/>
                  <w:vAlign w:val="center"/>
                </w:tcPr>
                <w:p w14:paraId="13296298"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35B82EEC"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75ECD51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17C1077" w14:textId="77777777" w:rsidTr="006C6798">
              <w:trPr>
                <w:trHeight w:val="259"/>
              </w:trPr>
              <w:tc>
                <w:tcPr>
                  <w:tcW w:w="3289" w:type="dxa"/>
                  <w:tcBorders>
                    <w:bottom w:val="single" w:sz="4" w:space="0" w:color="auto"/>
                  </w:tcBorders>
                  <w:vAlign w:val="center"/>
                </w:tcPr>
                <w:p w14:paraId="1BFC5A1F"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5" w:type="dxa"/>
                  <w:tcBorders>
                    <w:bottom w:val="single" w:sz="4" w:space="0" w:color="auto"/>
                  </w:tcBorders>
                  <w:vAlign w:val="center"/>
                </w:tcPr>
                <w:p w14:paraId="3B1A250A"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bottom w:val="single" w:sz="4" w:space="0" w:color="auto"/>
                  </w:tcBorders>
                  <w:vAlign w:val="center"/>
                </w:tcPr>
                <w:p w14:paraId="750BB8F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DC2B3E4"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88F1054" w14:textId="77777777" w:rsidTr="006C6798">
              <w:trPr>
                <w:trHeight w:val="237"/>
              </w:trPr>
              <w:tc>
                <w:tcPr>
                  <w:tcW w:w="3289" w:type="dxa"/>
                  <w:tcBorders>
                    <w:bottom w:val="nil"/>
                  </w:tcBorders>
                  <w:vAlign w:val="center"/>
                </w:tcPr>
                <w:p w14:paraId="5F906884"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Fallecidos.</w:t>
                  </w:r>
                </w:p>
              </w:tc>
              <w:tc>
                <w:tcPr>
                  <w:tcW w:w="1275" w:type="dxa"/>
                  <w:tcBorders>
                    <w:bottom w:val="nil"/>
                  </w:tcBorders>
                  <w:vAlign w:val="center"/>
                </w:tcPr>
                <w:p w14:paraId="42066E23" w14:textId="77777777" w:rsidR="00391A11" w:rsidRPr="006145DB" w:rsidRDefault="00391A11" w:rsidP="005B435E">
                  <w:pPr>
                    <w:jc w:val="center"/>
                    <w:rPr>
                      <w:rFonts w:cs="Arial"/>
                      <w:sz w:val="16"/>
                      <w:szCs w:val="16"/>
                      <w:lang w:eastAsia="es-CO"/>
                    </w:rPr>
                  </w:pPr>
                  <w:r w:rsidRPr="006145DB">
                    <w:rPr>
                      <w:rFonts w:cs="Arial"/>
                      <w:sz w:val="16"/>
                      <w:szCs w:val="16"/>
                      <w:lang w:eastAsia="es-CO"/>
                    </w:rPr>
                    <w:t>Fallecidos (Inhumados)</w:t>
                  </w:r>
                </w:p>
              </w:tc>
              <w:tc>
                <w:tcPr>
                  <w:tcW w:w="1137" w:type="dxa"/>
                  <w:tcBorders>
                    <w:bottom w:val="nil"/>
                  </w:tcBorders>
                  <w:vAlign w:val="center"/>
                </w:tcPr>
                <w:p w14:paraId="0BBC1AEC" w14:textId="77777777" w:rsidR="00391A11" w:rsidRPr="006145DB" w:rsidRDefault="00391A11" w:rsidP="005B435E">
                  <w:pPr>
                    <w:jc w:val="center"/>
                    <w:rPr>
                      <w:rFonts w:cs="Arial"/>
                      <w:sz w:val="16"/>
                      <w:szCs w:val="16"/>
                      <w:lang w:eastAsia="es-CO"/>
                    </w:rPr>
                  </w:pPr>
                  <w:r w:rsidRPr="006145DB">
                    <w:rPr>
                      <w:rFonts w:cs="Arial"/>
                      <w:sz w:val="16"/>
                      <w:szCs w:val="16"/>
                      <w:lang w:eastAsia="es-CO"/>
                    </w:rPr>
                    <w:t>Mensual (Mes Vencido)</w:t>
                  </w:r>
                </w:p>
              </w:tc>
              <w:tc>
                <w:tcPr>
                  <w:tcW w:w="1843" w:type="dxa"/>
                  <w:tcBorders>
                    <w:bottom w:val="nil"/>
                  </w:tcBorders>
                  <w:vAlign w:val="center"/>
                </w:tcPr>
                <w:p w14:paraId="4A6179EB" w14:textId="77777777" w:rsidR="00391A11" w:rsidRPr="006145DB" w:rsidRDefault="00391A11" w:rsidP="005B435E">
                  <w:pPr>
                    <w:contextualSpacing/>
                    <w:jc w:val="center"/>
                    <w:rPr>
                      <w:rFonts w:cs="Arial"/>
                      <w:sz w:val="16"/>
                      <w:szCs w:val="16"/>
                      <w:lang w:eastAsia="es-CO"/>
                    </w:rPr>
                  </w:pPr>
                  <w:r w:rsidRPr="006145DB">
                    <w:rPr>
                      <w:rFonts w:cs="Arial"/>
                      <w:sz w:val="16"/>
                      <w:szCs w:val="16"/>
                      <w:lang w:eastAsia="es-CO"/>
                    </w:rPr>
                    <w:t>Secretaría Distrital de Salud</w:t>
                  </w:r>
                </w:p>
              </w:tc>
            </w:tr>
          </w:tbl>
          <w:p w14:paraId="23330A17" w14:textId="77777777" w:rsidR="00391A11" w:rsidRPr="006145DB" w:rsidRDefault="00391A11" w:rsidP="005B435E">
            <w:pPr>
              <w:pStyle w:val="Ttulo1"/>
              <w:rPr>
                <w:lang w:eastAsia="es-CO"/>
              </w:rPr>
            </w:pPr>
          </w:p>
        </w:tc>
      </w:tr>
      <w:tr w:rsidR="00177583" w:rsidRPr="006145DB" w14:paraId="4835ABC1" w14:textId="77777777" w:rsidTr="00391A11">
        <w:trPr>
          <w:trHeight w:val="728"/>
          <w:jc w:val="center"/>
        </w:trPr>
        <w:tc>
          <w:tcPr>
            <w:tcW w:w="1555" w:type="dxa"/>
            <w:vAlign w:val="center"/>
          </w:tcPr>
          <w:p w14:paraId="1ED472D8"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57468A54" w14:textId="358B5B7C" w:rsidR="00177583" w:rsidRPr="006145DB" w:rsidRDefault="00177583" w:rsidP="005B435E">
            <w:pPr>
              <w:tabs>
                <w:tab w:val="left" w:pos="709"/>
              </w:tabs>
              <w:spacing w:after="0" w:line="240" w:lineRule="auto"/>
              <w:contextualSpacing/>
              <w:rPr>
                <w:rFonts w:eastAsia="Calibri" w:cs="Arial"/>
                <w:bCs/>
                <w:sz w:val="20"/>
                <w:szCs w:val="20"/>
                <w:lang w:eastAsia="es-CO"/>
              </w:rPr>
            </w:pPr>
            <w:r w:rsidRPr="006145DB">
              <w:rPr>
                <w:rFonts w:eastAsia="Calibri" w:cs="Arial"/>
                <w:bCs/>
                <w:sz w:val="20"/>
                <w:szCs w:val="20"/>
                <w:lang w:eastAsia="es-CO"/>
              </w:rPr>
              <w:t>No aplica</w:t>
            </w:r>
            <w:r w:rsidR="002756CF" w:rsidRPr="006145DB">
              <w:rPr>
                <w:rFonts w:eastAsia="Calibri" w:cs="Arial"/>
                <w:bCs/>
                <w:sz w:val="20"/>
                <w:szCs w:val="20"/>
                <w:lang w:eastAsia="es-CO"/>
              </w:rPr>
              <w:t>.</w:t>
            </w:r>
          </w:p>
        </w:tc>
      </w:tr>
      <w:tr w:rsidR="00177583" w:rsidRPr="006145DB" w14:paraId="3735AE09" w14:textId="77777777" w:rsidTr="00391A11">
        <w:trPr>
          <w:trHeight w:val="555"/>
          <w:jc w:val="center"/>
        </w:trPr>
        <w:tc>
          <w:tcPr>
            <w:tcW w:w="1555" w:type="dxa"/>
            <w:vAlign w:val="center"/>
          </w:tcPr>
          <w:p w14:paraId="4E0AF2E3"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840" w:type="dxa"/>
          </w:tcPr>
          <w:p w14:paraId="1514DE43"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Bogotá te acompaña en la Vejez realiza la  atención a partir de la identificación de las personas mayores, víctimas de violencias psicológica, física, emocional, patrimonial, sexual, abandono, en el marco de la Ley 1850 del 2017 o en vulnerabilidad social, entendida como un proceso multidimensional que pone en riesgo la integridad y seguridad de una persona lo cual impide gestionar su propio bienestar según la -Sentencia T 244 marzo del 2012 en la cual el alto tribunal conceptúa en torno a la vulnerabilidad social como un determinante en la comprensión y actuar del Estado frente a la garantía de derechos de los ciudadanos y ciudadanas.</w:t>
            </w:r>
          </w:p>
          <w:p w14:paraId="5C9F641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09A14" w14:textId="442FDE11"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Las personas mayores pueden ser reportadas por un(a) ciudadano(a) o entidad externa a través de los canales de reporte dispuestos por la entidad: sistema de peticiones, quejas o reclamos – PQRS, correo electrónico y equipos de otros servicios de la entidad. La identificación también se realiza en el marco de las acciones territoriales del servicio con el equipo interdisciplinar que realiza abordaje en territorio, y establece un perfil socio jurídico del caso, para definir la atención, asesoría, orientación o acompañamiento que garantice proteja los derechos de la persona mayor identificada. </w:t>
            </w:r>
          </w:p>
          <w:p w14:paraId="02B3E08A"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9B9B77E"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Una vez establecido el perfil socio jurídico, se realiza la activación de rutas y la articulación y coordinación con las entidades o servicios que permitan dar respuesta pertinente a las necesidades de la persona mayor; de acuerdo con esto, se establecen los seguimientos que permitan identificar los avances o barreras de acceso a las que se enfrenta la persona mayor, para tomar nuevas acciones que permitan superar o mitigar la situación de vulneración que dio origen al reporte inicial.</w:t>
            </w:r>
          </w:p>
          <w:p w14:paraId="74C140C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34DFFC1F"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Los beneficios que se otorgan a través del servicio son de carácter distrital y están dirigidos a realizar una atención territorial, móvil, presencial e individual en donde se brinda orientación psicosocial y jurídica, con el respectivo acompañamiento y seguimiento, por parte de las duplas profesionales en territorio. </w:t>
            </w:r>
          </w:p>
          <w:p w14:paraId="0FD810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F036C8B"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 orientación jurídica se enmarca en el derecho que concibe a las personas mayores como sujetos de especial protección constitucional, a través de la cual, se realizan acciones de prevención y atención de violencias y situaciones derivadas de la vulnerabilidad social, con énfasis en la violencia intrafamiliar, situaciones de abandono o negligencia y aquellas situaciones que pongan en peligro la vida y la integridad personal de la persona mayor en su interseccionalidad por pertenencia étnica, sexo orientación sexual e identidad de género, discapacidad, víctimas del conflicto armado, y otras situaciones, condiciones y posiciones tales como ruralidad, flujos migratorios, actividades sexuales pagadas, mendicidad, habitabilidad en pagadarios entre otras. </w:t>
            </w:r>
          </w:p>
          <w:p w14:paraId="71681232"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6EDF62D" w14:textId="7B66FD0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Facilitando con la activación de rutas la atención con entidades de orden Distrital y Nacional, la disminución de barreras de acceso a la justicia y a la administración. En todo caso, la orientación estará enmarcada en las áreas del derecho que tengan directa relación con las situaciones antes descritas.</w:t>
            </w:r>
            <w:r w:rsidRPr="006145DB">
              <w:rPr>
                <w:rFonts w:cs="Arial"/>
                <w:bCs/>
                <w:sz w:val="20"/>
                <w:szCs w:val="20"/>
                <w:lang w:eastAsia="es-CO"/>
              </w:rPr>
              <w:cr/>
            </w:r>
          </w:p>
          <w:p w14:paraId="3209F4EA"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De igual forma, a través del abordaje psicosocial se realiza la orientación y acompañamiento a las personas mayores, haciendo énfasis en la identificación de riesgos, tipos de maltrato, ciclos de violencias, activación de redes familiares y comunitarias, buscando sensibilizar sobre el envejecimiento como un proceso social y familiar previniendo situaciones de abandono voluntario o involuntario cuando aplique; y en casos de personas mayores sin redes sociales de apoyo, orientando en hábitos de autocuidado en salud física y mental. En todos los casos también es una actividad importante de la orientación psicosocial la vinculación de las personas mayores a la oferta institucional propia y de las demás entidades de Distrito.</w:t>
            </w:r>
          </w:p>
          <w:p w14:paraId="4305834F" w14:textId="77777777" w:rsidR="00177583" w:rsidRPr="006145DB" w:rsidRDefault="00177583" w:rsidP="005B435E">
            <w:pPr>
              <w:tabs>
                <w:tab w:val="left" w:pos="709"/>
              </w:tabs>
              <w:spacing w:after="0" w:line="240" w:lineRule="auto"/>
              <w:contextualSpacing/>
              <w:jc w:val="both"/>
              <w:rPr>
                <w:rFonts w:cs="Arial"/>
                <w:sz w:val="20"/>
                <w:szCs w:val="20"/>
                <w:lang w:eastAsia="es-CO"/>
              </w:rPr>
            </w:pPr>
          </w:p>
          <w:p w14:paraId="458B406C"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Por último, se realiza un seguimiento profesional hasta que se cumplan los objetivos de la atención de acuerdo con los compromisos y acciones establecidas en el perfil socio jurídico o cuando se cumpla alguno de los criterios de egreso.</w:t>
            </w:r>
          </w:p>
          <w:p w14:paraId="0A333718"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54E9C" w14:textId="77777777" w:rsidR="00177583" w:rsidRPr="006145DB" w:rsidRDefault="00177583" w:rsidP="005B435E">
            <w:pPr>
              <w:tabs>
                <w:tab w:val="left" w:pos="709"/>
              </w:tabs>
              <w:spacing w:after="0" w:line="240" w:lineRule="auto"/>
              <w:contextualSpacing/>
              <w:jc w:val="both"/>
              <w:rPr>
                <w:rStyle w:val="normaltextrun"/>
                <w:rFonts w:eastAsia="Arial" w:cs="Arial"/>
                <w:sz w:val="19"/>
                <w:szCs w:val="19"/>
              </w:rPr>
            </w:pPr>
            <w:r w:rsidRPr="006145DB">
              <w:rPr>
                <w:rFonts w:eastAsia="Arial" w:cs="Arial"/>
                <w:sz w:val="20"/>
                <w:szCs w:val="20"/>
                <w:lang w:val="es-CO"/>
              </w:rPr>
              <w:t>En caso de interrupción parcial o total en la prestación del servicio social Bogotá te Acompaña en la Vejez se implementará el plan operativo de continuidad correspondiente.</w:t>
            </w:r>
          </w:p>
        </w:tc>
      </w:tr>
      <w:tr w:rsidR="00BA311D" w:rsidRPr="006145DB" w14:paraId="7B7751E4" w14:textId="77777777" w:rsidTr="00391A11">
        <w:trPr>
          <w:trHeight w:val="983"/>
          <w:jc w:val="center"/>
        </w:trPr>
        <w:tc>
          <w:tcPr>
            <w:tcW w:w="1555" w:type="dxa"/>
            <w:vAlign w:val="center"/>
          </w:tcPr>
          <w:p w14:paraId="2162504F"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53AFB3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13BDAFEE" w14:textId="77777777" w:rsidR="006C6798" w:rsidRPr="006145DB" w:rsidRDefault="006C6798" w:rsidP="006C6798">
            <w:pPr>
              <w:pStyle w:val="Ttulo1"/>
              <w:rPr>
                <w:sz w:val="20"/>
                <w:lang w:eastAsia="es-CO"/>
              </w:rPr>
            </w:pPr>
          </w:p>
          <w:p w14:paraId="168BD60D"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Talento humano</w:t>
            </w:r>
          </w:p>
          <w:p w14:paraId="0D9F7609"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Atención social</w:t>
            </w:r>
          </w:p>
          <w:p w14:paraId="397FEB6C"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 xml:space="preserve">Gestión administrativa </w:t>
            </w:r>
          </w:p>
        </w:tc>
      </w:tr>
    </w:tbl>
    <w:p w14:paraId="66441905" w14:textId="77777777" w:rsidR="0095251F" w:rsidRPr="006145DB" w:rsidRDefault="0095251F" w:rsidP="005B435E">
      <w:pPr>
        <w:pStyle w:val="commentcontentpara"/>
        <w:spacing w:before="0" w:beforeAutospacing="0" w:after="0" w:afterAutospacing="0"/>
        <w:rPr>
          <w:rFonts w:ascii="Arial" w:hAnsi="Arial" w:cs="Arial"/>
          <w:sz w:val="22"/>
          <w:szCs w:val="22"/>
        </w:rPr>
      </w:pPr>
    </w:p>
    <w:p w14:paraId="4ABA2437" w14:textId="6E1A08A7" w:rsidR="004059C6" w:rsidRPr="006145DB" w:rsidRDefault="00D2404C">
      <w:pPr>
        <w:pStyle w:val="Ttulo1"/>
        <w:numPr>
          <w:ilvl w:val="2"/>
          <w:numId w:val="70"/>
        </w:numPr>
        <w:ind w:left="567" w:hanging="579"/>
        <w:jc w:val="center"/>
      </w:pPr>
      <w:r w:rsidRPr="006145DB">
        <w:t xml:space="preserve"> </w:t>
      </w:r>
      <w:bookmarkStart w:id="217" w:name="_Toc210213206"/>
      <w:bookmarkStart w:id="218" w:name="_Toc213273480"/>
      <w:bookmarkStart w:id="219" w:name="_Toc213276107"/>
      <w:bookmarkStart w:id="220" w:name="_Toc216902441"/>
      <w:r w:rsidR="00173E7A" w:rsidRPr="006145DB">
        <w:t xml:space="preserve">Servicio </w:t>
      </w:r>
      <w:r w:rsidR="00A039E7" w:rsidRPr="006145DB">
        <w:t>Apoyos Económicos para P</w:t>
      </w:r>
      <w:r w:rsidR="00142FFE" w:rsidRPr="006145DB">
        <w:t xml:space="preserve">ersona </w:t>
      </w:r>
      <w:r w:rsidR="00A039E7" w:rsidRPr="006145DB">
        <w:t>M</w:t>
      </w:r>
      <w:r w:rsidR="00142FFE" w:rsidRPr="006145DB">
        <w:t>ayor</w:t>
      </w:r>
      <w:bookmarkEnd w:id="217"/>
      <w:bookmarkEnd w:id="218"/>
      <w:bookmarkEnd w:id="219"/>
      <w:bookmarkEnd w:id="22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BA311D" w:rsidRPr="006145DB" w14:paraId="0A40A726" w14:textId="77777777" w:rsidTr="001A2A40">
        <w:trPr>
          <w:trHeight w:val="432"/>
          <w:jc w:val="center"/>
        </w:trPr>
        <w:tc>
          <w:tcPr>
            <w:tcW w:w="1555" w:type="dxa"/>
            <w:vAlign w:val="center"/>
          </w:tcPr>
          <w:p w14:paraId="21EC2B75"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Nombre del servicio </w:t>
            </w:r>
          </w:p>
        </w:tc>
        <w:tc>
          <w:tcPr>
            <w:tcW w:w="7840" w:type="dxa"/>
            <w:vAlign w:val="center"/>
          </w:tcPr>
          <w:p w14:paraId="7C4BFD48" w14:textId="2BB893DD"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Apoyos Económicos para Persona Mayor</w:t>
            </w:r>
            <w:r w:rsidR="00CD1E28" w:rsidRPr="006145DB">
              <w:rPr>
                <w:rFonts w:cs="Arial"/>
                <w:sz w:val="20"/>
                <w:szCs w:val="20"/>
                <w:lang w:eastAsia="es-CO"/>
              </w:rPr>
              <w:t>.</w:t>
            </w:r>
          </w:p>
        </w:tc>
      </w:tr>
      <w:tr w:rsidR="00BA311D" w:rsidRPr="006145DB" w14:paraId="20CD8B80" w14:textId="77777777" w:rsidTr="00391A11">
        <w:trPr>
          <w:trHeight w:val="585"/>
          <w:jc w:val="center"/>
        </w:trPr>
        <w:tc>
          <w:tcPr>
            <w:tcW w:w="1555" w:type="dxa"/>
            <w:vAlign w:val="center"/>
          </w:tcPr>
          <w:p w14:paraId="6D59172C" w14:textId="13F4167A"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del Servicio </w:t>
            </w:r>
          </w:p>
        </w:tc>
        <w:tc>
          <w:tcPr>
            <w:tcW w:w="7840" w:type="dxa"/>
          </w:tcPr>
          <w:p w14:paraId="0DDADFEF" w14:textId="36EB889A" w:rsidR="00F414D0" w:rsidRPr="006145DB" w:rsidRDefault="00BF5D34" w:rsidP="005B435E">
            <w:pPr>
              <w:spacing w:after="0" w:line="240" w:lineRule="auto"/>
              <w:contextualSpacing/>
              <w:jc w:val="both"/>
              <w:rPr>
                <w:rFonts w:cs="Arial"/>
                <w:sz w:val="20"/>
                <w:szCs w:val="20"/>
                <w:lang w:eastAsia="es-CO"/>
              </w:rPr>
            </w:pPr>
            <w:r w:rsidRPr="006145DB">
              <w:rPr>
                <w:rFonts w:cs="Arial"/>
                <w:sz w:val="20"/>
                <w:szCs w:val="20"/>
                <w:lang w:eastAsia="es-CO"/>
              </w:rPr>
              <w:t>Mejorar las condiciones de vida de las personas mayores a través de la entrega de un apoyo económico mensual, que permita ampliar sus oportunidades y promover un envejecimiento y una vejez digna con autonomía e independencia.</w:t>
            </w:r>
          </w:p>
        </w:tc>
      </w:tr>
      <w:tr w:rsidR="00BA311D" w:rsidRPr="006145DB" w14:paraId="04B3660E" w14:textId="77777777" w:rsidTr="00391A11">
        <w:trPr>
          <w:trHeight w:val="20"/>
          <w:jc w:val="center"/>
        </w:trPr>
        <w:tc>
          <w:tcPr>
            <w:tcW w:w="1555" w:type="dxa"/>
            <w:vAlign w:val="center"/>
          </w:tcPr>
          <w:p w14:paraId="086D5F68" w14:textId="470301B6"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Oferta servicio </w:t>
            </w:r>
          </w:p>
        </w:tc>
        <w:tc>
          <w:tcPr>
            <w:tcW w:w="7840" w:type="dxa"/>
          </w:tcPr>
          <w:p w14:paraId="54DEDC39" w14:textId="5C1D5C4A" w:rsidR="00F414D0" w:rsidRPr="006145DB" w:rsidRDefault="00BF5D34"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de un apoyo económico monetario mensual a las personas mayores del Distrito Capital que se encuentran en situación de pobreza extrema, pobreza moderada o vulnerabilidad de acuerdo con SISBEN IV, acompañado de procesos de desarrollo humano para fortalecer la autonomía e independencia de esta población.</w:t>
            </w:r>
          </w:p>
        </w:tc>
      </w:tr>
      <w:tr w:rsidR="00BA311D" w:rsidRPr="006145DB" w14:paraId="2A8D1888" w14:textId="77777777" w:rsidTr="00391A11">
        <w:trPr>
          <w:trHeight w:val="20"/>
          <w:jc w:val="center"/>
        </w:trPr>
        <w:tc>
          <w:tcPr>
            <w:tcW w:w="1555" w:type="dxa"/>
            <w:vAlign w:val="center"/>
          </w:tcPr>
          <w:p w14:paraId="715ED769"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vAlign w:val="center"/>
          </w:tcPr>
          <w:p w14:paraId="5E7ADD6A" w14:textId="77777777" w:rsidR="00F414D0" w:rsidRPr="006145DB" w:rsidRDefault="00F414D0" w:rsidP="005B435E">
            <w:pPr>
              <w:pStyle w:val="Default"/>
              <w:jc w:val="both"/>
              <w:rPr>
                <w:color w:val="auto"/>
                <w:sz w:val="20"/>
                <w:szCs w:val="20"/>
              </w:rPr>
            </w:pPr>
            <w:r w:rsidRPr="006145DB">
              <w:rPr>
                <w:rFonts w:eastAsia="Times New Roman"/>
                <w:color w:val="auto"/>
                <w:sz w:val="20"/>
                <w:szCs w:val="20"/>
              </w:rPr>
              <w:t>Categórico para el grupo poblacional personas mayores, combinado con un instrumento de focalización individual,</w:t>
            </w:r>
            <w:r w:rsidRPr="006145DB">
              <w:rPr>
                <w:color w:val="auto"/>
                <w:sz w:val="20"/>
                <w:szCs w:val="20"/>
              </w:rPr>
              <w:t xml:space="preserve"> mean test</w:t>
            </w:r>
            <w:r w:rsidRPr="006145DB">
              <w:rPr>
                <w:rFonts w:eastAsia="Times New Roman"/>
                <w:color w:val="auto"/>
                <w:sz w:val="20"/>
                <w:szCs w:val="20"/>
              </w:rPr>
              <w:t xml:space="preserve"> (por instrumentos).</w:t>
            </w:r>
            <w:r w:rsidRPr="006145DB">
              <w:rPr>
                <w:color w:val="auto"/>
              </w:rPr>
              <w:t xml:space="preserve"> </w:t>
            </w:r>
          </w:p>
        </w:tc>
      </w:tr>
      <w:tr w:rsidR="00BA311D" w:rsidRPr="006145DB" w14:paraId="37C71240" w14:textId="77777777" w:rsidTr="004B043E">
        <w:trPr>
          <w:trHeight w:val="612"/>
          <w:jc w:val="center"/>
        </w:trPr>
        <w:tc>
          <w:tcPr>
            <w:tcW w:w="1555" w:type="dxa"/>
            <w:vAlign w:val="center"/>
          </w:tcPr>
          <w:p w14:paraId="01F2D7E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5C5158C3" w14:textId="6BA1CDFE" w:rsidR="00F414D0" w:rsidRPr="006145DB" w:rsidRDefault="00BF5D3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Personas colombianas, que tienen como mínimo tres (3) años menos de la edad que rige para adquirir el derecho a pensión por vejez, residentes en el Distrito Capital.</w:t>
            </w:r>
          </w:p>
        </w:tc>
      </w:tr>
      <w:tr w:rsidR="00BA311D" w:rsidRPr="006145DB" w14:paraId="25508ABC" w14:textId="77777777" w:rsidTr="001A2A40">
        <w:trPr>
          <w:trHeight w:val="4947"/>
          <w:jc w:val="center"/>
        </w:trPr>
        <w:tc>
          <w:tcPr>
            <w:tcW w:w="1555" w:type="dxa"/>
            <w:vAlign w:val="center"/>
          </w:tcPr>
          <w:p w14:paraId="6B13F0D2"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013"/>
              <w:gridCol w:w="1559"/>
              <w:gridCol w:w="1134"/>
              <w:gridCol w:w="1843"/>
            </w:tblGrid>
            <w:tr w:rsidR="00065C57" w:rsidRPr="006145DB" w14:paraId="389C1189" w14:textId="77777777" w:rsidTr="004B043E">
              <w:trPr>
                <w:trHeight w:val="80"/>
              </w:trPr>
              <w:tc>
                <w:tcPr>
                  <w:tcW w:w="3013" w:type="dxa"/>
                  <w:tcBorders>
                    <w:top w:val="nil"/>
                    <w:left w:val="nil"/>
                    <w:bottom w:val="single" w:sz="4" w:space="0" w:color="auto"/>
                    <w:right w:val="nil"/>
                  </w:tcBorders>
                  <w:vAlign w:val="center"/>
                </w:tcPr>
                <w:p w14:paraId="68D312B2" w14:textId="77777777" w:rsidR="0021610C" w:rsidRPr="006145DB" w:rsidRDefault="0021610C" w:rsidP="005B435E">
                  <w:pPr>
                    <w:tabs>
                      <w:tab w:val="left" w:pos="709"/>
                    </w:tabs>
                    <w:contextualSpacing/>
                    <w:jc w:val="center"/>
                    <w:rPr>
                      <w:rFonts w:cs="Arial"/>
                      <w:bCs/>
                      <w:sz w:val="16"/>
                      <w:szCs w:val="16"/>
                      <w:lang w:eastAsia="es-CO"/>
                    </w:rPr>
                  </w:pPr>
                </w:p>
              </w:tc>
              <w:tc>
                <w:tcPr>
                  <w:tcW w:w="1559" w:type="dxa"/>
                  <w:tcBorders>
                    <w:top w:val="nil"/>
                    <w:left w:val="nil"/>
                    <w:bottom w:val="single" w:sz="4" w:space="0" w:color="auto"/>
                    <w:right w:val="nil"/>
                  </w:tcBorders>
                  <w:vAlign w:val="center"/>
                </w:tcPr>
                <w:p w14:paraId="04813825" w14:textId="77777777" w:rsidR="0021610C" w:rsidRPr="006145DB" w:rsidRDefault="0021610C" w:rsidP="005B435E">
                  <w:pPr>
                    <w:tabs>
                      <w:tab w:val="left" w:pos="709"/>
                    </w:tabs>
                    <w:contextualSpacing/>
                    <w:jc w:val="center"/>
                    <w:rPr>
                      <w:rFonts w:cs="Arial"/>
                      <w:bCs/>
                      <w:sz w:val="16"/>
                      <w:szCs w:val="16"/>
                      <w:lang w:eastAsia="es-CO"/>
                    </w:rPr>
                  </w:pPr>
                </w:p>
              </w:tc>
              <w:tc>
                <w:tcPr>
                  <w:tcW w:w="1134" w:type="dxa"/>
                  <w:tcBorders>
                    <w:top w:val="nil"/>
                    <w:left w:val="nil"/>
                    <w:bottom w:val="single" w:sz="4" w:space="0" w:color="auto"/>
                    <w:right w:val="nil"/>
                  </w:tcBorders>
                  <w:vAlign w:val="center"/>
                </w:tcPr>
                <w:p w14:paraId="6C53921F" w14:textId="77777777" w:rsidR="0021610C" w:rsidRPr="006145DB" w:rsidRDefault="0021610C" w:rsidP="005B435E">
                  <w:pPr>
                    <w:tabs>
                      <w:tab w:val="left" w:pos="709"/>
                    </w:tabs>
                    <w:contextualSpacing/>
                    <w:jc w:val="center"/>
                    <w:rPr>
                      <w:rFonts w:cs="Arial"/>
                      <w:bCs/>
                      <w:sz w:val="16"/>
                      <w:szCs w:val="16"/>
                      <w:lang w:eastAsia="es-CO"/>
                    </w:rPr>
                  </w:pPr>
                </w:p>
              </w:tc>
              <w:tc>
                <w:tcPr>
                  <w:tcW w:w="1843" w:type="dxa"/>
                  <w:tcBorders>
                    <w:top w:val="nil"/>
                    <w:left w:val="nil"/>
                    <w:bottom w:val="single" w:sz="4" w:space="0" w:color="auto"/>
                    <w:right w:val="nil"/>
                  </w:tcBorders>
                  <w:vAlign w:val="center"/>
                </w:tcPr>
                <w:p w14:paraId="5D198F51" w14:textId="77777777" w:rsidR="0021610C" w:rsidRPr="006145DB" w:rsidRDefault="0021610C" w:rsidP="005B435E">
                  <w:pPr>
                    <w:tabs>
                      <w:tab w:val="left" w:pos="709"/>
                    </w:tabs>
                    <w:contextualSpacing/>
                    <w:jc w:val="center"/>
                    <w:rPr>
                      <w:rFonts w:cs="Arial"/>
                      <w:bCs/>
                      <w:sz w:val="16"/>
                      <w:szCs w:val="16"/>
                      <w:lang w:eastAsia="es-CO"/>
                    </w:rPr>
                  </w:pPr>
                </w:p>
              </w:tc>
            </w:tr>
            <w:tr w:rsidR="00065C57" w:rsidRPr="006145DB" w14:paraId="5EBE1914" w14:textId="77777777" w:rsidTr="004B043E">
              <w:trPr>
                <w:trHeight w:val="372"/>
              </w:trPr>
              <w:tc>
                <w:tcPr>
                  <w:tcW w:w="3013" w:type="dxa"/>
                  <w:tcBorders>
                    <w:top w:val="single" w:sz="4" w:space="0" w:color="auto"/>
                    <w:bottom w:val="single" w:sz="4" w:space="0" w:color="auto"/>
                  </w:tcBorders>
                  <w:vAlign w:val="center"/>
                </w:tcPr>
                <w:p w14:paraId="770AA4B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559" w:type="dxa"/>
                  <w:tcBorders>
                    <w:top w:val="single" w:sz="4" w:space="0" w:color="auto"/>
                    <w:bottom w:val="single" w:sz="4" w:space="0" w:color="auto"/>
                  </w:tcBorders>
                  <w:vAlign w:val="center"/>
                </w:tcPr>
                <w:p w14:paraId="6E5F01FC"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single" w:sz="4" w:space="0" w:color="auto"/>
                    <w:bottom w:val="single" w:sz="4" w:space="0" w:color="auto"/>
                  </w:tcBorders>
                  <w:vAlign w:val="center"/>
                </w:tcPr>
                <w:p w14:paraId="4DDC0F37"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single" w:sz="4" w:space="0" w:color="auto"/>
                    <w:bottom w:val="single" w:sz="4" w:space="0" w:color="auto"/>
                  </w:tcBorders>
                  <w:vAlign w:val="center"/>
                </w:tcPr>
                <w:p w14:paraId="0E4095C3"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065C57" w:rsidRPr="006145DB" w14:paraId="29DACD4E" w14:textId="77777777" w:rsidTr="004B043E">
              <w:trPr>
                <w:trHeight w:val="221"/>
              </w:trPr>
              <w:tc>
                <w:tcPr>
                  <w:tcW w:w="3013" w:type="dxa"/>
                  <w:tcBorders>
                    <w:top w:val="single" w:sz="4" w:space="0" w:color="auto"/>
                  </w:tcBorders>
                  <w:vAlign w:val="center"/>
                </w:tcPr>
                <w:p w14:paraId="3DD4F9CB" w14:textId="723F17F1" w:rsidR="00F414D0" w:rsidRPr="006145DB" w:rsidRDefault="00F414D0" w:rsidP="005B435E">
                  <w:pPr>
                    <w:tabs>
                      <w:tab w:val="left" w:pos="709"/>
                    </w:tabs>
                    <w:contextualSpacing/>
                    <w:jc w:val="both"/>
                    <w:rPr>
                      <w:rFonts w:cs="Arial"/>
                      <w:bCs/>
                      <w:sz w:val="16"/>
                      <w:szCs w:val="16"/>
                      <w:lang w:eastAsia="es-CO"/>
                    </w:rPr>
                  </w:pPr>
                  <w:r w:rsidRPr="006145DB">
                    <w:rPr>
                      <w:rFonts w:cs="Arial"/>
                      <w:bCs/>
                      <w:sz w:val="16"/>
                      <w:szCs w:val="16"/>
                      <w:lang w:eastAsia="es-CO"/>
                    </w:rPr>
                    <w:t>Persona colombiana</w:t>
                  </w:r>
                  <w:r w:rsidR="0021610C" w:rsidRPr="006145DB">
                    <w:rPr>
                      <w:rFonts w:cs="Arial"/>
                      <w:bCs/>
                      <w:sz w:val="16"/>
                      <w:szCs w:val="16"/>
                      <w:lang w:eastAsia="es-CO"/>
                    </w:rPr>
                    <w:t>.</w:t>
                  </w:r>
                </w:p>
              </w:tc>
              <w:tc>
                <w:tcPr>
                  <w:tcW w:w="1559" w:type="dxa"/>
                  <w:tcBorders>
                    <w:top w:val="single" w:sz="4" w:space="0" w:color="auto"/>
                  </w:tcBorders>
                  <w:vAlign w:val="center"/>
                </w:tcPr>
                <w:p w14:paraId="2E7FBF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top w:val="single" w:sz="4" w:space="0" w:color="auto"/>
                  </w:tcBorders>
                  <w:vAlign w:val="center"/>
                </w:tcPr>
                <w:p w14:paraId="75DAF60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single" w:sz="4" w:space="0" w:color="auto"/>
                  </w:tcBorders>
                  <w:vAlign w:val="center"/>
                </w:tcPr>
                <w:p w14:paraId="6C1CD9C2" w14:textId="77777777" w:rsidR="00F414D0" w:rsidRPr="006145DB" w:rsidRDefault="00F414D0" w:rsidP="005B435E">
                  <w:pPr>
                    <w:tabs>
                      <w:tab w:val="left" w:pos="17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7F73F142" w14:textId="77777777" w:rsidTr="004B043E">
              <w:trPr>
                <w:trHeight w:val="231"/>
              </w:trPr>
              <w:tc>
                <w:tcPr>
                  <w:tcW w:w="3013" w:type="dxa"/>
                  <w:vMerge w:val="restart"/>
                  <w:vAlign w:val="center"/>
                </w:tcPr>
                <w:p w14:paraId="4A02FD7B" w14:textId="1886462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r w:rsidR="0021610C" w:rsidRPr="006145DB">
                    <w:rPr>
                      <w:rFonts w:cs="Arial"/>
                      <w:sz w:val="16"/>
                      <w:szCs w:val="16"/>
                      <w:lang w:eastAsia="es-CO"/>
                    </w:rPr>
                    <w:t>.</w:t>
                  </w:r>
                </w:p>
              </w:tc>
              <w:tc>
                <w:tcPr>
                  <w:tcW w:w="1559" w:type="dxa"/>
                  <w:vAlign w:val="center"/>
                </w:tcPr>
                <w:p w14:paraId="6FC330D8" w14:textId="77777777" w:rsidR="00F414D0" w:rsidRPr="006145DB" w:rsidRDefault="00F414D0" w:rsidP="005B435E">
                  <w:pPr>
                    <w:jc w:val="center"/>
                    <w:rPr>
                      <w:rFonts w:eastAsia="Arial" w:cs="Arial"/>
                      <w:sz w:val="16"/>
                      <w:szCs w:val="16"/>
                    </w:rPr>
                  </w:pPr>
                  <w:r w:rsidRPr="006145DB">
                    <w:rPr>
                      <w:rFonts w:eastAsia="Arial" w:cs="Arial"/>
                      <w:sz w:val="16"/>
                      <w:szCs w:val="16"/>
                    </w:rPr>
                    <w:t>SISBÉN IV Bogotá</w:t>
                  </w:r>
                </w:p>
              </w:tc>
              <w:tc>
                <w:tcPr>
                  <w:tcW w:w="1134" w:type="dxa"/>
                  <w:vAlign w:val="center"/>
                </w:tcPr>
                <w:p w14:paraId="2E35D484" w14:textId="77777777" w:rsidR="00F414D0" w:rsidRPr="006145DB" w:rsidRDefault="00F414D0" w:rsidP="005B435E">
                  <w:pPr>
                    <w:jc w:val="center"/>
                    <w:rPr>
                      <w:rFonts w:eastAsia="Arial" w:cs="Arial"/>
                      <w:sz w:val="16"/>
                      <w:szCs w:val="16"/>
                    </w:rPr>
                  </w:pPr>
                  <w:r w:rsidRPr="006145DB">
                    <w:rPr>
                      <w:rFonts w:eastAsia="Arial" w:cs="Arial"/>
                      <w:sz w:val="16"/>
                      <w:szCs w:val="16"/>
                    </w:rPr>
                    <w:t>Mensual (Mes Vencido)</w:t>
                  </w:r>
                </w:p>
              </w:tc>
              <w:tc>
                <w:tcPr>
                  <w:tcW w:w="1843" w:type="dxa"/>
                  <w:vAlign w:val="center"/>
                </w:tcPr>
                <w:p w14:paraId="6226A424"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E48F5DF" w14:textId="77777777" w:rsidTr="004B043E">
              <w:trPr>
                <w:trHeight w:val="231"/>
              </w:trPr>
              <w:tc>
                <w:tcPr>
                  <w:tcW w:w="3013" w:type="dxa"/>
                  <w:vMerge/>
                  <w:vAlign w:val="center"/>
                </w:tcPr>
                <w:p w14:paraId="1DFB7EAB" w14:textId="77777777" w:rsidR="00F414D0" w:rsidRPr="006145DB" w:rsidRDefault="00F414D0" w:rsidP="005B435E">
                  <w:pPr>
                    <w:tabs>
                      <w:tab w:val="left" w:pos="709"/>
                    </w:tabs>
                    <w:contextualSpacing/>
                    <w:jc w:val="both"/>
                    <w:rPr>
                      <w:rFonts w:cs="Arial"/>
                      <w:bCs/>
                      <w:sz w:val="16"/>
                      <w:szCs w:val="16"/>
                      <w:lang w:eastAsia="es-CO"/>
                    </w:rPr>
                  </w:pPr>
                </w:p>
              </w:tc>
              <w:tc>
                <w:tcPr>
                  <w:tcW w:w="1559" w:type="dxa"/>
                  <w:vAlign w:val="center"/>
                </w:tcPr>
                <w:p w14:paraId="54372C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63A6B4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0D5B2FE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CC6E3B5" w14:textId="77777777" w:rsidTr="004B043E">
              <w:trPr>
                <w:trHeight w:val="231"/>
              </w:trPr>
              <w:tc>
                <w:tcPr>
                  <w:tcW w:w="3013" w:type="dxa"/>
                  <w:vMerge w:val="restart"/>
                  <w:vAlign w:val="center"/>
                </w:tcPr>
                <w:p w14:paraId="500D671E"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mujeres 54 años y hombres 59 años.</w:t>
                  </w:r>
                </w:p>
              </w:tc>
              <w:tc>
                <w:tcPr>
                  <w:tcW w:w="1559" w:type="dxa"/>
                  <w:vAlign w:val="center"/>
                </w:tcPr>
                <w:p w14:paraId="2D39D486" w14:textId="77777777" w:rsidR="00F414D0" w:rsidRPr="006145DB" w:rsidRDefault="00F414D0" w:rsidP="005B435E">
                  <w:pPr>
                    <w:contextualSpacing/>
                    <w:jc w:val="center"/>
                    <w:rPr>
                      <w:rFonts w:eastAsia="Arial" w:cs="Arial"/>
                      <w:sz w:val="16"/>
                      <w:szCs w:val="16"/>
                    </w:rPr>
                  </w:pPr>
                  <w:r w:rsidRPr="006145DB">
                    <w:rPr>
                      <w:rFonts w:eastAsia="Arial" w:cs="Arial"/>
                      <w:sz w:val="16"/>
                      <w:szCs w:val="16"/>
                    </w:rPr>
                    <w:t>SISBEN IV Bogotá</w:t>
                  </w:r>
                </w:p>
              </w:tc>
              <w:tc>
                <w:tcPr>
                  <w:tcW w:w="1134" w:type="dxa"/>
                  <w:vAlign w:val="center"/>
                </w:tcPr>
                <w:p w14:paraId="1E9ADE5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843" w:type="dxa"/>
                  <w:vAlign w:val="center"/>
                </w:tcPr>
                <w:p w14:paraId="36516CC7"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0D0B934" w14:textId="77777777" w:rsidTr="004B043E">
              <w:trPr>
                <w:trHeight w:val="231"/>
              </w:trPr>
              <w:tc>
                <w:tcPr>
                  <w:tcW w:w="3013" w:type="dxa"/>
                  <w:vMerge/>
                  <w:vAlign w:val="center"/>
                </w:tcPr>
                <w:p w14:paraId="251A99A8" w14:textId="77777777" w:rsidR="00F414D0" w:rsidRPr="006145DB" w:rsidRDefault="00F414D0" w:rsidP="005B435E">
                  <w:pPr>
                    <w:rPr>
                      <w:rFonts w:cs="Arial"/>
                      <w:sz w:val="16"/>
                      <w:szCs w:val="16"/>
                    </w:rPr>
                  </w:pPr>
                </w:p>
              </w:tc>
              <w:tc>
                <w:tcPr>
                  <w:tcW w:w="1559" w:type="dxa"/>
                  <w:vAlign w:val="center"/>
                </w:tcPr>
                <w:p w14:paraId="08858219" w14:textId="77777777" w:rsidR="00F414D0" w:rsidRPr="006145DB" w:rsidRDefault="00F414D0" w:rsidP="005B435E">
                  <w:pPr>
                    <w:jc w:val="center"/>
                    <w:rPr>
                      <w:rFonts w:cs="Arial"/>
                      <w:sz w:val="16"/>
                      <w:szCs w:val="16"/>
                    </w:rPr>
                  </w:pPr>
                  <w:r w:rsidRPr="006145DB">
                    <w:rPr>
                      <w:rFonts w:eastAsia="Arial" w:cs="Arial"/>
                      <w:sz w:val="16"/>
                      <w:szCs w:val="16"/>
                    </w:rPr>
                    <w:t>Registro Social de Hogares (RNEC)</w:t>
                  </w:r>
                </w:p>
              </w:tc>
              <w:tc>
                <w:tcPr>
                  <w:tcW w:w="1134" w:type="dxa"/>
                  <w:vAlign w:val="center"/>
                </w:tcPr>
                <w:p w14:paraId="04DCB82D" w14:textId="77777777" w:rsidR="00F414D0" w:rsidRPr="006145DB" w:rsidRDefault="00F414D0" w:rsidP="005B435E">
                  <w:pPr>
                    <w:jc w:val="center"/>
                    <w:rPr>
                      <w:rFonts w:cs="Arial"/>
                      <w:sz w:val="16"/>
                      <w:szCs w:val="16"/>
                    </w:rPr>
                  </w:pPr>
                  <w:r w:rsidRPr="006145DB">
                    <w:rPr>
                      <w:rFonts w:eastAsia="Arial" w:cs="Arial"/>
                      <w:sz w:val="16"/>
                      <w:szCs w:val="16"/>
                    </w:rPr>
                    <w:t>Mensual (Mes Vencido)</w:t>
                  </w:r>
                </w:p>
              </w:tc>
              <w:tc>
                <w:tcPr>
                  <w:tcW w:w="1843" w:type="dxa"/>
                  <w:vAlign w:val="center"/>
                </w:tcPr>
                <w:p w14:paraId="22924794" w14:textId="77777777" w:rsidR="00F414D0" w:rsidRPr="006145DB" w:rsidRDefault="00F414D0" w:rsidP="005B435E">
                  <w:pPr>
                    <w:jc w:val="center"/>
                    <w:rPr>
                      <w:rFonts w:cs="Arial"/>
                      <w:sz w:val="16"/>
                      <w:szCs w:val="16"/>
                    </w:rPr>
                  </w:pPr>
                  <w:r w:rsidRPr="006145DB">
                    <w:rPr>
                      <w:rFonts w:eastAsia="Arial" w:cs="Arial"/>
                      <w:sz w:val="16"/>
                      <w:szCs w:val="16"/>
                    </w:rPr>
                    <w:t>Secretaría Distrital de Planeación - SDP</w:t>
                  </w:r>
                </w:p>
              </w:tc>
            </w:tr>
            <w:tr w:rsidR="00065C57" w:rsidRPr="006145DB" w14:paraId="7A482937" w14:textId="77777777" w:rsidTr="004B043E">
              <w:trPr>
                <w:trHeight w:val="231"/>
              </w:trPr>
              <w:tc>
                <w:tcPr>
                  <w:tcW w:w="3013" w:type="dxa"/>
                  <w:vMerge/>
                  <w:vAlign w:val="center"/>
                </w:tcPr>
                <w:p w14:paraId="425DE1D2" w14:textId="77777777" w:rsidR="00F414D0" w:rsidRPr="006145DB" w:rsidRDefault="00F414D0" w:rsidP="005B435E">
                  <w:pPr>
                    <w:tabs>
                      <w:tab w:val="left" w:pos="709"/>
                    </w:tabs>
                    <w:contextualSpacing/>
                    <w:jc w:val="both"/>
                    <w:rPr>
                      <w:rFonts w:cs="Arial"/>
                      <w:bCs/>
                      <w:sz w:val="16"/>
                      <w:szCs w:val="16"/>
                      <w:lang w:eastAsia="es-CO"/>
                    </w:rPr>
                  </w:pPr>
                </w:p>
              </w:tc>
              <w:tc>
                <w:tcPr>
                  <w:tcW w:w="1559" w:type="dxa"/>
                  <w:vAlign w:val="center"/>
                </w:tcPr>
                <w:p w14:paraId="26AD1EA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5A7D3B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3" w:type="dxa"/>
                  <w:vAlign w:val="center"/>
                </w:tcPr>
                <w:p w14:paraId="116F6A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40DA507A" w14:textId="77777777" w:rsidTr="004B043E">
              <w:trPr>
                <w:trHeight w:val="231"/>
              </w:trPr>
              <w:tc>
                <w:tcPr>
                  <w:tcW w:w="3013" w:type="dxa"/>
                  <w:tcBorders>
                    <w:bottom w:val="single" w:sz="4" w:space="0" w:color="auto"/>
                  </w:tcBorders>
                  <w:vAlign w:val="center"/>
                </w:tcPr>
                <w:p w14:paraId="3D621506" w14:textId="08008F4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no sea beneficiario(a) de subsidio económico del programa Colombia Mayor</w:t>
                  </w:r>
                  <w:r w:rsidR="0021610C" w:rsidRPr="006145DB">
                    <w:rPr>
                      <w:rFonts w:cs="Arial"/>
                      <w:sz w:val="16"/>
                      <w:szCs w:val="16"/>
                      <w:lang w:eastAsia="es-CO"/>
                    </w:rPr>
                    <w:t>.</w:t>
                  </w:r>
                </w:p>
              </w:tc>
              <w:tc>
                <w:tcPr>
                  <w:tcW w:w="1559" w:type="dxa"/>
                  <w:tcBorders>
                    <w:bottom w:val="single" w:sz="4" w:space="0" w:color="auto"/>
                  </w:tcBorders>
                  <w:vAlign w:val="center"/>
                </w:tcPr>
                <w:p w14:paraId="76CD4C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Base de beneficiarios Colombia Mayor</w:t>
                  </w:r>
                </w:p>
              </w:tc>
              <w:tc>
                <w:tcPr>
                  <w:tcW w:w="1134" w:type="dxa"/>
                  <w:tcBorders>
                    <w:bottom w:val="single" w:sz="4" w:space="0" w:color="auto"/>
                  </w:tcBorders>
                  <w:vAlign w:val="center"/>
                </w:tcPr>
                <w:p w14:paraId="3CF6722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3" w:type="dxa"/>
                  <w:tcBorders>
                    <w:bottom w:val="single" w:sz="4" w:space="0" w:color="auto"/>
                  </w:tcBorders>
                  <w:vAlign w:val="center"/>
                </w:tcPr>
                <w:p w14:paraId="5587412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76CFC0AD" w14:textId="77777777" w:rsidTr="004B043E">
              <w:trPr>
                <w:trHeight w:val="231"/>
              </w:trPr>
              <w:tc>
                <w:tcPr>
                  <w:tcW w:w="3013" w:type="dxa"/>
                  <w:tcBorders>
                    <w:bottom w:val="single" w:sz="4" w:space="0" w:color="auto"/>
                  </w:tcBorders>
                  <w:vAlign w:val="center"/>
                </w:tcPr>
                <w:p w14:paraId="124E28B9" w14:textId="79867275"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no pensionada por vejez, invalidez o sobrevivencia</w:t>
                  </w:r>
                  <w:r w:rsidR="0021610C" w:rsidRPr="006145DB">
                    <w:rPr>
                      <w:rFonts w:cs="Arial"/>
                      <w:sz w:val="16"/>
                      <w:szCs w:val="16"/>
                      <w:lang w:eastAsia="es-CO"/>
                    </w:rPr>
                    <w:t>.</w:t>
                  </w:r>
                </w:p>
              </w:tc>
              <w:tc>
                <w:tcPr>
                  <w:tcW w:w="1559" w:type="dxa"/>
                  <w:tcBorders>
                    <w:bottom w:val="single" w:sz="4" w:space="0" w:color="auto"/>
                  </w:tcBorders>
                  <w:vAlign w:val="center"/>
                </w:tcPr>
                <w:p w14:paraId="5B7CF0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Afiliados - RUAF – Cruce individual </w:t>
                  </w:r>
                </w:p>
              </w:tc>
              <w:tc>
                <w:tcPr>
                  <w:tcW w:w="1134" w:type="dxa"/>
                  <w:tcBorders>
                    <w:bottom w:val="single" w:sz="4" w:space="0" w:color="auto"/>
                  </w:tcBorders>
                  <w:vAlign w:val="center"/>
                </w:tcPr>
                <w:p w14:paraId="633115D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3" w:type="dxa"/>
                  <w:tcBorders>
                    <w:bottom w:val="single" w:sz="4" w:space="0" w:color="auto"/>
                  </w:tcBorders>
                  <w:vAlign w:val="center"/>
                </w:tcPr>
                <w:p w14:paraId="6D1FC4DA"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2418C798" w14:textId="77777777" w:rsidTr="004B043E">
              <w:trPr>
                <w:trHeight w:val="231"/>
              </w:trPr>
              <w:tc>
                <w:tcPr>
                  <w:tcW w:w="3013" w:type="dxa"/>
                  <w:tcBorders>
                    <w:top w:val="single" w:sz="4" w:space="0" w:color="auto"/>
                    <w:left w:val="nil"/>
                    <w:bottom w:val="nil"/>
                    <w:right w:val="nil"/>
                  </w:tcBorders>
                </w:tcPr>
                <w:p w14:paraId="7C14AF1C" w14:textId="77777777" w:rsidR="0021610C" w:rsidRPr="006145DB" w:rsidRDefault="0021610C" w:rsidP="005B435E">
                  <w:pPr>
                    <w:tabs>
                      <w:tab w:val="left" w:pos="709"/>
                    </w:tabs>
                    <w:contextualSpacing/>
                    <w:jc w:val="both"/>
                    <w:rPr>
                      <w:rFonts w:cs="Arial"/>
                      <w:sz w:val="16"/>
                      <w:szCs w:val="16"/>
                      <w:lang w:eastAsia="es-CO"/>
                    </w:rPr>
                  </w:pPr>
                </w:p>
              </w:tc>
              <w:tc>
                <w:tcPr>
                  <w:tcW w:w="1559" w:type="dxa"/>
                  <w:tcBorders>
                    <w:top w:val="single" w:sz="4" w:space="0" w:color="auto"/>
                    <w:left w:val="nil"/>
                    <w:bottom w:val="nil"/>
                    <w:right w:val="nil"/>
                  </w:tcBorders>
                  <w:vAlign w:val="center"/>
                </w:tcPr>
                <w:p w14:paraId="408EB065" w14:textId="77777777" w:rsidR="0021610C" w:rsidRPr="006145DB"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3D11E9D5" w14:textId="77777777" w:rsidR="0021610C" w:rsidRPr="006145DB" w:rsidRDefault="0021610C" w:rsidP="005B435E">
                  <w:pPr>
                    <w:tabs>
                      <w:tab w:val="left" w:pos="709"/>
                    </w:tabs>
                    <w:contextualSpacing/>
                    <w:jc w:val="center"/>
                    <w:rPr>
                      <w:rFonts w:cs="Arial"/>
                      <w:sz w:val="16"/>
                      <w:szCs w:val="16"/>
                      <w:lang w:eastAsia="es-CO"/>
                    </w:rPr>
                  </w:pPr>
                </w:p>
              </w:tc>
              <w:tc>
                <w:tcPr>
                  <w:tcW w:w="1843" w:type="dxa"/>
                  <w:tcBorders>
                    <w:top w:val="single" w:sz="4" w:space="0" w:color="auto"/>
                    <w:left w:val="nil"/>
                    <w:bottom w:val="nil"/>
                    <w:right w:val="nil"/>
                  </w:tcBorders>
                  <w:vAlign w:val="center"/>
                </w:tcPr>
                <w:p w14:paraId="734473BB" w14:textId="77777777" w:rsidR="0021610C" w:rsidRPr="006145DB" w:rsidRDefault="0021610C" w:rsidP="005B435E">
                  <w:pPr>
                    <w:pStyle w:val="Textoindependiente"/>
                    <w:spacing w:after="0"/>
                    <w:ind w:right="112"/>
                    <w:jc w:val="center"/>
                    <w:rPr>
                      <w:rFonts w:cs="Arial"/>
                      <w:sz w:val="16"/>
                      <w:szCs w:val="16"/>
                      <w:lang w:eastAsia="es-CO"/>
                    </w:rPr>
                  </w:pPr>
                </w:p>
              </w:tc>
            </w:tr>
          </w:tbl>
          <w:p w14:paraId="1B1F92D4" w14:textId="77777777" w:rsidR="00F414D0" w:rsidRPr="006145DB" w:rsidRDefault="00F414D0" w:rsidP="005B435E">
            <w:pPr>
              <w:tabs>
                <w:tab w:val="left" w:pos="709"/>
              </w:tabs>
              <w:spacing w:after="0" w:line="240" w:lineRule="auto"/>
              <w:contextualSpacing/>
              <w:jc w:val="both"/>
              <w:rPr>
                <w:rFonts w:cs="Arial"/>
                <w:sz w:val="20"/>
                <w:szCs w:val="20"/>
                <w:lang w:eastAsia="es-CO"/>
              </w:rPr>
            </w:pPr>
          </w:p>
        </w:tc>
      </w:tr>
      <w:tr w:rsidR="00BA311D" w:rsidRPr="006145DB" w14:paraId="4E67B6B5" w14:textId="77777777" w:rsidTr="00391A11">
        <w:trPr>
          <w:trHeight w:val="422"/>
          <w:jc w:val="center"/>
        </w:trPr>
        <w:tc>
          <w:tcPr>
            <w:tcW w:w="1555" w:type="dxa"/>
            <w:vAlign w:val="center"/>
          </w:tcPr>
          <w:p w14:paraId="46A587C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Priorización y Fuentes de Información</w:t>
            </w:r>
          </w:p>
        </w:tc>
        <w:tc>
          <w:tcPr>
            <w:tcW w:w="7840" w:type="dxa"/>
          </w:tcPr>
          <w:p w14:paraId="544E0B5C" w14:textId="726F1469" w:rsidR="00F414D0" w:rsidRPr="006145DB" w:rsidRDefault="00F414D0" w:rsidP="005B435E">
            <w:pPr>
              <w:pStyle w:val="Default"/>
              <w:jc w:val="both"/>
              <w:rPr>
                <w:color w:val="auto"/>
                <w:sz w:val="20"/>
                <w:szCs w:val="20"/>
              </w:rPr>
            </w:pPr>
            <w:r w:rsidRPr="006145DB">
              <w:rPr>
                <w:color w:val="auto"/>
                <w:sz w:val="20"/>
                <w:szCs w:val="20"/>
              </w:rPr>
              <w:t>Apoyos económicos Tipo C</w:t>
            </w:r>
            <w:r w:rsidR="00E6209F" w:rsidRPr="006145DB">
              <w:rPr>
                <w:color w:val="auto"/>
                <w:sz w:val="20"/>
                <w:szCs w:val="20"/>
              </w:rPr>
              <w:t>:</w:t>
            </w:r>
          </w:p>
          <w:p w14:paraId="7EFEEE4C" w14:textId="77777777" w:rsidR="006C6798" w:rsidRPr="006145DB" w:rsidRDefault="006C6798" w:rsidP="005B435E">
            <w:pPr>
              <w:pStyle w:val="Default"/>
              <w:jc w:val="both"/>
              <w:rPr>
                <w:color w:val="auto"/>
                <w:sz w:val="20"/>
                <w:szCs w:val="20"/>
              </w:rPr>
            </w:pPr>
          </w:p>
          <w:tbl>
            <w:tblPr>
              <w:tblStyle w:val="Tablaconcuadrcula"/>
              <w:tblW w:w="7546" w:type="dxa"/>
              <w:tblLayout w:type="fixed"/>
              <w:tblLook w:val="04A0" w:firstRow="1" w:lastRow="0" w:firstColumn="1" w:lastColumn="0" w:noHBand="0" w:noVBand="1"/>
            </w:tblPr>
            <w:tblGrid>
              <w:gridCol w:w="3294"/>
              <w:gridCol w:w="1842"/>
              <w:gridCol w:w="1134"/>
              <w:gridCol w:w="1276"/>
            </w:tblGrid>
            <w:tr w:rsidR="00065C57" w:rsidRPr="006145DB" w14:paraId="7B698922" w14:textId="77777777" w:rsidTr="008B06B4">
              <w:trPr>
                <w:trHeight w:val="320"/>
              </w:trPr>
              <w:tc>
                <w:tcPr>
                  <w:tcW w:w="3294" w:type="dxa"/>
                  <w:tcBorders>
                    <w:top w:val="single" w:sz="4" w:space="0" w:color="auto"/>
                  </w:tcBorders>
                  <w:vAlign w:val="center"/>
                </w:tcPr>
                <w:p w14:paraId="5116B7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2" w:type="dxa"/>
                  <w:tcBorders>
                    <w:top w:val="single" w:sz="4" w:space="0" w:color="auto"/>
                  </w:tcBorders>
                  <w:vAlign w:val="center"/>
                </w:tcPr>
                <w:p w14:paraId="6F8C1148"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6B7FE36D"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Periodicidad</w:t>
                  </w:r>
                </w:p>
              </w:tc>
              <w:tc>
                <w:tcPr>
                  <w:tcW w:w="1276" w:type="dxa"/>
                  <w:tcBorders>
                    <w:top w:val="single" w:sz="4" w:space="0" w:color="auto"/>
                  </w:tcBorders>
                  <w:vAlign w:val="center"/>
                </w:tcPr>
                <w:p w14:paraId="2444B892"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57F63178" w14:textId="77777777" w:rsidTr="006C6798">
              <w:tc>
                <w:tcPr>
                  <w:tcW w:w="3294" w:type="dxa"/>
                </w:tcPr>
                <w:p w14:paraId="1ABEE43A" w14:textId="45BE42C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284636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vAlign w:val="center"/>
                </w:tcPr>
                <w:p w14:paraId="28AF27A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Trimestral</w:t>
                  </w:r>
                </w:p>
              </w:tc>
              <w:tc>
                <w:tcPr>
                  <w:tcW w:w="1276" w:type="dxa"/>
                  <w:vAlign w:val="center"/>
                </w:tcPr>
                <w:p w14:paraId="6290616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65C57" w:rsidRPr="006145DB" w14:paraId="3063E5B4" w14:textId="77777777" w:rsidTr="006C6798">
              <w:tc>
                <w:tcPr>
                  <w:tcW w:w="3294" w:type="dxa"/>
                </w:tcPr>
                <w:p w14:paraId="1AD49C24"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6976D8D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F6A4A37" w14:textId="77777777" w:rsidR="00F414D0" w:rsidRPr="006145DB" w:rsidRDefault="00F414D0" w:rsidP="005B435E">
                  <w:pPr>
                    <w:jc w:val="center"/>
                    <w:rPr>
                      <w:rFonts w:cs="Arial"/>
                      <w:sz w:val="16"/>
                      <w:szCs w:val="16"/>
                    </w:rPr>
                  </w:pPr>
                  <w:r w:rsidRPr="006145DB">
                    <w:rPr>
                      <w:rFonts w:eastAsia="Arial" w:cs="Arial"/>
                      <w:sz w:val="16"/>
                      <w:szCs w:val="16"/>
                    </w:rPr>
                    <w:t>2021 Entrega única</w:t>
                  </w:r>
                </w:p>
              </w:tc>
              <w:tc>
                <w:tcPr>
                  <w:tcW w:w="1276" w:type="dxa"/>
                  <w:vAlign w:val="center"/>
                </w:tcPr>
                <w:p w14:paraId="55E0E953" w14:textId="1B70A26C" w:rsidR="00F414D0" w:rsidRPr="006145DB" w:rsidRDefault="00F414D0" w:rsidP="005B435E">
                  <w:pPr>
                    <w:tabs>
                      <w:tab w:val="left" w:pos="709"/>
                    </w:tabs>
                    <w:contextualSpacing/>
                    <w:jc w:val="center"/>
                    <w:rPr>
                      <w:rFonts w:cs="Arial"/>
                      <w:sz w:val="16"/>
                      <w:szCs w:val="16"/>
                    </w:rPr>
                  </w:pPr>
                  <w:r w:rsidRPr="006145DB">
                    <w:rPr>
                      <w:rFonts w:eastAsia="Arial" w:cs="Arial"/>
                      <w:sz w:val="16"/>
                      <w:szCs w:val="16"/>
                    </w:rPr>
                    <w:t>Ministerio del Interior</w:t>
                  </w:r>
                </w:p>
              </w:tc>
            </w:tr>
            <w:tr w:rsidR="00065C57" w:rsidRPr="006145DB" w14:paraId="6A7E55C1" w14:textId="77777777" w:rsidTr="006C6798">
              <w:trPr>
                <w:trHeight w:val="300"/>
              </w:trPr>
              <w:tc>
                <w:tcPr>
                  <w:tcW w:w="3294" w:type="dxa"/>
                  <w:tcBorders>
                    <w:bottom w:val="single" w:sz="4" w:space="0" w:color="auto"/>
                  </w:tcBorders>
                  <w:vAlign w:val="center"/>
                </w:tcPr>
                <w:p w14:paraId="036FE7FC" w14:textId="77777777" w:rsidR="00F414D0" w:rsidRPr="006145DB" w:rsidRDefault="00F414D0" w:rsidP="005B435E">
                  <w:pPr>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tcBorders>
                    <w:bottom w:val="single" w:sz="4" w:space="0" w:color="auto"/>
                  </w:tcBorders>
                  <w:vAlign w:val="center"/>
                </w:tcPr>
                <w:p w14:paraId="77236DDC" w14:textId="77777777" w:rsidR="00F414D0" w:rsidRPr="006145DB" w:rsidRDefault="00F414D0" w:rsidP="005B435E">
                  <w:pPr>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tcBorders>
                    <w:bottom w:val="single" w:sz="4" w:space="0" w:color="auto"/>
                  </w:tcBorders>
                  <w:vAlign w:val="center"/>
                </w:tcPr>
                <w:p w14:paraId="253A7D6C"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bottom w:val="single" w:sz="4" w:space="0" w:color="auto"/>
                  </w:tcBorders>
                  <w:vAlign w:val="center"/>
                </w:tcPr>
                <w:p w14:paraId="4FEA4C4F"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0D6F2E21" w14:textId="77777777" w:rsidTr="006C6798">
              <w:trPr>
                <w:trHeight w:val="300"/>
              </w:trPr>
              <w:tc>
                <w:tcPr>
                  <w:tcW w:w="3294" w:type="dxa"/>
                  <w:tcBorders>
                    <w:bottom w:val="nil"/>
                  </w:tcBorders>
                </w:tcPr>
                <w:p w14:paraId="0BACABE7" w14:textId="31C95573" w:rsidR="00F414D0" w:rsidRPr="006145DB" w:rsidRDefault="00F414D0"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tcBorders>
                    <w:bottom w:val="nil"/>
                  </w:tcBorders>
                  <w:vAlign w:val="center"/>
                </w:tcPr>
                <w:p w14:paraId="7A4B67C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bottom w:val="nil"/>
                  </w:tcBorders>
                  <w:vAlign w:val="center"/>
                </w:tcPr>
                <w:p w14:paraId="39D9133D"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bottom w:val="nil"/>
                  </w:tcBorders>
                  <w:vAlign w:val="center"/>
                </w:tcPr>
                <w:p w14:paraId="57C3CBD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55C84857" w14:textId="77777777" w:rsidTr="006C6798">
              <w:trPr>
                <w:trHeight w:val="300"/>
              </w:trPr>
              <w:tc>
                <w:tcPr>
                  <w:tcW w:w="3294" w:type="dxa"/>
                  <w:tcBorders>
                    <w:top w:val="nil"/>
                  </w:tcBorders>
                </w:tcPr>
                <w:p w14:paraId="7D495E9C" w14:textId="77777777" w:rsidR="00F414D0" w:rsidRPr="006145DB" w:rsidRDefault="00F414D0"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2" w:type="dxa"/>
                  <w:tcBorders>
                    <w:top w:val="nil"/>
                  </w:tcBorders>
                  <w:vAlign w:val="center"/>
                </w:tcPr>
                <w:p w14:paraId="02BF707A"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nil"/>
                  </w:tcBorders>
                  <w:vAlign w:val="center"/>
                </w:tcPr>
                <w:p w14:paraId="054A97B8"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top w:val="nil"/>
                  </w:tcBorders>
                  <w:vAlign w:val="center"/>
                </w:tcPr>
                <w:p w14:paraId="19AB257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1A6E987C" w14:textId="77777777" w:rsidTr="006C6798">
              <w:trPr>
                <w:trHeight w:val="300"/>
              </w:trPr>
              <w:tc>
                <w:tcPr>
                  <w:tcW w:w="3294" w:type="dxa"/>
                </w:tcPr>
                <w:p w14:paraId="7F8C1C90" w14:textId="77777777" w:rsidR="00F414D0" w:rsidRPr="006145DB" w:rsidRDefault="00F414D0"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3D30B87F"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1122C777"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vAlign w:val="center"/>
                </w:tcPr>
                <w:p w14:paraId="7E4AE636"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4DD6E263" w14:textId="77777777" w:rsidTr="006C6798">
              <w:trPr>
                <w:trHeight w:val="300"/>
              </w:trPr>
              <w:tc>
                <w:tcPr>
                  <w:tcW w:w="3294" w:type="dxa"/>
                </w:tcPr>
                <w:p w14:paraId="1FDC920F" w14:textId="13DFF90E" w:rsidR="00F414D0" w:rsidRPr="006145DB" w:rsidRDefault="00F414D0" w:rsidP="005B435E">
                  <w:pPr>
                    <w:jc w:val="both"/>
                    <w:rPr>
                      <w:rFonts w:eastAsia="Arial" w:cs="Arial"/>
                      <w:sz w:val="16"/>
                      <w:szCs w:val="16"/>
                    </w:rPr>
                  </w:pPr>
                  <w:r w:rsidRPr="006145DB">
                    <w:rPr>
                      <w:rFonts w:eastAsia="Arial"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vAlign w:val="center"/>
                </w:tcPr>
                <w:p w14:paraId="6BDC081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Rom o Gitana en Bogotá.</w:t>
                  </w:r>
                </w:p>
              </w:tc>
              <w:tc>
                <w:tcPr>
                  <w:tcW w:w="1134" w:type="dxa"/>
                  <w:vAlign w:val="center"/>
                </w:tcPr>
                <w:p w14:paraId="732F2E7F"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vAlign w:val="center"/>
                </w:tcPr>
                <w:p w14:paraId="7417BDBD"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2763A91C" w14:textId="77777777" w:rsidTr="006C6798">
              <w:trPr>
                <w:trHeight w:val="300"/>
              </w:trPr>
              <w:tc>
                <w:tcPr>
                  <w:tcW w:w="3294" w:type="dxa"/>
                  <w:vAlign w:val="center"/>
                </w:tcPr>
                <w:p w14:paraId="47B7CB01" w14:textId="5F924660" w:rsidR="00F414D0" w:rsidRPr="006145DB" w:rsidRDefault="00F414D0" w:rsidP="005B435E">
                  <w:pPr>
                    <w:tabs>
                      <w:tab w:val="left" w:pos="709"/>
                    </w:tabs>
                    <w:contextualSpacing/>
                    <w:rPr>
                      <w:rFonts w:cs="Arial"/>
                      <w:sz w:val="16"/>
                      <w:szCs w:val="16"/>
                    </w:rPr>
                  </w:pPr>
                  <w:r w:rsidRPr="006145DB">
                    <w:rPr>
                      <w:rFonts w:cs="Arial"/>
                      <w:sz w:val="16"/>
                      <w:szCs w:val="16"/>
                    </w:rPr>
                    <w:t>Persona con discapacidad</w:t>
                  </w:r>
                  <w:r w:rsidR="004B043E" w:rsidRPr="006145DB">
                    <w:rPr>
                      <w:rFonts w:cs="Arial"/>
                      <w:sz w:val="16"/>
                      <w:szCs w:val="16"/>
                    </w:rPr>
                    <w:t>.</w:t>
                  </w:r>
                </w:p>
              </w:tc>
              <w:tc>
                <w:tcPr>
                  <w:tcW w:w="1842" w:type="dxa"/>
                  <w:vAlign w:val="center"/>
                </w:tcPr>
                <w:p w14:paraId="70F3B370"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SIRBE </w:t>
                  </w:r>
                </w:p>
              </w:tc>
              <w:tc>
                <w:tcPr>
                  <w:tcW w:w="1134" w:type="dxa"/>
                  <w:vAlign w:val="center"/>
                </w:tcPr>
                <w:p w14:paraId="5037B3DE"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Demanda</w:t>
                  </w:r>
                </w:p>
              </w:tc>
              <w:tc>
                <w:tcPr>
                  <w:tcW w:w="1276" w:type="dxa"/>
                  <w:vAlign w:val="center"/>
                </w:tcPr>
                <w:p w14:paraId="7A6247A6" w14:textId="5785EAAB"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Secretaría Distrital de Integración Social </w:t>
                  </w:r>
                </w:p>
              </w:tc>
            </w:tr>
            <w:tr w:rsidR="00065C57" w:rsidRPr="006145DB" w14:paraId="14C9AEB9" w14:textId="77777777" w:rsidTr="006C6798">
              <w:tc>
                <w:tcPr>
                  <w:tcW w:w="3294" w:type="dxa"/>
                </w:tcPr>
                <w:p w14:paraId="355B701D"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de la cual dependen económicamente niños, niñas, adolescentes, personas con discapacidad u otras personas mayores.</w:t>
                  </w:r>
                </w:p>
              </w:tc>
              <w:tc>
                <w:tcPr>
                  <w:tcW w:w="1842" w:type="dxa"/>
                  <w:vAlign w:val="center"/>
                </w:tcPr>
                <w:p w14:paraId="0FE8D3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71FF8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326063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2792A3CF" w14:textId="77777777" w:rsidTr="006C6798">
              <w:tc>
                <w:tcPr>
                  <w:tcW w:w="3294" w:type="dxa"/>
                  <w:vAlign w:val="center"/>
                </w:tcPr>
                <w:p w14:paraId="1840A5FB" w14:textId="09A2AB48" w:rsidR="00F414D0" w:rsidRPr="006145DB" w:rsidRDefault="00F414D0" w:rsidP="005B435E">
                  <w:pPr>
                    <w:tabs>
                      <w:tab w:val="left" w:pos="709"/>
                    </w:tabs>
                    <w:contextualSpacing/>
                    <w:jc w:val="both"/>
                    <w:rPr>
                      <w:rFonts w:cs="Arial"/>
                      <w:bCs/>
                      <w:sz w:val="16"/>
                      <w:szCs w:val="16"/>
                      <w:lang w:eastAsia="es-CO"/>
                    </w:rPr>
                  </w:pPr>
                  <w:r w:rsidRPr="006145DB">
                    <w:rPr>
                      <w:rFonts w:cs="Arial"/>
                      <w:sz w:val="16"/>
                      <w:szCs w:val="16"/>
                    </w:rPr>
                    <w:t>Persona con enfermedades de alto costo o enfermedades terminales certificadas por la entidad de salud</w:t>
                  </w:r>
                  <w:r w:rsidR="004B043E" w:rsidRPr="006145DB">
                    <w:rPr>
                      <w:rFonts w:cs="Arial"/>
                      <w:sz w:val="16"/>
                      <w:szCs w:val="16"/>
                    </w:rPr>
                    <w:t>.</w:t>
                  </w:r>
                </w:p>
              </w:tc>
              <w:tc>
                <w:tcPr>
                  <w:tcW w:w="1842" w:type="dxa"/>
                  <w:vAlign w:val="center"/>
                </w:tcPr>
                <w:p w14:paraId="032C5F8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5AAE7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29E3E9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A76ED31" w14:textId="77777777" w:rsidTr="006C6798">
              <w:tc>
                <w:tcPr>
                  <w:tcW w:w="3294" w:type="dxa"/>
                  <w:vAlign w:val="center"/>
                </w:tcPr>
                <w:p w14:paraId="3FA30D32" w14:textId="40918F38" w:rsidR="00F414D0" w:rsidRPr="006145DB" w:rsidRDefault="00F414D0" w:rsidP="005B435E">
                  <w:pPr>
                    <w:pStyle w:val="Default"/>
                    <w:contextualSpacing/>
                    <w:jc w:val="both"/>
                    <w:rPr>
                      <w:color w:val="auto"/>
                      <w:sz w:val="16"/>
                      <w:szCs w:val="16"/>
                    </w:rPr>
                  </w:pPr>
                  <w:r w:rsidRPr="006145DB">
                    <w:rPr>
                      <w:color w:val="auto"/>
                      <w:sz w:val="16"/>
                      <w:szCs w:val="16"/>
                    </w:rPr>
                    <w:t>Persona de los sectores sociales LGBTI</w:t>
                  </w:r>
                  <w:r w:rsidR="004B043E" w:rsidRPr="006145DB">
                    <w:rPr>
                      <w:color w:val="auto"/>
                      <w:sz w:val="16"/>
                      <w:szCs w:val="16"/>
                    </w:rPr>
                    <w:t>.</w:t>
                  </w:r>
                </w:p>
              </w:tc>
              <w:tc>
                <w:tcPr>
                  <w:tcW w:w="1842" w:type="dxa"/>
                  <w:vAlign w:val="center"/>
                </w:tcPr>
                <w:p w14:paraId="6D3E1E9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3276DA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1AA581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06ACDE6" w14:textId="77777777" w:rsidTr="006C6798">
              <w:tc>
                <w:tcPr>
                  <w:tcW w:w="3294" w:type="dxa"/>
                  <w:vAlign w:val="center"/>
                </w:tcPr>
                <w:p w14:paraId="1F765E33" w14:textId="746E17A3" w:rsidR="00F414D0" w:rsidRPr="006145DB" w:rsidRDefault="00F414D0" w:rsidP="005B435E">
                  <w:pPr>
                    <w:pStyle w:val="Default"/>
                    <w:contextualSpacing/>
                    <w:jc w:val="both"/>
                    <w:rPr>
                      <w:color w:val="auto"/>
                      <w:sz w:val="16"/>
                      <w:szCs w:val="16"/>
                    </w:rPr>
                  </w:pPr>
                  <w:r w:rsidRPr="006145DB">
                    <w:rPr>
                      <w:color w:val="auto"/>
                      <w:sz w:val="16"/>
                      <w:szCs w:val="16"/>
                    </w:rPr>
                    <w:t>Persona con identidad de género femenino</w:t>
                  </w:r>
                  <w:r w:rsidR="004B043E" w:rsidRPr="006145DB">
                    <w:rPr>
                      <w:color w:val="auto"/>
                      <w:sz w:val="16"/>
                      <w:szCs w:val="16"/>
                    </w:rPr>
                    <w:t>.</w:t>
                  </w:r>
                </w:p>
              </w:tc>
              <w:tc>
                <w:tcPr>
                  <w:tcW w:w="1842" w:type="dxa"/>
                  <w:vAlign w:val="center"/>
                </w:tcPr>
                <w:p w14:paraId="1B08858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30F6311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276" w:type="dxa"/>
                  <w:vAlign w:val="center"/>
                </w:tcPr>
                <w:p w14:paraId="6FC695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A559ED7" w14:textId="77777777" w:rsidTr="006C6798">
              <w:trPr>
                <w:trHeight w:val="502"/>
              </w:trPr>
              <w:tc>
                <w:tcPr>
                  <w:tcW w:w="3294" w:type="dxa"/>
                  <w:vMerge w:val="restart"/>
                  <w:vAlign w:val="center"/>
                </w:tcPr>
                <w:p w14:paraId="0C69B56B"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de mayor edad entre las personas solicitantes del servicio. </w:t>
                  </w:r>
                </w:p>
              </w:tc>
              <w:tc>
                <w:tcPr>
                  <w:tcW w:w="1842" w:type="dxa"/>
                  <w:vAlign w:val="center"/>
                </w:tcPr>
                <w:p w14:paraId="4E617A93"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SISBÉN IV Bogotá</w:t>
                  </w:r>
                </w:p>
              </w:tc>
              <w:tc>
                <w:tcPr>
                  <w:tcW w:w="1134" w:type="dxa"/>
                  <w:vAlign w:val="center"/>
                </w:tcPr>
                <w:p w14:paraId="0CA835CB"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276" w:type="dxa"/>
                  <w:vAlign w:val="center"/>
                </w:tcPr>
                <w:p w14:paraId="2C245EC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50A17AE0" w14:textId="77777777" w:rsidTr="006C6798">
              <w:tc>
                <w:tcPr>
                  <w:tcW w:w="3294" w:type="dxa"/>
                  <w:vMerge/>
                  <w:vAlign w:val="center"/>
                </w:tcPr>
                <w:p w14:paraId="11BB52B5" w14:textId="77777777" w:rsidR="00F414D0" w:rsidRPr="006145DB" w:rsidRDefault="00F414D0" w:rsidP="005B435E">
                  <w:pPr>
                    <w:pStyle w:val="Default"/>
                    <w:contextualSpacing/>
                    <w:jc w:val="both"/>
                    <w:rPr>
                      <w:color w:val="auto"/>
                      <w:sz w:val="16"/>
                      <w:szCs w:val="16"/>
                    </w:rPr>
                  </w:pPr>
                </w:p>
              </w:tc>
              <w:tc>
                <w:tcPr>
                  <w:tcW w:w="1842" w:type="dxa"/>
                  <w:vAlign w:val="center"/>
                </w:tcPr>
                <w:p w14:paraId="5A60B0DC"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4A6DD039"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276" w:type="dxa"/>
                  <w:vAlign w:val="center"/>
                </w:tcPr>
                <w:p w14:paraId="71D9EE8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14522C2C" w14:textId="77777777" w:rsidTr="006C6798">
              <w:tc>
                <w:tcPr>
                  <w:tcW w:w="3294" w:type="dxa"/>
                  <w:vMerge/>
                  <w:vAlign w:val="center"/>
                </w:tcPr>
                <w:p w14:paraId="5DF3D3B1" w14:textId="77777777" w:rsidR="00F414D0" w:rsidRPr="006145DB" w:rsidRDefault="00F414D0" w:rsidP="005B435E">
                  <w:pPr>
                    <w:pStyle w:val="Default"/>
                    <w:contextualSpacing/>
                    <w:jc w:val="both"/>
                    <w:rPr>
                      <w:color w:val="auto"/>
                      <w:sz w:val="16"/>
                      <w:szCs w:val="16"/>
                    </w:rPr>
                  </w:pPr>
                </w:p>
              </w:tc>
              <w:tc>
                <w:tcPr>
                  <w:tcW w:w="1842" w:type="dxa"/>
                  <w:vAlign w:val="center"/>
                </w:tcPr>
                <w:p w14:paraId="6E0D11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672CF43" w14:textId="3E8DC678"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D85E29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10BFBF50" w14:textId="77777777" w:rsidTr="006C6798">
              <w:tc>
                <w:tcPr>
                  <w:tcW w:w="3294" w:type="dxa"/>
                  <w:vAlign w:val="center"/>
                </w:tcPr>
                <w:p w14:paraId="2F7556BF" w14:textId="7A863E5C" w:rsidR="00F414D0" w:rsidRPr="006145DB" w:rsidRDefault="00065C57" w:rsidP="005B435E">
                  <w:pPr>
                    <w:tabs>
                      <w:tab w:val="left" w:pos="709"/>
                    </w:tabs>
                    <w:contextualSpacing/>
                    <w:jc w:val="both"/>
                    <w:rPr>
                      <w:rFonts w:cs="Arial"/>
                      <w:sz w:val="16"/>
                      <w:szCs w:val="16"/>
                      <w:lang w:eastAsia="es-CO"/>
                    </w:rPr>
                  </w:pPr>
                  <w:r w:rsidRPr="006145DB">
                    <w:rPr>
                      <w:rFonts w:cs="Arial"/>
                      <w:sz w:val="16"/>
                      <w:szCs w:val="16"/>
                    </w:rPr>
                    <w:t>Personas que egresan por finalización del proceso en servicios públicos de atención institucionalizada que no cuenten con una red de apoyo social o familiar o que esta red se encuentre en vulnerabilidad económica.</w:t>
                  </w:r>
                </w:p>
              </w:tc>
              <w:tc>
                <w:tcPr>
                  <w:tcW w:w="1842" w:type="dxa"/>
                  <w:vAlign w:val="center"/>
                </w:tcPr>
                <w:p w14:paraId="438DB1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2DD2283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25DBA4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72A11A6" w14:textId="77777777" w:rsidTr="006C6798">
              <w:tc>
                <w:tcPr>
                  <w:tcW w:w="3294" w:type="dxa"/>
                  <w:vAlign w:val="center"/>
                </w:tcPr>
                <w:p w14:paraId="271B163D"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que vive sola y sus ingresos no superan el medio (1/2) SMMLV </w:t>
                  </w:r>
                </w:p>
              </w:tc>
              <w:tc>
                <w:tcPr>
                  <w:tcW w:w="1842" w:type="dxa"/>
                  <w:vAlign w:val="center"/>
                </w:tcPr>
                <w:p w14:paraId="5530E226"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SIRBE</w:t>
                  </w:r>
                </w:p>
              </w:tc>
              <w:tc>
                <w:tcPr>
                  <w:tcW w:w="1134" w:type="dxa"/>
                  <w:vAlign w:val="center"/>
                </w:tcPr>
                <w:p w14:paraId="4F60AA4A"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276" w:type="dxa"/>
                  <w:vAlign w:val="center"/>
                </w:tcPr>
                <w:p w14:paraId="4A71B49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B90D9F0" w14:textId="77777777" w:rsidTr="006C6798">
              <w:trPr>
                <w:trHeight w:val="300"/>
              </w:trPr>
              <w:tc>
                <w:tcPr>
                  <w:tcW w:w="3294" w:type="dxa"/>
                  <w:tcBorders>
                    <w:bottom w:val="single" w:sz="4" w:space="0" w:color="auto"/>
                  </w:tcBorders>
                  <w:vAlign w:val="center"/>
                </w:tcPr>
                <w:p w14:paraId="73F3CC6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842" w:type="dxa"/>
                  <w:tcBorders>
                    <w:bottom w:val="single" w:sz="4" w:space="0" w:color="auto"/>
                  </w:tcBorders>
                  <w:vAlign w:val="center"/>
                </w:tcPr>
                <w:p w14:paraId="6AF51648"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 xml:space="preserve">SIRBE </w:t>
                  </w:r>
                </w:p>
              </w:tc>
              <w:tc>
                <w:tcPr>
                  <w:tcW w:w="1134" w:type="dxa"/>
                  <w:tcBorders>
                    <w:bottom w:val="single" w:sz="4" w:space="0" w:color="auto"/>
                  </w:tcBorders>
                  <w:vAlign w:val="center"/>
                </w:tcPr>
                <w:p w14:paraId="5764AF08"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276" w:type="dxa"/>
                  <w:tcBorders>
                    <w:bottom w:val="single" w:sz="4" w:space="0" w:color="auto"/>
                  </w:tcBorders>
                  <w:vAlign w:val="center"/>
                </w:tcPr>
                <w:p w14:paraId="4C9BAEE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96B7119" w14:textId="77777777" w:rsidTr="006C6798">
              <w:tc>
                <w:tcPr>
                  <w:tcW w:w="3294" w:type="dxa"/>
                  <w:tcBorders>
                    <w:bottom w:val="single" w:sz="4" w:space="0" w:color="auto"/>
                  </w:tcBorders>
                  <w:vAlign w:val="center"/>
                </w:tcPr>
                <w:p w14:paraId="4F058AC1" w14:textId="77777777" w:rsidR="00F414D0" w:rsidRPr="006145DB" w:rsidRDefault="00F414D0" w:rsidP="005B435E">
                  <w:pPr>
                    <w:pStyle w:val="Default"/>
                    <w:jc w:val="both"/>
                    <w:rPr>
                      <w:color w:val="auto"/>
                      <w:sz w:val="16"/>
                      <w:szCs w:val="16"/>
                    </w:rPr>
                  </w:pPr>
                  <w:r w:rsidRPr="006145DB">
                    <w:rPr>
                      <w:color w:val="auto"/>
                      <w:sz w:val="16"/>
                      <w:szCs w:val="16"/>
                    </w:rPr>
                    <w:t>Personas registradas en la encuesta SISBEN IV que se encuentran en los grupos A, B y hasta nivel C1.</w:t>
                  </w:r>
                </w:p>
              </w:tc>
              <w:tc>
                <w:tcPr>
                  <w:tcW w:w="1842" w:type="dxa"/>
                  <w:tcBorders>
                    <w:bottom w:val="single" w:sz="4" w:space="0" w:color="auto"/>
                  </w:tcBorders>
                  <w:vAlign w:val="center"/>
                </w:tcPr>
                <w:p w14:paraId="22A8DB4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SISBEN IV Bogotá </w:t>
                  </w:r>
                </w:p>
              </w:tc>
              <w:tc>
                <w:tcPr>
                  <w:tcW w:w="1134" w:type="dxa"/>
                  <w:tcBorders>
                    <w:bottom w:val="single" w:sz="4" w:space="0" w:color="auto"/>
                  </w:tcBorders>
                  <w:vAlign w:val="center"/>
                </w:tcPr>
                <w:p w14:paraId="42F1832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276" w:type="dxa"/>
                  <w:tcBorders>
                    <w:bottom w:val="single" w:sz="4" w:space="0" w:color="auto"/>
                  </w:tcBorders>
                  <w:vAlign w:val="center"/>
                </w:tcPr>
                <w:p w14:paraId="4641E7E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7FFCF95C" w14:textId="77777777" w:rsidTr="006C6798">
              <w:tc>
                <w:tcPr>
                  <w:tcW w:w="3294" w:type="dxa"/>
                  <w:tcBorders>
                    <w:top w:val="single" w:sz="4" w:space="0" w:color="auto"/>
                    <w:left w:val="nil"/>
                    <w:bottom w:val="nil"/>
                    <w:right w:val="nil"/>
                  </w:tcBorders>
                </w:tcPr>
                <w:p w14:paraId="4D7A4155" w14:textId="77777777" w:rsidR="0021610C" w:rsidRPr="006145DB" w:rsidRDefault="0021610C" w:rsidP="005B435E">
                  <w:pPr>
                    <w:pStyle w:val="Default"/>
                    <w:jc w:val="both"/>
                    <w:rPr>
                      <w:color w:val="auto"/>
                      <w:sz w:val="16"/>
                      <w:szCs w:val="16"/>
                    </w:rPr>
                  </w:pPr>
                </w:p>
              </w:tc>
              <w:tc>
                <w:tcPr>
                  <w:tcW w:w="1842" w:type="dxa"/>
                  <w:tcBorders>
                    <w:top w:val="single" w:sz="4" w:space="0" w:color="auto"/>
                    <w:left w:val="nil"/>
                    <w:bottom w:val="nil"/>
                    <w:right w:val="nil"/>
                  </w:tcBorders>
                  <w:vAlign w:val="center"/>
                </w:tcPr>
                <w:p w14:paraId="66293DC2" w14:textId="77777777" w:rsidR="0021610C" w:rsidRPr="006145DB"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57331A2F" w14:textId="77777777" w:rsidR="0021610C" w:rsidRPr="006145DB" w:rsidRDefault="0021610C" w:rsidP="005B435E">
                  <w:pPr>
                    <w:tabs>
                      <w:tab w:val="left" w:pos="709"/>
                    </w:tabs>
                    <w:contextualSpacing/>
                    <w:jc w:val="center"/>
                    <w:rPr>
                      <w:rFonts w:cs="Arial"/>
                      <w:sz w:val="16"/>
                      <w:szCs w:val="16"/>
                      <w:lang w:eastAsia="es-CO"/>
                    </w:rPr>
                  </w:pPr>
                </w:p>
              </w:tc>
              <w:tc>
                <w:tcPr>
                  <w:tcW w:w="1276" w:type="dxa"/>
                  <w:tcBorders>
                    <w:top w:val="single" w:sz="4" w:space="0" w:color="auto"/>
                    <w:left w:val="nil"/>
                    <w:bottom w:val="nil"/>
                    <w:right w:val="nil"/>
                  </w:tcBorders>
                  <w:vAlign w:val="center"/>
                </w:tcPr>
                <w:p w14:paraId="5E806DB1" w14:textId="77777777" w:rsidR="0021610C" w:rsidRPr="006145DB" w:rsidRDefault="0021610C" w:rsidP="005B435E">
                  <w:pPr>
                    <w:tabs>
                      <w:tab w:val="left" w:pos="709"/>
                    </w:tabs>
                    <w:contextualSpacing/>
                    <w:jc w:val="center"/>
                    <w:rPr>
                      <w:rFonts w:cs="Arial"/>
                      <w:sz w:val="16"/>
                      <w:szCs w:val="16"/>
                      <w:lang w:eastAsia="es-CO"/>
                    </w:rPr>
                  </w:pPr>
                </w:p>
              </w:tc>
            </w:tr>
          </w:tbl>
          <w:p w14:paraId="59DEAB8A" w14:textId="77777777" w:rsidR="00F414D0" w:rsidRPr="006145DB" w:rsidRDefault="00F414D0" w:rsidP="005B435E">
            <w:pPr>
              <w:tabs>
                <w:tab w:val="left" w:pos="709"/>
              </w:tabs>
              <w:spacing w:after="0" w:line="240" w:lineRule="auto"/>
              <w:contextualSpacing/>
              <w:jc w:val="both"/>
              <w:rPr>
                <w:rFonts w:cs="Arial"/>
                <w:bCs/>
                <w:sz w:val="20"/>
                <w:szCs w:val="20"/>
                <w:lang w:eastAsia="es-CO"/>
              </w:rPr>
            </w:pPr>
          </w:p>
        </w:tc>
      </w:tr>
      <w:tr w:rsidR="00BA311D" w:rsidRPr="006145DB" w14:paraId="70C91D0B" w14:textId="77777777" w:rsidTr="00391A11">
        <w:trPr>
          <w:trHeight w:val="873"/>
          <w:jc w:val="center"/>
        </w:trPr>
        <w:tc>
          <w:tcPr>
            <w:tcW w:w="1555" w:type="dxa"/>
            <w:vAlign w:val="center"/>
          </w:tcPr>
          <w:p w14:paraId="7BD914F8"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Ingreso y Fuentes de Información</w:t>
            </w:r>
          </w:p>
        </w:tc>
        <w:tc>
          <w:tcPr>
            <w:tcW w:w="7840" w:type="dxa"/>
          </w:tcPr>
          <w:p w14:paraId="7919FCC7" w14:textId="7B6500DA" w:rsidR="003D5238" w:rsidRPr="006145DB" w:rsidRDefault="003D5238" w:rsidP="005B435E">
            <w:pPr>
              <w:pStyle w:val="Default"/>
              <w:jc w:val="both"/>
              <w:rPr>
                <w:color w:val="auto"/>
                <w:sz w:val="20"/>
                <w:szCs w:val="20"/>
              </w:rPr>
            </w:pPr>
            <w:r w:rsidRPr="006145DB">
              <w:rPr>
                <w:color w:val="auto"/>
                <w:sz w:val="20"/>
                <w:szCs w:val="20"/>
              </w:rPr>
              <w:t xml:space="preserve">Apoyos económicos Tipo C: </w:t>
            </w:r>
          </w:p>
          <w:p w14:paraId="7AB55A57" w14:textId="77777777" w:rsidR="00F414D0" w:rsidRPr="006145DB" w:rsidRDefault="00F414D0" w:rsidP="005B435E">
            <w:pPr>
              <w:pStyle w:val="Default"/>
              <w:jc w:val="both"/>
              <w:rPr>
                <w:bCs/>
                <w:color w:val="auto"/>
                <w:sz w:val="20"/>
                <w:szCs w:val="20"/>
              </w:rPr>
            </w:pPr>
          </w:p>
          <w:tbl>
            <w:tblPr>
              <w:tblStyle w:val="Tablaconcuadrcula"/>
              <w:tblW w:w="7544" w:type="dxa"/>
              <w:tblLayout w:type="fixed"/>
              <w:tblLook w:val="04A0" w:firstRow="1" w:lastRow="0" w:firstColumn="1" w:lastColumn="0" w:noHBand="0" w:noVBand="1"/>
            </w:tblPr>
            <w:tblGrid>
              <w:gridCol w:w="3008"/>
              <w:gridCol w:w="1561"/>
              <w:gridCol w:w="1134"/>
              <w:gridCol w:w="1841"/>
            </w:tblGrid>
            <w:tr w:rsidR="00065C57" w:rsidRPr="006145DB" w14:paraId="43008074" w14:textId="77777777" w:rsidTr="006C6798">
              <w:trPr>
                <w:trHeight w:val="300"/>
              </w:trPr>
              <w:tc>
                <w:tcPr>
                  <w:tcW w:w="3008" w:type="dxa"/>
                  <w:vAlign w:val="center"/>
                </w:tcPr>
                <w:p w14:paraId="1A57B1C5"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Categoría </w:t>
                  </w:r>
                </w:p>
              </w:tc>
              <w:tc>
                <w:tcPr>
                  <w:tcW w:w="1561" w:type="dxa"/>
                  <w:vAlign w:val="center"/>
                </w:tcPr>
                <w:p w14:paraId="314B974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Fuente de Información</w:t>
                  </w:r>
                </w:p>
              </w:tc>
              <w:tc>
                <w:tcPr>
                  <w:tcW w:w="1134" w:type="dxa"/>
                  <w:vAlign w:val="center"/>
                </w:tcPr>
                <w:p w14:paraId="3BF747E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Periodicidad</w:t>
                  </w:r>
                </w:p>
              </w:tc>
              <w:tc>
                <w:tcPr>
                  <w:tcW w:w="1841" w:type="dxa"/>
                  <w:vAlign w:val="center"/>
                </w:tcPr>
                <w:p w14:paraId="188F0D5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79ECCED7" w14:textId="77777777" w:rsidTr="006C6798">
              <w:trPr>
                <w:trHeight w:val="300"/>
              </w:trPr>
              <w:tc>
                <w:tcPr>
                  <w:tcW w:w="3008" w:type="dxa"/>
                  <w:tcBorders>
                    <w:bottom w:val="single" w:sz="4" w:space="0" w:color="auto"/>
                  </w:tcBorders>
                  <w:vAlign w:val="center"/>
                </w:tcPr>
                <w:p w14:paraId="054CA98D" w14:textId="1CFF0662" w:rsidR="00F414D0" w:rsidRPr="006145DB" w:rsidRDefault="00F414D0" w:rsidP="005B435E">
                  <w:pPr>
                    <w:pStyle w:val="Default"/>
                    <w:contextualSpacing/>
                    <w:jc w:val="both"/>
                    <w:rPr>
                      <w:color w:val="auto"/>
                      <w:sz w:val="16"/>
                      <w:szCs w:val="16"/>
                    </w:rPr>
                  </w:pPr>
                  <w:r w:rsidRPr="006145DB">
                    <w:rPr>
                      <w:color w:val="auto"/>
                      <w:sz w:val="16"/>
                      <w:szCs w:val="16"/>
                    </w:rPr>
                    <w:t>Persona colombiana</w:t>
                  </w:r>
                  <w:r w:rsidR="005977A4" w:rsidRPr="006145DB">
                    <w:rPr>
                      <w:color w:val="auto"/>
                      <w:sz w:val="16"/>
                      <w:szCs w:val="16"/>
                    </w:rPr>
                    <w:t>.</w:t>
                  </w:r>
                </w:p>
              </w:tc>
              <w:tc>
                <w:tcPr>
                  <w:tcW w:w="1561" w:type="dxa"/>
                  <w:tcBorders>
                    <w:bottom w:val="single" w:sz="4" w:space="0" w:color="auto"/>
                  </w:tcBorders>
                  <w:vAlign w:val="center"/>
                </w:tcPr>
                <w:p w14:paraId="69113DAB"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5577B2D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C14ED9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BF2D0EE" w14:textId="77777777" w:rsidTr="006C6798">
              <w:trPr>
                <w:trHeight w:val="300"/>
              </w:trPr>
              <w:tc>
                <w:tcPr>
                  <w:tcW w:w="3008" w:type="dxa"/>
                  <w:tcBorders>
                    <w:bottom w:val="single" w:sz="4" w:space="0" w:color="auto"/>
                  </w:tcBorders>
                  <w:vAlign w:val="center"/>
                </w:tcPr>
                <w:p w14:paraId="0CC80578" w14:textId="7EA49B44" w:rsidR="00F414D0" w:rsidRPr="006145DB" w:rsidRDefault="00F414D0" w:rsidP="005B435E">
                  <w:pPr>
                    <w:pStyle w:val="Default"/>
                    <w:contextualSpacing/>
                    <w:jc w:val="both"/>
                    <w:rPr>
                      <w:color w:val="auto"/>
                      <w:sz w:val="16"/>
                      <w:szCs w:val="16"/>
                    </w:rPr>
                  </w:pPr>
                  <w:r w:rsidRPr="006145DB">
                    <w:rPr>
                      <w:color w:val="auto"/>
                      <w:sz w:val="16"/>
                      <w:szCs w:val="16"/>
                    </w:rPr>
                    <w:t>Residente en el Distrito Capital</w:t>
                  </w:r>
                  <w:r w:rsidR="005977A4" w:rsidRPr="006145DB">
                    <w:rPr>
                      <w:color w:val="auto"/>
                      <w:sz w:val="16"/>
                      <w:szCs w:val="16"/>
                    </w:rPr>
                    <w:t>.</w:t>
                  </w:r>
                  <w:r w:rsidRPr="006145DB">
                    <w:rPr>
                      <w:color w:val="auto"/>
                      <w:sz w:val="16"/>
                      <w:szCs w:val="16"/>
                    </w:rPr>
                    <w:t xml:space="preserve"> </w:t>
                  </w:r>
                </w:p>
              </w:tc>
              <w:tc>
                <w:tcPr>
                  <w:tcW w:w="1561" w:type="dxa"/>
                  <w:tcBorders>
                    <w:bottom w:val="single" w:sz="4" w:space="0" w:color="auto"/>
                  </w:tcBorders>
                  <w:vAlign w:val="center"/>
                </w:tcPr>
                <w:p w14:paraId="70868DB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74F72CA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979AD1B"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 xml:space="preserve">Secretaría Distrital de Integración Social </w:t>
                  </w:r>
                </w:p>
              </w:tc>
            </w:tr>
            <w:tr w:rsidR="00065C57" w:rsidRPr="006145DB" w14:paraId="7D6421DA" w14:textId="77777777" w:rsidTr="006C6798">
              <w:trPr>
                <w:trHeight w:val="300"/>
              </w:trPr>
              <w:tc>
                <w:tcPr>
                  <w:tcW w:w="3008" w:type="dxa"/>
                  <w:vMerge w:val="restart"/>
                  <w:tcBorders>
                    <w:top w:val="single" w:sz="4" w:space="0" w:color="auto"/>
                  </w:tcBorders>
                  <w:vAlign w:val="center"/>
                </w:tcPr>
                <w:p w14:paraId="0D46186D" w14:textId="0BE56C5A"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(Desde 54 años mujeres y 59 años hombres)</w:t>
                  </w:r>
                  <w:r w:rsidR="005977A4" w:rsidRPr="006145DB">
                    <w:rPr>
                      <w:rFonts w:cs="Arial"/>
                      <w:sz w:val="16"/>
                      <w:szCs w:val="16"/>
                      <w:lang w:eastAsia="es-CO"/>
                    </w:rPr>
                    <w:t>.</w:t>
                  </w:r>
                </w:p>
              </w:tc>
              <w:tc>
                <w:tcPr>
                  <w:tcW w:w="1561" w:type="dxa"/>
                  <w:tcBorders>
                    <w:top w:val="single" w:sz="4" w:space="0" w:color="auto"/>
                  </w:tcBorders>
                  <w:vAlign w:val="center"/>
                </w:tcPr>
                <w:p w14:paraId="5523B888"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SISBEN IV Bogotá</w:t>
                  </w:r>
                </w:p>
              </w:tc>
              <w:tc>
                <w:tcPr>
                  <w:tcW w:w="1134" w:type="dxa"/>
                  <w:tcBorders>
                    <w:top w:val="single" w:sz="4" w:space="0" w:color="auto"/>
                  </w:tcBorders>
                  <w:vAlign w:val="center"/>
                </w:tcPr>
                <w:p w14:paraId="566B16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tcBorders>
                    <w:top w:val="single" w:sz="4" w:space="0" w:color="auto"/>
                  </w:tcBorders>
                  <w:vAlign w:val="center"/>
                </w:tcPr>
                <w:p w14:paraId="6544044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3AF834A0" w14:textId="77777777" w:rsidTr="006C6798">
              <w:trPr>
                <w:trHeight w:val="300"/>
              </w:trPr>
              <w:tc>
                <w:tcPr>
                  <w:tcW w:w="3008" w:type="dxa"/>
                  <w:vMerge/>
                  <w:vAlign w:val="center"/>
                </w:tcPr>
                <w:p w14:paraId="0573AC2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19FDC56"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2CD4A15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841" w:type="dxa"/>
                  <w:vAlign w:val="center"/>
                </w:tcPr>
                <w:p w14:paraId="743F499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902A2C9" w14:textId="77777777" w:rsidTr="006C6798">
              <w:trPr>
                <w:trHeight w:val="300"/>
              </w:trPr>
              <w:tc>
                <w:tcPr>
                  <w:tcW w:w="3008" w:type="dxa"/>
                  <w:vMerge/>
                  <w:vAlign w:val="center"/>
                </w:tcPr>
                <w:p w14:paraId="5F07AC4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468E49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715D1D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vAlign w:val="center"/>
                </w:tcPr>
                <w:p w14:paraId="6B20EBC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6AB0D7D" w14:textId="77777777" w:rsidTr="006C6798">
              <w:trPr>
                <w:trHeight w:val="300"/>
              </w:trPr>
              <w:tc>
                <w:tcPr>
                  <w:tcW w:w="3008" w:type="dxa"/>
                  <w:vAlign w:val="center"/>
                </w:tcPr>
                <w:p w14:paraId="252BE358" w14:textId="7B7A7ADB" w:rsidR="00F414D0" w:rsidRPr="006145DB" w:rsidRDefault="00F414D0" w:rsidP="005B435E">
                  <w:pPr>
                    <w:pStyle w:val="Default"/>
                    <w:contextualSpacing/>
                    <w:jc w:val="both"/>
                    <w:rPr>
                      <w:color w:val="auto"/>
                      <w:sz w:val="16"/>
                      <w:szCs w:val="16"/>
                    </w:rPr>
                  </w:pPr>
                  <w:r w:rsidRPr="006145DB">
                    <w:rPr>
                      <w:color w:val="auto"/>
                      <w:sz w:val="16"/>
                      <w:szCs w:val="16"/>
                    </w:rPr>
                    <w:t>Persona no pensionada por vejez, invalidez o sobrevivencia</w:t>
                  </w:r>
                  <w:r w:rsidR="005977A4" w:rsidRPr="006145DB">
                    <w:rPr>
                      <w:color w:val="auto"/>
                      <w:sz w:val="16"/>
                      <w:szCs w:val="16"/>
                    </w:rPr>
                    <w:t>.</w:t>
                  </w:r>
                </w:p>
              </w:tc>
              <w:tc>
                <w:tcPr>
                  <w:tcW w:w="1561" w:type="dxa"/>
                  <w:vAlign w:val="center"/>
                </w:tcPr>
                <w:p w14:paraId="1FBD7725"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lang w:eastAsia="es-CO"/>
                    </w:rPr>
                    <w:t xml:space="preserve">Registro Único de Afiliados - RUAF  </w:t>
                  </w:r>
                </w:p>
              </w:tc>
              <w:tc>
                <w:tcPr>
                  <w:tcW w:w="1134" w:type="dxa"/>
                  <w:vAlign w:val="center"/>
                </w:tcPr>
                <w:p w14:paraId="4290878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1" w:type="dxa"/>
                  <w:vAlign w:val="center"/>
                </w:tcPr>
                <w:p w14:paraId="3DAD2682"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5B0EA2B0" w14:textId="77777777" w:rsidTr="006C6798">
              <w:trPr>
                <w:trHeight w:val="300"/>
              </w:trPr>
              <w:tc>
                <w:tcPr>
                  <w:tcW w:w="3008" w:type="dxa"/>
                  <w:vAlign w:val="center"/>
                </w:tcPr>
                <w:p w14:paraId="5B313A18" w14:textId="77777777" w:rsidR="00F414D0" w:rsidRPr="006145DB" w:rsidRDefault="00F414D0" w:rsidP="005B435E">
                  <w:pPr>
                    <w:pStyle w:val="Default"/>
                    <w:contextualSpacing/>
                    <w:jc w:val="both"/>
                    <w:rPr>
                      <w:color w:val="auto"/>
                      <w:sz w:val="16"/>
                      <w:szCs w:val="16"/>
                    </w:rPr>
                  </w:pPr>
                  <w:r w:rsidRPr="006145DB">
                    <w:rPr>
                      <w:color w:val="auto"/>
                      <w:sz w:val="16"/>
                      <w:szCs w:val="16"/>
                    </w:rPr>
                    <w:t>No ser beneficiario(a) subsidio económico del programa Colombia Mayor.</w:t>
                  </w:r>
                </w:p>
              </w:tc>
              <w:tc>
                <w:tcPr>
                  <w:tcW w:w="1561" w:type="dxa"/>
                  <w:vAlign w:val="center"/>
                </w:tcPr>
                <w:p w14:paraId="0A8E81B7"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bCs/>
                      <w:sz w:val="16"/>
                      <w:szCs w:val="16"/>
                      <w:lang w:eastAsia="es-CO"/>
                    </w:rPr>
                    <w:t>Base de beneficiarios Colombia Mayor</w:t>
                  </w:r>
                  <w:r w:rsidRPr="006145DB">
                    <w:rPr>
                      <w:rFonts w:cs="Arial"/>
                      <w:sz w:val="16"/>
                      <w:szCs w:val="16"/>
                      <w:lang w:eastAsia="es-CO"/>
                    </w:rPr>
                    <w:t xml:space="preserve"> subsidios directos e indirectos</w:t>
                  </w:r>
                </w:p>
              </w:tc>
              <w:tc>
                <w:tcPr>
                  <w:tcW w:w="1134" w:type="dxa"/>
                  <w:vAlign w:val="center"/>
                </w:tcPr>
                <w:p w14:paraId="1812F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vAlign w:val="center"/>
                </w:tcPr>
                <w:p w14:paraId="2AD57C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04750654" w14:textId="77777777" w:rsidTr="006C6798">
              <w:trPr>
                <w:trHeight w:val="300"/>
              </w:trPr>
              <w:tc>
                <w:tcPr>
                  <w:tcW w:w="3008" w:type="dxa"/>
                  <w:vMerge w:val="restart"/>
                  <w:vAlign w:val="center"/>
                </w:tcPr>
                <w:p w14:paraId="5B84186C" w14:textId="24C80C4F" w:rsidR="00F414D0" w:rsidRPr="006145DB" w:rsidRDefault="00F414D0" w:rsidP="005B435E">
                  <w:pPr>
                    <w:pStyle w:val="Default"/>
                    <w:jc w:val="both"/>
                    <w:rPr>
                      <w:color w:val="auto"/>
                      <w:sz w:val="16"/>
                      <w:szCs w:val="16"/>
                    </w:rPr>
                  </w:pPr>
                  <w:r w:rsidRPr="006145DB">
                    <w:rPr>
                      <w:color w:val="auto"/>
                      <w:sz w:val="16"/>
                      <w:szCs w:val="16"/>
                    </w:rPr>
                    <w:t>Persona que vive sola y sus ingresos no superan el medio (1/2) SMMLV</w:t>
                  </w:r>
                  <w:r w:rsidR="005977A4" w:rsidRPr="006145DB">
                    <w:rPr>
                      <w:color w:val="auto"/>
                      <w:sz w:val="16"/>
                      <w:szCs w:val="16"/>
                    </w:rPr>
                    <w:t>.</w:t>
                  </w:r>
                </w:p>
              </w:tc>
              <w:tc>
                <w:tcPr>
                  <w:tcW w:w="1561" w:type="dxa"/>
                  <w:vAlign w:val="center"/>
                </w:tcPr>
                <w:p w14:paraId="0CA8A458" w14:textId="7E33471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3CB5832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1A748DE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3C87C4" w14:textId="77777777" w:rsidTr="006C6798">
              <w:trPr>
                <w:trHeight w:val="300"/>
              </w:trPr>
              <w:tc>
                <w:tcPr>
                  <w:tcW w:w="3008" w:type="dxa"/>
                  <w:vMerge/>
                  <w:tcBorders>
                    <w:bottom w:val="single" w:sz="4" w:space="0" w:color="auto"/>
                  </w:tcBorders>
                  <w:vAlign w:val="center"/>
                </w:tcPr>
                <w:p w14:paraId="18808076"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14CCEE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14E006F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71776A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486FD6B" w14:textId="77777777" w:rsidTr="006C6798">
              <w:trPr>
                <w:trHeight w:val="300"/>
              </w:trPr>
              <w:tc>
                <w:tcPr>
                  <w:tcW w:w="3008" w:type="dxa"/>
                  <w:vMerge w:val="restart"/>
                  <w:vAlign w:val="center"/>
                </w:tcPr>
                <w:p w14:paraId="66311B9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561" w:type="dxa"/>
                  <w:vAlign w:val="center"/>
                </w:tcPr>
                <w:p w14:paraId="04FBF18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506CBB8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7663FA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10DC56CA" w14:textId="77777777" w:rsidTr="006C6798">
              <w:trPr>
                <w:trHeight w:val="300"/>
              </w:trPr>
              <w:tc>
                <w:tcPr>
                  <w:tcW w:w="3008" w:type="dxa"/>
                  <w:vMerge/>
                  <w:tcBorders>
                    <w:bottom w:val="single" w:sz="4" w:space="0" w:color="auto"/>
                  </w:tcBorders>
                </w:tcPr>
                <w:p w14:paraId="79B4E5C8"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2BE029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51B2AEA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EE3B67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1610C" w:rsidRPr="006145DB" w14:paraId="3CF94526" w14:textId="77777777" w:rsidTr="006C6798">
              <w:trPr>
                <w:trHeight w:val="122"/>
              </w:trPr>
              <w:tc>
                <w:tcPr>
                  <w:tcW w:w="3008" w:type="dxa"/>
                  <w:tcBorders>
                    <w:top w:val="single" w:sz="4" w:space="0" w:color="auto"/>
                    <w:left w:val="nil"/>
                    <w:bottom w:val="nil"/>
                    <w:right w:val="nil"/>
                  </w:tcBorders>
                </w:tcPr>
                <w:p w14:paraId="2DD5B4F7" w14:textId="77777777" w:rsidR="0021610C" w:rsidRPr="006145DB" w:rsidRDefault="0021610C" w:rsidP="005B435E">
                  <w:pPr>
                    <w:pStyle w:val="Default"/>
                    <w:jc w:val="both"/>
                    <w:rPr>
                      <w:color w:val="auto"/>
                      <w:sz w:val="16"/>
                      <w:szCs w:val="16"/>
                    </w:rPr>
                  </w:pPr>
                </w:p>
              </w:tc>
              <w:tc>
                <w:tcPr>
                  <w:tcW w:w="1561" w:type="dxa"/>
                  <w:tcBorders>
                    <w:top w:val="single" w:sz="4" w:space="0" w:color="auto"/>
                    <w:left w:val="nil"/>
                    <w:bottom w:val="nil"/>
                    <w:right w:val="nil"/>
                  </w:tcBorders>
                  <w:vAlign w:val="center"/>
                </w:tcPr>
                <w:p w14:paraId="7A8C2A90" w14:textId="77777777" w:rsidR="0021610C" w:rsidRPr="006145DB" w:rsidRDefault="0021610C" w:rsidP="005B435E">
                  <w:pPr>
                    <w:tabs>
                      <w:tab w:val="left" w:pos="709"/>
                    </w:tabs>
                    <w:contextualSpacing/>
                    <w:jc w:val="center"/>
                    <w:rPr>
                      <w:rFonts w:cs="Arial"/>
                      <w:sz w:val="16"/>
                      <w:szCs w:val="16"/>
                    </w:rPr>
                  </w:pPr>
                </w:p>
              </w:tc>
              <w:tc>
                <w:tcPr>
                  <w:tcW w:w="1134" w:type="dxa"/>
                  <w:tcBorders>
                    <w:top w:val="single" w:sz="4" w:space="0" w:color="auto"/>
                    <w:left w:val="nil"/>
                    <w:bottom w:val="nil"/>
                    <w:right w:val="nil"/>
                  </w:tcBorders>
                  <w:vAlign w:val="center"/>
                </w:tcPr>
                <w:p w14:paraId="6E49D769" w14:textId="77777777" w:rsidR="0021610C" w:rsidRPr="006145DB" w:rsidRDefault="0021610C" w:rsidP="005B435E">
                  <w:pPr>
                    <w:tabs>
                      <w:tab w:val="left" w:pos="709"/>
                    </w:tabs>
                    <w:contextualSpacing/>
                    <w:jc w:val="center"/>
                    <w:rPr>
                      <w:rFonts w:cs="Arial"/>
                      <w:sz w:val="16"/>
                      <w:szCs w:val="16"/>
                      <w:lang w:eastAsia="es-CO"/>
                    </w:rPr>
                  </w:pPr>
                </w:p>
              </w:tc>
              <w:tc>
                <w:tcPr>
                  <w:tcW w:w="1841" w:type="dxa"/>
                  <w:tcBorders>
                    <w:top w:val="single" w:sz="4" w:space="0" w:color="auto"/>
                    <w:left w:val="nil"/>
                    <w:bottom w:val="nil"/>
                    <w:right w:val="nil"/>
                  </w:tcBorders>
                  <w:vAlign w:val="center"/>
                </w:tcPr>
                <w:p w14:paraId="21D9D626" w14:textId="77777777" w:rsidR="0021610C" w:rsidRPr="006145DB" w:rsidRDefault="0021610C" w:rsidP="005B435E">
                  <w:pPr>
                    <w:tabs>
                      <w:tab w:val="left" w:pos="709"/>
                    </w:tabs>
                    <w:contextualSpacing/>
                    <w:jc w:val="center"/>
                    <w:rPr>
                      <w:rFonts w:cs="Arial"/>
                      <w:sz w:val="16"/>
                      <w:szCs w:val="16"/>
                      <w:lang w:eastAsia="es-CO"/>
                    </w:rPr>
                  </w:pPr>
                </w:p>
              </w:tc>
            </w:tr>
          </w:tbl>
          <w:p w14:paraId="6FFA4F82" w14:textId="77777777" w:rsidR="00F414D0" w:rsidRPr="006145DB" w:rsidRDefault="00F414D0" w:rsidP="005B435E">
            <w:pPr>
              <w:pStyle w:val="Textoindependiente"/>
              <w:spacing w:after="0" w:line="240" w:lineRule="auto"/>
              <w:ind w:right="112"/>
              <w:jc w:val="both"/>
              <w:rPr>
                <w:rFonts w:cs="Arial"/>
                <w:bCs/>
                <w:lang w:eastAsia="es-CO"/>
              </w:rPr>
            </w:pPr>
          </w:p>
        </w:tc>
      </w:tr>
      <w:tr w:rsidR="00BA311D" w:rsidRPr="006145DB" w14:paraId="77A24CE8" w14:textId="77777777" w:rsidTr="00391A11">
        <w:trPr>
          <w:trHeight w:val="20"/>
          <w:jc w:val="center"/>
        </w:trPr>
        <w:tc>
          <w:tcPr>
            <w:tcW w:w="1555" w:type="dxa"/>
            <w:vAlign w:val="center"/>
          </w:tcPr>
          <w:p w14:paraId="6E6C21B5" w14:textId="77777777" w:rsidR="00F414D0" w:rsidRPr="006145DB" w:rsidRDefault="00F414D0" w:rsidP="005B435E">
            <w:pPr>
              <w:spacing w:after="0" w:line="240" w:lineRule="auto"/>
              <w:ind w:left="1"/>
              <w:contextualSpacing/>
              <w:rPr>
                <w:rFonts w:cs="Arial"/>
                <w:bCs/>
                <w:sz w:val="20"/>
                <w:szCs w:val="20"/>
                <w:lang w:eastAsia="es-CO"/>
              </w:rPr>
            </w:pPr>
            <w:r w:rsidRPr="006145DB">
              <w:rPr>
                <w:rFonts w:cs="Arial"/>
                <w:sz w:val="20"/>
                <w:szCs w:val="20"/>
                <w:lang w:eastAsia="es-CO"/>
              </w:rPr>
              <w:t>Criterios de Egreso y Fuentes de Información</w:t>
            </w:r>
          </w:p>
        </w:tc>
        <w:tc>
          <w:tcPr>
            <w:tcW w:w="7840" w:type="dxa"/>
          </w:tcPr>
          <w:p w14:paraId="1486DBDD" w14:textId="77777777" w:rsidR="00F414D0" w:rsidRPr="006145DB" w:rsidRDefault="00F414D0"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rPr>
              <w:t>Apoyos económicos Tipo C: </w:t>
            </w:r>
            <w:r w:rsidRPr="006145DB">
              <w:rPr>
                <w:rStyle w:val="eop"/>
                <w:rFonts w:ascii="Arial" w:hAnsi="Arial" w:cs="Arial"/>
              </w:rPr>
              <w:t> </w:t>
            </w:r>
          </w:p>
          <w:p w14:paraId="14AD6D5A"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bl>
            <w:tblPr>
              <w:tblStyle w:val="Tablaconcuadrcula"/>
              <w:tblW w:w="7544" w:type="dxa"/>
              <w:tblLayout w:type="fixed"/>
              <w:tblLook w:val="04A0" w:firstRow="1" w:lastRow="0" w:firstColumn="1" w:lastColumn="0" w:noHBand="0" w:noVBand="1"/>
            </w:tblPr>
            <w:tblGrid>
              <w:gridCol w:w="3008"/>
              <w:gridCol w:w="1840"/>
              <w:gridCol w:w="1134"/>
              <w:gridCol w:w="1562"/>
            </w:tblGrid>
            <w:tr w:rsidR="00065C57" w:rsidRPr="006145DB" w14:paraId="1F93A5D1" w14:textId="77777777" w:rsidTr="006C6798">
              <w:tc>
                <w:tcPr>
                  <w:tcW w:w="3008" w:type="dxa"/>
                  <w:vAlign w:val="center"/>
                </w:tcPr>
                <w:p w14:paraId="5C48D4C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0" w:type="dxa"/>
                  <w:vAlign w:val="center"/>
                </w:tcPr>
                <w:p w14:paraId="7117FA9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3FF619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62" w:type="dxa"/>
                  <w:vAlign w:val="center"/>
                </w:tcPr>
                <w:p w14:paraId="5F3C18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65C57" w:rsidRPr="006145DB" w14:paraId="7D165CCA" w14:textId="77777777" w:rsidTr="006C6798">
              <w:tc>
                <w:tcPr>
                  <w:tcW w:w="3008" w:type="dxa"/>
                  <w:vAlign w:val="center"/>
                </w:tcPr>
                <w:p w14:paraId="7E4D053C" w14:textId="77777777" w:rsidR="00F414D0" w:rsidRPr="006145DB" w:rsidRDefault="00F414D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840" w:type="dxa"/>
                  <w:vAlign w:val="center"/>
                </w:tcPr>
                <w:p w14:paraId="6BCEC57B" w14:textId="77777777" w:rsidR="00F414D0" w:rsidRPr="006145DB" w:rsidRDefault="00F414D0" w:rsidP="005B435E">
                  <w:pPr>
                    <w:jc w:val="center"/>
                    <w:rPr>
                      <w:rFonts w:eastAsia="Arial" w:cs="Arial"/>
                      <w:sz w:val="16"/>
                      <w:szCs w:val="16"/>
                    </w:rPr>
                  </w:pPr>
                  <w:r w:rsidRPr="006145DB">
                    <w:rPr>
                      <w:rFonts w:eastAsia="Arial" w:cs="Arial"/>
                      <w:sz w:val="16"/>
                      <w:szCs w:val="16"/>
                    </w:rPr>
                    <w:t>Verificación en campo (aplicando el procedimiento de egreso de los servicios sociales) / Solicitud Ciudadana</w:t>
                  </w:r>
                </w:p>
              </w:tc>
              <w:tc>
                <w:tcPr>
                  <w:tcW w:w="1134" w:type="dxa"/>
                  <w:vAlign w:val="center"/>
                </w:tcPr>
                <w:p w14:paraId="767AF518" w14:textId="77777777" w:rsidR="00F414D0" w:rsidRPr="006145DB" w:rsidRDefault="00F414D0" w:rsidP="005B435E">
                  <w:pPr>
                    <w:jc w:val="center"/>
                    <w:rPr>
                      <w:rFonts w:eastAsia="Arial" w:cs="Arial"/>
                      <w:sz w:val="16"/>
                      <w:szCs w:val="16"/>
                    </w:rPr>
                  </w:pPr>
                  <w:r w:rsidRPr="006145DB">
                    <w:rPr>
                      <w:rFonts w:eastAsia="Arial" w:cs="Arial"/>
                      <w:sz w:val="16"/>
                      <w:szCs w:val="16"/>
                    </w:rPr>
                    <w:t>Demanda</w:t>
                  </w:r>
                </w:p>
              </w:tc>
              <w:tc>
                <w:tcPr>
                  <w:tcW w:w="1562" w:type="dxa"/>
                  <w:vAlign w:val="center"/>
                </w:tcPr>
                <w:p w14:paraId="66198BD5" w14:textId="77777777" w:rsidR="00F414D0" w:rsidRPr="006145DB" w:rsidRDefault="00F414D0" w:rsidP="005B435E">
                  <w:pPr>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4C09691" w14:textId="77777777" w:rsidTr="006C6798">
              <w:tc>
                <w:tcPr>
                  <w:tcW w:w="3008" w:type="dxa"/>
                  <w:vAlign w:val="center"/>
                </w:tcPr>
                <w:p w14:paraId="5DF2BF9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No ubicación de la persona en el lugar de residencia registrado en el sistema de información institucional misional, una vez surtido el debido proceso.</w:t>
                  </w:r>
                </w:p>
              </w:tc>
              <w:tc>
                <w:tcPr>
                  <w:tcW w:w="1840" w:type="dxa"/>
                  <w:vAlign w:val="center"/>
                </w:tcPr>
                <w:p w14:paraId="44AD2121" w14:textId="6E16EB0E"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Verificación en campo: Visita domiciliaria</w:t>
                  </w:r>
                </w:p>
              </w:tc>
              <w:tc>
                <w:tcPr>
                  <w:tcW w:w="1134" w:type="dxa"/>
                  <w:vAlign w:val="center"/>
                </w:tcPr>
                <w:p w14:paraId="40DCD2F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72954D3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4E2F185F" w14:textId="77777777" w:rsidTr="006C6798">
              <w:tc>
                <w:tcPr>
                  <w:tcW w:w="3008" w:type="dxa"/>
                  <w:tcBorders>
                    <w:bottom w:val="nil"/>
                  </w:tcBorders>
                  <w:vAlign w:val="center"/>
                </w:tcPr>
                <w:p w14:paraId="4B5D131D" w14:textId="23F5071A" w:rsidR="00F414D0" w:rsidRPr="006145DB" w:rsidRDefault="00F414D0" w:rsidP="005B435E">
                  <w:pPr>
                    <w:jc w:val="both"/>
                    <w:rPr>
                      <w:rFonts w:cs="Arial"/>
                      <w:sz w:val="16"/>
                      <w:szCs w:val="16"/>
                      <w:lang w:eastAsia="es-CO"/>
                    </w:rPr>
                  </w:pPr>
                  <w:r w:rsidRPr="006145DB">
                    <w:rPr>
                      <w:rFonts w:cs="Arial"/>
                      <w:sz w:val="16"/>
                      <w:szCs w:val="16"/>
                      <w:lang w:eastAsia="es-CO"/>
                    </w:rPr>
                    <w:t>Persona pensionada por vejez, invalidez o Sobrevivencia</w:t>
                  </w:r>
                  <w:r w:rsidR="00D54134" w:rsidRPr="006145DB">
                    <w:rPr>
                      <w:rFonts w:cs="Arial"/>
                      <w:sz w:val="16"/>
                      <w:szCs w:val="16"/>
                      <w:lang w:eastAsia="es-CO"/>
                    </w:rPr>
                    <w:t>.</w:t>
                  </w:r>
                </w:p>
              </w:tc>
              <w:tc>
                <w:tcPr>
                  <w:tcW w:w="1840" w:type="dxa"/>
                  <w:tcBorders>
                    <w:bottom w:val="nil"/>
                  </w:tcBorders>
                  <w:vAlign w:val="center"/>
                </w:tcPr>
                <w:p w14:paraId="0F42D9A5" w14:textId="566109AB" w:rsidR="00F414D0" w:rsidRPr="006145DB" w:rsidRDefault="00F414D0" w:rsidP="005B435E">
                  <w:pPr>
                    <w:jc w:val="center"/>
                    <w:rPr>
                      <w:rFonts w:cs="Arial"/>
                      <w:sz w:val="16"/>
                      <w:szCs w:val="16"/>
                      <w:lang w:eastAsia="es-CO"/>
                    </w:rPr>
                  </w:pPr>
                  <w:r w:rsidRPr="006145DB">
                    <w:rPr>
                      <w:rFonts w:cs="Arial"/>
                      <w:sz w:val="16"/>
                      <w:szCs w:val="16"/>
                      <w:lang w:eastAsia="es-CO"/>
                    </w:rPr>
                    <w:t>RUAF (Registro Único de Afiliados)</w:t>
                  </w:r>
                </w:p>
              </w:tc>
              <w:tc>
                <w:tcPr>
                  <w:tcW w:w="1134" w:type="dxa"/>
                  <w:tcBorders>
                    <w:bottom w:val="nil"/>
                  </w:tcBorders>
                  <w:vAlign w:val="center"/>
                </w:tcPr>
                <w:p w14:paraId="12A439C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562" w:type="dxa"/>
                  <w:tcBorders>
                    <w:bottom w:val="nil"/>
                  </w:tcBorders>
                  <w:vAlign w:val="center"/>
                </w:tcPr>
                <w:p w14:paraId="59092075" w14:textId="25A03EE6" w:rsidR="00F414D0" w:rsidRPr="006145DB" w:rsidRDefault="00F414D0" w:rsidP="006C6798">
                  <w:pPr>
                    <w:jc w:val="center"/>
                    <w:rPr>
                      <w:rFonts w:cs="Arial"/>
                      <w:sz w:val="16"/>
                      <w:szCs w:val="16"/>
                      <w:lang w:eastAsia="es-CO"/>
                    </w:rPr>
                  </w:pPr>
                  <w:r w:rsidRPr="006145DB">
                    <w:rPr>
                      <w:rFonts w:cs="Arial"/>
                      <w:sz w:val="16"/>
                      <w:szCs w:val="16"/>
                      <w:lang w:eastAsia="es-CO"/>
                    </w:rPr>
                    <w:t>Ministeri</w:t>
                  </w:r>
                  <w:r w:rsidR="006C6798" w:rsidRPr="006145DB">
                    <w:rPr>
                      <w:rFonts w:cs="Arial"/>
                      <w:sz w:val="16"/>
                      <w:szCs w:val="16"/>
                      <w:lang w:eastAsia="es-CO"/>
                    </w:rPr>
                    <w:t xml:space="preserve">o de Salud y protección Social </w:t>
                  </w:r>
                </w:p>
              </w:tc>
            </w:tr>
            <w:tr w:rsidR="00065C57" w:rsidRPr="006145DB" w14:paraId="48210102" w14:textId="77777777" w:rsidTr="006C6798">
              <w:tc>
                <w:tcPr>
                  <w:tcW w:w="3008" w:type="dxa"/>
                  <w:tcBorders>
                    <w:top w:val="nil"/>
                  </w:tcBorders>
                  <w:vAlign w:val="center"/>
                </w:tcPr>
                <w:p w14:paraId="7FC6D59D" w14:textId="0A1E2354"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1" w:name="_Hlk176418516"/>
                  <w:r w:rsidRPr="006145DB">
                    <w:rPr>
                      <w:rFonts w:ascii="Arial" w:hAnsi="Arial" w:cs="Arial"/>
                      <w:bCs/>
                      <w:sz w:val="16"/>
                      <w:szCs w:val="16"/>
                    </w:rPr>
                    <w:t>Ingreso a servicios sociales de la SDIS en modalidad de institucionalización de larga estancia o permanente</w:t>
                  </w:r>
                  <w:r w:rsidR="00D54134" w:rsidRPr="006145DB">
                    <w:rPr>
                      <w:rFonts w:ascii="Arial" w:hAnsi="Arial" w:cs="Arial"/>
                      <w:bCs/>
                      <w:sz w:val="16"/>
                      <w:szCs w:val="16"/>
                    </w:rPr>
                    <w:t>.</w:t>
                  </w:r>
                </w:p>
              </w:tc>
              <w:tc>
                <w:tcPr>
                  <w:tcW w:w="1840" w:type="dxa"/>
                  <w:tcBorders>
                    <w:top w:val="nil"/>
                  </w:tcBorders>
                  <w:vAlign w:val="center"/>
                </w:tcPr>
                <w:p w14:paraId="09FDF7D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top w:val="nil"/>
                  </w:tcBorders>
                  <w:vAlign w:val="center"/>
                </w:tcPr>
                <w:p w14:paraId="6F1923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top w:val="nil"/>
                  </w:tcBorders>
                  <w:vAlign w:val="center"/>
                </w:tcPr>
                <w:p w14:paraId="3260D6E6" w14:textId="5C9D3E91" w:rsidR="00F414D0"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F414D0" w:rsidRPr="006145DB">
                    <w:rPr>
                      <w:rFonts w:cs="Arial"/>
                      <w:sz w:val="16"/>
                      <w:szCs w:val="16"/>
                      <w:lang w:eastAsia="es-CO"/>
                    </w:rPr>
                    <w:t xml:space="preserve"> de Integración Social/ Equipo Servicio Social en Alcaldías Locales</w:t>
                  </w:r>
                </w:p>
              </w:tc>
            </w:tr>
            <w:tr w:rsidR="00065C57" w:rsidRPr="006145DB" w14:paraId="3A393379" w14:textId="77777777" w:rsidTr="006C6798">
              <w:tc>
                <w:tcPr>
                  <w:tcW w:w="3008" w:type="dxa"/>
                  <w:vAlign w:val="center"/>
                </w:tcPr>
                <w:p w14:paraId="35308032" w14:textId="77777777" w:rsidR="00F414D0" w:rsidRPr="006145DB" w:rsidRDefault="00F414D0" w:rsidP="005B435E">
                  <w:pPr>
                    <w:pStyle w:val="paragraph"/>
                    <w:spacing w:before="0" w:beforeAutospacing="0" w:after="0" w:afterAutospacing="0"/>
                    <w:textAlignment w:val="baseline"/>
                    <w:rPr>
                      <w:rFonts w:ascii="Arial" w:hAnsi="Arial" w:cs="Arial"/>
                      <w:sz w:val="16"/>
                      <w:szCs w:val="16"/>
                    </w:rPr>
                  </w:pPr>
                  <w:bookmarkStart w:id="222" w:name="_Hlk176418522"/>
                  <w:bookmarkEnd w:id="221"/>
                  <w:r w:rsidRPr="006145DB">
                    <w:rPr>
                      <w:rFonts w:ascii="Arial" w:hAnsi="Arial" w:cs="Arial"/>
                      <w:sz w:val="16"/>
                      <w:szCs w:val="16"/>
                    </w:rPr>
                    <w:t xml:space="preserve">Fallecimiento </w:t>
                  </w:r>
                </w:p>
              </w:tc>
              <w:tc>
                <w:tcPr>
                  <w:tcW w:w="1840" w:type="dxa"/>
                  <w:vAlign w:val="center"/>
                </w:tcPr>
                <w:p w14:paraId="20B2C92B" w14:textId="293139FE" w:rsidR="00F414D0" w:rsidRPr="006145DB" w:rsidRDefault="00F414D0" w:rsidP="005B435E">
                  <w:pPr>
                    <w:tabs>
                      <w:tab w:val="left" w:pos="709"/>
                    </w:tabs>
                    <w:contextualSpacing/>
                    <w:jc w:val="center"/>
                    <w:rPr>
                      <w:rFonts w:eastAsia="Calibri" w:cs="Arial"/>
                      <w:sz w:val="16"/>
                      <w:szCs w:val="16"/>
                      <w:lang w:val="pt-BR" w:eastAsia="es-CO"/>
                    </w:rPr>
                  </w:pPr>
                  <w:r w:rsidRPr="006145DB">
                    <w:rPr>
                      <w:rFonts w:eastAsia="Calibri" w:cs="Arial"/>
                      <w:sz w:val="16"/>
                      <w:szCs w:val="16"/>
                      <w:lang w:val="pt-BR" w:eastAsia="es-CO"/>
                    </w:rPr>
                    <w:t>Fallecidos (Inhumados)</w:t>
                  </w:r>
                </w:p>
              </w:tc>
              <w:tc>
                <w:tcPr>
                  <w:tcW w:w="1134" w:type="dxa"/>
                  <w:vAlign w:val="center"/>
                </w:tcPr>
                <w:p w14:paraId="05DC49A5"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vAlign w:val="center"/>
                </w:tcPr>
                <w:p w14:paraId="6F01FC4E" w14:textId="608A9D03"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65C57" w:rsidRPr="006145DB" w14:paraId="518667D2" w14:textId="77777777" w:rsidTr="006C6798">
              <w:tc>
                <w:tcPr>
                  <w:tcW w:w="3008" w:type="dxa"/>
                  <w:vAlign w:val="center"/>
                </w:tcPr>
                <w:p w14:paraId="3F787B9A"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3" w:name="_Hlk176418559"/>
                  <w:bookmarkEnd w:id="222"/>
                  <w:r w:rsidRPr="006145DB">
                    <w:rPr>
                      <w:rFonts w:ascii="Arial" w:hAnsi="Arial" w:cs="Arial"/>
                      <w:sz w:val="16"/>
                      <w:szCs w:val="16"/>
                    </w:rPr>
                    <w:t>Traslado o cambio de residencia a otro municipio o localidad.</w:t>
                  </w:r>
                </w:p>
              </w:tc>
              <w:tc>
                <w:tcPr>
                  <w:tcW w:w="1840" w:type="dxa"/>
                  <w:vAlign w:val="center"/>
                </w:tcPr>
                <w:p w14:paraId="0C2AAA33"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Verificación en campo </w:t>
                  </w:r>
                </w:p>
              </w:tc>
              <w:tc>
                <w:tcPr>
                  <w:tcW w:w="1134" w:type="dxa"/>
                  <w:vAlign w:val="center"/>
                </w:tcPr>
                <w:p w14:paraId="5BD025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5B3D161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AF6A4A5" w14:textId="77777777" w:rsidTr="006C6798">
              <w:tc>
                <w:tcPr>
                  <w:tcW w:w="3008" w:type="dxa"/>
                  <w:tcBorders>
                    <w:bottom w:val="single" w:sz="4" w:space="0" w:color="auto"/>
                  </w:tcBorders>
                  <w:vAlign w:val="center"/>
                </w:tcPr>
                <w:p w14:paraId="2C49C4D9"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4" w:name="_Hlk176418619"/>
                  <w:bookmarkEnd w:id="223"/>
                  <w:r w:rsidRPr="006145DB">
                    <w:rPr>
                      <w:rFonts w:ascii="Arial" w:hAnsi="Arial" w:cs="Arial"/>
                      <w:bCs/>
                      <w:sz w:val="16"/>
                      <w:szCs w:val="16"/>
                    </w:rPr>
                    <w:t>Persona que se encuentra privada de la libertad en centro penitenciario carcelario.</w:t>
                  </w:r>
                </w:p>
              </w:tc>
              <w:tc>
                <w:tcPr>
                  <w:tcW w:w="1840" w:type="dxa"/>
                  <w:tcBorders>
                    <w:bottom w:val="single" w:sz="4" w:space="0" w:color="auto"/>
                  </w:tcBorders>
                  <w:vAlign w:val="center"/>
                </w:tcPr>
                <w:p w14:paraId="25117F57" w14:textId="77777777" w:rsidR="00F414D0" w:rsidRPr="006145DB" w:rsidRDefault="00F414D0" w:rsidP="005B435E">
                  <w:pPr>
                    <w:jc w:val="center"/>
                    <w:rPr>
                      <w:rFonts w:eastAsia="Arial" w:cs="Arial"/>
                      <w:sz w:val="16"/>
                      <w:szCs w:val="16"/>
                    </w:rPr>
                  </w:pPr>
                  <w:r w:rsidRPr="006145DB">
                    <w:rPr>
                      <w:rFonts w:eastAsia="Arial" w:cs="Arial"/>
                      <w:sz w:val="16"/>
                      <w:szCs w:val="16"/>
                    </w:rPr>
                    <w:t xml:space="preserve">Rama Judicial - Juzgados de Ejecución de Penas Y Medidas de Seguridad (JEMPS).  </w:t>
                  </w:r>
                </w:p>
              </w:tc>
              <w:tc>
                <w:tcPr>
                  <w:tcW w:w="1134" w:type="dxa"/>
                  <w:tcBorders>
                    <w:bottom w:val="single" w:sz="4" w:space="0" w:color="auto"/>
                  </w:tcBorders>
                  <w:vAlign w:val="center"/>
                </w:tcPr>
                <w:p w14:paraId="2B4F0386" w14:textId="77777777" w:rsidR="00F414D0" w:rsidRPr="006145DB" w:rsidRDefault="00F414D0" w:rsidP="005B435E">
                  <w:pPr>
                    <w:jc w:val="center"/>
                    <w:rPr>
                      <w:rFonts w:eastAsia="Arial" w:cs="Arial"/>
                      <w:sz w:val="16"/>
                      <w:szCs w:val="16"/>
                    </w:rPr>
                  </w:pPr>
                  <w:r w:rsidRPr="006145DB">
                    <w:rPr>
                      <w:rFonts w:eastAsia="Arial" w:cs="Arial"/>
                      <w:sz w:val="16"/>
                      <w:szCs w:val="16"/>
                    </w:rPr>
                    <w:t>Consulta Individual a Demanda </w:t>
                  </w:r>
                </w:p>
              </w:tc>
              <w:tc>
                <w:tcPr>
                  <w:tcW w:w="1562" w:type="dxa"/>
                  <w:tcBorders>
                    <w:bottom w:val="single" w:sz="4" w:space="0" w:color="auto"/>
                  </w:tcBorders>
                  <w:vAlign w:val="center"/>
                </w:tcPr>
                <w:p w14:paraId="1146FA22" w14:textId="77777777" w:rsidR="00F414D0" w:rsidRPr="006145DB" w:rsidRDefault="00F414D0" w:rsidP="005B435E">
                  <w:pPr>
                    <w:jc w:val="center"/>
                    <w:rPr>
                      <w:rFonts w:eastAsia="Arial" w:cs="Arial"/>
                      <w:sz w:val="16"/>
                      <w:szCs w:val="16"/>
                    </w:rPr>
                  </w:pPr>
                  <w:r w:rsidRPr="006145DB">
                    <w:rPr>
                      <w:rFonts w:eastAsia="Arial" w:cs="Arial"/>
                      <w:sz w:val="16"/>
                      <w:szCs w:val="16"/>
                    </w:rPr>
                    <w:t>Ministerio de Justicia y del derecho – Consejo Superior de la Judicatura. </w:t>
                  </w:r>
                </w:p>
              </w:tc>
            </w:tr>
            <w:tr w:rsidR="00065C57" w:rsidRPr="006145DB" w14:paraId="5951DAF5" w14:textId="77777777" w:rsidTr="006C6798">
              <w:tc>
                <w:tcPr>
                  <w:tcW w:w="3008" w:type="dxa"/>
                  <w:tcBorders>
                    <w:top w:val="single" w:sz="4" w:space="0" w:color="auto"/>
                  </w:tcBorders>
                  <w:vAlign w:val="center"/>
                </w:tcPr>
                <w:p w14:paraId="131733EC"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5" w:name="_Hlk176418652"/>
                  <w:bookmarkEnd w:id="224"/>
                  <w:r w:rsidRPr="006145DB">
                    <w:rPr>
                      <w:rFonts w:ascii="Arial" w:hAnsi="Arial" w:cs="Arial"/>
                      <w:sz w:val="16"/>
                      <w:szCs w:val="16"/>
                    </w:rPr>
                    <w:t>Persona que perciba subsidio económico del programa Colombia Mayor.</w:t>
                  </w:r>
                </w:p>
              </w:tc>
              <w:tc>
                <w:tcPr>
                  <w:tcW w:w="1840" w:type="dxa"/>
                  <w:tcBorders>
                    <w:top w:val="single" w:sz="4" w:space="0" w:color="auto"/>
                  </w:tcBorders>
                  <w:vAlign w:val="center"/>
                </w:tcPr>
                <w:p w14:paraId="7C2FA07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bCs/>
                      <w:sz w:val="16"/>
                      <w:szCs w:val="16"/>
                      <w:lang w:eastAsia="es-CO"/>
                    </w:rPr>
                    <w:t>Base de beneficiarios Colombia Mayor</w:t>
                  </w:r>
                </w:p>
              </w:tc>
              <w:tc>
                <w:tcPr>
                  <w:tcW w:w="1134" w:type="dxa"/>
                  <w:tcBorders>
                    <w:top w:val="single" w:sz="4" w:space="0" w:color="auto"/>
                  </w:tcBorders>
                  <w:vAlign w:val="center"/>
                </w:tcPr>
                <w:p w14:paraId="4A2B531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tcBorders>
                    <w:top w:val="single" w:sz="4" w:space="0" w:color="auto"/>
                  </w:tcBorders>
                  <w:vAlign w:val="center"/>
                </w:tcPr>
                <w:p w14:paraId="7B1E6D3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bookmarkEnd w:id="225"/>
            <w:tr w:rsidR="00065C57" w:rsidRPr="006145DB" w14:paraId="45CC1927" w14:textId="77777777" w:rsidTr="006C6798">
              <w:tc>
                <w:tcPr>
                  <w:tcW w:w="3008" w:type="dxa"/>
                  <w:vMerge w:val="restart"/>
                  <w:vAlign w:val="center"/>
                </w:tcPr>
                <w:p w14:paraId="3449D786" w14:textId="413DFE72"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sola y sus ingresos superan el medio (1/2) SMMLV</w:t>
                  </w:r>
                  <w:r w:rsidR="00D54134" w:rsidRPr="006145DB">
                    <w:rPr>
                      <w:rFonts w:ascii="Arial" w:hAnsi="Arial" w:cs="Arial"/>
                      <w:sz w:val="16"/>
                      <w:szCs w:val="16"/>
                    </w:rPr>
                    <w:t>.</w:t>
                  </w:r>
                </w:p>
              </w:tc>
              <w:tc>
                <w:tcPr>
                  <w:tcW w:w="1840" w:type="dxa"/>
                  <w:vAlign w:val="center"/>
                </w:tcPr>
                <w:p w14:paraId="53AA2A4A" w14:textId="22E6E09D"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422541C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A597A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E733320" w14:textId="77777777" w:rsidTr="006C6798">
              <w:tc>
                <w:tcPr>
                  <w:tcW w:w="3008" w:type="dxa"/>
                  <w:vMerge/>
                  <w:tcBorders>
                    <w:bottom w:val="single" w:sz="4" w:space="0" w:color="auto"/>
                  </w:tcBorders>
                  <w:vAlign w:val="center"/>
                </w:tcPr>
                <w:p w14:paraId="41EDB9F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8043FE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36144E7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44132B5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5D3176" w14:textId="77777777" w:rsidTr="006C6798">
              <w:tc>
                <w:tcPr>
                  <w:tcW w:w="3008" w:type="dxa"/>
                  <w:vMerge w:val="restart"/>
                  <w:vAlign w:val="center"/>
                </w:tcPr>
                <w:p w14:paraId="147D302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con la familia y al sumar los ingresos del hogar y dividirlo por el número de integrantes, es superior o igual a medio (1/2) SMMLV por persona</w:t>
                  </w:r>
                </w:p>
              </w:tc>
              <w:tc>
                <w:tcPr>
                  <w:tcW w:w="1840" w:type="dxa"/>
                  <w:vAlign w:val="center"/>
                </w:tcPr>
                <w:p w14:paraId="713395F2" w14:textId="0E439CC3"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630C6B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562" w:type="dxa"/>
                  <w:vAlign w:val="center"/>
                </w:tcPr>
                <w:p w14:paraId="6E92B6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8C0461B" w14:textId="77777777" w:rsidTr="006C6798">
              <w:tc>
                <w:tcPr>
                  <w:tcW w:w="3008" w:type="dxa"/>
                  <w:vMerge/>
                  <w:tcBorders>
                    <w:bottom w:val="single" w:sz="4" w:space="0" w:color="auto"/>
                  </w:tcBorders>
                </w:tcPr>
                <w:p w14:paraId="4B3F415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4B9F59A" w14:textId="2A6DA7BA"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D0FF6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687918F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4E26CBC" w14:textId="77777777" w:rsidTr="006C6798">
              <w:trPr>
                <w:trHeight w:val="848"/>
              </w:trPr>
              <w:tc>
                <w:tcPr>
                  <w:tcW w:w="3008" w:type="dxa"/>
                  <w:tcBorders>
                    <w:bottom w:val="nil"/>
                  </w:tcBorders>
                </w:tcPr>
                <w:p w14:paraId="4DB6222C" w14:textId="7B9B4136" w:rsidR="00065C57" w:rsidRPr="006145DB" w:rsidRDefault="00065C57"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Transformación del servicio Apoyos Económicos para Persona Mayor Tipo C a Transferencias Monetarias para Persona Mayor</w:t>
                  </w:r>
                </w:p>
              </w:tc>
              <w:tc>
                <w:tcPr>
                  <w:tcW w:w="1840" w:type="dxa"/>
                  <w:tcBorders>
                    <w:bottom w:val="nil"/>
                  </w:tcBorders>
                  <w:vAlign w:val="center"/>
                </w:tcPr>
                <w:p w14:paraId="5F49D6E9" w14:textId="4B152CF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EC69C2F" w14:textId="4E812DD0"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nil"/>
                  </w:tcBorders>
                  <w:vAlign w:val="center"/>
                </w:tcPr>
                <w:p w14:paraId="1462945D" w14:textId="0C021F3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534E2305"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c>
      </w:tr>
      <w:tr w:rsidR="00BA311D" w:rsidRPr="006145DB" w14:paraId="3E58FE1A" w14:textId="77777777" w:rsidTr="00391A11">
        <w:trPr>
          <w:jc w:val="center"/>
        </w:trPr>
        <w:tc>
          <w:tcPr>
            <w:tcW w:w="1555" w:type="dxa"/>
            <w:vAlign w:val="center"/>
          </w:tcPr>
          <w:p w14:paraId="286D552C" w14:textId="77777777" w:rsidR="00F414D0" w:rsidRPr="006145DB" w:rsidRDefault="00F414D0" w:rsidP="005B435E">
            <w:pPr>
              <w:spacing w:after="0" w:line="240" w:lineRule="auto"/>
              <w:ind w:left="32"/>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30EC64BF" w14:textId="78D77F13" w:rsidR="00F414D0" w:rsidRPr="006145DB" w:rsidRDefault="00F414D0" w:rsidP="005B435E">
            <w:pPr>
              <w:pStyle w:val="Textoindependiente"/>
              <w:spacing w:after="0" w:line="240" w:lineRule="auto"/>
              <w:rPr>
                <w:rFonts w:cs="Arial"/>
                <w:sz w:val="20"/>
                <w:szCs w:val="20"/>
              </w:rPr>
            </w:pPr>
            <w:r w:rsidRPr="006145DB">
              <w:rPr>
                <w:rFonts w:cs="Arial"/>
                <w:sz w:val="20"/>
                <w:szCs w:val="20"/>
              </w:rPr>
              <w:t>Apoyo</w:t>
            </w:r>
            <w:r w:rsidR="003D5238" w:rsidRPr="006145DB">
              <w:rPr>
                <w:rFonts w:cs="Arial"/>
                <w:sz w:val="20"/>
                <w:szCs w:val="20"/>
              </w:rPr>
              <w:t>s</w:t>
            </w:r>
            <w:r w:rsidRPr="006145DB">
              <w:rPr>
                <w:rFonts w:cs="Arial"/>
                <w:sz w:val="20"/>
                <w:szCs w:val="20"/>
              </w:rPr>
              <w:t xml:space="preserve"> económico</w:t>
            </w:r>
            <w:r w:rsidR="003D5238" w:rsidRPr="006145DB">
              <w:rPr>
                <w:rFonts w:cs="Arial"/>
                <w:sz w:val="20"/>
                <w:szCs w:val="20"/>
              </w:rPr>
              <w:t>s</w:t>
            </w:r>
            <w:r w:rsidRPr="006145DB">
              <w:rPr>
                <w:rFonts w:cs="Arial"/>
                <w:sz w:val="20"/>
                <w:szCs w:val="20"/>
              </w:rPr>
              <w:t xml:space="preserve"> Tipo C</w:t>
            </w:r>
          </w:p>
          <w:p w14:paraId="0B304FC5" w14:textId="77777777" w:rsidR="002E03E9" w:rsidRPr="006145DB" w:rsidRDefault="002E03E9" w:rsidP="005B435E">
            <w:pPr>
              <w:pStyle w:val="Textoindependiente"/>
              <w:spacing w:after="0" w:line="240" w:lineRule="auto"/>
              <w:rPr>
                <w:rFonts w:cs="Arial"/>
                <w:sz w:val="20"/>
                <w:szCs w:val="20"/>
              </w:rPr>
            </w:pPr>
          </w:p>
          <w:tbl>
            <w:tblPr>
              <w:tblStyle w:val="Tablaconcuadrcula"/>
              <w:tblW w:w="7544" w:type="dxa"/>
              <w:tblLayout w:type="fixed"/>
              <w:tblLook w:val="04A0" w:firstRow="1" w:lastRow="0" w:firstColumn="1" w:lastColumn="0" w:noHBand="0" w:noVBand="1"/>
            </w:tblPr>
            <w:tblGrid>
              <w:gridCol w:w="3435"/>
              <w:gridCol w:w="1134"/>
              <w:gridCol w:w="1134"/>
              <w:gridCol w:w="1841"/>
            </w:tblGrid>
            <w:tr w:rsidR="00065C57" w:rsidRPr="006145DB" w14:paraId="3F705C57" w14:textId="77777777" w:rsidTr="006C6798">
              <w:tc>
                <w:tcPr>
                  <w:tcW w:w="3435" w:type="dxa"/>
                  <w:vAlign w:val="center"/>
                </w:tcPr>
                <w:p w14:paraId="77E1AF6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Categoría</w:t>
                  </w:r>
                </w:p>
              </w:tc>
              <w:tc>
                <w:tcPr>
                  <w:tcW w:w="1134" w:type="dxa"/>
                  <w:vAlign w:val="center"/>
                </w:tcPr>
                <w:p w14:paraId="2812EF37"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Fuente de Información</w:t>
                  </w:r>
                </w:p>
              </w:tc>
              <w:tc>
                <w:tcPr>
                  <w:tcW w:w="1134" w:type="dxa"/>
                  <w:vAlign w:val="center"/>
                </w:tcPr>
                <w:p w14:paraId="796FE0ED"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Periodicidad</w:t>
                  </w:r>
                </w:p>
              </w:tc>
              <w:tc>
                <w:tcPr>
                  <w:tcW w:w="1841" w:type="dxa"/>
                  <w:vAlign w:val="center"/>
                </w:tcPr>
                <w:p w14:paraId="5414DD08"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Administrador</w:t>
                  </w:r>
                </w:p>
              </w:tc>
            </w:tr>
            <w:tr w:rsidR="00065C57" w:rsidRPr="006145DB" w14:paraId="414C9A99" w14:textId="77777777" w:rsidTr="006C6798">
              <w:tc>
                <w:tcPr>
                  <w:tcW w:w="3435" w:type="dxa"/>
                  <w:vAlign w:val="center"/>
                </w:tcPr>
                <w:p w14:paraId="549346AD"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Comunidad de Cuidado.</w:t>
                  </w:r>
                </w:p>
              </w:tc>
              <w:tc>
                <w:tcPr>
                  <w:tcW w:w="1134" w:type="dxa"/>
                  <w:vAlign w:val="center"/>
                </w:tcPr>
                <w:p w14:paraId="310B4938"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 xml:space="preserve">SIRBE </w:t>
                  </w:r>
                </w:p>
              </w:tc>
              <w:tc>
                <w:tcPr>
                  <w:tcW w:w="1134" w:type="dxa"/>
                  <w:vAlign w:val="center"/>
                </w:tcPr>
                <w:p w14:paraId="1904B22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6434311A"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065C57" w:rsidRPr="006145DB" w14:paraId="6F2C3BA9" w14:textId="77777777" w:rsidTr="006C6798">
              <w:tc>
                <w:tcPr>
                  <w:tcW w:w="3435" w:type="dxa"/>
                  <w:tcBorders>
                    <w:bottom w:val="single" w:sz="4" w:space="0" w:color="auto"/>
                  </w:tcBorders>
                  <w:vAlign w:val="center"/>
                </w:tcPr>
                <w:p w14:paraId="32D3A57E"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Atención para Población Habitante de Calle con Alta Dependencia Física, Mental o Cognitiva.</w:t>
                  </w:r>
                </w:p>
              </w:tc>
              <w:tc>
                <w:tcPr>
                  <w:tcW w:w="1134" w:type="dxa"/>
                  <w:tcBorders>
                    <w:bottom w:val="single" w:sz="4" w:space="0" w:color="auto"/>
                  </w:tcBorders>
                  <w:vAlign w:val="center"/>
                </w:tcPr>
                <w:p w14:paraId="7C80984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6C5FD7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tcBorders>
                    <w:bottom w:val="single" w:sz="4" w:space="0" w:color="auto"/>
                  </w:tcBorders>
                  <w:vAlign w:val="center"/>
                </w:tcPr>
                <w:p w14:paraId="33E4E4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1ED2B6B" w14:textId="77777777" w:rsidTr="006C6798">
              <w:trPr>
                <w:trHeight w:val="300"/>
              </w:trPr>
              <w:tc>
                <w:tcPr>
                  <w:tcW w:w="3435" w:type="dxa"/>
                  <w:tcBorders>
                    <w:bottom w:val="single" w:sz="4" w:space="0" w:color="auto"/>
                  </w:tcBorders>
                  <w:vAlign w:val="center"/>
                </w:tcPr>
                <w:p w14:paraId="0EF9B2A4" w14:textId="30C1D84E" w:rsidR="00F414D0" w:rsidRPr="006145DB" w:rsidRDefault="00F414D0" w:rsidP="005B435E">
                  <w:pPr>
                    <w:jc w:val="both"/>
                    <w:rPr>
                      <w:rFonts w:cs="Arial"/>
                      <w:sz w:val="16"/>
                      <w:szCs w:val="16"/>
                    </w:rPr>
                  </w:pPr>
                  <w:r w:rsidRPr="006145DB">
                    <w:rPr>
                      <w:rFonts w:cs="Arial"/>
                      <w:sz w:val="16"/>
                      <w:szCs w:val="16"/>
                    </w:rPr>
                    <w:t>Transferencia Monetaria para persona mayor</w:t>
                  </w:r>
                  <w:r w:rsidR="00F83EED" w:rsidRPr="006145DB">
                    <w:rPr>
                      <w:rFonts w:cs="Arial"/>
                      <w:sz w:val="16"/>
                      <w:szCs w:val="16"/>
                    </w:rPr>
                    <w:t>.</w:t>
                  </w:r>
                </w:p>
              </w:tc>
              <w:tc>
                <w:tcPr>
                  <w:tcW w:w="1134" w:type="dxa"/>
                  <w:tcBorders>
                    <w:bottom w:val="single" w:sz="4" w:space="0" w:color="auto"/>
                  </w:tcBorders>
                  <w:vAlign w:val="center"/>
                </w:tcPr>
                <w:p w14:paraId="1C46F4F4" w14:textId="77777777" w:rsidR="00F414D0" w:rsidRPr="006145DB" w:rsidRDefault="00F414D0" w:rsidP="005B435E">
                  <w:pPr>
                    <w:jc w:val="center"/>
                    <w:rPr>
                      <w:rFonts w:cs="Arial"/>
                      <w:sz w:val="16"/>
                      <w:szCs w:val="16"/>
                      <w:lang w:eastAsia="es-CO"/>
                    </w:rPr>
                  </w:pPr>
                  <w:r w:rsidRPr="006145DB">
                    <w:rPr>
                      <w:rFonts w:cs="Arial"/>
                      <w:sz w:val="16"/>
                      <w:szCs w:val="16"/>
                      <w:lang w:eastAsia="es-CO"/>
                    </w:rPr>
                    <w:t>Base SIGLO</w:t>
                  </w:r>
                </w:p>
              </w:tc>
              <w:tc>
                <w:tcPr>
                  <w:tcW w:w="1134" w:type="dxa"/>
                  <w:tcBorders>
                    <w:bottom w:val="single" w:sz="4" w:space="0" w:color="auto"/>
                  </w:tcBorders>
                  <w:vAlign w:val="center"/>
                </w:tcPr>
                <w:p w14:paraId="692FF108" w14:textId="77777777" w:rsidR="00F414D0" w:rsidRPr="006145DB" w:rsidRDefault="00F414D0" w:rsidP="005B435E">
                  <w:pPr>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F3EA92E"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292DA1D" w14:textId="77777777" w:rsidTr="006C6798">
              <w:trPr>
                <w:trHeight w:val="70"/>
              </w:trPr>
              <w:tc>
                <w:tcPr>
                  <w:tcW w:w="3435" w:type="dxa"/>
                  <w:tcBorders>
                    <w:top w:val="single" w:sz="4" w:space="0" w:color="auto"/>
                    <w:left w:val="nil"/>
                    <w:bottom w:val="nil"/>
                    <w:right w:val="nil"/>
                  </w:tcBorders>
                  <w:vAlign w:val="center"/>
                </w:tcPr>
                <w:p w14:paraId="21E86FD9" w14:textId="77777777" w:rsidR="0021610C" w:rsidRPr="006145DB" w:rsidRDefault="0021610C" w:rsidP="005B435E">
                  <w:pPr>
                    <w:rPr>
                      <w:rFonts w:cs="Arial"/>
                      <w:sz w:val="16"/>
                      <w:szCs w:val="16"/>
                    </w:rPr>
                  </w:pPr>
                </w:p>
              </w:tc>
              <w:tc>
                <w:tcPr>
                  <w:tcW w:w="1134" w:type="dxa"/>
                  <w:tcBorders>
                    <w:top w:val="single" w:sz="4" w:space="0" w:color="auto"/>
                    <w:left w:val="nil"/>
                    <w:bottom w:val="nil"/>
                    <w:right w:val="nil"/>
                  </w:tcBorders>
                  <w:vAlign w:val="center"/>
                </w:tcPr>
                <w:p w14:paraId="6D179C64" w14:textId="77777777" w:rsidR="0021610C" w:rsidRPr="006145DB" w:rsidRDefault="0021610C" w:rsidP="005B435E">
                  <w:pPr>
                    <w:jc w:val="center"/>
                    <w:rPr>
                      <w:rFonts w:cs="Arial"/>
                      <w:sz w:val="16"/>
                      <w:szCs w:val="16"/>
                      <w:lang w:eastAsia="es-CO"/>
                    </w:rPr>
                  </w:pPr>
                </w:p>
              </w:tc>
              <w:tc>
                <w:tcPr>
                  <w:tcW w:w="1134" w:type="dxa"/>
                  <w:tcBorders>
                    <w:top w:val="single" w:sz="4" w:space="0" w:color="auto"/>
                    <w:left w:val="nil"/>
                    <w:bottom w:val="nil"/>
                    <w:right w:val="nil"/>
                  </w:tcBorders>
                  <w:vAlign w:val="center"/>
                </w:tcPr>
                <w:p w14:paraId="3DD789E3" w14:textId="77777777" w:rsidR="0021610C" w:rsidRPr="006145DB" w:rsidRDefault="0021610C" w:rsidP="005B435E">
                  <w:pPr>
                    <w:jc w:val="center"/>
                    <w:rPr>
                      <w:rFonts w:cs="Arial"/>
                      <w:sz w:val="16"/>
                      <w:szCs w:val="16"/>
                      <w:lang w:eastAsia="es-CO"/>
                    </w:rPr>
                  </w:pPr>
                </w:p>
              </w:tc>
              <w:tc>
                <w:tcPr>
                  <w:tcW w:w="1841" w:type="dxa"/>
                  <w:tcBorders>
                    <w:top w:val="single" w:sz="4" w:space="0" w:color="auto"/>
                    <w:left w:val="nil"/>
                    <w:bottom w:val="nil"/>
                    <w:right w:val="nil"/>
                  </w:tcBorders>
                  <w:vAlign w:val="center"/>
                </w:tcPr>
                <w:p w14:paraId="10D19020" w14:textId="77777777" w:rsidR="0021610C" w:rsidRPr="006145DB" w:rsidRDefault="0021610C" w:rsidP="005B435E">
                  <w:pPr>
                    <w:jc w:val="center"/>
                    <w:rPr>
                      <w:rFonts w:cs="Arial"/>
                      <w:sz w:val="16"/>
                      <w:szCs w:val="16"/>
                      <w:lang w:eastAsia="es-CO"/>
                    </w:rPr>
                  </w:pPr>
                </w:p>
              </w:tc>
            </w:tr>
          </w:tbl>
          <w:p w14:paraId="12A77C52" w14:textId="77777777" w:rsidR="00F414D0" w:rsidRPr="006145DB" w:rsidRDefault="00F414D0" w:rsidP="005B435E">
            <w:pPr>
              <w:spacing w:after="0" w:line="240" w:lineRule="auto"/>
              <w:rPr>
                <w:rFonts w:cs="Arial"/>
                <w:sz w:val="20"/>
                <w:szCs w:val="20"/>
              </w:rPr>
            </w:pPr>
          </w:p>
        </w:tc>
      </w:tr>
      <w:tr w:rsidR="00BA311D" w:rsidRPr="006145DB" w14:paraId="2CB73FB4" w14:textId="77777777" w:rsidTr="00391A11">
        <w:trPr>
          <w:trHeight w:val="983"/>
          <w:jc w:val="center"/>
        </w:trPr>
        <w:tc>
          <w:tcPr>
            <w:tcW w:w="1555" w:type="dxa"/>
            <w:vAlign w:val="center"/>
          </w:tcPr>
          <w:p w14:paraId="7718FAA4" w14:textId="77777777" w:rsidR="00F414D0" w:rsidRPr="006145DB" w:rsidRDefault="00F414D0" w:rsidP="005B435E">
            <w:pPr>
              <w:spacing w:after="0" w:line="240" w:lineRule="auto"/>
              <w:ind w:left="32"/>
              <w:contextualSpacing/>
              <w:rPr>
                <w:rFonts w:cs="Arial"/>
                <w:sz w:val="20"/>
                <w:szCs w:val="20"/>
                <w:lang w:eastAsia="es-CO"/>
              </w:rPr>
            </w:pPr>
            <w:r w:rsidRPr="006145DB">
              <w:rPr>
                <w:rFonts w:cs="Arial"/>
                <w:sz w:val="20"/>
                <w:szCs w:val="20"/>
                <w:lang w:eastAsia="es-CO"/>
              </w:rPr>
              <w:t>Ejecución</w:t>
            </w:r>
          </w:p>
        </w:tc>
        <w:tc>
          <w:tcPr>
            <w:tcW w:w="7840" w:type="dxa"/>
          </w:tcPr>
          <w:p w14:paraId="12F29D78"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servicio brinda apoyo económico en dinero a las personas mayores con el fin de promover un envejecimiento y una vejez digna con autonomía e independencia. Adicionalmente, provee atención y seguimiento a las personas mayores de manera presencial, virtual y/o mixta. </w:t>
            </w:r>
          </w:p>
          <w:p w14:paraId="008FD2AC" w14:textId="77777777" w:rsidR="00065C57" w:rsidRPr="006145DB" w:rsidRDefault="00065C57" w:rsidP="005B435E">
            <w:pPr>
              <w:pStyle w:val="Textoindependiente"/>
              <w:spacing w:after="0" w:line="240" w:lineRule="auto"/>
              <w:jc w:val="both"/>
              <w:rPr>
                <w:rFonts w:eastAsia="Arial" w:cs="Arial"/>
                <w:sz w:val="20"/>
                <w:szCs w:val="20"/>
              </w:rPr>
            </w:pPr>
          </w:p>
          <w:p w14:paraId="7CA43431" w14:textId="0636CECD"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El ingreso al servicio depende de la disponibilidad de cupos en la localidad de residencia, la validación de condiciones, así como la verificación del cumplimiento de criterios de ingreso y el orden de priorización que le corresponda en el listado de priorización.</w:t>
            </w:r>
          </w:p>
          <w:p w14:paraId="7413C32A" w14:textId="77777777" w:rsidR="00065C57" w:rsidRPr="006145DB" w:rsidRDefault="00065C57" w:rsidP="005B435E">
            <w:pPr>
              <w:pStyle w:val="Textoindependiente"/>
              <w:spacing w:after="0" w:line="240" w:lineRule="auto"/>
              <w:jc w:val="both"/>
              <w:rPr>
                <w:rFonts w:eastAsia="Arial" w:cs="Arial"/>
                <w:sz w:val="20"/>
                <w:szCs w:val="20"/>
              </w:rPr>
            </w:pPr>
          </w:p>
          <w:p w14:paraId="4273276F"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componente de desarrollo humano está orientado a contribuir al fortalecimiento de las capacidades de las personas mayores desde la perspectiva de la Política Publica social de envejecimiento y vejez 2010- 2025. Este componente desarrolla mensualmente encuentros con las personas mayores participantes del apoyo económico Tipo C, en espacios comunitarios de cada localidad. </w:t>
            </w:r>
          </w:p>
          <w:p w14:paraId="56BCB7A5" w14:textId="77777777" w:rsidR="00065C57" w:rsidRPr="006145DB" w:rsidRDefault="00065C57" w:rsidP="005B435E">
            <w:pPr>
              <w:pStyle w:val="Textoindependiente"/>
              <w:spacing w:after="0" w:line="240" w:lineRule="auto"/>
              <w:jc w:val="both"/>
              <w:rPr>
                <w:rFonts w:eastAsia="Arial" w:cs="Arial"/>
                <w:sz w:val="20"/>
                <w:szCs w:val="20"/>
              </w:rPr>
            </w:pPr>
          </w:p>
          <w:p w14:paraId="1B1917EB" w14:textId="20DE2B7B" w:rsidR="00F414D0"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En caso de interrupción parcial o total en la prestación del servicio social apoyos económicos para persona mayor se implementará el plan operativo de continuidad correspondiente.</w:t>
            </w:r>
          </w:p>
        </w:tc>
      </w:tr>
      <w:tr w:rsidR="00BA311D" w:rsidRPr="006145DB" w14:paraId="36017B83" w14:textId="77777777" w:rsidTr="00391A11">
        <w:trPr>
          <w:trHeight w:val="983"/>
          <w:jc w:val="center"/>
        </w:trPr>
        <w:tc>
          <w:tcPr>
            <w:tcW w:w="1555" w:type="dxa"/>
            <w:vAlign w:val="center"/>
          </w:tcPr>
          <w:p w14:paraId="0D13B21D" w14:textId="6DC1BEB1" w:rsidR="00F414D0" w:rsidRPr="006145DB" w:rsidRDefault="00065C57"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tcPr>
          <w:p w14:paraId="13BC7037" w14:textId="2F425A9A" w:rsidR="00F414D0" w:rsidRPr="006145DB" w:rsidRDefault="00F414D0"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Para el servicio aplican las siguientes categorías:</w:t>
            </w:r>
          </w:p>
          <w:p w14:paraId="53207A2F" w14:textId="77777777" w:rsidR="0021610C" w:rsidRPr="006145DB" w:rsidRDefault="0021610C" w:rsidP="005B435E">
            <w:pPr>
              <w:pStyle w:val="Ttulo1"/>
              <w:rPr>
                <w:sz w:val="20"/>
                <w:szCs w:val="20"/>
              </w:rPr>
            </w:pPr>
          </w:p>
          <w:p w14:paraId="3F29A79A" w14:textId="77777777"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Talento humano</w:t>
            </w:r>
          </w:p>
          <w:p w14:paraId="3B909DC6" w14:textId="1A0DC3D8"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Gestión administrativa</w:t>
            </w:r>
          </w:p>
        </w:tc>
      </w:tr>
    </w:tbl>
    <w:p w14:paraId="2D882F7A" w14:textId="5E2F6358" w:rsidR="00B809E0" w:rsidRPr="006145DB" w:rsidRDefault="00B809E0" w:rsidP="005B435E">
      <w:pPr>
        <w:spacing w:after="0" w:line="240" w:lineRule="auto"/>
        <w:jc w:val="both"/>
        <w:rPr>
          <w:rFonts w:eastAsia="Arial" w:cs="Arial"/>
          <w:sz w:val="18"/>
          <w:szCs w:val="18"/>
        </w:rPr>
      </w:pPr>
      <w:bookmarkStart w:id="226" w:name="_Toc207382775"/>
      <w:r w:rsidRPr="006145DB">
        <w:rPr>
          <w:rFonts w:eastAsia="Arial" w:cs="Arial"/>
          <w:sz w:val="18"/>
          <w:szCs w:val="18"/>
        </w:rPr>
        <w:t xml:space="preserve">Nota: </w:t>
      </w:r>
      <w:r w:rsidR="0098353F" w:rsidRPr="006145DB">
        <w:rPr>
          <w:rFonts w:eastAsia="Arial" w:cs="Arial"/>
          <w:sz w:val="18"/>
          <w:szCs w:val="18"/>
        </w:rPr>
        <w:t>d</w:t>
      </w:r>
      <w:r w:rsidRPr="006145DB">
        <w:rPr>
          <w:rFonts w:eastAsia="Arial" w:cs="Arial"/>
          <w:sz w:val="18"/>
          <w:szCs w:val="18"/>
        </w:rPr>
        <w:t xml:space="preserve">e acuerdo con lo aprobado en Sesión No. </w:t>
      </w:r>
      <w:r w:rsidR="00713ADD" w:rsidRPr="006145DB">
        <w:rPr>
          <w:rFonts w:eastAsia="Arial" w:cs="Arial"/>
          <w:sz w:val="18"/>
          <w:szCs w:val="18"/>
        </w:rPr>
        <w:t>46</w:t>
      </w:r>
      <w:r w:rsidRPr="006145DB">
        <w:rPr>
          <w:rFonts w:eastAsia="Arial" w:cs="Arial"/>
          <w:sz w:val="18"/>
          <w:szCs w:val="18"/>
        </w:rPr>
        <w:t xml:space="preserve"> del Comité Institucional de Gestión y Desempeño, realizada el 20 de agosto de 2025, el servicio Apoyos Económicos para Persona Mayor – Tipo C, aplicará a partir de la fecha el criterio de egreso por “Transformación del servicio Apoyos Económicos para Persona Mayor Tipo C a Transferencias Monetarias para Persona Mayor”, hasta que se realice la supresión de la ficha técnica del servicio, conforme a lo establecido en el artículo 7 de la Resolución 218 de 2023 y al procedimiento Creación, modificación o supresión de los servicios, modalidades, estrategias o transferencias de la Secretaría de Integración Social </w:t>
      </w:r>
      <w:r w:rsidR="0098353F" w:rsidRPr="006145DB">
        <w:rPr>
          <w:rFonts w:eastAsia="Arial" w:cs="Arial"/>
          <w:sz w:val="18"/>
          <w:szCs w:val="18"/>
        </w:rPr>
        <w:t>(</w:t>
      </w:r>
      <w:r w:rsidRPr="006145DB">
        <w:rPr>
          <w:rFonts w:eastAsia="Arial" w:cs="Arial"/>
          <w:sz w:val="18"/>
          <w:szCs w:val="18"/>
        </w:rPr>
        <w:t>PCD-PSS-040</w:t>
      </w:r>
      <w:r w:rsidR="0098353F" w:rsidRPr="006145DB">
        <w:rPr>
          <w:rFonts w:eastAsia="Arial" w:cs="Arial"/>
          <w:sz w:val="18"/>
          <w:szCs w:val="18"/>
        </w:rPr>
        <w:t>)</w:t>
      </w:r>
      <w:r w:rsidRPr="006145DB">
        <w:rPr>
          <w:rFonts w:eastAsia="Arial" w:cs="Arial"/>
          <w:sz w:val="18"/>
          <w:szCs w:val="18"/>
        </w:rPr>
        <w:t>.</w:t>
      </w:r>
      <w:bookmarkEnd w:id="226"/>
    </w:p>
    <w:p w14:paraId="239380CE" w14:textId="77777777" w:rsidR="00F2212D" w:rsidRPr="006145DB" w:rsidRDefault="00F2212D" w:rsidP="005B435E">
      <w:pPr>
        <w:spacing w:after="0" w:line="240" w:lineRule="auto"/>
        <w:rPr>
          <w:rFonts w:cs="Arial"/>
        </w:rPr>
      </w:pPr>
    </w:p>
    <w:p w14:paraId="0CBFC8A7" w14:textId="2D5A65B4" w:rsidR="00F414D0" w:rsidRPr="006145DB" w:rsidRDefault="00F414D0" w:rsidP="005B435E">
      <w:pPr>
        <w:spacing w:after="0" w:line="240" w:lineRule="auto"/>
        <w:contextualSpacing/>
        <w:jc w:val="center"/>
        <w:rPr>
          <w:rFonts w:cs="Arial"/>
          <w:szCs w:val="20"/>
        </w:rPr>
      </w:pPr>
      <w:r w:rsidRPr="006145DB">
        <w:rPr>
          <w:rFonts w:cs="Arial"/>
          <w:szCs w:val="20"/>
        </w:rPr>
        <w:t>APOYO ECONÓMICO COFINANCIADO TIPO D – PROGRAMA COLOMBIA MAYOR</w:t>
      </w:r>
    </w:p>
    <w:p w14:paraId="34816956" w14:textId="77777777" w:rsidR="00F414D0" w:rsidRPr="006145DB" w:rsidRDefault="00F414D0" w:rsidP="005B435E">
      <w:pPr>
        <w:spacing w:after="0" w:line="240" w:lineRule="auto"/>
        <w:contextualSpacing/>
        <w:rPr>
          <w:rFonts w:cs="Arial"/>
          <w:szCs w:val="20"/>
        </w:rPr>
      </w:pPr>
    </w:p>
    <w:p w14:paraId="63B2EAB2" w14:textId="654474D2" w:rsidR="00F414D0" w:rsidRPr="006145DB" w:rsidRDefault="00F414D0" w:rsidP="005B435E">
      <w:pPr>
        <w:spacing w:after="0" w:line="240" w:lineRule="auto"/>
        <w:jc w:val="both"/>
        <w:rPr>
          <w:rFonts w:eastAsia="Arial" w:cs="Arial"/>
          <w:szCs w:val="20"/>
        </w:rPr>
      </w:pPr>
      <w:r w:rsidRPr="006145DB">
        <w:rPr>
          <w:rFonts w:eastAsia="Arial" w:cs="Arial"/>
          <w:szCs w:val="20"/>
        </w:rPr>
        <w:t>La Secretaría Distrital de Integración Social de acuerdo con las competencias establecidas en el decreto 3771 de 2007, como ente territorial adopta los criterios establecidos por el Ministerio del Trabajo para el programa Colombia Mayor – Apoyo Económico Cofinanciado D y el Sistema de Información de Colombia Mayor</w:t>
      </w:r>
      <w:r w:rsidR="00147CCA" w:rsidRPr="006145DB">
        <w:rPr>
          <w:rFonts w:eastAsia="Arial" w:cs="Arial"/>
          <w:szCs w:val="20"/>
        </w:rPr>
        <w:t>.</w:t>
      </w:r>
    </w:p>
    <w:p w14:paraId="66712712" w14:textId="77777777" w:rsidR="008C7CF7" w:rsidRPr="006145DB" w:rsidRDefault="008C7CF7" w:rsidP="005B435E">
      <w:pPr>
        <w:pStyle w:val="Ttulo1"/>
        <w:rPr>
          <w:szCs w:val="20"/>
        </w:rPr>
      </w:pPr>
    </w:p>
    <w:p w14:paraId="61E2A26D" w14:textId="77777777" w:rsidR="00F414D0" w:rsidRPr="006145DB" w:rsidRDefault="00F414D0" w:rsidP="005B435E">
      <w:pPr>
        <w:spacing w:after="0" w:line="240" w:lineRule="auto"/>
        <w:jc w:val="both"/>
        <w:rPr>
          <w:rFonts w:eastAsia="Arial" w:cs="Arial"/>
          <w:szCs w:val="20"/>
        </w:rPr>
      </w:pPr>
      <w:r w:rsidRPr="006145DB">
        <w:rPr>
          <w:rFonts w:eastAsia="Arial" w:cs="Arial"/>
          <w:szCs w:val="20"/>
        </w:rPr>
        <w:t xml:space="preserve">Los criterios que se relacionan a continuación son los establecidos en el Decreto 3771 del 2007, Resolución N.º 01445 Del 14 de Julio de 2021, Decreto 4943 de 2007, Decreto 455 del 28 de febrero de 2014, Decreto 1833 de 2016 y Decreto 1340 del 25 de julio de 2019. </w:t>
      </w:r>
    </w:p>
    <w:p w14:paraId="08FBC2B8" w14:textId="77777777" w:rsidR="008C7CF7" w:rsidRPr="006145DB" w:rsidRDefault="008C7CF7" w:rsidP="005B435E">
      <w:pPr>
        <w:pStyle w:val="Ttulo1"/>
      </w:pPr>
    </w:p>
    <w:tbl>
      <w:tblPr>
        <w:tblW w:w="928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15"/>
        <w:gridCol w:w="7373"/>
      </w:tblGrid>
      <w:tr w:rsidR="00412EFB" w:rsidRPr="006145DB" w14:paraId="3DB61447" w14:textId="77777777" w:rsidTr="00412EFB">
        <w:trPr>
          <w:trHeight w:val="22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7E21CA" w14:textId="727DF2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 xml:space="preserve">Nombre del </w:t>
            </w:r>
            <w:r w:rsidRPr="006145DB">
              <w:rPr>
                <w:rFonts w:eastAsia="Arial" w:cs="Arial"/>
                <w:sz w:val="20"/>
                <w:szCs w:val="20"/>
              </w:rPr>
              <w:t>servicio o apoyo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E31554" w14:textId="64D86F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Programa Colombia Mayor – apoyo económico cofinanciado D</w:t>
            </w:r>
          </w:p>
        </w:tc>
      </w:tr>
      <w:tr w:rsidR="00412EFB" w:rsidRPr="006145DB" w14:paraId="5AEBE249" w14:textId="77777777" w:rsidTr="00412EFB">
        <w:trPr>
          <w:trHeight w:val="73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34BCB1" w14:textId="23A9B7C0" w:rsidR="00F414D0" w:rsidRPr="006145DB" w:rsidRDefault="00F414D0" w:rsidP="005B435E">
            <w:pPr>
              <w:spacing w:after="0" w:line="240" w:lineRule="auto"/>
              <w:rPr>
                <w:rFonts w:eastAsia="Arial" w:cs="Arial"/>
                <w:sz w:val="20"/>
                <w:szCs w:val="20"/>
              </w:rPr>
            </w:pPr>
            <w:r w:rsidRPr="006145DB">
              <w:rPr>
                <w:rFonts w:eastAsia="Arial" w:cs="Arial"/>
                <w:sz w:val="20"/>
                <w:szCs w:val="20"/>
              </w:rPr>
              <w:t>Definición</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377E0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Programa Colombia Mayor – Modalidad Subsidio económico directo: Servicio que tiene como objetivo proteger al adulto mayor, que se encuentra en estado de indigencia o extrema pobreza, contra el riesgo económico de la imposibilidad de generar ingresos y contra el riesgo derivado de la exclusión social. – Decreto 3771 del 2007 y Decreto 1833 de 2016. </w:t>
            </w:r>
          </w:p>
        </w:tc>
      </w:tr>
      <w:tr w:rsidR="00412EFB" w:rsidRPr="006145DB" w14:paraId="33E9D98E" w14:textId="77777777" w:rsidTr="00111214">
        <w:trPr>
          <w:trHeight w:val="459"/>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54E662" w14:textId="40FB0E14" w:rsidR="00F414D0" w:rsidRPr="006145DB" w:rsidRDefault="00F414D0" w:rsidP="005B435E">
            <w:pPr>
              <w:spacing w:after="0" w:line="240" w:lineRule="auto"/>
              <w:rPr>
                <w:rFonts w:eastAsia="Arial" w:cs="Arial"/>
                <w:sz w:val="20"/>
                <w:szCs w:val="20"/>
              </w:rPr>
            </w:pPr>
            <w:r w:rsidRPr="006145DB">
              <w:rPr>
                <w:rFonts w:eastAsia="Arial" w:cs="Arial"/>
                <w:sz w:val="20"/>
                <w:szCs w:val="20"/>
              </w:rPr>
              <w:t>Requisitos para ser beneficiario de los subsidios de la subcuenta de subsistencia</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57D4B2"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Que en el artículo 2.2.14.1.31 del Decreto 1833 de 2016, modificado por el artículo 6 del Decreto 1690 de 2020 y la Resolución 01445 de 2021 se establecen los requisitos para ser beneficiario de los subsidios de la Subcuenta de Subsistencia, así:</w:t>
            </w:r>
          </w:p>
          <w:p w14:paraId="22170B9B" w14:textId="7A57DA1F"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6924F027"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a. Ser colombiano. </w:t>
            </w:r>
          </w:p>
          <w:p w14:paraId="28810619" w14:textId="77777777" w:rsidR="005C46FA" w:rsidRPr="006145DB" w:rsidRDefault="005C46FA" w:rsidP="005B435E">
            <w:pPr>
              <w:pStyle w:val="Ttulo1"/>
              <w:rPr>
                <w:sz w:val="20"/>
                <w:szCs w:val="20"/>
              </w:rPr>
            </w:pPr>
          </w:p>
          <w:p w14:paraId="491E06D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b. Tener mínimo tres años menos de la edad que se requiere para pensionarse por vejez (Actualmente 54 años para mujeres y 59 para hombres). </w:t>
            </w:r>
          </w:p>
          <w:p w14:paraId="6F22443D" w14:textId="77777777" w:rsidR="005C46FA" w:rsidRPr="006145DB" w:rsidRDefault="005C46FA" w:rsidP="005B435E">
            <w:pPr>
              <w:pStyle w:val="Ttulo1"/>
              <w:rPr>
                <w:sz w:val="20"/>
                <w:szCs w:val="20"/>
              </w:rPr>
            </w:pPr>
          </w:p>
          <w:p w14:paraId="1FFA78C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 Carecer de rentas o ingresos suficientes para subsistir. </w:t>
            </w:r>
          </w:p>
          <w:p w14:paraId="014C4AFE" w14:textId="77777777" w:rsidR="005C46FA" w:rsidRPr="006145DB" w:rsidRDefault="005C46FA" w:rsidP="005B435E">
            <w:pPr>
              <w:pStyle w:val="Ttulo1"/>
              <w:rPr>
                <w:sz w:val="20"/>
                <w:szCs w:val="20"/>
              </w:rPr>
            </w:pPr>
          </w:p>
          <w:p w14:paraId="66F7FCA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d. Vive en la calle o de la caridad pública. </w:t>
            </w:r>
          </w:p>
          <w:p w14:paraId="402C02A7"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e. Vive solo y su ingreso mensual no supera medio salario mínimo legal vigente.</w:t>
            </w:r>
          </w:p>
          <w:p w14:paraId="52A45966" w14:textId="7F1E1581"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060689E1"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f. Vive con su familia, pero el ingreso familiar es igual o inferior a un (1) salario mínimo legal vigente. </w:t>
            </w:r>
          </w:p>
          <w:p w14:paraId="0A5EDBDF" w14:textId="77777777" w:rsidR="005C46FA" w:rsidRPr="006145DB" w:rsidRDefault="005C46FA" w:rsidP="005B435E">
            <w:pPr>
              <w:pStyle w:val="Ttulo1"/>
              <w:rPr>
                <w:sz w:val="20"/>
                <w:szCs w:val="20"/>
              </w:rPr>
            </w:pPr>
          </w:p>
          <w:p w14:paraId="43E43ED3"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g. Vive en un Centro de Bienestar del Adulto Mayor (CBA) o asiste como usuario a un Centro Diurno </w:t>
            </w:r>
          </w:p>
          <w:p w14:paraId="6A73D79C" w14:textId="77777777" w:rsidR="005C46FA" w:rsidRPr="006145DB" w:rsidRDefault="005C46FA" w:rsidP="005B435E">
            <w:pPr>
              <w:pStyle w:val="Ttulo1"/>
              <w:rPr>
                <w:sz w:val="20"/>
                <w:szCs w:val="20"/>
              </w:rPr>
            </w:pPr>
          </w:p>
          <w:p w14:paraId="264B0670"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h. (CD) </w:t>
            </w:r>
          </w:p>
          <w:p w14:paraId="478DB912" w14:textId="77777777" w:rsidR="005C46FA" w:rsidRPr="006145DB" w:rsidRDefault="005C46FA" w:rsidP="005B435E">
            <w:pPr>
              <w:pStyle w:val="Ttulo1"/>
              <w:rPr>
                <w:sz w:val="20"/>
                <w:szCs w:val="20"/>
              </w:rPr>
            </w:pPr>
          </w:p>
          <w:p w14:paraId="2742ABBD"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i. De acuerdo con el SISBÉN IV, se toman todos los niveles de los grupos A y B y C hasta el grupo C1. </w:t>
            </w:r>
          </w:p>
          <w:p w14:paraId="16924A55" w14:textId="77777777" w:rsidR="005C46FA" w:rsidRPr="006145DB" w:rsidRDefault="005C46FA" w:rsidP="005B435E">
            <w:pPr>
              <w:pStyle w:val="Ttulo1"/>
              <w:rPr>
                <w:sz w:val="20"/>
                <w:szCs w:val="20"/>
              </w:rPr>
            </w:pPr>
          </w:p>
          <w:p w14:paraId="43C33C37" w14:textId="77777777" w:rsidR="00F414D0" w:rsidRPr="006145DB" w:rsidRDefault="00F414D0" w:rsidP="005B435E">
            <w:pPr>
              <w:spacing w:after="0" w:line="240" w:lineRule="auto"/>
              <w:jc w:val="both"/>
              <w:rPr>
                <w:rFonts w:eastAsia="Arial" w:cs="Arial"/>
                <w:sz w:val="20"/>
                <w:szCs w:val="20"/>
              </w:rPr>
            </w:pPr>
            <w:bookmarkStart w:id="227" w:name="_Int_UsuuPVzz"/>
            <w:r w:rsidRPr="006145DB">
              <w:rPr>
                <w:rFonts w:eastAsia="Arial" w:cs="Arial"/>
                <w:sz w:val="20"/>
                <w:szCs w:val="20"/>
              </w:rPr>
              <w:t>j. De acuerdo con el SISBÉN III estar clasificado en los siguientes rangos: «Por medio de la cual se establece la aplicación de la metodología del SISBÉN IV para las nuevas inscripciones al programa de Protección Social al Adulto Mayor - Colombia Mayor».</w:t>
            </w:r>
            <w:bookmarkEnd w:id="227"/>
            <w:r w:rsidRPr="006145DB">
              <w:rPr>
                <w:rFonts w:eastAsia="Arial" w:cs="Arial"/>
                <w:sz w:val="20"/>
                <w:szCs w:val="20"/>
              </w:rPr>
              <w:t xml:space="preserve"> </w:t>
            </w:r>
          </w:p>
        </w:tc>
      </w:tr>
      <w:tr w:rsidR="00412EFB" w:rsidRPr="006145DB" w14:paraId="27FBB017" w14:textId="77777777" w:rsidTr="00412EFB">
        <w:trPr>
          <w:trHeight w:val="124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4BF2AE"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Criterios de priorización </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5A9CBBC" w14:textId="77777777" w:rsidR="00F414D0" w:rsidRPr="006145DB" w:rsidRDefault="00F414D0" w:rsidP="005B435E">
            <w:pPr>
              <w:spacing w:after="0" w:line="240" w:lineRule="auto"/>
              <w:jc w:val="both"/>
              <w:rPr>
                <w:rFonts w:eastAsia="Segoe UI" w:cs="Arial"/>
                <w:sz w:val="20"/>
                <w:szCs w:val="20"/>
              </w:rPr>
            </w:pPr>
            <w:r w:rsidRPr="006145DB">
              <w:rPr>
                <w:rFonts w:eastAsia="Segoe UI" w:cs="Arial"/>
                <w:sz w:val="20"/>
                <w:szCs w:val="20"/>
              </w:rPr>
              <w:t>Estos criterios se encuentran definidos en el Decreto 1833 de 2016 ARTÍCULO 2.2.14.1.35. Criterios de priorización de beneficiarios.</w:t>
            </w:r>
          </w:p>
          <w:p w14:paraId="065AAA06" w14:textId="77777777" w:rsidR="005C46FA" w:rsidRPr="006145DB" w:rsidRDefault="005C46FA" w:rsidP="005B435E">
            <w:pPr>
              <w:pStyle w:val="Ttulo1"/>
              <w:rPr>
                <w:sz w:val="20"/>
                <w:szCs w:val="20"/>
              </w:rPr>
            </w:pPr>
          </w:p>
          <w:p w14:paraId="6DF9D2E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1. La edad del aspirante. </w:t>
            </w:r>
          </w:p>
          <w:p w14:paraId="396F2BD2" w14:textId="77777777" w:rsidR="005C46FA" w:rsidRPr="006145DB" w:rsidRDefault="005C46FA" w:rsidP="005B435E">
            <w:pPr>
              <w:pStyle w:val="Ttulo1"/>
              <w:rPr>
                <w:sz w:val="20"/>
                <w:szCs w:val="20"/>
              </w:rPr>
            </w:pPr>
          </w:p>
          <w:p w14:paraId="241D8998"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2. Los niveles 1 y 2 del SISBEN y el listado censal. </w:t>
            </w:r>
          </w:p>
          <w:p w14:paraId="146362EB" w14:textId="77777777" w:rsidR="005C46FA" w:rsidRPr="006145DB" w:rsidRDefault="005C46FA" w:rsidP="005B435E">
            <w:pPr>
              <w:pStyle w:val="Ttulo1"/>
              <w:rPr>
                <w:sz w:val="20"/>
                <w:szCs w:val="20"/>
              </w:rPr>
            </w:pPr>
          </w:p>
          <w:p w14:paraId="1C34486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3. La minusvalía o discapacidad física o mental del aspirante. </w:t>
            </w:r>
          </w:p>
          <w:p w14:paraId="73E47CC6" w14:textId="77777777" w:rsidR="005C46FA" w:rsidRPr="006145DB" w:rsidRDefault="005C46FA" w:rsidP="005B435E">
            <w:pPr>
              <w:pStyle w:val="Ttulo1"/>
              <w:rPr>
                <w:sz w:val="20"/>
                <w:szCs w:val="20"/>
              </w:rPr>
            </w:pPr>
          </w:p>
          <w:p w14:paraId="1CC9D25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4. Personas a cargo del aspirante. </w:t>
            </w:r>
          </w:p>
          <w:p w14:paraId="359AA5C9" w14:textId="77777777" w:rsidR="005C46FA" w:rsidRPr="006145DB" w:rsidRDefault="005C46FA" w:rsidP="005B435E">
            <w:pPr>
              <w:pStyle w:val="Ttulo1"/>
              <w:rPr>
                <w:sz w:val="20"/>
                <w:szCs w:val="20"/>
              </w:rPr>
            </w:pPr>
          </w:p>
          <w:p w14:paraId="0596F4F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5. Ser adulto mayor que vive sólo y no depende económicamente de ninguna persona. </w:t>
            </w:r>
          </w:p>
          <w:p w14:paraId="539758E1" w14:textId="77777777" w:rsidR="005C46FA" w:rsidRPr="006145DB" w:rsidRDefault="005C46FA" w:rsidP="005B435E">
            <w:pPr>
              <w:pStyle w:val="Ttulo1"/>
              <w:rPr>
                <w:sz w:val="20"/>
                <w:szCs w:val="20"/>
              </w:rPr>
            </w:pPr>
          </w:p>
          <w:p w14:paraId="496FA134"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6. </w:t>
            </w:r>
            <w:bookmarkStart w:id="228" w:name="_Int_ziLvuXu4"/>
            <w:r w:rsidRPr="006145DB">
              <w:rPr>
                <w:rFonts w:eastAsia="Arial" w:cs="Arial"/>
                <w:sz w:val="20"/>
                <w:szCs w:val="20"/>
              </w:rPr>
              <w:t>Haber perdido el subsidio al aporte en pensión por llegar a la edad de 65 años y no contar con capacidad económica para continuar efectuando aportes a dicho sistema.</w:t>
            </w:r>
            <w:bookmarkEnd w:id="228"/>
            <w:r w:rsidRPr="006145DB">
              <w:rPr>
                <w:rFonts w:eastAsia="Arial" w:cs="Arial"/>
                <w:sz w:val="20"/>
                <w:szCs w:val="20"/>
              </w:rPr>
              <w:t xml:space="preserve"> </w:t>
            </w:r>
            <w:bookmarkStart w:id="229" w:name="_Int_OvGyJtsr"/>
            <w:r w:rsidRPr="006145DB">
              <w:rPr>
                <w:rFonts w:eastAsia="Arial" w:cs="Arial"/>
                <w:sz w:val="20"/>
                <w:szCs w:val="20"/>
              </w:rPr>
              <w:t>En este evento, el beneficiario deberá informar que con este subsidio realizará el aporte a pensión con el fin de cumplir los requisitos.</w:t>
            </w:r>
            <w:bookmarkEnd w:id="229"/>
            <w:r w:rsidRPr="006145DB">
              <w:rPr>
                <w:rFonts w:eastAsia="Arial" w:cs="Arial"/>
                <w:sz w:val="20"/>
                <w:szCs w:val="20"/>
              </w:rPr>
              <w:t xml:space="preserve"> Este criterio se utilizará cuando al beneficiario le hagan falta máximo 100 semanas de cotización.</w:t>
            </w:r>
          </w:p>
          <w:p w14:paraId="0B3FE19A" w14:textId="684C128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23D3F5F1" w14:textId="3089BDC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7. Pérdida de subsidio por traslado a otro municipio. </w:t>
            </w:r>
          </w:p>
          <w:p w14:paraId="372787AB" w14:textId="77777777" w:rsidR="005C46FA" w:rsidRPr="006145DB" w:rsidRDefault="005C46FA" w:rsidP="005B435E">
            <w:pPr>
              <w:pStyle w:val="Ttulo1"/>
              <w:rPr>
                <w:sz w:val="20"/>
                <w:szCs w:val="20"/>
              </w:rPr>
            </w:pPr>
          </w:p>
          <w:p w14:paraId="158EF28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8. Fecha de solicitud de inscripción al programa en el municipio. </w:t>
            </w:r>
          </w:p>
        </w:tc>
      </w:tr>
      <w:tr w:rsidR="00412EFB" w:rsidRPr="006145DB" w14:paraId="02EF93A8" w14:textId="77777777" w:rsidTr="00E74E69">
        <w:trPr>
          <w:trHeight w:val="317"/>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9F23EA"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Criterios de egreso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97BB5B5" w14:textId="29D90E7D" w:rsidR="00F414D0" w:rsidRPr="006145DB" w:rsidRDefault="00F414D0" w:rsidP="005B435E">
            <w:pPr>
              <w:shd w:val="clear" w:color="auto" w:fill="FFFFFF" w:themeFill="background1"/>
              <w:spacing w:after="0" w:line="240" w:lineRule="auto"/>
              <w:jc w:val="both"/>
              <w:rPr>
                <w:rFonts w:eastAsia="Segoe UI" w:cs="Arial"/>
                <w:sz w:val="20"/>
                <w:szCs w:val="20"/>
              </w:rPr>
            </w:pPr>
            <w:r w:rsidRPr="006145DB">
              <w:rPr>
                <w:rFonts w:eastAsia="Segoe UI" w:cs="Arial"/>
                <w:sz w:val="20"/>
                <w:szCs w:val="20"/>
              </w:rPr>
              <w:t xml:space="preserve">Estos criterios son los correspondientes al "Artículo 2.2.14.1.39 del Decreto número 1833 de 2016.  Modificado por el art 1 del decreto 1340 de 2019. Pérdida del derecho al subsidio.  </w:t>
            </w:r>
          </w:p>
          <w:p w14:paraId="6CACE97F" w14:textId="77777777" w:rsidR="005C46FA" w:rsidRPr="006145DB" w:rsidRDefault="005C46FA" w:rsidP="005B435E">
            <w:pPr>
              <w:pStyle w:val="Ttulo1"/>
              <w:rPr>
                <w:sz w:val="20"/>
                <w:szCs w:val="20"/>
              </w:rPr>
            </w:pPr>
          </w:p>
          <w:p w14:paraId="79F6B6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Muerte del beneficiario. </w:t>
            </w:r>
          </w:p>
          <w:p w14:paraId="08C8D1C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falsedad en la información suministrada o intento de conservar fraudulentamente el subsidio. </w:t>
            </w:r>
          </w:p>
          <w:p w14:paraId="1B235A17"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pensión. </w:t>
            </w:r>
          </w:p>
          <w:p w14:paraId="3643E5B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renta entendida como la utilidad o beneficio que se obtiene de alguna actividad o bien en cuantía superior a la establecida en el numeral 3 del artículo 2.2.14.1.31. del Decreto presente decreto. </w:t>
            </w:r>
          </w:p>
          <w:p w14:paraId="65CFA02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otro subsidio a la vejez en dinero, que sumado con el del Programa de Protección Social al Adulto Mayor sea superior a ½ SMMLV otorgado por alguna entidad pública. </w:t>
            </w:r>
          </w:p>
          <w:p w14:paraId="693EC9E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Mendicidad comprobada como actividad productiva. </w:t>
            </w:r>
          </w:p>
          <w:p w14:paraId="28D3D046"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realización de actividades ilícitas, mientras subsista la condena. </w:t>
            </w:r>
          </w:p>
          <w:p w14:paraId="60E9D9DB"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Traslado a otro municipio o distrito. </w:t>
            </w:r>
          </w:p>
          <w:p w14:paraId="06578AE4"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No cobro consecutivo del subsidio en cuatro (4) giros para aquellos municipios donde el pago del subsidio sea de manera mensual. </w:t>
            </w:r>
          </w:p>
          <w:p w14:paraId="677808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Retiro Voluntario. </w:t>
            </w:r>
          </w:p>
        </w:tc>
      </w:tr>
    </w:tbl>
    <w:p w14:paraId="17676975" w14:textId="715A56C5" w:rsidR="00A15CB5" w:rsidRPr="006145DB" w:rsidRDefault="00F414D0" w:rsidP="005B435E">
      <w:pPr>
        <w:spacing w:after="0" w:line="240" w:lineRule="auto"/>
        <w:jc w:val="both"/>
        <w:rPr>
          <w:rFonts w:eastAsia="Arial" w:cs="Arial"/>
          <w:sz w:val="16"/>
          <w:szCs w:val="16"/>
        </w:rPr>
      </w:pPr>
      <w:bookmarkStart w:id="230" w:name="_Int_go9Kxyjt"/>
      <w:r w:rsidRPr="006145DB">
        <w:rPr>
          <w:rFonts w:eastAsia="Arial" w:cs="Arial"/>
          <w:sz w:val="16"/>
          <w:szCs w:val="16"/>
        </w:rPr>
        <w:t>Nota: teniendo en cuenta que este tipo de apoyo económico se rige por la normatividad establecida a nivel nacional, y que ésta puede ser modificada y/o derogada total o parcialmente, los requisitos para ser beneficiario de los subsidios de la subcuenta de subsistencia, los criterios de priorización, los criterios de pérdida del derecho al subsidio, corresponderán en todo momento a la normatividad vigente, y serán adoptados por la Secretaría Distrital de Integración Social  sin que se requiera la modificación de la ficha del servicio</w:t>
      </w:r>
      <w:bookmarkEnd w:id="230"/>
      <w:r w:rsidR="00A15CB5" w:rsidRPr="006145DB">
        <w:rPr>
          <w:rFonts w:eastAsia="Arial" w:cs="Arial"/>
          <w:sz w:val="16"/>
          <w:szCs w:val="16"/>
        </w:rPr>
        <w:t>.</w:t>
      </w:r>
    </w:p>
    <w:p w14:paraId="277C1C24" w14:textId="77777777" w:rsidR="000F3062" w:rsidRPr="006145DB" w:rsidRDefault="000F3062" w:rsidP="005B435E">
      <w:pPr>
        <w:pStyle w:val="Ttulo1"/>
      </w:pPr>
    </w:p>
    <w:p w14:paraId="7EE7AC86" w14:textId="48860BE0" w:rsidR="00A15CB5" w:rsidRPr="006145DB" w:rsidRDefault="00A15CB5">
      <w:pPr>
        <w:pStyle w:val="Ttulo1"/>
        <w:numPr>
          <w:ilvl w:val="2"/>
          <w:numId w:val="70"/>
        </w:numPr>
        <w:ind w:left="567" w:hanging="579"/>
        <w:jc w:val="center"/>
      </w:pPr>
      <w:bookmarkStart w:id="231" w:name="_Toc210213207"/>
      <w:bookmarkStart w:id="232" w:name="_Toc213273481"/>
      <w:bookmarkStart w:id="233" w:name="_Toc213276108"/>
      <w:bookmarkStart w:id="234" w:name="_Toc216902442"/>
      <w:r w:rsidRPr="006145DB">
        <w:t xml:space="preserve">Servicio Atención </w:t>
      </w:r>
      <w:r w:rsidR="006C6798" w:rsidRPr="006145DB">
        <w:t>sociosanitaria transitoria</w:t>
      </w:r>
      <w:bookmarkEnd w:id="231"/>
      <w:bookmarkEnd w:id="232"/>
      <w:bookmarkEnd w:id="233"/>
      <w:bookmarkEnd w:id="23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A15CB5" w:rsidRPr="006145DB" w14:paraId="39DF9C93" w14:textId="77777777" w:rsidTr="007D69FF">
        <w:trPr>
          <w:trHeight w:val="433"/>
          <w:jc w:val="center"/>
        </w:trPr>
        <w:tc>
          <w:tcPr>
            <w:tcW w:w="1940" w:type="dxa"/>
            <w:shd w:val="clear" w:color="auto" w:fill="FFFFFF" w:themeFill="background1"/>
            <w:vAlign w:val="center"/>
          </w:tcPr>
          <w:p w14:paraId="5299D2A9" w14:textId="77777777" w:rsidR="00A15CB5" w:rsidRPr="006145DB" w:rsidRDefault="00A15CB5" w:rsidP="005B435E">
            <w:pPr>
              <w:spacing w:after="0" w:line="240" w:lineRule="auto"/>
              <w:ind w:left="22"/>
              <w:contextualSpacing/>
              <w:rPr>
                <w:rFonts w:eastAsia="Calibri" w:cs="Arial"/>
                <w:sz w:val="20"/>
                <w:szCs w:val="20"/>
                <w:lang w:eastAsia="es-CO"/>
              </w:rPr>
            </w:pPr>
            <w:bookmarkStart w:id="235" w:name="_Hlk200980596"/>
            <w:r w:rsidRPr="006145DB">
              <w:rPr>
                <w:rFonts w:cs="Arial"/>
                <w:bCs/>
                <w:sz w:val="20"/>
                <w:szCs w:val="20"/>
                <w:lang w:eastAsia="es-CO"/>
              </w:rPr>
              <w:t>Nombre del servicio</w:t>
            </w:r>
          </w:p>
        </w:tc>
        <w:tc>
          <w:tcPr>
            <w:tcW w:w="7455" w:type="dxa"/>
            <w:shd w:val="clear" w:color="auto" w:fill="FFFFFF" w:themeFill="background1"/>
            <w:vAlign w:val="center"/>
          </w:tcPr>
          <w:p w14:paraId="72336CBE" w14:textId="47BD4289" w:rsidR="00A15CB5" w:rsidRPr="006145DB" w:rsidRDefault="00A15CB5" w:rsidP="005B435E">
            <w:pPr>
              <w:pStyle w:val="Textoindependiente"/>
              <w:spacing w:after="0" w:line="240" w:lineRule="auto"/>
              <w:jc w:val="both"/>
              <w:rPr>
                <w:rFonts w:cs="Arial"/>
                <w:sz w:val="20"/>
                <w:szCs w:val="20"/>
              </w:rPr>
            </w:pPr>
            <w:bookmarkStart w:id="236" w:name="_Hlk201697747"/>
            <w:r w:rsidRPr="006145DB">
              <w:rPr>
                <w:rFonts w:cs="Arial"/>
                <w:sz w:val="20"/>
                <w:szCs w:val="20"/>
                <w:lang w:eastAsia="es-CO"/>
              </w:rPr>
              <w:t xml:space="preserve">Atención </w:t>
            </w:r>
            <w:r w:rsidR="006C6798" w:rsidRPr="006145DB">
              <w:rPr>
                <w:rFonts w:cs="Arial"/>
                <w:sz w:val="20"/>
                <w:szCs w:val="20"/>
                <w:lang w:eastAsia="es-CO"/>
              </w:rPr>
              <w:t>sociosanitaria transitoria</w:t>
            </w:r>
            <w:bookmarkEnd w:id="236"/>
            <w:r w:rsidR="006C6798" w:rsidRPr="006145DB">
              <w:rPr>
                <w:rFonts w:cs="Arial"/>
                <w:sz w:val="20"/>
                <w:szCs w:val="20"/>
                <w:lang w:eastAsia="es-CO"/>
              </w:rPr>
              <w:t>.</w:t>
            </w:r>
          </w:p>
        </w:tc>
      </w:tr>
      <w:tr w:rsidR="00A15CB5" w:rsidRPr="006145DB" w14:paraId="7368D6CD" w14:textId="77777777" w:rsidTr="00B877B5">
        <w:trPr>
          <w:trHeight w:val="585"/>
          <w:jc w:val="center"/>
        </w:trPr>
        <w:tc>
          <w:tcPr>
            <w:tcW w:w="1940" w:type="dxa"/>
            <w:shd w:val="clear" w:color="auto" w:fill="FFFFFF" w:themeFill="background1"/>
            <w:vAlign w:val="center"/>
          </w:tcPr>
          <w:p w14:paraId="52868E70" w14:textId="0892A4B4" w:rsidR="00A15CB5" w:rsidRPr="006145DB" w:rsidRDefault="00A15CB5" w:rsidP="008B06B4">
            <w:pPr>
              <w:pStyle w:val="Prrafodelista"/>
              <w:spacing w:line="240" w:lineRule="auto"/>
              <w:ind w:left="1"/>
              <w:rPr>
                <w:rFonts w:eastAsia="Calibri" w:cs="Arial"/>
                <w:sz w:val="20"/>
                <w:szCs w:val="20"/>
                <w:lang w:eastAsia="es-CO"/>
              </w:rPr>
            </w:pPr>
            <w:bookmarkStart w:id="237" w:name="_Hlk201309215"/>
            <w:bookmarkEnd w:id="235"/>
            <w:r w:rsidRPr="006145DB">
              <w:rPr>
                <w:rFonts w:cs="Arial"/>
                <w:bCs/>
                <w:sz w:val="20"/>
                <w:szCs w:val="20"/>
                <w:lang w:eastAsia="es-CO"/>
              </w:rPr>
              <w:t>Objeto del servicio</w:t>
            </w:r>
          </w:p>
        </w:tc>
        <w:tc>
          <w:tcPr>
            <w:tcW w:w="7455" w:type="dxa"/>
            <w:shd w:val="clear" w:color="auto" w:fill="FFFFFF" w:themeFill="background1"/>
            <w:vAlign w:val="center"/>
          </w:tcPr>
          <w:p w14:paraId="0F135321"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Brindar atención transitoria a personas mayores de sesenta (60) años o más, en situación de abandono hospitalario, social y modalidades, promoviendo la recuperación y fortalecimiento de su independencia y autonomía para las actividades de la vida diaria (AVD), el acceso a ofertas interinstitucionales y la reorientación de su proyecto de vida.</w:t>
            </w:r>
          </w:p>
        </w:tc>
      </w:tr>
      <w:bookmarkEnd w:id="237"/>
      <w:tr w:rsidR="00A15CB5" w:rsidRPr="006145DB" w14:paraId="582E6DE8" w14:textId="77777777" w:rsidTr="00111214">
        <w:trPr>
          <w:trHeight w:val="823"/>
          <w:jc w:val="center"/>
        </w:trPr>
        <w:tc>
          <w:tcPr>
            <w:tcW w:w="1940" w:type="dxa"/>
            <w:shd w:val="clear" w:color="auto" w:fill="FFFFFF" w:themeFill="background1"/>
            <w:vAlign w:val="center"/>
          </w:tcPr>
          <w:p w14:paraId="180571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Oferta del servicio</w:t>
            </w:r>
          </w:p>
        </w:tc>
        <w:tc>
          <w:tcPr>
            <w:tcW w:w="7455" w:type="dxa"/>
            <w:shd w:val="clear" w:color="auto" w:fill="FFFFFF" w:themeFill="background1"/>
            <w:vAlign w:val="center"/>
          </w:tcPr>
          <w:p w14:paraId="23CF0639"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bookmarkStart w:id="238" w:name="_Hlk200967851"/>
            <w:bookmarkStart w:id="239" w:name="_Hlk200967995"/>
            <w:bookmarkStart w:id="240" w:name="_Hlk201010366"/>
            <w:r w:rsidRPr="006145DB">
              <w:rPr>
                <w:rFonts w:ascii="Arial" w:hAnsi="Arial" w:cs="Arial"/>
                <w:sz w:val="20"/>
                <w:szCs w:val="20"/>
              </w:rPr>
              <w:t>Brinda</w:t>
            </w:r>
            <w:bookmarkStart w:id="241" w:name="_Hlk201308951"/>
            <w:r w:rsidRPr="006145DB">
              <w:rPr>
                <w:rFonts w:ascii="Arial" w:hAnsi="Arial" w:cs="Arial"/>
                <w:sz w:val="20"/>
                <w:szCs w:val="20"/>
              </w:rPr>
              <w:t>r atención integral transitoria a través de alojamiento temporal, acompañamiento interdisciplinario e interinstitucional, apoyo en las actividades de la vida diaria, la promoción del autocuidado y el fortalecimiento de la dimensión relacional.</w:t>
            </w:r>
            <w:bookmarkEnd w:id="238"/>
            <w:bookmarkEnd w:id="239"/>
            <w:bookmarkEnd w:id="240"/>
            <w:bookmarkEnd w:id="241"/>
          </w:p>
        </w:tc>
      </w:tr>
      <w:tr w:rsidR="00A15CB5" w:rsidRPr="006145DB" w14:paraId="7E32452E" w14:textId="77777777" w:rsidTr="00B877B5">
        <w:trPr>
          <w:trHeight w:val="20"/>
          <w:jc w:val="center"/>
        </w:trPr>
        <w:tc>
          <w:tcPr>
            <w:tcW w:w="1940" w:type="dxa"/>
            <w:shd w:val="clear" w:color="auto" w:fill="FFFFFF" w:themeFill="background1"/>
            <w:vAlign w:val="center"/>
          </w:tcPr>
          <w:p w14:paraId="083B35C6"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28AB442" w14:textId="77777777" w:rsidR="00A15CB5" w:rsidRPr="006145DB" w:rsidRDefault="00A15CB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instrumentos. </w:t>
            </w:r>
          </w:p>
        </w:tc>
      </w:tr>
      <w:tr w:rsidR="00A15CB5" w:rsidRPr="006145DB" w14:paraId="378FCC21" w14:textId="77777777" w:rsidTr="00111214">
        <w:trPr>
          <w:trHeight w:val="417"/>
          <w:jc w:val="center"/>
        </w:trPr>
        <w:tc>
          <w:tcPr>
            <w:tcW w:w="1940" w:type="dxa"/>
            <w:shd w:val="clear" w:color="auto" w:fill="FFFFFF" w:themeFill="background1"/>
            <w:vAlign w:val="center"/>
          </w:tcPr>
          <w:p w14:paraId="6994E38E"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0FEAA385" w14:textId="77777777" w:rsidR="00A15CB5" w:rsidRPr="006145DB" w:rsidRDefault="00A15CB5" w:rsidP="005B435E">
            <w:pPr>
              <w:tabs>
                <w:tab w:val="left" w:pos="709"/>
              </w:tabs>
              <w:spacing w:after="0" w:line="240" w:lineRule="auto"/>
              <w:jc w:val="both"/>
              <w:rPr>
                <w:rFonts w:cs="Arial"/>
                <w:sz w:val="20"/>
                <w:szCs w:val="20"/>
                <w:lang w:eastAsia="es-CO"/>
              </w:rPr>
            </w:pPr>
            <w:bookmarkStart w:id="242" w:name="_Hlk206686410"/>
            <w:r w:rsidRPr="006145DB">
              <w:rPr>
                <w:rFonts w:cs="Arial"/>
                <w:sz w:val="20"/>
                <w:szCs w:val="20"/>
              </w:rPr>
              <w:t>Personas mayores, de sesenta (60) años o más, residentes en el Distrito Capital, en situación de abandono hospitalario (con alta médica), social y modalidades.</w:t>
            </w:r>
            <w:bookmarkEnd w:id="242"/>
          </w:p>
        </w:tc>
      </w:tr>
      <w:tr w:rsidR="00A15CB5" w:rsidRPr="006145DB" w14:paraId="418C7D4D" w14:textId="77777777" w:rsidTr="00163E5F">
        <w:trPr>
          <w:trHeight w:val="2637"/>
          <w:jc w:val="center"/>
        </w:trPr>
        <w:tc>
          <w:tcPr>
            <w:tcW w:w="1940" w:type="dxa"/>
            <w:shd w:val="clear" w:color="auto" w:fill="FFFFFF" w:themeFill="background1"/>
            <w:vAlign w:val="center"/>
          </w:tcPr>
          <w:p w14:paraId="2296EB47"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275"/>
              <w:gridCol w:w="1134"/>
              <w:gridCol w:w="1351"/>
            </w:tblGrid>
            <w:tr w:rsidR="00111214" w:rsidRPr="006145DB" w14:paraId="27CA730E" w14:textId="77777777" w:rsidTr="008B06B4">
              <w:trPr>
                <w:trHeight w:val="372"/>
                <w:jc w:val="center"/>
              </w:trPr>
              <w:tc>
                <w:tcPr>
                  <w:tcW w:w="3469" w:type="dxa"/>
                  <w:tcBorders>
                    <w:top w:val="nil"/>
                  </w:tcBorders>
                  <w:shd w:val="clear" w:color="auto" w:fill="FFFFFF" w:themeFill="background1"/>
                  <w:vAlign w:val="center"/>
                </w:tcPr>
                <w:p w14:paraId="534B1D4C"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tcBorders>
                    <w:top w:val="nil"/>
                  </w:tcBorders>
                  <w:shd w:val="clear" w:color="auto" w:fill="FFFFFF" w:themeFill="background1"/>
                  <w:vAlign w:val="center"/>
                </w:tcPr>
                <w:p w14:paraId="03AFCC12"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0A3491C1"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1" w:type="dxa"/>
                  <w:tcBorders>
                    <w:top w:val="nil"/>
                  </w:tcBorders>
                  <w:shd w:val="clear" w:color="auto" w:fill="FFFFFF" w:themeFill="background1"/>
                  <w:vAlign w:val="center"/>
                </w:tcPr>
                <w:p w14:paraId="1DC849F8"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1D39ED97" w14:textId="77777777" w:rsidTr="008B06B4">
              <w:trPr>
                <w:trHeight w:val="221"/>
                <w:jc w:val="center"/>
              </w:trPr>
              <w:tc>
                <w:tcPr>
                  <w:tcW w:w="3469" w:type="dxa"/>
                  <w:shd w:val="clear" w:color="auto" w:fill="FFFFFF" w:themeFill="background1"/>
                  <w:vAlign w:val="center"/>
                </w:tcPr>
                <w:p w14:paraId="1CACB043" w14:textId="22496080" w:rsidR="00A15CB5" w:rsidRPr="006145DB" w:rsidRDefault="00A15CB5"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w:t>
                  </w:r>
                  <w:r w:rsidR="00111214" w:rsidRPr="006145DB">
                    <w:rPr>
                      <w:rFonts w:cs="Arial"/>
                      <w:bCs/>
                      <w:sz w:val="16"/>
                      <w:szCs w:val="16"/>
                      <w:lang w:eastAsia="es-CO"/>
                    </w:rPr>
                    <w:t>.</w:t>
                  </w:r>
                </w:p>
              </w:tc>
              <w:tc>
                <w:tcPr>
                  <w:tcW w:w="1275" w:type="dxa"/>
                  <w:shd w:val="clear" w:color="auto" w:fill="FFFFFF" w:themeFill="background1"/>
                  <w:vAlign w:val="center"/>
                </w:tcPr>
                <w:p w14:paraId="27F2BB74"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260E251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351" w:type="dxa"/>
                  <w:shd w:val="clear" w:color="auto" w:fill="FFFFFF" w:themeFill="background1"/>
                  <w:vAlign w:val="center"/>
                </w:tcPr>
                <w:p w14:paraId="07B09B13"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5F06CC12" w14:textId="77777777" w:rsidTr="008B06B4">
              <w:trPr>
                <w:trHeight w:val="572"/>
                <w:jc w:val="center"/>
              </w:trPr>
              <w:tc>
                <w:tcPr>
                  <w:tcW w:w="3469" w:type="dxa"/>
                  <w:shd w:val="clear" w:color="auto" w:fill="FFFFFF" w:themeFill="background1"/>
                  <w:vAlign w:val="center"/>
                </w:tcPr>
                <w:p w14:paraId="525C6A7C" w14:textId="7136804A"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Persona residente en el Distrito Capital</w:t>
                  </w:r>
                  <w:r w:rsidR="00111214" w:rsidRPr="006145DB">
                    <w:rPr>
                      <w:rFonts w:eastAsia="Arial" w:cs="Arial"/>
                      <w:sz w:val="16"/>
                      <w:szCs w:val="16"/>
                    </w:rPr>
                    <w:t>.</w:t>
                  </w:r>
                </w:p>
              </w:tc>
              <w:tc>
                <w:tcPr>
                  <w:tcW w:w="1275" w:type="dxa"/>
                  <w:shd w:val="clear" w:color="auto" w:fill="FFFFFF" w:themeFill="background1"/>
                  <w:vAlign w:val="center"/>
                </w:tcPr>
                <w:p w14:paraId="3E6DEC77"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A156DC5"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4320DE8E"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12F0D51E" w14:textId="77777777" w:rsidTr="008B06B4">
              <w:trPr>
                <w:trHeight w:val="572"/>
                <w:jc w:val="center"/>
              </w:trPr>
              <w:tc>
                <w:tcPr>
                  <w:tcW w:w="3469" w:type="dxa"/>
                  <w:tcBorders>
                    <w:bottom w:val="single" w:sz="4" w:space="0" w:color="auto"/>
                  </w:tcBorders>
                  <w:shd w:val="clear" w:color="auto" w:fill="FFFFFF" w:themeFill="background1"/>
                  <w:vAlign w:val="center"/>
                </w:tcPr>
                <w:p w14:paraId="22CFAA41" w14:textId="52E47AD7" w:rsidR="00A15CB5" w:rsidRPr="006145DB" w:rsidRDefault="00A15CB5" w:rsidP="005B435E">
                  <w:pPr>
                    <w:tabs>
                      <w:tab w:val="left" w:pos="709"/>
                    </w:tabs>
                    <w:contextualSpacing/>
                    <w:jc w:val="both"/>
                    <w:rPr>
                      <w:rFonts w:cs="Arial"/>
                      <w:bCs/>
                      <w:sz w:val="16"/>
                      <w:szCs w:val="16"/>
                      <w:lang w:eastAsia="es-CO"/>
                    </w:rPr>
                  </w:pPr>
                  <w:r w:rsidRPr="006145DB">
                    <w:rPr>
                      <w:rFonts w:eastAsia="Arial" w:cs="Arial"/>
                      <w:sz w:val="16"/>
                      <w:szCs w:val="16"/>
                    </w:rPr>
                    <w:t>Persona en situación de abandono hospitalario con alta médica</w:t>
                  </w:r>
                  <w:r w:rsidR="00111214" w:rsidRPr="006145DB">
                    <w:rPr>
                      <w:rFonts w:eastAsia="Arial" w:cs="Arial"/>
                      <w:sz w:val="16"/>
                      <w:szCs w:val="16"/>
                    </w:rPr>
                    <w:t>.</w:t>
                  </w:r>
                </w:p>
              </w:tc>
              <w:tc>
                <w:tcPr>
                  <w:tcW w:w="1275" w:type="dxa"/>
                  <w:tcBorders>
                    <w:bottom w:val="single" w:sz="4" w:space="0" w:color="auto"/>
                  </w:tcBorders>
                  <w:shd w:val="clear" w:color="auto" w:fill="FFFFFF" w:themeFill="background1"/>
                  <w:vAlign w:val="center"/>
                </w:tcPr>
                <w:p w14:paraId="13C33FAE"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bCs/>
                      <w:sz w:val="16"/>
                      <w:szCs w:val="16"/>
                      <w:lang w:eastAsia="es-CO"/>
                    </w:rPr>
                    <w:t>Base de abandono hospitalario</w:t>
                  </w:r>
                </w:p>
              </w:tc>
              <w:tc>
                <w:tcPr>
                  <w:tcW w:w="1134" w:type="dxa"/>
                  <w:tcBorders>
                    <w:bottom w:val="single" w:sz="4" w:space="0" w:color="auto"/>
                  </w:tcBorders>
                  <w:shd w:val="clear" w:color="auto" w:fill="FFFFFF" w:themeFill="background1"/>
                  <w:vAlign w:val="center"/>
                </w:tcPr>
                <w:p w14:paraId="446EB54D"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351" w:type="dxa"/>
                  <w:tcBorders>
                    <w:bottom w:val="single" w:sz="4" w:space="0" w:color="auto"/>
                  </w:tcBorders>
                  <w:shd w:val="clear" w:color="auto" w:fill="FFFFFF" w:themeFill="background1"/>
                  <w:vAlign w:val="center"/>
                </w:tcPr>
                <w:p w14:paraId="662E2290" w14:textId="77777777" w:rsidR="00A15CB5" w:rsidRPr="006145DB" w:rsidRDefault="00A15CB5" w:rsidP="005B435E">
                  <w:pPr>
                    <w:tabs>
                      <w:tab w:val="left" w:pos="709"/>
                    </w:tabs>
                    <w:contextualSpacing/>
                    <w:jc w:val="center"/>
                    <w:rPr>
                      <w:rFonts w:cs="Arial"/>
                      <w:sz w:val="16"/>
                      <w:szCs w:val="16"/>
                      <w:lang w:eastAsia="es-CO"/>
                    </w:rPr>
                  </w:pPr>
                  <w:r w:rsidRPr="006145DB">
                    <w:rPr>
                      <w:rStyle w:val="normaltextrun"/>
                      <w:rFonts w:cs="Arial"/>
                      <w:sz w:val="16"/>
                      <w:szCs w:val="16"/>
                    </w:rPr>
                    <w:t>Secretaría Distrital de Salud</w:t>
                  </w:r>
                </w:p>
              </w:tc>
            </w:tr>
            <w:tr w:rsidR="00111214" w:rsidRPr="006145DB" w14:paraId="17DF1BED" w14:textId="77777777" w:rsidTr="008B06B4">
              <w:trPr>
                <w:trHeight w:val="231"/>
                <w:jc w:val="center"/>
              </w:trPr>
              <w:tc>
                <w:tcPr>
                  <w:tcW w:w="3469" w:type="dxa"/>
                  <w:tcBorders>
                    <w:bottom w:val="nil"/>
                  </w:tcBorders>
                  <w:shd w:val="clear" w:color="auto" w:fill="FFFFFF" w:themeFill="background1"/>
                  <w:vAlign w:val="center"/>
                </w:tcPr>
                <w:p w14:paraId="3C2C9B78" w14:textId="029A36D7"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O persona en situación de abandono social y sus modalidades</w:t>
                  </w:r>
                  <w:r w:rsidR="00111214" w:rsidRPr="006145DB">
                    <w:rPr>
                      <w:rFonts w:eastAsia="Arial" w:cs="Arial"/>
                      <w:sz w:val="16"/>
                      <w:szCs w:val="16"/>
                    </w:rPr>
                    <w:t>.</w:t>
                  </w:r>
                </w:p>
              </w:tc>
              <w:tc>
                <w:tcPr>
                  <w:tcW w:w="1275" w:type="dxa"/>
                  <w:tcBorders>
                    <w:bottom w:val="nil"/>
                  </w:tcBorders>
                  <w:shd w:val="clear" w:color="auto" w:fill="FFFFFF" w:themeFill="background1"/>
                  <w:vAlign w:val="center"/>
                </w:tcPr>
                <w:p w14:paraId="16550D95"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 xml:space="preserve"> Instrumento Institucional</w:t>
                  </w:r>
                </w:p>
              </w:tc>
              <w:tc>
                <w:tcPr>
                  <w:tcW w:w="1134" w:type="dxa"/>
                  <w:tcBorders>
                    <w:bottom w:val="nil"/>
                  </w:tcBorders>
                  <w:shd w:val="clear" w:color="auto" w:fill="FFFFFF" w:themeFill="background1"/>
                  <w:vAlign w:val="center"/>
                </w:tcPr>
                <w:p w14:paraId="57F6CF7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tcBorders>
                    <w:bottom w:val="nil"/>
                  </w:tcBorders>
                  <w:shd w:val="clear" w:color="auto" w:fill="FFFFFF" w:themeFill="background1"/>
                  <w:vAlign w:val="center"/>
                </w:tcPr>
                <w:p w14:paraId="3280F26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653F1EC6"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721E3154" w14:textId="77777777" w:rsidTr="00B877B5">
        <w:trPr>
          <w:trHeight w:val="422"/>
          <w:jc w:val="center"/>
        </w:trPr>
        <w:tc>
          <w:tcPr>
            <w:tcW w:w="1940" w:type="dxa"/>
            <w:shd w:val="clear" w:color="auto" w:fill="FFFFFF" w:themeFill="background1"/>
            <w:vAlign w:val="center"/>
          </w:tcPr>
          <w:p w14:paraId="45AFD7FA"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275"/>
              <w:gridCol w:w="1134"/>
              <w:gridCol w:w="1351"/>
            </w:tblGrid>
            <w:tr w:rsidR="00111214" w:rsidRPr="006145DB" w14:paraId="1B8ADF93" w14:textId="77777777" w:rsidTr="008B06B4">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3D8D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969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DF8E7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6A42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11214" w:rsidRPr="006145DB" w14:paraId="76DF71AF" w14:textId="77777777" w:rsidTr="008B06B4">
              <w:trPr>
                <w:trHeight w:val="300"/>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39AFD003"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28CBD31D" w14:textId="77777777" w:rsidR="00A15CB5" w:rsidRPr="006145DB" w:rsidRDefault="00A15CB5" w:rsidP="005B435E">
                  <w:pPr>
                    <w:spacing w:after="0" w:line="240" w:lineRule="auto"/>
                    <w:ind w:left="57" w:right="57"/>
                    <w:jc w:val="center"/>
                    <w:textAlignment w:val="baseline"/>
                    <w:rPr>
                      <w:rStyle w:val="eop"/>
                      <w:rFonts w:cs="Arial"/>
                      <w:sz w:val="16"/>
                      <w:szCs w:val="16"/>
                      <w:lang w:eastAsia="es-CO"/>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2E6ED913"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Trimestral</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6D8A8A10"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11214" w:rsidRPr="006145DB" w14:paraId="3A11800D" w14:textId="77777777" w:rsidTr="008B06B4">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1939BC"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C8E88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8DF11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2021 entrega única.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66DBF8"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Ministerio del Interior</w:t>
                  </w:r>
                </w:p>
              </w:tc>
            </w:tr>
            <w:tr w:rsidR="00111214" w:rsidRPr="006145DB" w14:paraId="5050A3D8"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6A4D16"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1C211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2DDF2C"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D76BD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5CADCE51"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AA6AAA"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CAC36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69FAE"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8B39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1EDCD085"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D0D0F2" w14:textId="514477DA"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C8D6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F8CEA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1CC5C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24FD9A74"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3834A4"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48458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9F3C1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D1B44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60B886DC"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B1062" w14:textId="4AB6C474"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505AF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BD932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C2796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78E58182" w14:textId="77777777" w:rsidTr="008B06B4">
              <w:trPr>
                <w:trHeight w:val="962"/>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221A9E55" w14:textId="77777777" w:rsidR="00A15CB5" w:rsidRPr="006145DB" w:rsidRDefault="00A15CB5" w:rsidP="005B435E">
                  <w:pPr>
                    <w:pStyle w:val="paragraph"/>
                    <w:spacing w:before="0" w:beforeAutospacing="0" w:after="0" w:afterAutospacing="0"/>
                    <w:ind w:right="57"/>
                    <w:jc w:val="both"/>
                    <w:textAlignment w:val="baseline"/>
                    <w:rPr>
                      <w:rStyle w:val="eop"/>
                      <w:rFonts w:ascii="Arial" w:hAnsi="Arial" w:cs="Arial"/>
                      <w:sz w:val="16"/>
                      <w:szCs w:val="16"/>
                    </w:rPr>
                  </w:pPr>
                  <w:r w:rsidRPr="006145DB">
                    <w:rPr>
                      <w:rStyle w:val="eop"/>
                      <w:rFonts w:ascii="Arial" w:hAnsi="Arial" w:cs="Arial"/>
                      <w:sz w:val="16"/>
                      <w:szCs w:val="16"/>
                    </w:rPr>
                    <w:t>Persona que vive en residencias tipo paga diarios.</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7238F8BE" w14:textId="77777777" w:rsidR="00A15CB5" w:rsidRPr="006145DB" w:rsidRDefault="00A15CB5" w:rsidP="005B435E">
                  <w:pPr>
                    <w:tabs>
                      <w:tab w:val="left" w:pos="709"/>
                    </w:tabs>
                    <w:spacing w:line="240" w:lineRule="auto"/>
                    <w:jc w:val="center"/>
                    <w:rPr>
                      <w:rFonts w:eastAsia="Arial" w:cs="Arial"/>
                      <w:sz w:val="16"/>
                      <w:szCs w:val="16"/>
                    </w:rPr>
                  </w:pPr>
                  <w:r w:rsidRPr="006145DB">
                    <w:rPr>
                      <w:rFonts w:eastAsia="Arial" w:cs="Arial"/>
                      <w:sz w:val="16"/>
                      <w:szCs w:val="16"/>
                    </w:rPr>
                    <w:t>Base de personas residentes en paga diarios</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0EAB9760" w14:textId="77777777" w:rsidR="00A15CB5" w:rsidRPr="006145DB" w:rsidRDefault="00A15CB5" w:rsidP="005B435E">
                  <w:pPr>
                    <w:spacing w:line="240" w:lineRule="auto"/>
                    <w:jc w:val="center"/>
                    <w:rPr>
                      <w:rFonts w:eastAsia="Arial" w:cs="Arial"/>
                      <w:sz w:val="16"/>
                      <w:szCs w:val="16"/>
                    </w:rPr>
                  </w:pPr>
                  <w:r w:rsidRPr="006145DB">
                    <w:rPr>
                      <w:rFonts w:eastAsia="Arial" w:cs="Arial"/>
                      <w:sz w:val="16"/>
                      <w:szCs w:val="16"/>
                    </w:rPr>
                    <w:t>Vigente</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67DAE536" w14:textId="77777777" w:rsidR="00A15CB5" w:rsidRPr="006145DB" w:rsidRDefault="00A15CB5" w:rsidP="005B435E">
                  <w:pPr>
                    <w:tabs>
                      <w:tab w:val="left" w:pos="709"/>
                    </w:tabs>
                    <w:spacing w:line="240" w:lineRule="auto"/>
                    <w:jc w:val="center"/>
                    <w:rPr>
                      <w:rFonts w:eastAsia="Arial" w:cs="Arial"/>
                      <w:sz w:val="16"/>
                      <w:szCs w:val="16"/>
                    </w:rPr>
                  </w:pPr>
                  <w:r w:rsidRPr="006145DB">
                    <w:rPr>
                      <w:rFonts w:eastAsia="Arial" w:cs="Arial"/>
                      <w:sz w:val="16"/>
                      <w:szCs w:val="16"/>
                    </w:rPr>
                    <w:t>Secretaría Distrital de Integración Social</w:t>
                  </w:r>
                </w:p>
                <w:p w14:paraId="10827C41" w14:textId="77777777" w:rsidR="00A15CB5" w:rsidRPr="006145DB" w:rsidRDefault="00A15CB5" w:rsidP="005B435E">
                  <w:pPr>
                    <w:spacing w:line="240" w:lineRule="auto"/>
                    <w:jc w:val="center"/>
                    <w:rPr>
                      <w:rFonts w:eastAsia="Arial" w:cs="Arial"/>
                      <w:sz w:val="16"/>
                      <w:szCs w:val="16"/>
                    </w:rPr>
                  </w:pPr>
                  <w:r w:rsidRPr="006145DB">
                    <w:rPr>
                      <w:rFonts w:eastAsia="Arial" w:cs="Arial"/>
                      <w:sz w:val="16"/>
                      <w:szCs w:val="16"/>
                    </w:rPr>
                    <w:t>Secretaría Distrital Planeación - SDP</w:t>
                  </w:r>
                </w:p>
              </w:tc>
            </w:tr>
            <w:tr w:rsidR="00111214" w:rsidRPr="006145DB" w14:paraId="612D630E" w14:textId="77777777" w:rsidTr="008B06B4">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A64566"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moderada con puntaje en la escala de valoración BARTHEL entre 65 a 70.</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C1268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F100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BBBC2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F61F1B4"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EFEC"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severa con un puntaje en la escala de valoración BARTHEL menor o igual a 10.</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29F06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9483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54057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1F7B8B95"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8279E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discapacidad, en la categoría psicosocial</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8C7C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04A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547E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A159C9B"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A6870D"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de 80 años o más</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97F93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026E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21D5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4366706"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25B7A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04721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99BB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AA45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5CC07582"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1B37C2" w14:textId="77777777" w:rsidR="00A15CB5" w:rsidRPr="006145DB" w:rsidRDefault="00A15CB5" w:rsidP="005B435E">
                  <w:pPr>
                    <w:pStyle w:val="paragraph"/>
                    <w:spacing w:before="0" w:beforeAutospacing="0" w:after="0" w:afterAutospacing="0"/>
                    <w:ind w:right="57"/>
                    <w:jc w:val="both"/>
                    <w:textAlignment w:val="baseline"/>
                    <w:rPr>
                      <w:rStyle w:val="normaltextrun"/>
                      <w:rFonts w:ascii="Arial" w:hAnsi="Arial" w:cs="Arial"/>
                      <w:sz w:val="16"/>
                      <w:szCs w:val="16"/>
                    </w:rPr>
                  </w:pPr>
                  <w:r w:rsidRPr="006145DB">
                    <w:rPr>
                      <w:rStyle w:val="normaltextrun"/>
                      <w:rFonts w:ascii="Arial" w:hAnsi="Arial" w:cs="Arial"/>
                      <w:sz w:val="16"/>
                      <w:szCs w:val="16"/>
                    </w:rPr>
                    <w:t xml:space="preserve">Persona con el mayor tiempo de abandono hospitalario entre los solicitantes, previo a recibir el alta médica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6DA8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Base de abandono hospitalario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9563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D3D2B"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Secretaría Distrital de Salud</w:t>
                  </w:r>
                </w:p>
              </w:tc>
            </w:tr>
            <w:tr w:rsidR="00111214" w:rsidRPr="006145DB" w14:paraId="24DFD6AE" w14:textId="77777777" w:rsidTr="008B06B4">
              <w:trPr>
                <w:trHeight w:val="300"/>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8E2BA" w14:textId="1E51A9CD"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Style w:val="normaltextrun"/>
                      <w:rFonts w:ascii="Arial" w:hAnsi="Arial" w:cs="Arial"/>
                      <w:sz w:val="16"/>
                      <w:szCs w:val="16"/>
                    </w:rPr>
                    <w:t>Persona habitante de calle</w:t>
                  </w:r>
                  <w:r w:rsidR="00111214" w:rsidRPr="006145DB">
                    <w:rPr>
                      <w:rStyle w:val="normaltextrun"/>
                      <w:rFonts w:ascii="Arial" w:hAnsi="Arial" w:cs="Arial"/>
                      <w:sz w:val="16"/>
                      <w:szCs w:val="16"/>
                    </w:rPr>
                    <w:t>.</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EE5FD"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Listado Censal ciudadanos habitante de calle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14BF"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AA459" w14:textId="77777777" w:rsidR="00A15CB5" w:rsidRPr="006145DB" w:rsidRDefault="00A15CB5" w:rsidP="005B435E">
                  <w:pPr>
                    <w:pStyle w:val="paragraph"/>
                    <w:tabs>
                      <w:tab w:val="left" w:pos="1800"/>
                    </w:tabs>
                    <w:spacing w:before="0" w:beforeAutospacing="0" w:after="0" w:afterAutospacing="0"/>
                    <w:ind w:right="72"/>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 xml:space="preserve">Secretaría Distrital de Salud </w:t>
                  </w:r>
                </w:p>
              </w:tc>
            </w:tr>
            <w:tr w:rsidR="00111214" w:rsidRPr="006145DB" w14:paraId="3E691E5E" w14:textId="77777777" w:rsidTr="008B06B4">
              <w:trPr>
                <w:trHeight w:val="300"/>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3A3B9DDD"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tcPr>
                <w:p w14:paraId="1C23FA29"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Censo Ciudadanos habitantes de calle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2B40A65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2024</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6A39972A"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bl>
          <w:p w14:paraId="61BEDC81"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59B9A207" w14:textId="77777777" w:rsidTr="00B877B5">
        <w:trPr>
          <w:trHeight w:val="5454"/>
          <w:jc w:val="center"/>
        </w:trPr>
        <w:tc>
          <w:tcPr>
            <w:tcW w:w="1940" w:type="dxa"/>
            <w:shd w:val="clear" w:color="auto" w:fill="FFFFFF" w:themeFill="background1"/>
            <w:vAlign w:val="center"/>
          </w:tcPr>
          <w:p w14:paraId="0B575602"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275"/>
              <w:gridCol w:w="1134"/>
              <w:gridCol w:w="1351"/>
            </w:tblGrid>
            <w:tr w:rsidR="00111214" w:rsidRPr="006145DB" w14:paraId="296A52D7" w14:textId="77777777" w:rsidTr="008B06B4">
              <w:trPr>
                <w:trHeight w:val="372"/>
                <w:jc w:val="center"/>
              </w:trPr>
              <w:tc>
                <w:tcPr>
                  <w:tcW w:w="3469" w:type="dxa"/>
                  <w:tcBorders>
                    <w:top w:val="nil"/>
                  </w:tcBorders>
                  <w:shd w:val="clear" w:color="auto" w:fill="FFFFFF" w:themeFill="background1"/>
                  <w:vAlign w:val="center"/>
                </w:tcPr>
                <w:p w14:paraId="6C02FE59"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Criterios de Ingreso</w:t>
                  </w:r>
                </w:p>
              </w:tc>
              <w:tc>
                <w:tcPr>
                  <w:tcW w:w="1275" w:type="dxa"/>
                  <w:tcBorders>
                    <w:top w:val="nil"/>
                  </w:tcBorders>
                  <w:shd w:val="clear" w:color="auto" w:fill="FFFFFF" w:themeFill="background1"/>
                  <w:vAlign w:val="center"/>
                </w:tcPr>
                <w:p w14:paraId="49E49916"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61D1CB7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1" w:type="dxa"/>
                  <w:tcBorders>
                    <w:top w:val="nil"/>
                  </w:tcBorders>
                  <w:shd w:val="clear" w:color="auto" w:fill="FFFFFF" w:themeFill="background1"/>
                  <w:vAlign w:val="center"/>
                </w:tcPr>
                <w:p w14:paraId="4877725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262A9AB3" w14:textId="77777777" w:rsidTr="008B06B4">
              <w:trPr>
                <w:trHeight w:val="221"/>
                <w:jc w:val="center"/>
              </w:trPr>
              <w:tc>
                <w:tcPr>
                  <w:tcW w:w="3469" w:type="dxa"/>
                  <w:shd w:val="clear" w:color="auto" w:fill="FFFFFF" w:themeFill="background1"/>
                  <w:vAlign w:val="center"/>
                </w:tcPr>
                <w:p w14:paraId="6EF8D6C6" w14:textId="43474140" w:rsidR="00A15CB5" w:rsidRPr="006145DB" w:rsidRDefault="00A15CB5" w:rsidP="005B435E">
                  <w:pPr>
                    <w:tabs>
                      <w:tab w:val="left" w:pos="709"/>
                    </w:tabs>
                    <w:contextualSpacing/>
                    <w:jc w:val="both"/>
                    <w:rPr>
                      <w:rFonts w:cs="Arial"/>
                      <w:sz w:val="16"/>
                      <w:szCs w:val="16"/>
                      <w:lang w:eastAsia="es-CO"/>
                    </w:rPr>
                  </w:pPr>
                  <w:bookmarkStart w:id="243" w:name="_Hlk201309500"/>
                  <w:r w:rsidRPr="006145DB">
                    <w:rPr>
                      <w:rFonts w:cs="Arial"/>
                      <w:sz w:val="16"/>
                      <w:szCs w:val="16"/>
                      <w:lang w:eastAsia="es-CO"/>
                    </w:rPr>
                    <w:t>Persona mayor, de sesenta (60) años</w:t>
                  </w:r>
                  <w:bookmarkEnd w:id="243"/>
                  <w:r w:rsidRPr="006145DB">
                    <w:rPr>
                      <w:rFonts w:cs="Arial"/>
                      <w:sz w:val="16"/>
                      <w:szCs w:val="16"/>
                      <w:lang w:eastAsia="es-CO"/>
                    </w:rPr>
                    <w:t xml:space="preserve"> o más</w:t>
                  </w:r>
                </w:p>
              </w:tc>
              <w:tc>
                <w:tcPr>
                  <w:tcW w:w="1275" w:type="dxa"/>
                  <w:shd w:val="clear" w:color="auto" w:fill="FFFFFF" w:themeFill="background1"/>
                  <w:vAlign w:val="center"/>
                </w:tcPr>
                <w:p w14:paraId="5B544D82"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4C2E5D8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351" w:type="dxa"/>
                  <w:shd w:val="clear" w:color="auto" w:fill="FFFFFF" w:themeFill="background1"/>
                  <w:vAlign w:val="center"/>
                </w:tcPr>
                <w:p w14:paraId="29C5D935"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0BF0F9F7" w14:textId="77777777" w:rsidTr="008B06B4">
              <w:trPr>
                <w:trHeight w:val="231"/>
                <w:jc w:val="center"/>
              </w:trPr>
              <w:tc>
                <w:tcPr>
                  <w:tcW w:w="3469" w:type="dxa"/>
                  <w:shd w:val="clear" w:color="auto" w:fill="FFFFFF" w:themeFill="background1"/>
                  <w:vAlign w:val="center"/>
                </w:tcPr>
                <w:p w14:paraId="4B7D93B4" w14:textId="0CB224F2" w:rsidR="00A15CB5" w:rsidRPr="006145DB" w:rsidRDefault="00A15CB5" w:rsidP="005B435E">
                  <w:pPr>
                    <w:tabs>
                      <w:tab w:val="left" w:pos="709"/>
                    </w:tabs>
                    <w:contextualSpacing/>
                    <w:jc w:val="both"/>
                    <w:rPr>
                      <w:rFonts w:cs="Arial"/>
                      <w:bCs/>
                      <w:sz w:val="16"/>
                      <w:szCs w:val="16"/>
                      <w:lang w:eastAsia="es-CO"/>
                    </w:rPr>
                  </w:pPr>
                  <w:bookmarkStart w:id="244" w:name="_Hlk201309509"/>
                  <w:r w:rsidRPr="006145DB">
                    <w:rPr>
                      <w:rFonts w:eastAsia="Arial" w:cs="Arial"/>
                      <w:sz w:val="16"/>
                      <w:szCs w:val="16"/>
                    </w:rPr>
                    <w:t>Persona en situación de abandono hospitalario</w:t>
                  </w:r>
                  <w:bookmarkEnd w:id="244"/>
                  <w:r w:rsidRPr="006145DB">
                    <w:rPr>
                      <w:rFonts w:eastAsia="Arial" w:cs="Arial"/>
                      <w:sz w:val="16"/>
                      <w:szCs w:val="16"/>
                    </w:rPr>
                    <w:t xml:space="preserve"> con alta médica</w:t>
                  </w:r>
                </w:p>
              </w:tc>
              <w:tc>
                <w:tcPr>
                  <w:tcW w:w="1275" w:type="dxa"/>
                  <w:shd w:val="clear" w:color="auto" w:fill="FFFFFF" w:themeFill="background1"/>
                  <w:vAlign w:val="center"/>
                </w:tcPr>
                <w:p w14:paraId="2B982F9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Base de abandono hospitalario</w:t>
                  </w:r>
                </w:p>
              </w:tc>
              <w:tc>
                <w:tcPr>
                  <w:tcW w:w="1134" w:type="dxa"/>
                  <w:shd w:val="clear" w:color="auto" w:fill="FFFFFF" w:themeFill="background1"/>
                  <w:vAlign w:val="center"/>
                </w:tcPr>
                <w:p w14:paraId="08668D7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351" w:type="dxa"/>
                  <w:shd w:val="clear" w:color="auto" w:fill="FFFFFF" w:themeFill="background1"/>
                  <w:vAlign w:val="center"/>
                </w:tcPr>
                <w:p w14:paraId="614E17B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111214" w:rsidRPr="006145DB" w14:paraId="29E4B43D" w14:textId="77777777" w:rsidTr="008B06B4">
              <w:trPr>
                <w:trHeight w:val="231"/>
                <w:jc w:val="center"/>
              </w:trPr>
              <w:tc>
                <w:tcPr>
                  <w:tcW w:w="3469" w:type="dxa"/>
                  <w:shd w:val="clear" w:color="auto" w:fill="FFFFFF" w:themeFill="background1"/>
                  <w:vAlign w:val="center"/>
                </w:tcPr>
                <w:p w14:paraId="36B21F78" w14:textId="19A0D15E" w:rsidR="00A15CB5" w:rsidRPr="006145DB" w:rsidRDefault="00A15CB5" w:rsidP="005B435E">
                  <w:pPr>
                    <w:tabs>
                      <w:tab w:val="left" w:pos="709"/>
                    </w:tabs>
                    <w:contextualSpacing/>
                    <w:jc w:val="both"/>
                    <w:rPr>
                      <w:rFonts w:eastAsia="Arial" w:cs="Arial"/>
                      <w:sz w:val="16"/>
                      <w:szCs w:val="16"/>
                    </w:rPr>
                  </w:pPr>
                  <w:bookmarkStart w:id="245" w:name="_Hlk201309526"/>
                  <w:r w:rsidRPr="006145DB">
                    <w:rPr>
                      <w:rFonts w:eastAsia="Arial" w:cs="Arial"/>
                      <w:sz w:val="16"/>
                      <w:szCs w:val="16"/>
                    </w:rPr>
                    <w:t xml:space="preserve"> O persona en situación de abandono social</w:t>
                  </w:r>
                  <w:bookmarkEnd w:id="245"/>
                  <w:r w:rsidRPr="006145DB">
                    <w:rPr>
                      <w:rFonts w:eastAsia="Arial" w:cs="Arial"/>
                      <w:sz w:val="16"/>
                      <w:szCs w:val="16"/>
                    </w:rPr>
                    <w:t xml:space="preserve"> y sus modalidades</w:t>
                  </w:r>
                </w:p>
              </w:tc>
              <w:tc>
                <w:tcPr>
                  <w:tcW w:w="1275" w:type="dxa"/>
                  <w:shd w:val="clear" w:color="auto" w:fill="FFFFFF" w:themeFill="background1"/>
                  <w:vAlign w:val="center"/>
                </w:tcPr>
                <w:p w14:paraId="6A6E14E9"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C2512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55333E2A"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86E99BC" w14:textId="77777777" w:rsidTr="008B06B4">
              <w:trPr>
                <w:trHeight w:val="231"/>
                <w:jc w:val="center"/>
              </w:trPr>
              <w:tc>
                <w:tcPr>
                  <w:tcW w:w="3469" w:type="dxa"/>
                  <w:shd w:val="clear" w:color="auto" w:fill="FFFFFF" w:themeFill="background1"/>
                  <w:vAlign w:val="center"/>
                </w:tcPr>
                <w:p w14:paraId="45E35FFA" w14:textId="023D409E" w:rsidR="00A15CB5" w:rsidRPr="006145DB" w:rsidRDefault="00A15CB5" w:rsidP="005B435E">
                  <w:pPr>
                    <w:tabs>
                      <w:tab w:val="left" w:pos="709"/>
                    </w:tabs>
                    <w:contextualSpacing/>
                    <w:jc w:val="both"/>
                    <w:rPr>
                      <w:rFonts w:eastAsia="Arial" w:cs="Arial"/>
                      <w:sz w:val="16"/>
                      <w:szCs w:val="16"/>
                    </w:rPr>
                  </w:pPr>
                  <w:bookmarkStart w:id="246" w:name="_Hlk201309533"/>
                  <w:r w:rsidRPr="006145DB">
                    <w:rPr>
                      <w:rFonts w:eastAsia="Arial" w:cs="Arial"/>
                      <w:sz w:val="16"/>
                      <w:szCs w:val="16"/>
                    </w:rPr>
                    <w:t>Persona residente en el Distrito Capital</w:t>
                  </w:r>
                  <w:bookmarkEnd w:id="246"/>
                </w:p>
              </w:tc>
              <w:tc>
                <w:tcPr>
                  <w:tcW w:w="1275" w:type="dxa"/>
                  <w:shd w:val="clear" w:color="auto" w:fill="FFFFFF" w:themeFill="background1"/>
                  <w:vAlign w:val="center"/>
                </w:tcPr>
                <w:p w14:paraId="3EE5CF2A"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14953D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4521B02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E269DD7" w14:textId="77777777" w:rsidTr="008B06B4">
              <w:trPr>
                <w:trHeight w:val="231"/>
                <w:jc w:val="center"/>
              </w:trPr>
              <w:tc>
                <w:tcPr>
                  <w:tcW w:w="3469" w:type="dxa"/>
                  <w:shd w:val="clear" w:color="auto" w:fill="FFFFFF" w:themeFill="background1"/>
                  <w:vAlign w:val="center"/>
                </w:tcPr>
                <w:p w14:paraId="060CA089" w14:textId="281F623B" w:rsidR="00A15CB5" w:rsidRPr="006145DB" w:rsidRDefault="00A15CB5" w:rsidP="005B435E">
                  <w:pPr>
                    <w:tabs>
                      <w:tab w:val="left" w:pos="709"/>
                    </w:tabs>
                    <w:contextualSpacing/>
                    <w:jc w:val="both"/>
                    <w:rPr>
                      <w:rFonts w:eastAsia="Arial" w:cs="Arial"/>
                      <w:sz w:val="16"/>
                      <w:szCs w:val="16"/>
                    </w:rPr>
                  </w:pPr>
                  <w:bookmarkStart w:id="247" w:name="_Hlk203561396"/>
                  <w:r w:rsidRPr="006145DB">
                    <w:rPr>
                      <w:rStyle w:val="normaltextrun"/>
                      <w:rFonts w:cs="Arial"/>
                      <w:sz w:val="16"/>
                      <w:szCs w:val="16"/>
                    </w:rPr>
                    <w:t>Persona que no requiera unidad de cuidado crónico, unidad de salud mental o traqueotomía.</w:t>
                  </w:r>
                  <w:bookmarkEnd w:id="247"/>
                </w:p>
              </w:tc>
              <w:tc>
                <w:tcPr>
                  <w:tcW w:w="1275" w:type="dxa"/>
                  <w:shd w:val="clear" w:color="auto" w:fill="FFFFFF" w:themeFill="background1"/>
                  <w:vAlign w:val="center"/>
                </w:tcPr>
                <w:p w14:paraId="2D7756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34" w:type="dxa"/>
                  <w:shd w:val="clear" w:color="auto" w:fill="FFFFFF" w:themeFill="background1"/>
                  <w:vAlign w:val="center"/>
                </w:tcPr>
                <w:p w14:paraId="562DFA7B" w14:textId="77777777" w:rsidR="00A15CB5" w:rsidRPr="006145DB" w:rsidRDefault="00A15CB5" w:rsidP="005B435E">
                  <w:pPr>
                    <w:tabs>
                      <w:tab w:val="left" w:pos="709"/>
                    </w:tabs>
                    <w:contextualSpacing/>
                    <w:jc w:val="center"/>
                    <w:rPr>
                      <w:rFonts w:eastAsia="Arial" w:cs="Arial"/>
                      <w:sz w:val="16"/>
                      <w:szCs w:val="16"/>
                    </w:rPr>
                  </w:pPr>
                  <w:r w:rsidRPr="006145DB">
                    <w:rPr>
                      <w:rFonts w:eastAsia="Arial" w:cs="Arial"/>
                      <w:sz w:val="16"/>
                      <w:szCs w:val="16"/>
                    </w:rPr>
                    <w:t>Mensual</w:t>
                  </w:r>
                </w:p>
              </w:tc>
              <w:tc>
                <w:tcPr>
                  <w:tcW w:w="1351" w:type="dxa"/>
                  <w:shd w:val="clear" w:color="auto" w:fill="FFFFFF" w:themeFill="background1"/>
                  <w:vAlign w:val="center"/>
                </w:tcPr>
                <w:p w14:paraId="3CEF29E2"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Salud</w:t>
                  </w:r>
                </w:p>
              </w:tc>
            </w:tr>
            <w:tr w:rsidR="00111214" w:rsidRPr="006145DB" w14:paraId="03F55F00" w14:textId="77777777" w:rsidTr="008B06B4">
              <w:trPr>
                <w:trHeight w:val="231"/>
                <w:jc w:val="center"/>
              </w:trPr>
              <w:tc>
                <w:tcPr>
                  <w:tcW w:w="3469" w:type="dxa"/>
                  <w:tcBorders>
                    <w:bottom w:val="single" w:sz="4" w:space="0" w:color="auto"/>
                  </w:tcBorders>
                  <w:shd w:val="clear" w:color="auto" w:fill="FFFFFF" w:themeFill="background1"/>
                  <w:vAlign w:val="center"/>
                </w:tcPr>
                <w:p w14:paraId="6A8219AB" w14:textId="4519634A" w:rsidR="00A15CB5" w:rsidRPr="006145DB" w:rsidRDefault="00A15CB5" w:rsidP="005B435E">
                  <w:pPr>
                    <w:tabs>
                      <w:tab w:val="left" w:pos="709"/>
                    </w:tabs>
                    <w:contextualSpacing/>
                    <w:jc w:val="both"/>
                    <w:rPr>
                      <w:rStyle w:val="normaltextrun"/>
                      <w:rFonts w:cs="Arial"/>
                      <w:sz w:val="16"/>
                      <w:szCs w:val="16"/>
                    </w:rPr>
                  </w:pPr>
                  <w:bookmarkStart w:id="248" w:name="_Hlk206154006"/>
                  <w:r w:rsidRPr="006145DB">
                    <w:rPr>
                      <w:rFonts w:eastAsia="Arial" w:cs="Arial"/>
                      <w:sz w:val="16"/>
                      <w:szCs w:val="16"/>
                    </w:rPr>
                    <w:t>Persona que manifieste su deseo voluntario de ingresar al servicio</w:t>
                  </w:r>
                  <w:bookmarkEnd w:id="248"/>
                </w:p>
              </w:tc>
              <w:tc>
                <w:tcPr>
                  <w:tcW w:w="1275" w:type="dxa"/>
                  <w:tcBorders>
                    <w:bottom w:val="single" w:sz="4" w:space="0" w:color="auto"/>
                  </w:tcBorders>
                  <w:shd w:val="clear" w:color="auto" w:fill="FFFFFF" w:themeFill="background1"/>
                  <w:vAlign w:val="center"/>
                </w:tcPr>
                <w:p w14:paraId="1C1FA9C9"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05C156BF"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351" w:type="dxa"/>
                  <w:tcBorders>
                    <w:bottom w:val="single" w:sz="4" w:space="0" w:color="auto"/>
                  </w:tcBorders>
                  <w:shd w:val="clear" w:color="auto" w:fill="FFFFFF" w:themeFill="background1"/>
                  <w:vAlign w:val="center"/>
                </w:tcPr>
                <w:p w14:paraId="65297EE1"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Subdirección para la Vejez</w:t>
                  </w:r>
                </w:p>
              </w:tc>
            </w:tr>
            <w:tr w:rsidR="00111214" w:rsidRPr="006145DB" w14:paraId="4DF578B4" w14:textId="77777777" w:rsidTr="008B06B4">
              <w:trPr>
                <w:trHeight w:val="231"/>
                <w:jc w:val="center"/>
              </w:trPr>
              <w:tc>
                <w:tcPr>
                  <w:tcW w:w="3469" w:type="dxa"/>
                  <w:tcBorders>
                    <w:bottom w:val="nil"/>
                  </w:tcBorders>
                  <w:shd w:val="clear" w:color="auto" w:fill="FFFFFF" w:themeFill="background1"/>
                  <w:vAlign w:val="center"/>
                </w:tcPr>
                <w:p w14:paraId="774A2DA2" w14:textId="1D087224" w:rsidR="00A15CB5" w:rsidRPr="006145DB" w:rsidRDefault="00A15CB5" w:rsidP="005B435E">
                  <w:pPr>
                    <w:tabs>
                      <w:tab w:val="left" w:pos="709"/>
                    </w:tabs>
                    <w:contextualSpacing/>
                    <w:jc w:val="both"/>
                    <w:rPr>
                      <w:rFonts w:eastAsia="Arial" w:cs="Arial"/>
                      <w:sz w:val="16"/>
                      <w:szCs w:val="16"/>
                    </w:rPr>
                  </w:pPr>
                  <w:bookmarkStart w:id="249" w:name="_Hlk201309541"/>
                  <w:r w:rsidRPr="006145DB">
                    <w:rPr>
                      <w:rFonts w:eastAsia="Arial" w:cs="Arial"/>
                      <w:sz w:val="16"/>
                      <w:szCs w:val="16"/>
                    </w:rPr>
                    <w:t>Ingreso por emergencia o inmediato, en cualquiera de las unidades operativas del servicio con disponibilidad de cupo, de personas mayores que cumplan con la población objetivo, los criterios de ingreso y se encuentren en inminente vulneración de derechos que pone en riesgo su vida o integridad física de acuerdo con el concepto profesional emitido por el equipo del servicio Bogotá te acompaña en la vejez.</w:t>
                  </w:r>
                  <w:bookmarkEnd w:id="249"/>
                </w:p>
              </w:tc>
              <w:tc>
                <w:tcPr>
                  <w:tcW w:w="1275" w:type="dxa"/>
                  <w:tcBorders>
                    <w:bottom w:val="nil"/>
                  </w:tcBorders>
                  <w:shd w:val="clear" w:color="auto" w:fill="FFFFFF" w:themeFill="background1"/>
                  <w:vAlign w:val="center"/>
                </w:tcPr>
                <w:p w14:paraId="73C5874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shd w:val="clear" w:color="auto" w:fill="FFFFFF" w:themeFill="background1"/>
                  <w:vAlign w:val="center"/>
                </w:tcPr>
                <w:p w14:paraId="7BE29590"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Demanda</w:t>
                  </w:r>
                </w:p>
              </w:tc>
              <w:tc>
                <w:tcPr>
                  <w:tcW w:w="1351" w:type="dxa"/>
                  <w:tcBorders>
                    <w:bottom w:val="nil"/>
                  </w:tcBorders>
                  <w:shd w:val="clear" w:color="auto" w:fill="FFFFFF" w:themeFill="background1"/>
                  <w:vAlign w:val="center"/>
                </w:tcPr>
                <w:p w14:paraId="3E90A422"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Subdirección para la Vejez</w:t>
                  </w:r>
                </w:p>
              </w:tc>
            </w:tr>
          </w:tbl>
          <w:p w14:paraId="5D246EC0" w14:textId="77777777" w:rsidR="00A15CB5" w:rsidRPr="006145DB" w:rsidRDefault="00A15CB5" w:rsidP="005B435E">
            <w:pPr>
              <w:pStyle w:val="Textoindependiente"/>
              <w:spacing w:line="240" w:lineRule="auto"/>
              <w:ind w:right="112"/>
              <w:jc w:val="both"/>
              <w:rPr>
                <w:rFonts w:cs="Arial"/>
                <w:bCs/>
                <w:sz w:val="20"/>
                <w:szCs w:val="20"/>
                <w:lang w:eastAsia="es-CO"/>
              </w:rPr>
            </w:pPr>
          </w:p>
        </w:tc>
      </w:tr>
      <w:tr w:rsidR="00A15CB5" w:rsidRPr="006145DB" w14:paraId="3D37544A" w14:textId="77777777" w:rsidTr="00B877B5">
        <w:trPr>
          <w:trHeight w:val="20"/>
          <w:jc w:val="center"/>
        </w:trPr>
        <w:tc>
          <w:tcPr>
            <w:tcW w:w="1940" w:type="dxa"/>
            <w:shd w:val="clear" w:color="auto" w:fill="FFFFFF" w:themeFill="background1"/>
            <w:vAlign w:val="center"/>
          </w:tcPr>
          <w:p w14:paraId="4189BE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275"/>
              <w:gridCol w:w="1134"/>
              <w:gridCol w:w="1351"/>
            </w:tblGrid>
            <w:tr w:rsidR="00111214" w:rsidRPr="006145DB" w14:paraId="21FD2D08" w14:textId="77777777" w:rsidTr="008B06B4">
              <w:trPr>
                <w:trHeight w:val="375"/>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9C21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Egreso</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B2D73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7B84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64EDA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111214" w:rsidRPr="006145DB" w14:paraId="26F42EAF" w14:textId="77777777" w:rsidTr="008B06B4">
              <w:trPr>
                <w:trHeight w:val="24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542D5"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D19E5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B3B1C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871D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0DA274A2" w14:textId="77777777" w:rsidTr="008B06B4">
              <w:trPr>
                <w:trHeight w:val="240"/>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00AFABEF"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Incurrir en falta gravísima establecida en el acuerdo de corresponsabilidad, una vez surtido el debido proceso.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6E639C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7E672F1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5787BE7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66AA0B21" w14:textId="77777777" w:rsidTr="008B06B4">
              <w:trPr>
                <w:trHeight w:val="454"/>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61346F" w14:textId="53DF0896" w:rsidR="00A15CB5" w:rsidRPr="006145DB" w:rsidRDefault="00A15CB5" w:rsidP="008B06B4">
                  <w:pPr>
                    <w:tabs>
                      <w:tab w:val="left" w:pos="709"/>
                    </w:tabs>
                    <w:spacing w:after="0" w:line="240" w:lineRule="auto"/>
                    <w:ind w:right="130"/>
                    <w:contextualSpacing/>
                    <w:jc w:val="both"/>
                    <w:rPr>
                      <w:rFonts w:cs="Arial"/>
                      <w:sz w:val="16"/>
                      <w:szCs w:val="16"/>
                    </w:rPr>
                  </w:pPr>
                  <w:bookmarkStart w:id="250" w:name="_Hlk201309563"/>
                  <w:r w:rsidRPr="006145DB">
                    <w:rPr>
                      <w:rStyle w:val="normaltextrun"/>
                      <w:rFonts w:cs="Arial"/>
                      <w:sz w:val="16"/>
                      <w:szCs w:val="16"/>
                    </w:rPr>
                    <w:t>Persona que requiera unidad de cuidado crónico, unidad de salud mental o traqueotomía.</w:t>
                  </w:r>
                  <w:bookmarkEnd w:id="250"/>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25480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49669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F0DF0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167383D0" w14:textId="77777777" w:rsidTr="008B06B4">
              <w:trPr>
                <w:trHeight w:val="255"/>
                <w:jc w:val="center"/>
              </w:trPr>
              <w:tc>
                <w:tcPr>
                  <w:tcW w:w="3469"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2479D22C" w14:textId="77777777" w:rsidR="00E27D44" w:rsidRPr="006145DB" w:rsidRDefault="00E27D44"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0AC03"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Certificado de defunción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53DA9D"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F685B1"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Instituto Nacional de Medicina Legal y Ciencias Forenses</w:t>
                  </w:r>
                </w:p>
              </w:tc>
            </w:tr>
            <w:tr w:rsidR="00111214" w:rsidRPr="006145DB" w14:paraId="0D5944F1"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hideMark/>
                </w:tcPr>
                <w:p w14:paraId="689471FD"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E5F64A"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Fallecidos (Inhumados)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2646A2"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06ED8"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Salud</w:t>
                  </w:r>
                </w:p>
              </w:tc>
            </w:tr>
            <w:tr w:rsidR="00111214" w:rsidRPr="006145DB" w14:paraId="2EE39D68"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tcPr>
                <w:p w14:paraId="34B67764"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0F06C0"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Fé de supervivencia (ANI - RCD)</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2E244"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F47D6"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Ministerio de Salud y Protección Social</w:t>
                  </w:r>
                </w:p>
              </w:tc>
            </w:tr>
            <w:tr w:rsidR="00111214" w:rsidRPr="006145DB" w14:paraId="56960246" w14:textId="77777777" w:rsidTr="008B06B4">
              <w:trPr>
                <w:trHeight w:val="255"/>
                <w:jc w:val="center"/>
              </w:trPr>
              <w:tc>
                <w:tcPr>
                  <w:tcW w:w="3469" w:type="dxa"/>
                  <w:vMerge/>
                  <w:tcBorders>
                    <w:left w:val="single" w:sz="4" w:space="0" w:color="auto"/>
                    <w:bottom w:val="single" w:sz="4" w:space="0" w:color="auto"/>
                    <w:right w:val="single" w:sz="4" w:space="0" w:color="auto"/>
                  </w:tcBorders>
                  <w:shd w:val="clear" w:color="auto" w:fill="FFFFFF" w:themeFill="background1"/>
                  <w:vAlign w:val="center"/>
                </w:tcPr>
                <w:p w14:paraId="6D1A6F40"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AED9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9F075"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A853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Secretaría Distrital de Planeación - SDP</w:t>
                  </w:r>
                </w:p>
              </w:tc>
            </w:tr>
            <w:tr w:rsidR="00111214" w:rsidRPr="006145DB" w14:paraId="017B77D0"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E2091A"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 xml:space="preserve">Ausencia del servicio sin autorización durante 24 horas; </w:t>
                  </w:r>
                  <w:r w:rsidRPr="006145DB">
                    <w:rPr>
                      <w:rStyle w:val="normaltextrun"/>
                      <w:rFonts w:ascii="Arial" w:hAnsi="Arial" w:cs="Arial"/>
                      <w:sz w:val="16"/>
                      <w:szCs w:val="16"/>
                      <w:lang w:val="es-ES"/>
                    </w:rPr>
                    <w:t>a excepción de las personas mayores que estén oficialmente reportadas como extraviadas</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8403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93F6F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7653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7E3E5EB5"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02114"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Reintegro familiar</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1F72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34DFD"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F3ACF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678F3DFA"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438C5" w14:textId="4488A9A6"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bookmarkStart w:id="251" w:name="_Hlk207200118"/>
                  <w:r w:rsidRPr="006145DB">
                    <w:rPr>
                      <w:rFonts w:ascii="Arial" w:hAnsi="Arial" w:cs="Arial"/>
                      <w:sz w:val="16"/>
                      <w:szCs w:val="16"/>
                    </w:rPr>
                    <w:t>Ingreso a servicios de la SDIS que brinden una solución habitacional.</w:t>
                  </w:r>
                  <w:bookmarkEnd w:id="251"/>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2B08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A6E5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8479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40921B36"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97CA7" w14:textId="253C80EE"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bookmarkStart w:id="252" w:name="_Hlk201309586"/>
                  <w:bookmarkStart w:id="253" w:name="_Hlk206154067"/>
                  <w:r w:rsidRPr="006145DB">
                    <w:rPr>
                      <w:rStyle w:val="normaltextrun"/>
                      <w:rFonts w:ascii="Arial" w:hAnsi="Arial" w:cs="Arial"/>
                      <w:sz w:val="16"/>
                      <w:szCs w:val="16"/>
                    </w:rPr>
                    <w:t xml:space="preserve">Ingreso a otro servicio institucionalizado privado que brinde atención permanente </w:t>
                  </w:r>
                  <w:bookmarkEnd w:id="252"/>
                  <w:r w:rsidRPr="006145DB">
                    <w:rPr>
                      <w:rStyle w:val="normaltextrun"/>
                      <w:rFonts w:ascii="Arial" w:hAnsi="Arial" w:cs="Arial"/>
                      <w:sz w:val="16"/>
                      <w:szCs w:val="16"/>
                    </w:rPr>
                    <w:t>o de larga estancia</w:t>
                  </w:r>
                  <w:bookmarkEnd w:id="253"/>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4014E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6E63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E5EBC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5B56122"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AC720"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Inconsistencia en la información aportada y que derive en el incumplimiento de criterios de ingreso</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5EEA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41DA0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547EF"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EDB1F06" w14:textId="77777777" w:rsidTr="008B06B4">
              <w:trPr>
                <w:trHeight w:val="195"/>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C2FDD"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Finalización del proceso de atención, exceptuando las personas que, por estudio de caso y concepto profesional, requieran continuar en atención</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51B5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5805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A416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0BBA7E2" w14:textId="77777777" w:rsidTr="008B06B4">
              <w:trPr>
                <w:trHeight w:val="195"/>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4741FB87"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tcPr>
                <w:p w14:paraId="495B35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4B1D3FB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3C22DE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bl>
          <w:p w14:paraId="5A2449FD"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0EA66436" w14:textId="77777777" w:rsidTr="00B877B5">
        <w:trPr>
          <w:trHeight w:val="730"/>
          <w:jc w:val="center"/>
        </w:trPr>
        <w:tc>
          <w:tcPr>
            <w:tcW w:w="1940" w:type="dxa"/>
            <w:shd w:val="clear" w:color="auto" w:fill="FFFFFF" w:themeFill="background1"/>
            <w:vAlign w:val="center"/>
          </w:tcPr>
          <w:p w14:paraId="0EA96B82" w14:textId="77777777" w:rsidR="00A15CB5" w:rsidRPr="006145DB" w:rsidRDefault="00A15CB5"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p w14:paraId="148E1ECA" w14:textId="77777777" w:rsidR="00A15CB5" w:rsidRPr="006145DB" w:rsidRDefault="00A15CB5" w:rsidP="005B435E">
            <w:pPr>
              <w:spacing w:after="0" w:line="240" w:lineRule="auto"/>
              <w:rPr>
                <w:rFonts w:cs="Arial"/>
                <w:sz w:val="16"/>
                <w:szCs w:val="16"/>
                <w:lang w:val="es-ES_tradnl"/>
              </w:rPr>
            </w:pPr>
          </w:p>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134"/>
              <w:gridCol w:w="992"/>
              <w:gridCol w:w="1634"/>
            </w:tblGrid>
            <w:tr w:rsidR="00336CFC" w:rsidRPr="006145DB" w14:paraId="365A6B51"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3FE69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Restricciones</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7D824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FB8E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90BAC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336CFC" w:rsidRPr="006145DB" w14:paraId="5A840B37"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D3C20A" w14:textId="08691BFD" w:rsidR="00A15CB5" w:rsidRPr="006145DB" w:rsidRDefault="00A15CB5" w:rsidP="005B435E">
                  <w:pPr>
                    <w:pStyle w:val="paragraph"/>
                    <w:spacing w:before="0" w:beforeAutospacing="0" w:after="0" w:afterAutospacing="0"/>
                    <w:ind w:right="130"/>
                    <w:textAlignment w:val="baseline"/>
                    <w:rPr>
                      <w:rStyle w:val="normaltextrun"/>
                      <w:rFonts w:ascii="Arial" w:hAnsi="Arial" w:cs="Arial"/>
                      <w:sz w:val="16"/>
                      <w:szCs w:val="16"/>
                    </w:rPr>
                  </w:pPr>
                  <w:r w:rsidRPr="006145DB">
                    <w:rPr>
                      <w:rStyle w:val="normaltextrun"/>
                      <w:rFonts w:ascii="Arial" w:hAnsi="Arial" w:cs="Arial"/>
                      <w:sz w:val="16"/>
                      <w:szCs w:val="16"/>
                    </w:rPr>
                    <w:t>Comunidad de Cuidado</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C7DBA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1EC8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01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703110A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AF1686" w14:textId="43636C3C"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Cuidado Transitorio Día- Noche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FFC87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BADA3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517C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8DE5777"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5941CB" w14:textId="583C23E5"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Centro Día a tu Casa</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3DE24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1EE6A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848B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D00D4E2"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E1B77" w14:textId="1639E9D3"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Comedores Comunitarios</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0076A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D4B70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7DDF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B09C0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3A828" w14:textId="46CC1121"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Servicio Compromiso por una alimentación incluyente</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7005E"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SIRBE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5D6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Demanda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479C8"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Secretaría Distrital de Integración Social </w:t>
                  </w:r>
                </w:p>
              </w:tc>
            </w:tr>
            <w:tr w:rsidR="00336CFC" w:rsidRPr="006145DB" w14:paraId="1C0A555F"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5EEFD2" w14:textId="1DB9F1C9"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hogar de paso día y hogar de paso noche para la atención de población habitante de calle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23210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B5BFC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8BDF8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69C8901C"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79DA81"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prevención de riesgo de habitar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C05B2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75F4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6C24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C590897" w14:textId="77777777" w:rsidTr="008B06B4">
              <w:trPr>
                <w:trHeight w:val="41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4D6C58"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Comunidad de vida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42549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B32E6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07ABDD"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1329C9"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B5163"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5E16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86E7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7ADA3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2A8B034"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36AC69"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Alta dependencia física, mental o cognitiva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80E7F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41C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9B235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24387EB9" w14:textId="77777777" w:rsidTr="008B06B4">
              <w:trPr>
                <w:trHeight w:val="675"/>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0C7C99AE"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Servicio de Autocuidado para población habitante de calle.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2320531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nil"/>
                    <w:right w:val="single" w:sz="4" w:space="0" w:color="auto"/>
                  </w:tcBorders>
                  <w:shd w:val="clear" w:color="auto" w:fill="FFFFFF" w:themeFill="background1"/>
                  <w:vAlign w:val="center"/>
                  <w:hideMark/>
                </w:tcPr>
                <w:p w14:paraId="2A1FAF7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1C9BE8A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135B371" w14:textId="77777777" w:rsidTr="008B06B4">
              <w:trPr>
                <w:trHeight w:val="225"/>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6239F4"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sociosanitaria para población habitante de calle y en alto riesgo de estarlo.</w:t>
                  </w:r>
                  <w:r w:rsidRPr="006145DB">
                    <w:rPr>
                      <w:rStyle w:val="eop"/>
                      <w:rFonts w:ascii="Arial" w:hAnsi="Arial" w:cs="Arial"/>
                      <w:sz w:val="16"/>
                      <w:szCs w:val="16"/>
                    </w:rPr>
                    <w:t xml:space="preserve"> </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5608B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98AAA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D854B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bl>
          <w:p w14:paraId="54319ED0" w14:textId="77777777" w:rsidR="00A15CB5" w:rsidRPr="006145DB" w:rsidRDefault="00A15CB5" w:rsidP="005B435E">
            <w:pPr>
              <w:tabs>
                <w:tab w:val="left" w:pos="709"/>
              </w:tabs>
              <w:spacing w:line="240" w:lineRule="auto"/>
              <w:contextualSpacing/>
              <w:jc w:val="both"/>
              <w:rPr>
                <w:rFonts w:eastAsia="Calibri" w:cs="Arial"/>
                <w:sz w:val="20"/>
                <w:szCs w:val="20"/>
                <w:lang w:eastAsia="es-CO"/>
              </w:rPr>
            </w:pPr>
          </w:p>
        </w:tc>
      </w:tr>
      <w:tr w:rsidR="00A15CB5" w:rsidRPr="006145DB" w14:paraId="7D39AD25" w14:textId="77777777" w:rsidTr="00B877B5">
        <w:trPr>
          <w:trHeight w:val="70"/>
          <w:jc w:val="center"/>
        </w:trPr>
        <w:tc>
          <w:tcPr>
            <w:tcW w:w="1940" w:type="dxa"/>
            <w:shd w:val="clear" w:color="auto" w:fill="FFFFFF" w:themeFill="background1"/>
            <w:vAlign w:val="center"/>
          </w:tcPr>
          <w:p w14:paraId="205F2C82"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7E3B363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El servicio Atención sociosanitaria transitoria brinda una atención integral orientada a garantizar el bienestar transitorio de las personas mayores, en un entorno de cuidado y acompañamiento permanente. Esta atención se desarrolla a través de un equipo interdisciplinario y mediante intervenciones individuales y colectivas, articuladas interinstitucionalmente.</w:t>
            </w:r>
          </w:p>
          <w:p w14:paraId="409CB926" w14:textId="77777777" w:rsidR="00A15CB5" w:rsidRPr="006145DB" w:rsidRDefault="00A15CB5" w:rsidP="005B435E">
            <w:pPr>
              <w:tabs>
                <w:tab w:val="left" w:pos="709"/>
              </w:tabs>
              <w:spacing w:line="240" w:lineRule="auto"/>
              <w:contextualSpacing/>
              <w:jc w:val="both"/>
              <w:rPr>
                <w:rFonts w:eastAsia="Arial" w:cs="Arial"/>
                <w:sz w:val="20"/>
                <w:szCs w:val="20"/>
              </w:rPr>
            </w:pPr>
          </w:p>
          <w:p w14:paraId="5777AB5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Las personas mayores que acceden a este servicio cuentan con los siguientes beneficios:</w:t>
            </w:r>
          </w:p>
          <w:p w14:paraId="24F5F058" w14:textId="77777777" w:rsidR="00A15CB5" w:rsidRPr="006145DB" w:rsidRDefault="00A15CB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 </w:t>
            </w:r>
          </w:p>
          <w:p w14:paraId="0A12267B"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bookmarkStart w:id="254" w:name="_Hlk201308982"/>
            <w:r w:rsidRPr="006145DB">
              <w:rPr>
                <w:rFonts w:cs="Arial"/>
                <w:sz w:val="20"/>
                <w:szCs w:val="20"/>
              </w:rPr>
              <w:t xml:space="preserve">Alojamiento confortable y seguro. </w:t>
            </w:r>
          </w:p>
          <w:p w14:paraId="755AED3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Componente de alimentación y nutrición </w:t>
            </w:r>
          </w:p>
          <w:p w14:paraId="3C4C0B9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Vestuario. </w:t>
            </w:r>
          </w:p>
          <w:p w14:paraId="4C664067"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Actividades de promoción, recuperación y mantenimiento de la autonomía e independencia.  </w:t>
            </w:r>
          </w:p>
          <w:p w14:paraId="09C19C5E"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Participación en prácticas de cuidado protectoras y de mantenimiento de la salud física y el bienestar socioemocional. </w:t>
            </w:r>
          </w:p>
          <w:p w14:paraId="639879AB"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Atención sociosanitaria interdisciplinaria e interinstitucional. </w:t>
            </w:r>
          </w:p>
          <w:p w14:paraId="6B8085D0"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supervisión en actividades básicas de la vida diaria. </w:t>
            </w:r>
          </w:p>
          <w:p w14:paraId="3C9A5D9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orientación frente a trámites de salud. </w:t>
            </w:r>
          </w:p>
          <w:p w14:paraId="090572C1"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Identificación, recuperación y ampliación de redes de apoyo. </w:t>
            </w:r>
          </w:p>
          <w:p w14:paraId="3110041F"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Apoyo y orientación en la formulación del proyecto de vida.</w:t>
            </w:r>
          </w:p>
          <w:p w14:paraId="4E7AE0F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Elaboración de planes de egreso individualizados.</w:t>
            </w:r>
          </w:p>
          <w:p w14:paraId="5B155D6A"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Acompañamiento en la preparación y tránsito hacia un nuevo ámbito de vida familiar, social o institucional.</w:t>
            </w:r>
            <w:r w:rsidRPr="006145DB">
              <w:rPr>
                <w:rFonts w:cs="Arial"/>
                <w:sz w:val="20"/>
                <w:szCs w:val="20"/>
                <w:lang w:eastAsia="es-CO"/>
              </w:rPr>
              <w:t xml:space="preserve">  </w:t>
            </w:r>
          </w:p>
          <w:p w14:paraId="5DAD84BF" w14:textId="77777777" w:rsidR="00A15CB5" w:rsidRPr="006145DB" w:rsidRDefault="00A15CB5">
            <w:pPr>
              <w:numPr>
                <w:ilvl w:val="0"/>
                <w:numId w:val="47"/>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Servicio funerario.</w:t>
            </w:r>
            <w:bookmarkEnd w:id="254"/>
          </w:p>
          <w:p w14:paraId="64CA7A09" w14:textId="77777777" w:rsidR="00A15CB5" w:rsidRPr="006145DB" w:rsidRDefault="00A15CB5" w:rsidP="005B435E">
            <w:pPr>
              <w:tabs>
                <w:tab w:val="left" w:pos="709"/>
              </w:tabs>
              <w:spacing w:line="240" w:lineRule="auto"/>
              <w:ind w:left="360"/>
              <w:contextualSpacing/>
              <w:jc w:val="both"/>
              <w:rPr>
                <w:rFonts w:cs="Arial"/>
                <w:sz w:val="20"/>
                <w:szCs w:val="20"/>
                <w:lang w:eastAsia="es-CO"/>
              </w:rPr>
            </w:pPr>
          </w:p>
          <w:p w14:paraId="46B8A5A1"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 xml:space="preserve">Sumado a lo anterior, las personas mayores que ingresan al servicio de atención sociosanitaria transitoria reciben una atención interdisciplinaria e interinstitucional, acorde con su nivel de dependencia funcional —ya sea moderada, severa o incluso en condiciones de independencia para las actividades de la vida diaria—. En este sentido, el servicio adecúa sus intervenciones según las condiciones particulares de cada persona, bajo un enfoque centrado en la persona y mediante un plan de egreso individualizado que se debe cumplir en el tiempo de atención establecido para el servicio, en el marco de la gestión de caso del sistema sociosanitario. </w:t>
            </w:r>
          </w:p>
          <w:p w14:paraId="34B6DCB8" w14:textId="77777777" w:rsidR="00A15CB5" w:rsidRPr="006145DB" w:rsidRDefault="00A15CB5" w:rsidP="005B435E">
            <w:pPr>
              <w:tabs>
                <w:tab w:val="left" w:pos="709"/>
              </w:tabs>
              <w:spacing w:line="240" w:lineRule="auto"/>
              <w:contextualSpacing/>
              <w:jc w:val="both"/>
              <w:rPr>
                <w:rFonts w:eastAsia="Arial" w:cs="Arial"/>
                <w:sz w:val="20"/>
                <w:szCs w:val="20"/>
              </w:rPr>
            </w:pPr>
          </w:p>
          <w:p w14:paraId="663E4067"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En caso de interrupción parcial o total en la prestación del servicio se implementará el plan operativo de continuidad correspondiente.</w:t>
            </w:r>
          </w:p>
        </w:tc>
      </w:tr>
      <w:tr w:rsidR="00A15CB5" w:rsidRPr="006145DB" w14:paraId="7526ACA5" w14:textId="77777777" w:rsidTr="00B877B5">
        <w:trPr>
          <w:trHeight w:val="70"/>
          <w:jc w:val="center"/>
        </w:trPr>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45CB4"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52D66" w14:textId="77777777" w:rsidR="00A15CB5" w:rsidRPr="006145DB" w:rsidRDefault="00A15C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0BB6AE3" w14:textId="77777777" w:rsidR="00A15CB5" w:rsidRPr="006145DB" w:rsidRDefault="00A15CB5" w:rsidP="005B435E">
            <w:pPr>
              <w:tabs>
                <w:tab w:val="left" w:pos="709"/>
              </w:tabs>
              <w:spacing w:line="240" w:lineRule="auto"/>
              <w:contextualSpacing/>
              <w:jc w:val="both"/>
              <w:rPr>
                <w:rFonts w:cs="Arial"/>
                <w:bCs/>
                <w:sz w:val="20"/>
                <w:szCs w:val="20"/>
                <w:lang w:eastAsia="es-CO"/>
              </w:rPr>
            </w:pPr>
          </w:p>
          <w:p w14:paraId="51004F38" w14:textId="77777777" w:rsidR="00A15CB5" w:rsidRPr="006145DB" w:rsidRDefault="00A15CB5">
            <w:pPr>
              <w:numPr>
                <w:ilvl w:val="0"/>
                <w:numId w:val="48"/>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Talento humano </w:t>
            </w:r>
          </w:p>
          <w:p w14:paraId="13EBFF7F" w14:textId="77777777" w:rsidR="00A15CB5" w:rsidRPr="006145DB" w:rsidRDefault="00A15CB5">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5FB5710B"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w:t>
            </w:r>
          </w:p>
          <w:p w14:paraId="4EBE9EE4"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Salubridad </w:t>
            </w:r>
          </w:p>
          <w:p w14:paraId="01E28040" w14:textId="77777777" w:rsidR="00A15CB5" w:rsidRPr="006145DB" w:rsidRDefault="00A15CB5">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5ECE8B" w14:textId="77777777" w:rsidR="00A15CB5" w:rsidRPr="006145DB" w:rsidRDefault="00A15CB5">
            <w:pPr>
              <w:numPr>
                <w:ilvl w:val="0"/>
                <w:numId w:val="5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Gestión Administrativa </w:t>
            </w:r>
          </w:p>
        </w:tc>
      </w:tr>
    </w:tbl>
    <w:p w14:paraId="40FCB3E0" w14:textId="29A60A78" w:rsidR="00F00E6D" w:rsidRPr="006145DB" w:rsidRDefault="00F00E6D" w:rsidP="005B435E">
      <w:pPr>
        <w:pStyle w:val="paragraph"/>
        <w:spacing w:before="0" w:beforeAutospacing="0" w:after="0" w:afterAutospacing="0"/>
        <w:jc w:val="both"/>
        <w:textAlignment w:val="baseline"/>
        <w:rPr>
          <w:rFonts w:ascii="Arial" w:eastAsia="Arial" w:hAnsi="Arial" w:cs="Arial"/>
          <w:sz w:val="18"/>
          <w:szCs w:val="18"/>
          <w:lang w:val="es-ES" w:eastAsia="en-US"/>
        </w:rPr>
      </w:pPr>
    </w:p>
    <w:p w14:paraId="318F17A5" w14:textId="77777777" w:rsidR="00062158" w:rsidRPr="006145DB" w:rsidRDefault="00062158" w:rsidP="005B435E">
      <w:pPr>
        <w:pStyle w:val="paragraph"/>
        <w:spacing w:before="0" w:beforeAutospacing="0" w:after="0" w:afterAutospacing="0"/>
        <w:jc w:val="both"/>
        <w:textAlignment w:val="baseline"/>
        <w:rPr>
          <w:rStyle w:val="eop"/>
          <w:rFonts w:ascii="Arial" w:hAnsi="Arial" w:cs="Arial"/>
          <w:sz w:val="22"/>
          <w:szCs w:val="22"/>
        </w:rPr>
      </w:pPr>
    </w:p>
    <w:p w14:paraId="0D9D0058" w14:textId="20B2AB47" w:rsidR="00DB5DB5" w:rsidRPr="006145DB" w:rsidRDefault="0034321E">
      <w:pPr>
        <w:pStyle w:val="Ttulo1"/>
        <w:numPr>
          <w:ilvl w:val="1"/>
          <w:numId w:val="70"/>
        </w:numPr>
        <w:ind w:left="709"/>
      </w:pPr>
      <w:bookmarkStart w:id="255" w:name="_Toc210213208"/>
      <w:bookmarkStart w:id="256" w:name="_Toc213273482"/>
      <w:bookmarkStart w:id="257" w:name="_Toc213276109"/>
      <w:bookmarkStart w:id="258" w:name="_Toc216902443"/>
      <w:r w:rsidRPr="006145DB">
        <w:t xml:space="preserve">Servicios para la </w:t>
      </w:r>
      <w:r w:rsidR="007D6F82" w:rsidRPr="006145DB">
        <w:t>a</w:t>
      </w:r>
      <w:r w:rsidRPr="006145DB">
        <w:t xml:space="preserve">tención de las </w:t>
      </w:r>
      <w:r w:rsidR="007D6F82" w:rsidRPr="006145DB">
        <w:t>p</w:t>
      </w:r>
      <w:r w:rsidRPr="006145DB">
        <w:t xml:space="preserve">ersonas de los </w:t>
      </w:r>
      <w:r w:rsidR="007D6F82" w:rsidRPr="006145DB">
        <w:t>s</w:t>
      </w:r>
      <w:r w:rsidRPr="006145DB">
        <w:t xml:space="preserve">ectores LGBTI, sus </w:t>
      </w:r>
      <w:r w:rsidR="007D6F82" w:rsidRPr="006145DB">
        <w:t>familias y r</w:t>
      </w:r>
      <w:r w:rsidRPr="006145DB">
        <w:t>edes de</w:t>
      </w:r>
      <w:r w:rsidR="00DB5DB5" w:rsidRPr="006145DB">
        <w:t xml:space="preserve"> </w:t>
      </w:r>
      <w:r w:rsidR="007D6F82" w:rsidRPr="006145DB">
        <w:t>a</w:t>
      </w:r>
      <w:r w:rsidRPr="006145DB">
        <w:t>poyo</w:t>
      </w:r>
      <w:bookmarkEnd w:id="255"/>
      <w:bookmarkEnd w:id="256"/>
      <w:bookmarkEnd w:id="257"/>
      <w:bookmarkEnd w:id="258"/>
    </w:p>
    <w:p w14:paraId="37F0C60B" w14:textId="77777777" w:rsidR="00FB3E12" w:rsidRPr="006145DB" w:rsidRDefault="00FB3E12" w:rsidP="005B435E">
      <w:pPr>
        <w:spacing w:after="0" w:line="240" w:lineRule="auto"/>
        <w:rPr>
          <w:rFonts w:cs="Arial"/>
        </w:rPr>
      </w:pPr>
    </w:p>
    <w:p w14:paraId="06B2F552" w14:textId="2F40019D" w:rsidR="000E1226" w:rsidRPr="006145DB" w:rsidRDefault="007D6F82" w:rsidP="005B435E">
      <w:pPr>
        <w:pStyle w:val="Ttulo1"/>
        <w:jc w:val="center"/>
      </w:pPr>
      <w:bookmarkStart w:id="259" w:name="_Toc210213209"/>
      <w:bookmarkStart w:id="260" w:name="_Toc213273483"/>
      <w:bookmarkStart w:id="261" w:name="_Toc213276110"/>
      <w:bookmarkStart w:id="262" w:name="_Toc216902444"/>
      <w:r w:rsidRPr="006145DB">
        <w:t>7.5</w:t>
      </w:r>
      <w:r w:rsidR="00DB5DB5" w:rsidRPr="006145DB">
        <w:t xml:space="preserve">.1. </w:t>
      </w:r>
      <w:r w:rsidR="00AA22FC" w:rsidRPr="006145DB">
        <w:t xml:space="preserve">Servicio </w:t>
      </w:r>
      <w:r w:rsidR="00DC57E4" w:rsidRPr="006145DB">
        <w:t>Casas LGBTI</w:t>
      </w:r>
      <w:bookmarkEnd w:id="259"/>
      <w:bookmarkEnd w:id="260"/>
      <w:bookmarkEnd w:id="261"/>
      <w:bookmarkEnd w:id="2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28BD83C2" w14:textId="77777777" w:rsidTr="00781199">
        <w:trPr>
          <w:trHeight w:val="124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AA87FF4" w14:textId="0E30447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4199FF" w14:textId="11B1D706" w:rsidR="00781199" w:rsidRPr="006145DB" w:rsidRDefault="00781199" w:rsidP="005B435E">
            <w:pPr>
              <w:spacing w:after="0" w:line="240" w:lineRule="auto"/>
              <w:jc w:val="both"/>
              <w:rPr>
                <w:rFonts w:cs="Arial"/>
                <w:sz w:val="20"/>
                <w:szCs w:val="20"/>
                <w:lang w:eastAsia="es-CO"/>
              </w:rPr>
            </w:pPr>
            <w:r w:rsidRPr="006145DB">
              <w:rPr>
                <w:rFonts w:cs="Arial"/>
                <w:sz w:val="20"/>
                <w:szCs w:val="20"/>
                <w:lang w:eastAsia="es-CO"/>
              </w:rPr>
              <w:t>Fortalecer la autonomía, capacidades y habilidades para la vida de personas de los sectores sociales LGBTI y con otras orientaciones sexuales, identidades de género y expresiones de género, sus familias y redes de apoyo para superar las barreras que limitan el acceso a servicios esenciales y garantizar el ejercicio pleno de sus derechos, promoviendo el bienestar emocional y el mejoramiento de la calidad de vida.</w:t>
            </w:r>
          </w:p>
        </w:tc>
      </w:tr>
      <w:tr w:rsidR="00115DA4" w:rsidRPr="006145DB" w14:paraId="1A91CBBE"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9748531" w14:textId="7580FC5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 xml:space="preserve">Oferta del servicio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C7A290B"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xml:space="preserve">El servicio Casas LGBTI se brinda desde las unidades operativas de la Subdirección para Asuntos LGBTI y en diferentes espacios locales y distritales, articulando acciones para garantizar el acceso a los derechos y superar las barreras de acceso a los mismos, siendo los dos pilares de la atención la garantía de derechos y la inclusión social y productiva. Estos dos pilares del servicio se abordan desde estos tres componentes: </w:t>
            </w:r>
          </w:p>
          <w:p w14:paraId="45854EA8"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26275DB2"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Orientación y acompañamiento psicosocial: procesos dirigidos a personas de los sectores sociales LGBTI y con otras orientaciones sexuales, identidades de género y expresiones de género, sus familias y redes de apoyo, a través de cuatro subcomponentes de atención: individual, familiar, de pareja e individual telefónica.</w:t>
            </w:r>
          </w:p>
          <w:p w14:paraId="4F42474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3CB4A7C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Redes Diversas de Aprendizaje: procesos colectivos para la generación de tejido social, el cambio cultural y la transformación de imaginarios.</w:t>
            </w:r>
          </w:p>
          <w:p w14:paraId="7994B62F"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562668DD" w14:textId="591E1AD0" w:rsidR="00EE5E68"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Acciones para la inclusión social y productiva de las personas LGBTI: identificación de las necesidades de las personas de los sectores sociales LGBTI y con otras orientaciones sexuales, identidades de género y expresiones de género, a través de acciones que se implementan en tres fases (diagnóstico, plan de acción y proceso de orientación y acompañamiento) que permiten la gestión de respuestas diferenciales.</w:t>
            </w:r>
          </w:p>
        </w:tc>
      </w:tr>
      <w:tr w:rsidR="00115DA4" w:rsidRPr="006145DB" w14:paraId="0D016F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641E940" w14:textId="2C39D791" w:rsidR="00EE5E68" w:rsidRPr="006145DB" w:rsidRDefault="00EE5E68" w:rsidP="005B435E">
            <w:pPr>
              <w:spacing w:after="0" w:line="240" w:lineRule="auto"/>
              <w:contextualSpacing/>
              <w:rPr>
                <w:rFonts w:eastAsia="Times New Roman" w:cs="Arial"/>
                <w:sz w:val="20"/>
                <w:szCs w:val="20"/>
                <w:lang w:eastAsia="es-CO"/>
              </w:rPr>
            </w:pPr>
            <w:r w:rsidRPr="006145DB">
              <w:rPr>
                <w:rFonts w:cs="Arial"/>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7BBEA30" w14:textId="17B59D81" w:rsidR="001C7349"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d</w:t>
            </w:r>
            <w:r w:rsidRPr="006145DB">
              <w:rPr>
                <w:rFonts w:cs="Arial"/>
                <w:sz w:val="20"/>
                <w:szCs w:val="20"/>
              </w:rPr>
              <w:t>emanda</w:t>
            </w:r>
            <w:r w:rsidR="004E190A" w:rsidRPr="006145DB">
              <w:rPr>
                <w:rFonts w:cs="Arial"/>
                <w:sz w:val="20"/>
                <w:szCs w:val="20"/>
              </w:rPr>
              <w:t>.</w:t>
            </w:r>
          </w:p>
          <w:p w14:paraId="12B38BA8" w14:textId="2B595678" w:rsidR="00EE5E68"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a</w:t>
            </w:r>
            <w:r w:rsidRPr="006145DB">
              <w:rPr>
                <w:rFonts w:cs="Arial"/>
                <w:sz w:val="20"/>
                <w:szCs w:val="20"/>
              </w:rPr>
              <w:t xml:space="preserve">bordaje </w:t>
            </w:r>
            <w:r w:rsidR="003F2A8F" w:rsidRPr="006145DB">
              <w:rPr>
                <w:rFonts w:cs="Arial"/>
                <w:sz w:val="20"/>
                <w:szCs w:val="20"/>
              </w:rPr>
              <w:t>t</w:t>
            </w:r>
            <w:r w:rsidRPr="006145DB">
              <w:rPr>
                <w:rFonts w:cs="Arial"/>
                <w:sz w:val="20"/>
                <w:szCs w:val="20"/>
              </w:rPr>
              <w:t>erritorial</w:t>
            </w:r>
            <w:r w:rsidR="004E190A" w:rsidRPr="006145DB">
              <w:rPr>
                <w:rFonts w:cs="Arial"/>
                <w:sz w:val="20"/>
                <w:szCs w:val="20"/>
              </w:rPr>
              <w:t>.</w:t>
            </w:r>
          </w:p>
        </w:tc>
      </w:tr>
      <w:tr w:rsidR="00115DA4" w:rsidRPr="006145DB" w14:paraId="092EBB3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B0CD522" w14:textId="62FFF9ED"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4AC831D" w14:textId="08CB3DDD" w:rsidR="00EE5E68" w:rsidRPr="006145DB" w:rsidRDefault="003F2A8F" w:rsidP="005B435E">
            <w:pPr>
              <w:spacing w:after="0" w:line="240" w:lineRule="auto"/>
              <w:jc w:val="both"/>
              <w:rPr>
                <w:rFonts w:cs="Arial"/>
                <w:sz w:val="20"/>
                <w:szCs w:val="20"/>
              </w:rPr>
            </w:pPr>
            <w:r w:rsidRPr="006145DB">
              <w:rPr>
                <w:rFonts w:cs="Arial"/>
                <w:sz w:val="20"/>
                <w:szCs w:val="20"/>
              </w:rPr>
              <w:t>Personas de los sectores sociales LGBTI y con otras orientaciones sexuales, identidades de género y expresiones de género, sus familias y redes de apoyo, mayores de 12 años, que residan en el Distrito Capital.</w:t>
            </w:r>
          </w:p>
        </w:tc>
      </w:tr>
      <w:tr w:rsidR="003F2A8F" w:rsidRPr="006145DB" w14:paraId="06EDB174" w14:textId="77777777" w:rsidTr="00467D6D">
        <w:trPr>
          <w:trHeight w:val="10239"/>
          <w:jc w:val="center"/>
        </w:trPr>
        <w:tc>
          <w:tcPr>
            <w:tcW w:w="859" w:type="pct"/>
            <w:tcBorders>
              <w:top w:val="single" w:sz="4" w:space="0" w:color="auto"/>
              <w:left w:val="single" w:sz="4" w:space="0" w:color="auto"/>
              <w:bottom w:val="single" w:sz="4" w:space="0" w:color="auto"/>
              <w:right w:val="single" w:sz="4" w:space="0" w:color="auto"/>
            </w:tcBorders>
            <w:vAlign w:val="center"/>
          </w:tcPr>
          <w:p w14:paraId="1CC03761" w14:textId="23FF4C84"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4141" w:type="pct"/>
            <w:tcBorders>
              <w:top w:val="single" w:sz="4" w:space="0" w:color="auto"/>
              <w:left w:val="single" w:sz="4" w:space="0" w:color="auto"/>
              <w:bottom w:val="single" w:sz="4" w:space="0" w:color="auto"/>
              <w:right w:val="single" w:sz="4" w:space="0" w:color="auto"/>
            </w:tcBorders>
            <w:vAlign w:val="center"/>
          </w:tcPr>
          <w:tbl>
            <w:tblPr>
              <w:tblStyle w:val="Tablaconcuadrcula"/>
              <w:tblW w:w="7453" w:type="dxa"/>
              <w:jc w:val="center"/>
              <w:tblLook w:val="04A0" w:firstRow="1" w:lastRow="0" w:firstColumn="1" w:lastColumn="0" w:noHBand="0" w:noVBand="1"/>
            </w:tblPr>
            <w:tblGrid>
              <w:gridCol w:w="3230"/>
              <w:gridCol w:w="1275"/>
              <w:gridCol w:w="1134"/>
              <w:gridCol w:w="1814"/>
            </w:tblGrid>
            <w:tr w:rsidR="003F2A8F" w:rsidRPr="006145DB" w14:paraId="4AAFC913" w14:textId="77777777" w:rsidTr="001E6FE2">
              <w:trPr>
                <w:trHeight w:val="372"/>
                <w:jc w:val="center"/>
              </w:trPr>
              <w:tc>
                <w:tcPr>
                  <w:tcW w:w="3230" w:type="dxa"/>
                  <w:vAlign w:val="center"/>
                </w:tcPr>
                <w:p w14:paraId="520CF0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vAlign w:val="center"/>
                </w:tcPr>
                <w:p w14:paraId="5576081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2C2198F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14" w:type="dxa"/>
                  <w:vAlign w:val="center"/>
                </w:tcPr>
                <w:p w14:paraId="1FF665E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25BB90D2" w14:textId="77777777" w:rsidTr="001E6FE2">
              <w:trPr>
                <w:trHeight w:val="138"/>
                <w:jc w:val="center"/>
              </w:trPr>
              <w:tc>
                <w:tcPr>
                  <w:tcW w:w="7453" w:type="dxa"/>
                  <w:gridSpan w:val="4"/>
                  <w:vAlign w:val="center"/>
                </w:tcPr>
                <w:p w14:paraId="54C1B14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Componente de Orientación y acompañamiento psicosocial </w:t>
                  </w:r>
                </w:p>
              </w:tc>
            </w:tr>
            <w:tr w:rsidR="003F2A8F" w:rsidRPr="006145DB" w14:paraId="5CC5CC84" w14:textId="77777777" w:rsidTr="001E6FE2">
              <w:trPr>
                <w:trHeight w:val="221"/>
                <w:jc w:val="center"/>
              </w:trPr>
              <w:tc>
                <w:tcPr>
                  <w:tcW w:w="3230" w:type="dxa"/>
                  <w:vMerge w:val="restart"/>
                  <w:vAlign w:val="center"/>
                </w:tcPr>
                <w:p w14:paraId="27AF847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275" w:type="dxa"/>
                  <w:vAlign w:val="center"/>
                </w:tcPr>
                <w:p w14:paraId="137950E0" w14:textId="347A7B25"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vAlign w:val="center"/>
                </w:tcPr>
                <w:p w14:paraId="3020691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14" w:type="dxa"/>
                  <w:vAlign w:val="center"/>
                </w:tcPr>
                <w:p w14:paraId="666C1DF2" w14:textId="5A43979D"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w:t>
                  </w:r>
                  <w:r w:rsidR="001A1A53" w:rsidRPr="006145DB">
                    <w:rPr>
                      <w:rFonts w:eastAsia="Arial" w:cs="Arial"/>
                      <w:sz w:val="16"/>
                      <w:szCs w:val="16"/>
                    </w:rPr>
                    <w:t>í</w:t>
                  </w:r>
                  <w:r w:rsidRPr="006145DB">
                    <w:rPr>
                      <w:rFonts w:eastAsia="Arial" w:cs="Arial"/>
                      <w:sz w:val="16"/>
                      <w:szCs w:val="16"/>
                    </w:rPr>
                    <w:t>a Distrital de Integración Social</w:t>
                  </w:r>
                </w:p>
              </w:tc>
            </w:tr>
            <w:tr w:rsidR="003F2A8F" w:rsidRPr="006145DB" w14:paraId="484ECA87" w14:textId="77777777" w:rsidTr="001E6FE2">
              <w:trPr>
                <w:trHeight w:val="221"/>
                <w:jc w:val="center"/>
              </w:trPr>
              <w:tc>
                <w:tcPr>
                  <w:tcW w:w="3230" w:type="dxa"/>
                  <w:vMerge/>
                  <w:vAlign w:val="center"/>
                </w:tcPr>
                <w:p w14:paraId="2B43CA9B"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275" w:type="dxa"/>
                  <w:vAlign w:val="center"/>
                </w:tcPr>
                <w:p w14:paraId="62C0704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vAlign w:val="center"/>
                </w:tcPr>
                <w:p w14:paraId="0BA12B91"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14" w:type="dxa"/>
                  <w:vAlign w:val="center"/>
                </w:tcPr>
                <w:p w14:paraId="41111B3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2DAD1E18" w14:textId="77777777" w:rsidTr="001E6FE2">
              <w:trPr>
                <w:trHeight w:val="221"/>
                <w:jc w:val="center"/>
              </w:trPr>
              <w:tc>
                <w:tcPr>
                  <w:tcW w:w="3230" w:type="dxa"/>
                  <w:vMerge w:val="restart"/>
                  <w:vAlign w:val="center"/>
                </w:tcPr>
                <w:p w14:paraId="11BC6EF1"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275" w:type="dxa"/>
                  <w:vAlign w:val="center"/>
                </w:tcPr>
                <w:p w14:paraId="04F8DB7C"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134" w:type="dxa"/>
                  <w:vAlign w:val="center"/>
                </w:tcPr>
                <w:p w14:paraId="5A08E5E8"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814" w:type="dxa"/>
                  <w:vAlign w:val="center"/>
                </w:tcPr>
                <w:p w14:paraId="2268E886" w14:textId="23BC2C6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BF3A65F" w14:textId="77777777" w:rsidTr="001E6FE2">
              <w:trPr>
                <w:trHeight w:val="221"/>
                <w:jc w:val="center"/>
              </w:trPr>
              <w:tc>
                <w:tcPr>
                  <w:tcW w:w="3230" w:type="dxa"/>
                  <w:vMerge/>
                  <w:vAlign w:val="center"/>
                </w:tcPr>
                <w:p w14:paraId="65684826" w14:textId="77777777" w:rsidR="003F2A8F" w:rsidRPr="006145DB" w:rsidRDefault="003F2A8F" w:rsidP="005B435E">
                  <w:pPr>
                    <w:tabs>
                      <w:tab w:val="left" w:pos="709"/>
                    </w:tabs>
                    <w:contextualSpacing/>
                    <w:jc w:val="both"/>
                    <w:rPr>
                      <w:rFonts w:cs="Arial"/>
                      <w:sz w:val="16"/>
                      <w:szCs w:val="16"/>
                    </w:rPr>
                  </w:pPr>
                </w:p>
              </w:tc>
              <w:tc>
                <w:tcPr>
                  <w:tcW w:w="1275" w:type="dxa"/>
                  <w:vAlign w:val="center"/>
                </w:tcPr>
                <w:p w14:paraId="6CA4B3F1"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134" w:type="dxa"/>
                  <w:vAlign w:val="center"/>
                </w:tcPr>
                <w:p w14:paraId="0598121A" w14:textId="77777777" w:rsidR="003F2A8F" w:rsidRPr="006145DB" w:rsidRDefault="003F2A8F" w:rsidP="005B435E">
                  <w:pPr>
                    <w:jc w:val="center"/>
                    <w:rPr>
                      <w:rFonts w:cs="Arial"/>
                      <w:sz w:val="16"/>
                      <w:szCs w:val="16"/>
                    </w:rPr>
                  </w:pPr>
                  <w:r w:rsidRPr="006145DB">
                    <w:rPr>
                      <w:rFonts w:cs="Arial"/>
                      <w:sz w:val="16"/>
                      <w:szCs w:val="16"/>
                    </w:rPr>
                    <w:t>Demanda</w:t>
                  </w:r>
                </w:p>
              </w:tc>
              <w:tc>
                <w:tcPr>
                  <w:tcW w:w="1814" w:type="dxa"/>
                  <w:vAlign w:val="center"/>
                </w:tcPr>
                <w:p w14:paraId="35FB1223"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01D273DD" w14:textId="77777777" w:rsidTr="001E6FE2">
              <w:trPr>
                <w:trHeight w:val="221"/>
                <w:jc w:val="center"/>
              </w:trPr>
              <w:tc>
                <w:tcPr>
                  <w:tcW w:w="3230" w:type="dxa"/>
                  <w:vMerge w:val="restart"/>
                  <w:vAlign w:val="center"/>
                </w:tcPr>
                <w:p w14:paraId="4D428CA9"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275" w:type="dxa"/>
                  <w:vAlign w:val="center"/>
                </w:tcPr>
                <w:p w14:paraId="01B47857" w14:textId="2416D944" w:rsidR="003F2A8F" w:rsidRPr="006145DB" w:rsidRDefault="003F2A8F" w:rsidP="005B435E">
                  <w:pPr>
                    <w:jc w:val="center"/>
                    <w:rPr>
                      <w:rFonts w:cs="Arial"/>
                      <w:sz w:val="16"/>
                      <w:szCs w:val="16"/>
                    </w:rPr>
                  </w:pPr>
                  <w:r w:rsidRPr="006145DB">
                    <w:rPr>
                      <w:rFonts w:cs="Arial"/>
                      <w:sz w:val="16"/>
                      <w:szCs w:val="16"/>
                    </w:rPr>
                    <w:t>SIRBE</w:t>
                  </w:r>
                </w:p>
              </w:tc>
              <w:tc>
                <w:tcPr>
                  <w:tcW w:w="1134" w:type="dxa"/>
                  <w:vAlign w:val="center"/>
                </w:tcPr>
                <w:p w14:paraId="623A675C"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814" w:type="dxa"/>
                  <w:vAlign w:val="center"/>
                </w:tcPr>
                <w:p w14:paraId="759C2208" w14:textId="5311FDE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44F5DE3" w14:textId="77777777" w:rsidTr="001E6FE2">
              <w:trPr>
                <w:trHeight w:val="221"/>
                <w:jc w:val="center"/>
              </w:trPr>
              <w:tc>
                <w:tcPr>
                  <w:tcW w:w="3230" w:type="dxa"/>
                  <w:vMerge/>
                  <w:vAlign w:val="center"/>
                </w:tcPr>
                <w:p w14:paraId="01B38895" w14:textId="77777777" w:rsidR="003F2A8F" w:rsidRPr="006145DB" w:rsidRDefault="003F2A8F" w:rsidP="005B435E">
                  <w:pPr>
                    <w:tabs>
                      <w:tab w:val="left" w:pos="709"/>
                    </w:tabs>
                    <w:contextualSpacing/>
                    <w:jc w:val="center"/>
                    <w:rPr>
                      <w:rFonts w:cs="Arial"/>
                      <w:sz w:val="16"/>
                      <w:szCs w:val="16"/>
                    </w:rPr>
                  </w:pPr>
                </w:p>
              </w:tc>
              <w:tc>
                <w:tcPr>
                  <w:tcW w:w="1275" w:type="dxa"/>
                  <w:vAlign w:val="center"/>
                </w:tcPr>
                <w:p w14:paraId="00B33399"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134" w:type="dxa"/>
                  <w:vAlign w:val="center"/>
                </w:tcPr>
                <w:p w14:paraId="2820CF09" w14:textId="77777777" w:rsidR="003F2A8F" w:rsidRPr="006145DB" w:rsidRDefault="003F2A8F" w:rsidP="005B435E">
                  <w:pPr>
                    <w:jc w:val="center"/>
                    <w:rPr>
                      <w:rFonts w:cs="Arial"/>
                      <w:sz w:val="16"/>
                      <w:szCs w:val="16"/>
                    </w:rPr>
                  </w:pPr>
                  <w:r w:rsidRPr="006145DB">
                    <w:rPr>
                      <w:rFonts w:cs="Arial"/>
                      <w:sz w:val="16"/>
                      <w:szCs w:val="16"/>
                    </w:rPr>
                    <w:t>Demanda</w:t>
                  </w:r>
                </w:p>
              </w:tc>
              <w:tc>
                <w:tcPr>
                  <w:tcW w:w="1814" w:type="dxa"/>
                  <w:vAlign w:val="center"/>
                </w:tcPr>
                <w:p w14:paraId="35DCD7CB"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36D9984B" w14:textId="77777777" w:rsidTr="001E6FE2">
              <w:trPr>
                <w:trHeight w:val="221"/>
                <w:jc w:val="center"/>
              </w:trPr>
              <w:tc>
                <w:tcPr>
                  <w:tcW w:w="3230" w:type="dxa"/>
                  <w:vMerge w:val="restart"/>
                  <w:vAlign w:val="center"/>
                </w:tcPr>
                <w:p w14:paraId="4C1BC6F9" w14:textId="77777777"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275" w:type="dxa"/>
                  <w:vAlign w:val="center"/>
                </w:tcPr>
                <w:p w14:paraId="60AD0DA8"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134" w:type="dxa"/>
                  <w:vAlign w:val="center"/>
                </w:tcPr>
                <w:p w14:paraId="69F1BFA5"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814" w:type="dxa"/>
                  <w:vAlign w:val="center"/>
                </w:tcPr>
                <w:p w14:paraId="7A520011" w14:textId="40F99761"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778D63AA" w14:textId="77777777" w:rsidTr="001E6FE2">
              <w:trPr>
                <w:trHeight w:val="221"/>
                <w:jc w:val="center"/>
              </w:trPr>
              <w:tc>
                <w:tcPr>
                  <w:tcW w:w="3230" w:type="dxa"/>
                  <w:vMerge/>
                  <w:vAlign w:val="center"/>
                </w:tcPr>
                <w:p w14:paraId="54B4427F" w14:textId="77777777" w:rsidR="003F2A8F" w:rsidRPr="006145DB" w:rsidRDefault="003F2A8F" w:rsidP="005B435E">
                  <w:pPr>
                    <w:tabs>
                      <w:tab w:val="left" w:pos="709"/>
                    </w:tabs>
                    <w:contextualSpacing/>
                    <w:jc w:val="both"/>
                    <w:rPr>
                      <w:rFonts w:cs="Arial"/>
                      <w:sz w:val="16"/>
                      <w:szCs w:val="16"/>
                      <w:lang w:eastAsia="es-CO"/>
                    </w:rPr>
                  </w:pPr>
                </w:p>
              </w:tc>
              <w:tc>
                <w:tcPr>
                  <w:tcW w:w="1275" w:type="dxa"/>
                  <w:vAlign w:val="center"/>
                </w:tcPr>
                <w:p w14:paraId="2267E66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06FE6585"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688954F7"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4448E291" w14:textId="77777777" w:rsidTr="001E6FE2">
              <w:trPr>
                <w:trHeight w:val="221"/>
                <w:jc w:val="center"/>
              </w:trPr>
              <w:tc>
                <w:tcPr>
                  <w:tcW w:w="3230" w:type="dxa"/>
                  <w:vMerge w:val="restart"/>
                  <w:vAlign w:val="center"/>
                </w:tcPr>
                <w:p w14:paraId="4A8087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75" w:type="dxa"/>
                  <w:vAlign w:val="center"/>
                </w:tcPr>
                <w:p w14:paraId="3FDEB8D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134" w:type="dxa"/>
                  <w:vAlign w:val="center"/>
                </w:tcPr>
                <w:p w14:paraId="5E67170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33EA72F5" w14:textId="74726A9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2862149" w14:textId="77777777" w:rsidTr="001E6FE2">
              <w:trPr>
                <w:trHeight w:val="221"/>
                <w:jc w:val="center"/>
              </w:trPr>
              <w:tc>
                <w:tcPr>
                  <w:tcW w:w="3230" w:type="dxa"/>
                  <w:vMerge/>
                  <w:vAlign w:val="center"/>
                </w:tcPr>
                <w:p w14:paraId="3B28AC0B" w14:textId="77777777" w:rsidR="003F2A8F" w:rsidRPr="006145DB" w:rsidRDefault="003F2A8F" w:rsidP="005B435E">
                  <w:pPr>
                    <w:tabs>
                      <w:tab w:val="left" w:pos="709"/>
                    </w:tabs>
                    <w:contextualSpacing/>
                    <w:jc w:val="center"/>
                    <w:rPr>
                      <w:rFonts w:cs="Arial"/>
                      <w:sz w:val="16"/>
                      <w:szCs w:val="16"/>
                      <w:lang w:eastAsia="es-CO"/>
                    </w:rPr>
                  </w:pPr>
                </w:p>
              </w:tc>
              <w:tc>
                <w:tcPr>
                  <w:tcW w:w="1275" w:type="dxa"/>
                  <w:vAlign w:val="center"/>
                </w:tcPr>
                <w:p w14:paraId="225CF3E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6305601F"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60456D7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7D7E8E09" w14:textId="77777777" w:rsidTr="001E6FE2">
              <w:trPr>
                <w:trHeight w:val="221"/>
                <w:jc w:val="center"/>
              </w:trPr>
              <w:tc>
                <w:tcPr>
                  <w:tcW w:w="7453" w:type="dxa"/>
                  <w:gridSpan w:val="4"/>
                  <w:vAlign w:val="center"/>
                </w:tcPr>
                <w:p w14:paraId="4EB7D54B" w14:textId="77777777" w:rsidR="003F2A8F" w:rsidRPr="006145DB" w:rsidRDefault="003F2A8F" w:rsidP="005B435E">
                  <w:pPr>
                    <w:jc w:val="center"/>
                    <w:rPr>
                      <w:rFonts w:eastAsia="Arial" w:cs="Arial"/>
                      <w:b/>
                      <w:sz w:val="16"/>
                      <w:szCs w:val="16"/>
                    </w:rPr>
                  </w:pPr>
                  <w:r w:rsidRPr="006145DB">
                    <w:rPr>
                      <w:rFonts w:eastAsia="Arial" w:cs="Arial"/>
                      <w:sz w:val="16"/>
                      <w:szCs w:val="16"/>
                    </w:rPr>
                    <w:t>Componente Redes Diversas de Aprendizaje</w:t>
                  </w:r>
                </w:p>
              </w:tc>
            </w:tr>
            <w:tr w:rsidR="003F2A8F" w:rsidRPr="006145DB" w14:paraId="6F3576EC" w14:textId="77777777" w:rsidTr="001E6FE2">
              <w:trPr>
                <w:trHeight w:val="221"/>
                <w:jc w:val="center"/>
              </w:trPr>
              <w:tc>
                <w:tcPr>
                  <w:tcW w:w="3230" w:type="dxa"/>
                  <w:vMerge w:val="restart"/>
                  <w:vAlign w:val="center"/>
                </w:tcPr>
                <w:p w14:paraId="7B1BEFC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275" w:type="dxa"/>
                  <w:vAlign w:val="center"/>
                </w:tcPr>
                <w:p w14:paraId="79CA462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134" w:type="dxa"/>
                  <w:vAlign w:val="center"/>
                </w:tcPr>
                <w:p w14:paraId="5FF36F6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1904FB9D" w14:textId="3ECF733F"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166B3980" w14:textId="77777777" w:rsidTr="001E6FE2">
              <w:trPr>
                <w:trHeight w:val="221"/>
                <w:jc w:val="center"/>
              </w:trPr>
              <w:tc>
                <w:tcPr>
                  <w:tcW w:w="3230" w:type="dxa"/>
                  <w:vMerge/>
                  <w:vAlign w:val="center"/>
                </w:tcPr>
                <w:p w14:paraId="7120211C"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275" w:type="dxa"/>
                  <w:vAlign w:val="center"/>
                </w:tcPr>
                <w:p w14:paraId="78A3263B"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25FE976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3303088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601012A" w14:textId="77777777" w:rsidTr="001E6FE2">
              <w:trPr>
                <w:trHeight w:val="221"/>
                <w:jc w:val="center"/>
              </w:trPr>
              <w:tc>
                <w:tcPr>
                  <w:tcW w:w="3230" w:type="dxa"/>
                  <w:vMerge w:val="restart"/>
                  <w:vAlign w:val="center"/>
                </w:tcPr>
                <w:p w14:paraId="7FAA95D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275" w:type="dxa"/>
                  <w:vAlign w:val="center"/>
                </w:tcPr>
                <w:p w14:paraId="4E44300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134" w:type="dxa"/>
                  <w:vAlign w:val="center"/>
                </w:tcPr>
                <w:p w14:paraId="28F44ACD"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3EE6596A" w14:textId="05AFCDA3"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24BEC9C" w14:textId="77777777" w:rsidTr="001E6FE2">
              <w:trPr>
                <w:trHeight w:val="221"/>
                <w:jc w:val="center"/>
              </w:trPr>
              <w:tc>
                <w:tcPr>
                  <w:tcW w:w="3230" w:type="dxa"/>
                  <w:vMerge/>
                  <w:vAlign w:val="center"/>
                </w:tcPr>
                <w:p w14:paraId="0F9670F1" w14:textId="77777777" w:rsidR="003F2A8F" w:rsidRPr="006145DB" w:rsidRDefault="003F2A8F" w:rsidP="005B435E">
                  <w:pPr>
                    <w:tabs>
                      <w:tab w:val="left" w:pos="709"/>
                    </w:tabs>
                    <w:contextualSpacing/>
                    <w:jc w:val="both"/>
                    <w:rPr>
                      <w:rFonts w:cs="Arial"/>
                      <w:sz w:val="16"/>
                      <w:szCs w:val="16"/>
                      <w:lang w:eastAsia="es-CO"/>
                    </w:rPr>
                  </w:pPr>
                </w:p>
              </w:tc>
              <w:tc>
                <w:tcPr>
                  <w:tcW w:w="1275" w:type="dxa"/>
                  <w:vAlign w:val="center"/>
                </w:tcPr>
                <w:p w14:paraId="1977885F"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19B76E8B"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2D188FA8"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97DC217" w14:textId="77777777" w:rsidTr="001E6FE2">
              <w:trPr>
                <w:trHeight w:val="221"/>
                <w:jc w:val="center"/>
              </w:trPr>
              <w:tc>
                <w:tcPr>
                  <w:tcW w:w="3230" w:type="dxa"/>
                  <w:vMerge w:val="restart"/>
                  <w:vAlign w:val="center"/>
                </w:tcPr>
                <w:p w14:paraId="7BE8E110"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75" w:type="dxa"/>
                  <w:vAlign w:val="center"/>
                </w:tcPr>
                <w:p w14:paraId="300F1E7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134" w:type="dxa"/>
                  <w:vAlign w:val="center"/>
                </w:tcPr>
                <w:p w14:paraId="4F0FCA2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2BCB836D" w14:textId="2D749C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D7BC21E" w14:textId="77777777" w:rsidTr="001E6FE2">
              <w:trPr>
                <w:trHeight w:val="221"/>
                <w:jc w:val="center"/>
              </w:trPr>
              <w:tc>
                <w:tcPr>
                  <w:tcW w:w="3230" w:type="dxa"/>
                  <w:vMerge/>
                  <w:vAlign w:val="center"/>
                </w:tcPr>
                <w:p w14:paraId="288BCFDD" w14:textId="77777777" w:rsidR="003F2A8F" w:rsidRPr="006145DB" w:rsidRDefault="003F2A8F" w:rsidP="005B435E">
                  <w:pPr>
                    <w:tabs>
                      <w:tab w:val="left" w:pos="709"/>
                    </w:tabs>
                    <w:contextualSpacing/>
                    <w:jc w:val="center"/>
                    <w:rPr>
                      <w:rFonts w:cs="Arial"/>
                      <w:sz w:val="16"/>
                      <w:szCs w:val="16"/>
                      <w:lang w:eastAsia="es-CO"/>
                    </w:rPr>
                  </w:pPr>
                </w:p>
              </w:tc>
              <w:tc>
                <w:tcPr>
                  <w:tcW w:w="1275" w:type="dxa"/>
                  <w:vAlign w:val="center"/>
                </w:tcPr>
                <w:p w14:paraId="16B20D2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47AF700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814" w:type="dxa"/>
                  <w:vAlign w:val="center"/>
                </w:tcPr>
                <w:p w14:paraId="306994B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7F0D70F" w14:textId="77777777" w:rsidTr="001E6FE2">
              <w:trPr>
                <w:trHeight w:val="221"/>
                <w:jc w:val="center"/>
              </w:trPr>
              <w:tc>
                <w:tcPr>
                  <w:tcW w:w="7453" w:type="dxa"/>
                  <w:gridSpan w:val="4"/>
                  <w:vAlign w:val="center"/>
                </w:tcPr>
                <w:p w14:paraId="6FD2E039"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12ACF73F" w14:textId="77777777" w:rsidTr="001E6FE2">
              <w:trPr>
                <w:trHeight w:val="221"/>
                <w:jc w:val="center"/>
              </w:trPr>
              <w:tc>
                <w:tcPr>
                  <w:tcW w:w="3230" w:type="dxa"/>
                  <w:vMerge w:val="restart"/>
                  <w:vAlign w:val="center"/>
                </w:tcPr>
                <w:p w14:paraId="3D7700BD"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275" w:type="dxa"/>
                  <w:vAlign w:val="center"/>
                </w:tcPr>
                <w:p w14:paraId="19642589"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134" w:type="dxa"/>
                  <w:vAlign w:val="center"/>
                </w:tcPr>
                <w:p w14:paraId="3200A833"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814" w:type="dxa"/>
                  <w:vAlign w:val="center"/>
                </w:tcPr>
                <w:p w14:paraId="5E41858A" w14:textId="1B74DC56"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A5745CE" w14:textId="77777777" w:rsidTr="001E6FE2">
              <w:trPr>
                <w:trHeight w:val="221"/>
                <w:jc w:val="center"/>
              </w:trPr>
              <w:tc>
                <w:tcPr>
                  <w:tcW w:w="3230" w:type="dxa"/>
                  <w:vMerge/>
                  <w:vAlign w:val="center"/>
                </w:tcPr>
                <w:p w14:paraId="1095E5E2"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275" w:type="dxa"/>
                  <w:vAlign w:val="center"/>
                </w:tcPr>
                <w:p w14:paraId="61A0D934"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72B9926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814" w:type="dxa"/>
                  <w:vAlign w:val="center"/>
                </w:tcPr>
                <w:p w14:paraId="5431820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66A5025A" w14:textId="77777777" w:rsidTr="001E6FE2">
              <w:trPr>
                <w:trHeight w:val="221"/>
                <w:jc w:val="center"/>
              </w:trPr>
              <w:tc>
                <w:tcPr>
                  <w:tcW w:w="3230" w:type="dxa"/>
                  <w:vMerge w:val="restart"/>
                  <w:vAlign w:val="center"/>
                </w:tcPr>
                <w:p w14:paraId="094AA5B2" w14:textId="6DDA7B0F"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275" w:type="dxa"/>
                  <w:vAlign w:val="center"/>
                </w:tcPr>
                <w:p w14:paraId="0FC35D5B"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134" w:type="dxa"/>
                  <w:vAlign w:val="center"/>
                </w:tcPr>
                <w:p w14:paraId="54E12EAB"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814" w:type="dxa"/>
                  <w:vAlign w:val="center"/>
                </w:tcPr>
                <w:p w14:paraId="5DC84251" w14:textId="3B0C85B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9017D1D" w14:textId="77777777" w:rsidTr="001E6FE2">
              <w:trPr>
                <w:trHeight w:val="221"/>
                <w:jc w:val="center"/>
              </w:trPr>
              <w:tc>
                <w:tcPr>
                  <w:tcW w:w="3230" w:type="dxa"/>
                  <w:vMerge/>
                  <w:vAlign w:val="center"/>
                </w:tcPr>
                <w:p w14:paraId="63582A3C" w14:textId="77777777" w:rsidR="003F2A8F" w:rsidRPr="006145DB" w:rsidRDefault="003F2A8F" w:rsidP="005B435E">
                  <w:pPr>
                    <w:tabs>
                      <w:tab w:val="left" w:pos="709"/>
                    </w:tabs>
                    <w:contextualSpacing/>
                    <w:jc w:val="both"/>
                    <w:rPr>
                      <w:rFonts w:cs="Arial"/>
                      <w:sz w:val="16"/>
                      <w:szCs w:val="16"/>
                      <w:lang w:eastAsia="es-CO"/>
                    </w:rPr>
                  </w:pPr>
                </w:p>
              </w:tc>
              <w:tc>
                <w:tcPr>
                  <w:tcW w:w="1275" w:type="dxa"/>
                  <w:vAlign w:val="center"/>
                </w:tcPr>
                <w:p w14:paraId="48591D15"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DBD8DF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814" w:type="dxa"/>
                  <w:vAlign w:val="center"/>
                </w:tcPr>
                <w:p w14:paraId="0BFB0BD4"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421359C2" w14:textId="77777777" w:rsidTr="001E6FE2">
              <w:trPr>
                <w:trHeight w:val="221"/>
                <w:jc w:val="center"/>
              </w:trPr>
              <w:tc>
                <w:tcPr>
                  <w:tcW w:w="3230" w:type="dxa"/>
                  <w:vMerge w:val="restart"/>
                  <w:vAlign w:val="center"/>
                </w:tcPr>
                <w:p w14:paraId="74C48044" w14:textId="79A60DAC"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r w:rsidR="00236321" w:rsidRPr="006145DB">
                    <w:rPr>
                      <w:rStyle w:val="normaltextrun"/>
                      <w:rFonts w:cs="Arial"/>
                      <w:sz w:val="16"/>
                      <w:szCs w:val="16"/>
                    </w:rPr>
                    <w:t>.</w:t>
                  </w:r>
                </w:p>
              </w:tc>
              <w:tc>
                <w:tcPr>
                  <w:tcW w:w="1275" w:type="dxa"/>
                  <w:vAlign w:val="center"/>
                </w:tcPr>
                <w:p w14:paraId="3179A73E"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134" w:type="dxa"/>
                  <w:vAlign w:val="center"/>
                </w:tcPr>
                <w:p w14:paraId="2311B6CA"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814" w:type="dxa"/>
                  <w:vAlign w:val="center"/>
                </w:tcPr>
                <w:p w14:paraId="799E1EDF" w14:textId="1D426FD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76F2BA1" w14:textId="77777777" w:rsidTr="001E6FE2">
              <w:trPr>
                <w:trHeight w:val="221"/>
                <w:jc w:val="center"/>
              </w:trPr>
              <w:tc>
                <w:tcPr>
                  <w:tcW w:w="3230" w:type="dxa"/>
                  <w:vMerge/>
                  <w:vAlign w:val="center"/>
                </w:tcPr>
                <w:p w14:paraId="7B672DFB" w14:textId="77777777" w:rsidR="003F2A8F" w:rsidRPr="006145DB" w:rsidRDefault="003F2A8F" w:rsidP="005B435E">
                  <w:pPr>
                    <w:tabs>
                      <w:tab w:val="left" w:pos="709"/>
                    </w:tabs>
                    <w:contextualSpacing/>
                    <w:jc w:val="center"/>
                    <w:rPr>
                      <w:rStyle w:val="normaltextrun"/>
                      <w:rFonts w:cs="Arial"/>
                      <w:sz w:val="16"/>
                      <w:szCs w:val="16"/>
                    </w:rPr>
                  </w:pPr>
                </w:p>
              </w:tc>
              <w:tc>
                <w:tcPr>
                  <w:tcW w:w="1275" w:type="dxa"/>
                  <w:vAlign w:val="center"/>
                </w:tcPr>
                <w:p w14:paraId="405BF377"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2297EAAF"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814" w:type="dxa"/>
                  <w:vAlign w:val="center"/>
                </w:tcPr>
                <w:p w14:paraId="3912F5DF"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15194EB8" w14:textId="77777777" w:rsidR="003F2A8F" w:rsidRPr="006145DB" w:rsidRDefault="003F2A8F" w:rsidP="005B435E">
            <w:pPr>
              <w:tabs>
                <w:tab w:val="left" w:pos="709"/>
              </w:tabs>
              <w:spacing w:after="0" w:line="240" w:lineRule="auto"/>
              <w:jc w:val="both"/>
              <w:rPr>
                <w:rFonts w:cs="Arial"/>
                <w:sz w:val="20"/>
                <w:szCs w:val="20"/>
                <w:lang w:eastAsia="es-CO"/>
              </w:rPr>
            </w:pPr>
          </w:p>
        </w:tc>
      </w:tr>
      <w:tr w:rsidR="003F2A8F" w:rsidRPr="006145DB" w14:paraId="1E959841" w14:textId="77777777" w:rsidTr="003D5238">
        <w:trPr>
          <w:trHeight w:val="495"/>
          <w:jc w:val="center"/>
        </w:trPr>
        <w:tc>
          <w:tcPr>
            <w:tcW w:w="859" w:type="pct"/>
            <w:tcBorders>
              <w:top w:val="single" w:sz="4" w:space="0" w:color="auto"/>
              <w:left w:val="single" w:sz="4" w:space="0" w:color="auto"/>
              <w:bottom w:val="single" w:sz="4" w:space="0" w:color="auto"/>
              <w:right w:val="single" w:sz="4" w:space="0" w:color="auto"/>
            </w:tcBorders>
            <w:vAlign w:val="center"/>
          </w:tcPr>
          <w:p w14:paraId="0AC15DE8" w14:textId="15F9A8AD" w:rsidR="003F2A8F" w:rsidRPr="006145DB" w:rsidRDefault="003F2A8F"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4141" w:type="pct"/>
            <w:tcBorders>
              <w:top w:val="single" w:sz="4" w:space="0" w:color="auto"/>
              <w:left w:val="single" w:sz="4" w:space="0" w:color="auto"/>
              <w:bottom w:val="single" w:sz="4" w:space="0" w:color="auto"/>
              <w:right w:val="single" w:sz="4" w:space="0" w:color="auto"/>
            </w:tcBorders>
            <w:vAlign w:val="center"/>
          </w:tcPr>
          <w:p w14:paraId="373C47A7" w14:textId="156A4C48" w:rsidR="003F2A8F" w:rsidRPr="006145DB" w:rsidRDefault="003F2A8F"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p>
        </w:tc>
      </w:tr>
      <w:tr w:rsidR="00115DA4" w:rsidRPr="006145DB" w14:paraId="542AC202" w14:textId="77777777" w:rsidTr="003D5238">
        <w:trPr>
          <w:trHeight w:val="44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9CD5555" w14:textId="5048035C"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Ingreso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tbl>
            <w:tblPr>
              <w:tblStyle w:val="Tablaconcuadrcula"/>
              <w:tblW w:w="7551" w:type="dxa"/>
              <w:jc w:val="center"/>
              <w:tblLook w:val="04A0" w:firstRow="1" w:lastRow="0" w:firstColumn="1" w:lastColumn="0" w:noHBand="0" w:noVBand="1"/>
            </w:tblPr>
            <w:tblGrid>
              <w:gridCol w:w="3230"/>
              <w:gridCol w:w="1498"/>
              <w:gridCol w:w="1097"/>
              <w:gridCol w:w="1726"/>
            </w:tblGrid>
            <w:tr w:rsidR="003F2A8F" w:rsidRPr="006145DB" w14:paraId="74EB80D7" w14:textId="77777777" w:rsidTr="00467D6D">
              <w:trPr>
                <w:trHeight w:val="372"/>
                <w:jc w:val="center"/>
              </w:trPr>
              <w:tc>
                <w:tcPr>
                  <w:tcW w:w="3230" w:type="dxa"/>
                  <w:tcBorders>
                    <w:top w:val="single" w:sz="4" w:space="0" w:color="auto"/>
                  </w:tcBorders>
                  <w:vAlign w:val="center"/>
                </w:tcPr>
                <w:p w14:paraId="1E2E6B4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98" w:type="dxa"/>
                  <w:tcBorders>
                    <w:top w:val="single" w:sz="4" w:space="0" w:color="auto"/>
                  </w:tcBorders>
                  <w:vAlign w:val="center"/>
                </w:tcPr>
                <w:p w14:paraId="75D5AD9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tcBorders>
                    <w:top w:val="single" w:sz="4" w:space="0" w:color="auto"/>
                  </w:tcBorders>
                  <w:vAlign w:val="center"/>
                </w:tcPr>
                <w:p w14:paraId="2171B2A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26" w:type="dxa"/>
                  <w:tcBorders>
                    <w:top w:val="single" w:sz="4" w:space="0" w:color="auto"/>
                  </w:tcBorders>
                  <w:vAlign w:val="center"/>
                </w:tcPr>
                <w:p w14:paraId="21DEA1A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011AD9DE" w14:textId="77777777" w:rsidTr="00467D6D">
              <w:trPr>
                <w:trHeight w:val="372"/>
                <w:jc w:val="center"/>
              </w:trPr>
              <w:tc>
                <w:tcPr>
                  <w:tcW w:w="7551" w:type="dxa"/>
                  <w:gridSpan w:val="4"/>
                  <w:tcBorders>
                    <w:bottom w:val="nil"/>
                  </w:tcBorders>
                  <w:vAlign w:val="center"/>
                </w:tcPr>
                <w:p w14:paraId="5A68CA04" w14:textId="0CDDAE44" w:rsidR="003F2A8F" w:rsidRPr="006145DB" w:rsidRDefault="003F2A8F" w:rsidP="005B435E">
                  <w:pPr>
                    <w:jc w:val="center"/>
                    <w:rPr>
                      <w:rFonts w:eastAsia="Arial" w:cs="Arial"/>
                      <w:sz w:val="16"/>
                      <w:szCs w:val="16"/>
                    </w:rPr>
                  </w:pPr>
                  <w:r w:rsidRPr="006145DB">
                    <w:rPr>
                      <w:rFonts w:eastAsia="Arial" w:cs="Arial"/>
                      <w:sz w:val="16"/>
                      <w:szCs w:val="16"/>
                    </w:rPr>
                    <w:t>Componente de Orientación y acompañamiento psicosocial</w:t>
                  </w:r>
                </w:p>
              </w:tc>
            </w:tr>
            <w:tr w:rsidR="003F2A8F" w:rsidRPr="006145DB" w14:paraId="328A240B" w14:textId="77777777" w:rsidTr="00467D6D">
              <w:trPr>
                <w:trHeight w:val="221"/>
                <w:jc w:val="center"/>
              </w:trPr>
              <w:tc>
                <w:tcPr>
                  <w:tcW w:w="3230" w:type="dxa"/>
                  <w:vMerge w:val="restart"/>
                  <w:tcBorders>
                    <w:top w:val="nil"/>
                  </w:tcBorders>
                  <w:vAlign w:val="center"/>
                </w:tcPr>
                <w:p w14:paraId="7E24C807"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tcBorders>
                    <w:top w:val="nil"/>
                  </w:tcBorders>
                  <w:vAlign w:val="center"/>
                </w:tcPr>
                <w:p w14:paraId="641A9F1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1097" w:type="dxa"/>
                  <w:tcBorders>
                    <w:top w:val="nil"/>
                  </w:tcBorders>
                  <w:vAlign w:val="center"/>
                </w:tcPr>
                <w:p w14:paraId="6C5625F8"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tcBorders>
                    <w:top w:val="nil"/>
                  </w:tcBorders>
                  <w:vAlign w:val="center"/>
                </w:tcPr>
                <w:p w14:paraId="3FFB9B85" w14:textId="283FE7CB" w:rsidR="003F2A8F" w:rsidRPr="006145DB" w:rsidRDefault="001A1A5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86022D7" w14:textId="77777777" w:rsidTr="00467D6D">
              <w:trPr>
                <w:trHeight w:val="221"/>
                <w:jc w:val="center"/>
              </w:trPr>
              <w:tc>
                <w:tcPr>
                  <w:tcW w:w="3230" w:type="dxa"/>
                  <w:vMerge/>
                  <w:vAlign w:val="center"/>
                </w:tcPr>
                <w:p w14:paraId="789594F5"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D80687A"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097" w:type="dxa"/>
                  <w:vAlign w:val="center"/>
                </w:tcPr>
                <w:p w14:paraId="6234D25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vAlign w:val="center"/>
                </w:tcPr>
                <w:p w14:paraId="1F75E1B2"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12D7A61E" w14:textId="77777777" w:rsidTr="00467D6D">
              <w:trPr>
                <w:trHeight w:val="221"/>
                <w:jc w:val="center"/>
              </w:trPr>
              <w:tc>
                <w:tcPr>
                  <w:tcW w:w="3230" w:type="dxa"/>
                  <w:vMerge w:val="restart"/>
                  <w:vAlign w:val="center"/>
                </w:tcPr>
                <w:p w14:paraId="6B2535E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498" w:type="dxa"/>
                  <w:vAlign w:val="center"/>
                </w:tcPr>
                <w:p w14:paraId="0D9271D5"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4625BCCA"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30C86501" w14:textId="0338E58D"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DACEDE1" w14:textId="77777777" w:rsidTr="00467D6D">
              <w:trPr>
                <w:trHeight w:val="221"/>
                <w:jc w:val="center"/>
              </w:trPr>
              <w:tc>
                <w:tcPr>
                  <w:tcW w:w="3230" w:type="dxa"/>
                  <w:vMerge/>
                  <w:vAlign w:val="center"/>
                </w:tcPr>
                <w:p w14:paraId="760C7CB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818DAE2"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4C91F3AE"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163E436A"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F282D95" w14:textId="77777777" w:rsidTr="00467D6D">
              <w:trPr>
                <w:trHeight w:val="221"/>
                <w:jc w:val="center"/>
              </w:trPr>
              <w:tc>
                <w:tcPr>
                  <w:tcW w:w="3230" w:type="dxa"/>
                  <w:vMerge w:val="restart"/>
                  <w:vAlign w:val="center"/>
                </w:tcPr>
                <w:p w14:paraId="1E2ECFA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498" w:type="dxa"/>
                  <w:vAlign w:val="center"/>
                </w:tcPr>
                <w:p w14:paraId="04E1A193"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5F003EB2"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277218A5" w14:textId="61BD1DA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9D6CAD" w14:textId="77777777" w:rsidTr="00467D6D">
              <w:trPr>
                <w:trHeight w:val="221"/>
                <w:jc w:val="center"/>
              </w:trPr>
              <w:tc>
                <w:tcPr>
                  <w:tcW w:w="3230" w:type="dxa"/>
                  <w:vMerge/>
                  <w:vAlign w:val="center"/>
                </w:tcPr>
                <w:p w14:paraId="23699D7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1E0B4CA"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5E45A9DD"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59F3E4CD"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206EF56" w14:textId="77777777" w:rsidTr="00467D6D">
              <w:trPr>
                <w:trHeight w:val="221"/>
                <w:jc w:val="center"/>
              </w:trPr>
              <w:tc>
                <w:tcPr>
                  <w:tcW w:w="3230" w:type="dxa"/>
                  <w:vMerge w:val="restart"/>
                  <w:vAlign w:val="center"/>
                </w:tcPr>
                <w:p w14:paraId="69783C44" w14:textId="3F478DB5"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498" w:type="dxa"/>
                  <w:vAlign w:val="center"/>
                </w:tcPr>
                <w:p w14:paraId="44ACF244"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097" w:type="dxa"/>
                  <w:vAlign w:val="center"/>
                </w:tcPr>
                <w:p w14:paraId="39D6F451"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726" w:type="dxa"/>
                  <w:vAlign w:val="center"/>
                </w:tcPr>
                <w:p w14:paraId="0667AA8F" w14:textId="0E05EE1C"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155A1B31" w14:textId="77777777" w:rsidTr="00467D6D">
              <w:trPr>
                <w:trHeight w:val="221"/>
                <w:jc w:val="center"/>
              </w:trPr>
              <w:tc>
                <w:tcPr>
                  <w:tcW w:w="3230" w:type="dxa"/>
                  <w:vMerge/>
                  <w:vAlign w:val="center"/>
                </w:tcPr>
                <w:p w14:paraId="6F18A9B4"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20335B13"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6D39A4F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77A995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2B4BADC" w14:textId="77777777" w:rsidTr="00467D6D">
              <w:trPr>
                <w:trHeight w:val="221"/>
                <w:jc w:val="center"/>
              </w:trPr>
              <w:tc>
                <w:tcPr>
                  <w:tcW w:w="3230" w:type="dxa"/>
                  <w:vMerge w:val="restart"/>
                  <w:vAlign w:val="center"/>
                </w:tcPr>
                <w:p w14:paraId="5B78B2E7"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40741E3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41B8C73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8BFD755" w14:textId="6AFA7A9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4F37EEF" w14:textId="77777777" w:rsidTr="00467D6D">
              <w:trPr>
                <w:trHeight w:val="221"/>
                <w:jc w:val="center"/>
              </w:trPr>
              <w:tc>
                <w:tcPr>
                  <w:tcW w:w="3230" w:type="dxa"/>
                  <w:vMerge/>
                  <w:vAlign w:val="center"/>
                </w:tcPr>
                <w:p w14:paraId="0A7161BE"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3ABF6501"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B92ACEE"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50110F0"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F12F21F" w14:textId="77777777" w:rsidTr="001A1A53">
              <w:trPr>
                <w:trHeight w:val="221"/>
                <w:jc w:val="center"/>
              </w:trPr>
              <w:tc>
                <w:tcPr>
                  <w:tcW w:w="7551" w:type="dxa"/>
                  <w:gridSpan w:val="4"/>
                  <w:vAlign w:val="center"/>
                </w:tcPr>
                <w:p w14:paraId="7C59760E" w14:textId="77777777" w:rsidR="003F2A8F" w:rsidRPr="006145DB" w:rsidRDefault="003F2A8F" w:rsidP="005B435E">
                  <w:pPr>
                    <w:jc w:val="center"/>
                    <w:rPr>
                      <w:rFonts w:eastAsia="Arial" w:cs="Arial"/>
                      <w:sz w:val="16"/>
                      <w:szCs w:val="16"/>
                    </w:rPr>
                  </w:pPr>
                  <w:r w:rsidRPr="006145DB">
                    <w:rPr>
                      <w:rFonts w:eastAsia="Arial" w:cs="Arial"/>
                      <w:sz w:val="16"/>
                      <w:szCs w:val="16"/>
                    </w:rPr>
                    <w:t>Componente Redes Diversas de Aprendizaje</w:t>
                  </w:r>
                </w:p>
              </w:tc>
            </w:tr>
            <w:tr w:rsidR="003F2A8F" w:rsidRPr="006145DB" w14:paraId="2782E2B5" w14:textId="77777777" w:rsidTr="00467D6D">
              <w:trPr>
                <w:trHeight w:val="221"/>
                <w:jc w:val="center"/>
              </w:trPr>
              <w:tc>
                <w:tcPr>
                  <w:tcW w:w="3230" w:type="dxa"/>
                  <w:vMerge w:val="restart"/>
                  <w:vAlign w:val="center"/>
                </w:tcPr>
                <w:p w14:paraId="64DF4CA0"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vAlign w:val="center"/>
                </w:tcPr>
                <w:p w14:paraId="658B8D4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35B715D6"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4BCD8C0E" w14:textId="429F28A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F691B6" w14:textId="77777777" w:rsidTr="00467D6D">
              <w:trPr>
                <w:trHeight w:val="221"/>
                <w:jc w:val="center"/>
              </w:trPr>
              <w:tc>
                <w:tcPr>
                  <w:tcW w:w="3230" w:type="dxa"/>
                  <w:vMerge/>
                  <w:vAlign w:val="center"/>
                </w:tcPr>
                <w:p w14:paraId="634009A0"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2ABE311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D6E23C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55EB29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57B835BB" w14:textId="77777777" w:rsidTr="00467D6D">
              <w:trPr>
                <w:trHeight w:val="221"/>
                <w:jc w:val="center"/>
              </w:trPr>
              <w:tc>
                <w:tcPr>
                  <w:tcW w:w="3230" w:type="dxa"/>
                  <w:vMerge w:val="restart"/>
                  <w:vAlign w:val="center"/>
                </w:tcPr>
                <w:p w14:paraId="49309D9F" w14:textId="7F09F9B2"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691BB9F8"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67BA5DCC"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73AD3ADD" w14:textId="09DFC23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B0CA76B" w14:textId="77777777" w:rsidTr="00467D6D">
              <w:trPr>
                <w:trHeight w:val="221"/>
                <w:jc w:val="center"/>
              </w:trPr>
              <w:tc>
                <w:tcPr>
                  <w:tcW w:w="3230" w:type="dxa"/>
                  <w:vMerge/>
                  <w:vAlign w:val="center"/>
                </w:tcPr>
                <w:p w14:paraId="50F2341A"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76C5BC3C"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AD32E2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329D63D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173CE4C" w14:textId="77777777" w:rsidTr="00467D6D">
              <w:trPr>
                <w:trHeight w:val="221"/>
                <w:jc w:val="center"/>
              </w:trPr>
              <w:tc>
                <w:tcPr>
                  <w:tcW w:w="3230" w:type="dxa"/>
                  <w:vMerge w:val="restart"/>
                  <w:vAlign w:val="center"/>
                </w:tcPr>
                <w:p w14:paraId="2B2D13A3"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7B57152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6D44BB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968B851" w14:textId="652D38EC"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14806A9" w14:textId="77777777" w:rsidTr="00467D6D">
              <w:trPr>
                <w:trHeight w:val="221"/>
                <w:jc w:val="center"/>
              </w:trPr>
              <w:tc>
                <w:tcPr>
                  <w:tcW w:w="3230" w:type="dxa"/>
                  <w:vMerge/>
                  <w:vAlign w:val="center"/>
                </w:tcPr>
                <w:p w14:paraId="42BE0F67"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1061BB70"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0606313"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CC589E5"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688ED622" w14:textId="77777777" w:rsidTr="001A1A53">
              <w:trPr>
                <w:trHeight w:val="221"/>
                <w:jc w:val="center"/>
              </w:trPr>
              <w:tc>
                <w:tcPr>
                  <w:tcW w:w="7551" w:type="dxa"/>
                  <w:gridSpan w:val="4"/>
                  <w:vAlign w:val="center"/>
                </w:tcPr>
                <w:p w14:paraId="63344D85"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206754D7" w14:textId="77777777" w:rsidTr="00467D6D">
              <w:trPr>
                <w:trHeight w:val="221"/>
                <w:jc w:val="center"/>
              </w:trPr>
              <w:tc>
                <w:tcPr>
                  <w:tcW w:w="3230" w:type="dxa"/>
                  <w:vMerge w:val="restart"/>
                  <w:vAlign w:val="center"/>
                </w:tcPr>
                <w:p w14:paraId="4AB9C8FE"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498" w:type="dxa"/>
                  <w:vAlign w:val="center"/>
                </w:tcPr>
                <w:p w14:paraId="54608EAA"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174DFA2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2582A7AD" w14:textId="3FE03E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872D5F6" w14:textId="77777777" w:rsidTr="00467D6D">
              <w:trPr>
                <w:trHeight w:val="221"/>
                <w:jc w:val="center"/>
              </w:trPr>
              <w:tc>
                <w:tcPr>
                  <w:tcW w:w="3230" w:type="dxa"/>
                  <w:vMerge/>
                  <w:vAlign w:val="center"/>
                </w:tcPr>
                <w:p w14:paraId="372E9067"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0668029"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474F55F9"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vAlign w:val="center"/>
                </w:tcPr>
                <w:p w14:paraId="49A20A52"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5B3053D9" w14:textId="77777777" w:rsidTr="00467D6D">
              <w:trPr>
                <w:trHeight w:val="221"/>
                <w:jc w:val="center"/>
              </w:trPr>
              <w:tc>
                <w:tcPr>
                  <w:tcW w:w="3230" w:type="dxa"/>
                  <w:vMerge w:val="restart"/>
                  <w:vAlign w:val="center"/>
                </w:tcPr>
                <w:p w14:paraId="49802BF3" w14:textId="291CFC9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5522D494"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344220A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67EBC6A3" w14:textId="6B56B75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9A7A576" w14:textId="77777777" w:rsidTr="00467D6D">
              <w:trPr>
                <w:trHeight w:val="221"/>
                <w:jc w:val="center"/>
              </w:trPr>
              <w:tc>
                <w:tcPr>
                  <w:tcW w:w="3230" w:type="dxa"/>
                  <w:vMerge/>
                  <w:tcBorders>
                    <w:bottom w:val="single" w:sz="4" w:space="0" w:color="auto"/>
                  </w:tcBorders>
                  <w:vAlign w:val="center"/>
                </w:tcPr>
                <w:p w14:paraId="680D969A" w14:textId="77777777" w:rsidR="003F2A8F" w:rsidRPr="006145DB" w:rsidRDefault="003F2A8F" w:rsidP="005B435E">
                  <w:pPr>
                    <w:tabs>
                      <w:tab w:val="left" w:pos="709"/>
                    </w:tabs>
                    <w:contextualSpacing/>
                    <w:jc w:val="both"/>
                    <w:rPr>
                      <w:rFonts w:cs="Arial"/>
                      <w:sz w:val="16"/>
                      <w:szCs w:val="16"/>
                      <w:lang w:eastAsia="es-CO"/>
                    </w:rPr>
                  </w:pPr>
                </w:p>
              </w:tc>
              <w:tc>
                <w:tcPr>
                  <w:tcW w:w="1498" w:type="dxa"/>
                  <w:tcBorders>
                    <w:bottom w:val="single" w:sz="4" w:space="0" w:color="auto"/>
                  </w:tcBorders>
                  <w:vAlign w:val="center"/>
                </w:tcPr>
                <w:p w14:paraId="6C578BED"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single" w:sz="4" w:space="0" w:color="auto"/>
                  </w:tcBorders>
                  <w:vAlign w:val="center"/>
                </w:tcPr>
                <w:p w14:paraId="759FF835"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single" w:sz="4" w:space="0" w:color="auto"/>
                  </w:tcBorders>
                  <w:vAlign w:val="center"/>
                </w:tcPr>
                <w:p w14:paraId="150205DD"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148C2D35" w14:textId="77777777" w:rsidTr="00467D6D">
              <w:trPr>
                <w:trHeight w:val="221"/>
                <w:jc w:val="center"/>
              </w:trPr>
              <w:tc>
                <w:tcPr>
                  <w:tcW w:w="3230" w:type="dxa"/>
                  <w:vMerge w:val="restart"/>
                  <w:vAlign w:val="center"/>
                </w:tcPr>
                <w:p w14:paraId="3F1008C9" w14:textId="6043A52E"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p>
              </w:tc>
              <w:tc>
                <w:tcPr>
                  <w:tcW w:w="1498" w:type="dxa"/>
                  <w:vAlign w:val="center"/>
                </w:tcPr>
                <w:p w14:paraId="652DCE20"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294989ED"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053D1CF2" w14:textId="4CC80E1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4B626553" w14:textId="77777777" w:rsidTr="00467D6D">
              <w:trPr>
                <w:trHeight w:val="221"/>
                <w:jc w:val="center"/>
              </w:trPr>
              <w:tc>
                <w:tcPr>
                  <w:tcW w:w="3230" w:type="dxa"/>
                  <w:vMerge/>
                  <w:tcBorders>
                    <w:bottom w:val="nil"/>
                  </w:tcBorders>
                  <w:vAlign w:val="center"/>
                </w:tcPr>
                <w:p w14:paraId="60AF140E" w14:textId="77777777" w:rsidR="003F2A8F" w:rsidRPr="006145DB" w:rsidRDefault="003F2A8F" w:rsidP="005B435E">
                  <w:pPr>
                    <w:tabs>
                      <w:tab w:val="left" w:pos="709"/>
                    </w:tabs>
                    <w:contextualSpacing/>
                    <w:jc w:val="center"/>
                    <w:rPr>
                      <w:rStyle w:val="normaltextrun"/>
                      <w:rFonts w:cs="Arial"/>
                      <w:sz w:val="16"/>
                      <w:szCs w:val="16"/>
                    </w:rPr>
                  </w:pPr>
                </w:p>
              </w:tc>
              <w:tc>
                <w:tcPr>
                  <w:tcW w:w="1498" w:type="dxa"/>
                  <w:tcBorders>
                    <w:bottom w:val="nil"/>
                  </w:tcBorders>
                  <w:vAlign w:val="center"/>
                </w:tcPr>
                <w:p w14:paraId="37A15A11"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nil"/>
                  </w:tcBorders>
                  <w:vAlign w:val="center"/>
                </w:tcPr>
                <w:p w14:paraId="4409171E"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nil"/>
                  </w:tcBorders>
                  <w:vAlign w:val="center"/>
                </w:tcPr>
                <w:p w14:paraId="2BC8A4A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3058A7D1" w14:textId="4D3CAEC3" w:rsidR="00EE5E68" w:rsidRPr="006145DB" w:rsidRDefault="00EE5E68" w:rsidP="005B435E">
            <w:pPr>
              <w:spacing w:after="0" w:line="240" w:lineRule="auto"/>
              <w:jc w:val="both"/>
              <w:rPr>
                <w:rFonts w:cs="Arial"/>
                <w:sz w:val="20"/>
                <w:szCs w:val="20"/>
              </w:rPr>
            </w:pPr>
          </w:p>
        </w:tc>
      </w:tr>
      <w:tr w:rsidR="00115DA4" w:rsidRPr="006145DB" w14:paraId="0F4307FE" w14:textId="77777777" w:rsidTr="007266C4">
        <w:trPr>
          <w:trHeight w:val="655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761B2B4" w14:textId="603969BE"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Egreso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C137D9" w14:textId="77777777" w:rsidR="007D6F82" w:rsidRPr="006145DB" w:rsidRDefault="007D6F82" w:rsidP="005B435E">
            <w:pPr>
              <w:spacing w:after="0" w:line="240" w:lineRule="auto"/>
              <w:rPr>
                <w:rFonts w:cs="Arial"/>
                <w:sz w:val="16"/>
                <w:szCs w:val="16"/>
              </w:rPr>
            </w:pPr>
          </w:p>
          <w:tbl>
            <w:tblPr>
              <w:tblStyle w:val="Tablaconcuadrcula"/>
              <w:tblW w:w="7401" w:type="dxa"/>
              <w:jc w:val="center"/>
              <w:tblLook w:val="04A0" w:firstRow="1" w:lastRow="0" w:firstColumn="1" w:lastColumn="0" w:noHBand="0" w:noVBand="1"/>
            </w:tblPr>
            <w:tblGrid>
              <w:gridCol w:w="3230"/>
              <w:gridCol w:w="1472"/>
              <w:gridCol w:w="1097"/>
              <w:gridCol w:w="1602"/>
            </w:tblGrid>
            <w:tr w:rsidR="007D6F82" w:rsidRPr="006145DB" w14:paraId="7CB9D590" w14:textId="77777777" w:rsidTr="00467D6D">
              <w:trPr>
                <w:trHeight w:val="357"/>
                <w:jc w:val="center"/>
              </w:trPr>
              <w:tc>
                <w:tcPr>
                  <w:tcW w:w="3230" w:type="dxa"/>
                  <w:vAlign w:val="center"/>
                </w:tcPr>
                <w:p w14:paraId="2FD3720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72" w:type="dxa"/>
                  <w:vAlign w:val="center"/>
                </w:tcPr>
                <w:p w14:paraId="5DC97E8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vAlign w:val="center"/>
                </w:tcPr>
                <w:p w14:paraId="16071B8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2" w:type="dxa"/>
                  <w:vAlign w:val="center"/>
                </w:tcPr>
                <w:p w14:paraId="29B76C1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D6F82" w:rsidRPr="006145DB" w14:paraId="62C9D0EC" w14:textId="77777777" w:rsidTr="0076493D">
              <w:trPr>
                <w:trHeight w:val="255"/>
                <w:jc w:val="center"/>
              </w:trPr>
              <w:tc>
                <w:tcPr>
                  <w:tcW w:w="7401" w:type="dxa"/>
                  <w:gridSpan w:val="4"/>
                  <w:vAlign w:val="center"/>
                </w:tcPr>
                <w:p w14:paraId="226A4AF1" w14:textId="07D30A2B"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Componente de Orientación y acompañamiento psicosocial</w:t>
                  </w:r>
                </w:p>
              </w:tc>
            </w:tr>
            <w:tr w:rsidR="007D6F82" w:rsidRPr="006145DB" w14:paraId="3755A501" w14:textId="77777777" w:rsidTr="00467D6D">
              <w:trPr>
                <w:trHeight w:val="225"/>
                <w:jc w:val="center"/>
              </w:trPr>
              <w:tc>
                <w:tcPr>
                  <w:tcW w:w="3230" w:type="dxa"/>
                  <w:vAlign w:val="center"/>
                </w:tcPr>
                <w:p w14:paraId="7360DFFF"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orientación y acompañamiento psicosocial.</w:t>
                  </w:r>
                </w:p>
              </w:tc>
              <w:tc>
                <w:tcPr>
                  <w:tcW w:w="1472" w:type="dxa"/>
                  <w:vAlign w:val="center"/>
                </w:tcPr>
                <w:p w14:paraId="667E39E9"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3809EA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02" w:type="dxa"/>
                  <w:vAlign w:val="center"/>
                </w:tcPr>
                <w:p w14:paraId="48531B93"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Subdirección para Asuntos LGBTI</w:t>
                  </w:r>
                </w:p>
              </w:tc>
            </w:tr>
            <w:tr w:rsidR="007D6F82" w:rsidRPr="006145DB" w14:paraId="0F9CDC55" w14:textId="77777777" w:rsidTr="00467D6D">
              <w:trPr>
                <w:trHeight w:val="225"/>
                <w:jc w:val="center"/>
              </w:trPr>
              <w:tc>
                <w:tcPr>
                  <w:tcW w:w="3230" w:type="dxa"/>
                  <w:vAlign w:val="center"/>
                </w:tcPr>
                <w:p w14:paraId="6BA7DF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 acuerdos de corresponsabilidad.</w:t>
                  </w:r>
                </w:p>
              </w:tc>
              <w:tc>
                <w:tcPr>
                  <w:tcW w:w="1472" w:type="dxa"/>
                  <w:vAlign w:val="center"/>
                </w:tcPr>
                <w:p w14:paraId="2239A7F5"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8ED1E7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5BB6D1D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2EE2B403" w14:textId="77777777" w:rsidTr="00467D6D">
              <w:trPr>
                <w:trHeight w:val="225"/>
                <w:jc w:val="center"/>
              </w:trPr>
              <w:tc>
                <w:tcPr>
                  <w:tcW w:w="3230" w:type="dxa"/>
                  <w:vAlign w:val="center"/>
                </w:tcPr>
                <w:p w14:paraId="0FBD5756"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DCC49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097" w:type="dxa"/>
                  <w:vAlign w:val="center"/>
                </w:tcPr>
                <w:p w14:paraId="512888A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1B0F23F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5F367190" w14:textId="77777777" w:rsidTr="00467D6D">
              <w:trPr>
                <w:trHeight w:val="241"/>
                <w:jc w:val="center"/>
              </w:trPr>
              <w:tc>
                <w:tcPr>
                  <w:tcW w:w="3230" w:type="dxa"/>
                  <w:vAlign w:val="center"/>
                </w:tcPr>
                <w:p w14:paraId="4A209A4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Fallecimiento.</w:t>
                  </w:r>
                </w:p>
              </w:tc>
              <w:tc>
                <w:tcPr>
                  <w:tcW w:w="1472" w:type="dxa"/>
                  <w:vAlign w:val="center"/>
                </w:tcPr>
                <w:p w14:paraId="5FCC5330"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097" w:type="dxa"/>
                  <w:vAlign w:val="center"/>
                </w:tcPr>
                <w:p w14:paraId="3CA042C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02" w:type="dxa"/>
                  <w:vAlign w:val="center"/>
                </w:tcPr>
                <w:p w14:paraId="6B2E030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Secretaría Distrital de Salud</w:t>
                  </w:r>
                </w:p>
              </w:tc>
            </w:tr>
            <w:tr w:rsidR="007D6F82" w:rsidRPr="006145DB" w14:paraId="670219A3" w14:textId="77777777" w:rsidTr="00467D6D">
              <w:trPr>
                <w:trHeight w:val="653"/>
                <w:jc w:val="center"/>
              </w:trPr>
              <w:tc>
                <w:tcPr>
                  <w:tcW w:w="3230" w:type="dxa"/>
                  <w:vAlign w:val="center"/>
                </w:tcPr>
                <w:p w14:paraId="3C56135D" w14:textId="1B10CB8A"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472" w:type="dxa"/>
                  <w:vAlign w:val="center"/>
                </w:tcPr>
                <w:p w14:paraId="4D31A8D5"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w:t>
                  </w:r>
                </w:p>
              </w:tc>
              <w:tc>
                <w:tcPr>
                  <w:tcW w:w="1097" w:type="dxa"/>
                  <w:vAlign w:val="center"/>
                </w:tcPr>
                <w:p w14:paraId="0526C940"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602" w:type="dxa"/>
                  <w:vAlign w:val="center"/>
                </w:tcPr>
                <w:p w14:paraId="3C0355D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7DD5816E" w14:textId="77777777" w:rsidTr="00467D6D">
              <w:trPr>
                <w:trHeight w:val="190"/>
                <w:jc w:val="center"/>
              </w:trPr>
              <w:tc>
                <w:tcPr>
                  <w:tcW w:w="3230" w:type="dxa"/>
                  <w:vAlign w:val="center"/>
                </w:tcPr>
                <w:p w14:paraId="569E62F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del manual de convivencia de las casas LGBTI.</w:t>
                  </w:r>
                </w:p>
              </w:tc>
              <w:tc>
                <w:tcPr>
                  <w:tcW w:w="1472" w:type="dxa"/>
                  <w:vAlign w:val="center"/>
                </w:tcPr>
                <w:p w14:paraId="1546CADD"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57E137CE"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49347E13" w14:textId="0FE2F3D8"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003E9B86" w14:textId="77777777" w:rsidTr="00067A35">
              <w:trPr>
                <w:trHeight w:val="190"/>
                <w:jc w:val="center"/>
              </w:trPr>
              <w:tc>
                <w:tcPr>
                  <w:tcW w:w="7401" w:type="dxa"/>
                  <w:gridSpan w:val="4"/>
                </w:tcPr>
                <w:p w14:paraId="02D353B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Redes Diversas de Aprendizaje</w:t>
                  </w:r>
                </w:p>
              </w:tc>
            </w:tr>
            <w:tr w:rsidR="007D6F82" w:rsidRPr="006145DB" w14:paraId="3AAAE218" w14:textId="77777777" w:rsidTr="00467D6D">
              <w:trPr>
                <w:trHeight w:val="190"/>
                <w:jc w:val="center"/>
              </w:trPr>
              <w:tc>
                <w:tcPr>
                  <w:tcW w:w="3230" w:type="dxa"/>
                  <w:vAlign w:val="center"/>
                </w:tcPr>
                <w:p w14:paraId="7CE11E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472" w:type="dxa"/>
                  <w:vAlign w:val="center"/>
                </w:tcPr>
                <w:p w14:paraId="635ED5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097" w:type="dxa"/>
                  <w:vAlign w:val="center"/>
                </w:tcPr>
                <w:p w14:paraId="482D783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602" w:type="dxa"/>
                  <w:vAlign w:val="center"/>
                </w:tcPr>
                <w:p w14:paraId="3D59D771" w14:textId="2102EC9A"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r>
            <w:tr w:rsidR="007D6F82" w:rsidRPr="006145DB" w14:paraId="34C2E184" w14:textId="77777777" w:rsidTr="00067A35">
              <w:trPr>
                <w:trHeight w:val="190"/>
                <w:jc w:val="center"/>
              </w:trPr>
              <w:tc>
                <w:tcPr>
                  <w:tcW w:w="7401" w:type="dxa"/>
                  <w:gridSpan w:val="4"/>
                </w:tcPr>
                <w:p w14:paraId="48B0769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Acciones para la inclusión social y productiva</w:t>
                  </w:r>
                </w:p>
              </w:tc>
            </w:tr>
            <w:tr w:rsidR="007D6F82" w:rsidRPr="006145DB" w14:paraId="52D5C4B2" w14:textId="77777777" w:rsidTr="00467D6D">
              <w:trPr>
                <w:trHeight w:val="190"/>
                <w:jc w:val="center"/>
              </w:trPr>
              <w:tc>
                <w:tcPr>
                  <w:tcW w:w="3230" w:type="dxa"/>
                  <w:vAlign w:val="center"/>
                </w:tcPr>
                <w:p w14:paraId="33524A30"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Finalización del tiempo de atención establecido en el servicio social.</w:t>
                  </w:r>
                </w:p>
              </w:tc>
              <w:tc>
                <w:tcPr>
                  <w:tcW w:w="1472" w:type="dxa"/>
                  <w:vAlign w:val="center"/>
                </w:tcPr>
                <w:p w14:paraId="76F4E6F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SIRBE</w:t>
                  </w:r>
                </w:p>
              </w:tc>
              <w:tc>
                <w:tcPr>
                  <w:tcW w:w="1097" w:type="dxa"/>
                  <w:vAlign w:val="center"/>
                </w:tcPr>
                <w:p w14:paraId="2C4E195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rPr>
                    <w:t>Demanda</w:t>
                  </w:r>
                </w:p>
              </w:tc>
              <w:tc>
                <w:tcPr>
                  <w:tcW w:w="1602" w:type="dxa"/>
                  <w:vAlign w:val="center"/>
                </w:tcPr>
                <w:p w14:paraId="4B2E85F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74A7DF3C" w14:textId="77777777" w:rsidTr="00467D6D">
              <w:trPr>
                <w:trHeight w:val="190"/>
                <w:jc w:val="center"/>
              </w:trPr>
              <w:tc>
                <w:tcPr>
                  <w:tcW w:w="3230" w:type="dxa"/>
                  <w:vAlign w:val="center"/>
                </w:tcPr>
                <w:p w14:paraId="6DE7BF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EA86FFF"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 / Solicitud Ciudadana</w:t>
                  </w:r>
                </w:p>
              </w:tc>
              <w:tc>
                <w:tcPr>
                  <w:tcW w:w="1097" w:type="dxa"/>
                  <w:vAlign w:val="center"/>
                </w:tcPr>
                <w:p w14:paraId="4EDD85F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2368559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4957C566" w14:textId="77777777" w:rsidTr="00467D6D">
              <w:trPr>
                <w:trHeight w:val="190"/>
                <w:jc w:val="center"/>
              </w:trPr>
              <w:tc>
                <w:tcPr>
                  <w:tcW w:w="3230" w:type="dxa"/>
                  <w:vAlign w:val="center"/>
                </w:tcPr>
                <w:p w14:paraId="672C0425"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Fallecimiento.</w:t>
                  </w:r>
                </w:p>
              </w:tc>
              <w:tc>
                <w:tcPr>
                  <w:tcW w:w="1472" w:type="dxa"/>
                  <w:vAlign w:val="center"/>
                </w:tcPr>
                <w:p w14:paraId="1EA7E95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097" w:type="dxa"/>
                  <w:vAlign w:val="center"/>
                </w:tcPr>
                <w:p w14:paraId="2AAE9527"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Mensual (Mes Vencido)</w:t>
                  </w:r>
                </w:p>
              </w:tc>
              <w:tc>
                <w:tcPr>
                  <w:tcW w:w="1602" w:type="dxa"/>
                  <w:vAlign w:val="center"/>
                </w:tcPr>
                <w:p w14:paraId="069CD30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7D6F82" w:rsidRPr="006145DB" w14:paraId="0B318477" w14:textId="77777777" w:rsidTr="00467D6D">
              <w:trPr>
                <w:trHeight w:val="473"/>
                <w:jc w:val="center"/>
              </w:trPr>
              <w:tc>
                <w:tcPr>
                  <w:tcW w:w="3230" w:type="dxa"/>
                  <w:vAlign w:val="center"/>
                </w:tcPr>
                <w:p w14:paraId="473CB3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Incumplimiento acta de corresponsabilidad.</w:t>
                  </w:r>
                </w:p>
              </w:tc>
              <w:tc>
                <w:tcPr>
                  <w:tcW w:w="1472" w:type="dxa"/>
                  <w:vAlign w:val="center"/>
                </w:tcPr>
                <w:p w14:paraId="7EBCEAA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 xml:space="preserve"> Verificación en campo</w:t>
                  </w:r>
                </w:p>
              </w:tc>
              <w:tc>
                <w:tcPr>
                  <w:tcW w:w="1097" w:type="dxa"/>
                  <w:vAlign w:val="center"/>
                </w:tcPr>
                <w:p w14:paraId="14DCC5EF" w14:textId="6CD76529" w:rsidR="003F2A8F" w:rsidRPr="006145DB" w:rsidRDefault="003F2A8F" w:rsidP="005B435E">
                  <w:pPr>
                    <w:tabs>
                      <w:tab w:val="left" w:pos="709"/>
                    </w:tabs>
                    <w:contextualSpacing/>
                    <w:jc w:val="center"/>
                    <w:rPr>
                      <w:rFonts w:cs="Arial"/>
                      <w:sz w:val="16"/>
                      <w:szCs w:val="16"/>
                    </w:rPr>
                  </w:pPr>
                  <w:r w:rsidRPr="006145DB">
                    <w:rPr>
                      <w:rFonts w:cs="Arial"/>
                      <w:sz w:val="16"/>
                      <w:szCs w:val="16"/>
                      <w:lang w:eastAsia="es-CO"/>
                    </w:rPr>
                    <w:t xml:space="preserve">Demanda </w:t>
                  </w:r>
                </w:p>
              </w:tc>
              <w:tc>
                <w:tcPr>
                  <w:tcW w:w="1602" w:type="dxa"/>
                  <w:vAlign w:val="center"/>
                </w:tcPr>
                <w:p w14:paraId="74A2234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bl>
          <w:p w14:paraId="07C442CB" w14:textId="40EF1120" w:rsidR="00EE5E68" w:rsidRPr="006145DB" w:rsidRDefault="00EE5E68" w:rsidP="005B435E">
            <w:pPr>
              <w:spacing w:after="0" w:line="240" w:lineRule="auto"/>
              <w:jc w:val="both"/>
              <w:rPr>
                <w:rFonts w:cs="Arial"/>
                <w:sz w:val="20"/>
                <w:szCs w:val="20"/>
              </w:rPr>
            </w:pPr>
          </w:p>
        </w:tc>
      </w:tr>
      <w:tr w:rsidR="00115DA4" w:rsidRPr="006145DB" w14:paraId="0D9C3315" w14:textId="77777777" w:rsidTr="003D5238">
        <w:trPr>
          <w:trHeight w:val="537"/>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9964F20" w14:textId="403D0CB4"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Restricciones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6664CC7" w14:textId="5BE25926" w:rsidR="00EE5E68" w:rsidRPr="006145DB" w:rsidRDefault="003F2A8F" w:rsidP="005B435E">
            <w:pPr>
              <w:spacing w:after="0" w:line="240" w:lineRule="auto"/>
              <w:ind w:left="34"/>
              <w:jc w:val="both"/>
              <w:rPr>
                <w:rFonts w:eastAsia="Calibri" w:cs="Arial"/>
                <w:sz w:val="20"/>
                <w:szCs w:val="20"/>
                <w:lang w:eastAsia="es-CO"/>
              </w:rPr>
            </w:pPr>
            <w:r w:rsidRPr="006145DB">
              <w:rPr>
                <w:rFonts w:eastAsia="Calibri" w:cs="Arial"/>
                <w:sz w:val="20"/>
                <w:szCs w:val="20"/>
                <w:lang w:eastAsia="es-CO"/>
              </w:rPr>
              <w:t>No Aplica</w:t>
            </w:r>
            <w:r w:rsidR="007266C4" w:rsidRPr="006145DB">
              <w:rPr>
                <w:rFonts w:eastAsia="Calibri" w:cs="Arial"/>
                <w:sz w:val="20"/>
                <w:szCs w:val="20"/>
                <w:lang w:eastAsia="es-CO"/>
              </w:rPr>
              <w:t>.</w:t>
            </w:r>
          </w:p>
        </w:tc>
      </w:tr>
      <w:tr w:rsidR="00940DF2" w:rsidRPr="006145DB" w14:paraId="4E0A94B1" w14:textId="77777777" w:rsidTr="00BF251B">
        <w:trPr>
          <w:trHeight w:val="13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C60565D" w14:textId="6CC85507" w:rsidR="00EE5E68" w:rsidRPr="006145DB" w:rsidRDefault="00EE5E68" w:rsidP="005B435E">
            <w:pPr>
              <w:spacing w:line="240" w:lineRule="auto"/>
              <w:rPr>
                <w:rFonts w:eastAsia="Times New Roman" w:cs="Arial"/>
                <w:sz w:val="20"/>
                <w:szCs w:val="20"/>
                <w:lang w:eastAsia="es-CO"/>
              </w:rPr>
            </w:pPr>
            <w:r w:rsidRPr="006145DB">
              <w:rPr>
                <w:rFonts w:cs="Arial"/>
                <w:sz w:val="20"/>
                <w:szCs w:val="20"/>
                <w:lang w:eastAsia="es-CO"/>
              </w:rPr>
              <w:t>Ejecución</w:t>
            </w:r>
            <w:r w:rsidR="00C60F30" w:rsidRPr="006145DB">
              <w:rPr>
                <w:rFonts w:cs="Arial"/>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5A6D11E1"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El Servicio Casas LGBTI se brinda a partir de la solicitud directa de las personas participantes y del ejercicio de identificación realizado por el equipo territorial de la Subdirección para Asuntos LGBTI, que aborda todas las localidades urbanas y rurales del distrito capital. Se presta desde </w:t>
            </w:r>
            <w:r w:rsidRPr="006145DB">
              <w:rPr>
                <w:rFonts w:cs="Arial"/>
                <w:sz w:val="20"/>
                <w:szCs w:val="20"/>
              </w:rPr>
              <w:t>las unidades operativas de la Subdirección para Asuntos LGBTI y en diferentes espacios locales y distritales</w:t>
            </w:r>
            <w:r w:rsidRPr="006145DB">
              <w:rPr>
                <w:rFonts w:cs="Arial"/>
                <w:sz w:val="20"/>
                <w:szCs w:val="20"/>
                <w:lang w:eastAsia="es-CO"/>
              </w:rPr>
              <w:t xml:space="preserve"> que se establecen como el punto de encuentro para la implementación, ejecución y anclaje de la territorialización de la política pública LGBTI.</w:t>
            </w:r>
          </w:p>
          <w:p w14:paraId="2553C2A0" w14:textId="77777777" w:rsidR="003F2A8F" w:rsidRPr="006145DB" w:rsidRDefault="003F2A8F" w:rsidP="005B435E">
            <w:pPr>
              <w:spacing w:after="0" w:line="240" w:lineRule="auto"/>
              <w:jc w:val="both"/>
              <w:rPr>
                <w:rFonts w:cs="Arial"/>
                <w:sz w:val="20"/>
                <w:szCs w:val="20"/>
                <w:lang w:eastAsia="es-CO"/>
              </w:rPr>
            </w:pPr>
          </w:p>
          <w:p w14:paraId="4F8EC92C" w14:textId="24A83EA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El servicio Casas LGBTI responde a dos (2) pilares a través de tres (3) componentes.</w:t>
            </w:r>
          </w:p>
          <w:p w14:paraId="2DCDDF74" w14:textId="780566B9" w:rsidR="003F2A8F" w:rsidRPr="006145DB" w:rsidRDefault="003F2A8F" w:rsidP="005B435E">
            <w:pPr>
              <w:spacing w:after="0" w:line="240" w:lineRule="auto"/>
              <w:jc w:val="both"/>
              <w:rPr>
                <w:rStyle w:val="normaltextrun"/>
                <w:rFonts w:eastAsia="Arial" w:cs="Arial"/>
                <w:sz w:val="20"/>
                <w:szCs w:val="20"/>
              </w:rPr>
            </w:pPr>
            <w:r w:rsidRPr="006145DB">
              <w:rPr>
                <w:rFonts w:cs="Arial"/>
                <w:sz w:val="20"/>
                <w:szCs w:val="20"/>
                <w:lang w:eastAsia="es-CO"/>
              </w:rPr>
              <w:t xml:space="preserve">Garantía de derechos: busca viabilizar el acceso a derechos a través de un abordaje integral, </w:t>
            </w:r>
            <w:r w:rsidRPr="006145DB">
              <w:rPr>
                <w:rStyle w:val="normaltextrun"/>
                <w:rFonts w:eastAsia="Arial" w:cs="Arial"/>
                <w:sz w:val="20"/>
                <w:szCs w:val="20"/>
              </w:rPr>
              <w:t xml:space="preserve">promoviendo el bienestar emocional, el </w:t>
            </w:r>
            <w:r w:rsidRPr="006145DB">
              <w:rPr>
                <w:rFonts w:cs="Arial"/>
                <w:sz w:val="20"/>
                <w:szCs w:val="20"/>
                <w:lang w:eastAsia="es-CO"/>
              </w:rPr>
              <w:t>tejido</w:t>
            </w:r>
            <w:r w:rsidRPr="006145DB">
              <w:rPr>
                <w:rStyle w:val="normaltextrun"/>
                <w:rFonts w:cs="Arial"/>
                <w:sz w:val="20"/>
                <w:szCs w:val="20"/>
                <w:shd w:val="clear" w:color="auto" w:fill="FFFFFF"/>
              </w:rPr>
              <w:t xml:space="preserve"> social, el cambio cultural y la transformación de imaginarios para la inclusión social.</w:t>
            </w:r>
          </w:p>
          <w:p w14:paraId="56D799AB" w14:textId="77777777" w:rsidR="003F2A8F" w:rsidRPr="006145DB" w:rsidRDefault="003F2A8F" w:rsidP="005B435E">
            <w:pPr>
              <w:spacing w:after="0" w:line="240" w:lineRule="auto"/>
              <w:jc w:val="both"/>
              <w:rPr>
                <w:rFonts w:eastAsia="Arial" w:cs="Arial"/>
                <w:sz w:val="20"/>
                <w:szCs w:val="20"/>
              </w:rPr>
            </w:pPr>
          </w:p>
          <w:p w14:paraId="4E0230F8" w14:textId="77777777" w:rsidR="003F2A8F" w:rsidRPr="006145DB" w:rsidRDefault="003F2A8F" w:rsidP="005B435E">
            <w:pPr>
              <w:spacing w:after="0" w:line="240" w:lineRule="auto"/>
              <w:jc w:val="both"/>
              <w:rPr>
                <w:rFonts w:cs="Arial"/>
                <w:sz w:val="20"/>
                <w:szCs w:val="20"/>
                <w:lang w:eastAsia="es-CO"/>
              </w:rPr>
            </w:pPr>
            <w:r w:rsidRPr="006145DB">
              <w:rPr>
                <w:rFonts w:eastAsia="Arial" w:cs="Arial"/>
                <w:sz w:val="20"/>
                <w:szCs w:val="20"/>
              </w:rPr>
              <w:t xml:space="preserve">Inclusión social y productiva: busca reconocer y aprovechar los talentos, saberes y capacidades de las personas LGBTI, valorando su contribución al desarrollo social y económico de la ciudad. Este pilar orienta sus acciones a la reducción de las barreras sociales derivadas del estigma y la discriminación, mediante la identificación de problemáticas específicas y la provisión de un acompañamiento que promueve las oportunidades productivas efectivas para el fortalecimiento y la autonomía económica de la población. </w:t>
            </w:r>
          </w:p>
          <w:p w14:paraId="2F4CC854" w14:textId="77777777" w:rsidR="003F2A8F" w:rsidRPr="006145DB" w:rsidRDefault="003F2A8F" w:rsidP="005B435E">
            <w:pPr>
              <w:spacing w:after="0" w:line="240" w:lineRule="auto"/>
              <w:jc w:val="both"/>
              <w:rPr>
                <w:rFonts w:cs="Arial"/>
                <w:sz w:val="20"/>
                <w:szCs w:val="20"/>
                <w:lang w:eastAsia="es-CO"/>
              </w:rPr>
            </w:pPr>
          </w:p>
          <w:p w14:paraId="4D0FEEE8" w14:textId="77777777" w:rsidR="003F2A8F" w:rsidRPr="006145DB" w:rsidRDefault="003F2A8F" w:rsidP="005B435E">
            <w:pPr>
              <w:spacing w:after="0" w:line="240" w:lineRule="auto"/>
              <w:jc w:val="both"/>
              <w:rPr>
                <w:rFonts w:cs="Arial"/>
                <w:sz w:val="20"/>
                <w:szCs w:val="20"/>
              </w:rPr>
            </w:pPr>
            <w:r w:rsidRPr="006145DB">
              <w:rPr>
                <w:rFonts w:cs="Arial"/>
                <w:sz w:val="20"/>
                <w:szCs w:val="20"/>
              </w:rPr>
              <w:t>Los 3 componentes son:</w:t>
            </w:r>
          </w:p>
          <w:p w14:paraId="2500EAB0" w14:textId="77777777" w:rsidR="00BF251B" w:rsidRPr="006145DB" w:rsidRDefault="00BF251B" w:rsidP="005B435E">
            <w:pPr>
              <w:pStyle w:val="Ttulo1"/>
              <w:rPr>
                <w:sz w:val="20"/>
                <w:szCs w:val="20"/>
              </w:rPr>
            </w:pPr>
          </w:p>
          <w:p w14:paraId="6BBBDA9D" w14:textId="13FC0C43" w:rsidR="003F2A8F" w:rsidRPr="006145DB" w:rsidRDefault="003F2A8F" w:rsidP="005B435E">
            <w:pPr>
              <w:spacing w:after="0" w:line="240" w:lineRule="auto"/>
              <w:jc w:val="both"/>
              <w:rPr>
                <w:rFonts w:cs="Arial"/>
                <w:sz w:val="20"/>
                <w:szCs w:val="20"/>
              </w:rPr>
            </w:pPr>
            <w:r w:rsidRPr="006145DB">
              <w:rPr>
                <w:rFonts w:cs="Arial"/>
                <w:sz w:val="20"/>
                <w:szCs w:val="20"/>
                <w:lang w:eastAsia="es-CO"/>
              </w:rPr>
              <w:t>Orientación y Acompañamiento psicosocial:</w:t>
            </w:r>
          </w:p>
          <w:p w14:paraId="0ECABB3E" w14:textId="77777777" w:rsidR="003F2A8F" w:rsidRPr="006145DB" w:rsidRDefault="003F2A8F" w:rsidP="005B435E">
            <w:pPr>
              <w:spacing w:after="0" w:line="240" w:lineRule="auto"/>
              <w:jc w:val="both"/>
              <w:rPr>
                <w:rFonts w:cs="Arial"/>
                <w:sz w:val="20"/>
                <w:szCs w:val="20"/>
              </w:rPr>
            </w:pPr>
          </w:p>
          <w:p w14:paraId="4B547ED7" w14:textId="4FC6E021"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 a partir de la solicitud de servicio directa de las personas participantes y del ejercicio de identificación realizada por el equipo territorial del área técnica que aborda todas las localidades urbanas y rurales del distrito capital.</w:t>
            </w:r>
          </w:p>
          <w:p w14:paraId="2F38284C" w14:textId="77777777" w:rsidR="00BF251B" w:rsidRPr="006145DB" w:rsidRDefault="00BF251B" w:rsidP="005B435E">
            <w:pPr>
              <w:spacing w:after="0" w:line="240" w:lineRule="auto"/>
              <w:jc w:val="both"/>
              <w:rPr>
                <w:rFonts w:cs="Arial"/>
                <w:sz w:val="20"/>
                <w:szCs w:val="20"/>
                <w:lang w:eastAsia="es-CO"/>
              </w:rPr>
            </w:pPr>
          </w:p>
          <w:p w14:paraId="35E8B444" w14:textId="127E0428"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Está compuesto por cuatro subcomponentes de orientación y acompañamiento psicosocial: </w:t>
            </w:r>
            <w:r w:rsidRPr="006145DB">
              <w:rPr>
                <w:rFonts w:cs="Arial"/>
                <w:sz w:val="20"/>
                <w:szCs w:val="20"/>
              </w:rPr>
              <w:t xml:space="preserve">individual, familiar, de pareja e individual telefónica, los cuales </w:t>
            </w:r>
            <w:r w:rsidRPr="006145DB">
              <w:rPr>
                <w:rFonts w:cs="Arial"/>
                <w:sz w:val="20"/>
                <w:szCs w:val="20"/>
                <w:lang w:eastAsia="es-CO"/>
              </w:rPr>
              <w:t xml:space="preserve">se prestan desde las unidades operativas de la Subdirección para Asuntos LGBTI y están disponibles de lunes a sábado, en los horarios establecidos para cada una de las Casas LGBTI y la Unidad Contra la Discriminación. </w:t>
            </w:r>
          </w:p>
          <w:p w14:paraId="477F1FBB" w14:textId="077222B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estos cuatro subcomponentes está a cargo de los profesionales en psicología y trabajo social de la Subdirección para Asuntos LGBTI de la Secretaría Distrital de Integración Social.</w:t>
            </w:r>
          </w:p>
          <w:p w14:paraId="6A12DB8C" w14:textId="77777777" w:rsidR="00BF251B" w:rsidRPr="006145DB" w:rsidRDefault="00BF251B" w:rsidP="005B435E">
            <w:pPr>
              <w:spacing w:after="0" w:line="240" w:lineRule="auto"/>
              <w:jc w:val="both"/>
              <w:rPr>
                <w:rFonts w:cs="Arial"/>
                <w:sz w:val="20"/>
                <w:szCs w:val="20"/>
                <w:lang w:eastAsia="es-CO"/>
              </w:rPr>
            </w:pPr>
          </w:p>
          <w:p w14:paraId="2ADAD48E" w14:textId="40AA721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Los subcomponentes de orientación y acompañamiento psicosocial individual, familiar y de pareja se realizan a través de un proceso que puede contemplar de 1 hasta 6 sesiones, las cuales son concertadas con la persona participante y quedan establecidas en el plan de orientación y acompañamiento psicosocial, adaptándose a las necesidades específicas de cada persona, pareja o grupo familiar. La atención se ofrece durante todos los meses del año sin interrupción, para garantizar acceso continuo a los procesos de orientación y acompañamiento psicosocial. </w:t>
            </w:r>
          </w:p>
          <w:p w14:paraId="707D69C4" w14:textId="77777777" w:rsidR="00BF251B" w:rsidRPr="006145DB" w:rsidRDefault="00BF251B" w:rsidP="005B435E">
            <w:pPr>
              <w:spacing w:after="0" w:line="240" w:lineRule="auto"/>
              <w:jc w:val="both"/>
              <w:rPr>
                <w:rFonts w:cs="Arial"/>
                <w:sz w:val="20"/>
                <w:szCs w:val="20"/>
                <w:lang w:eastAsia="es-CO"/>
              </w:rPr>
            </w:pPr>
          </w:p>
          <w:p w14:paraId="670B6049" w14:textId="65E7AB4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Por otra parte, el subcomponente de orientación y acompañamiento individual telefónico se presta a través de la Línea Diversa 3108644214 de lunes a viernes de 8:00 am a 5:00 pm y los sábados de 10:00 a.m. a 4:00 pm. Este subcomponente está a cargo de un profesional en psicología y se ofrece durante todos los meses del año sin interrupción y se reciben llamadas de todo el país.</w:t>
            </w:r>
          </w:p>
          <w:p w14:paraId="6C43B228" w14:textId="08B863A6"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Redes Diversas de Aprendizaje.</w:t>
            </w:r>
          </w:p>
          <w:p w14:paraId="420303DF" w14:textId="77777777" w:rsidR="003F2A8F" w:rsidRPr="006145DB" w:rsidRDefault="003F2A8F" w:rsidP="005B435E">
            <w:pPr>
              <w:spacing w:after="0" w:line="240" w:lineRule="auto"/>
              <w:jc w:val="both"/>
              <w:rPr>
                <w:rFonts w:cs="Arial"/>
                <w:sz w:val="20"/>
                <w:szCs w:val="20"/>
                <w:lang w:eastAsia="es-CO"/>
              </w:rPr>
            </w:pPr>
          </w:p>
          <w:p w14:paraId="087172CB" w14:textId="24D37E6B"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w:t>
            </w:r>
            <w:r w:rsidRPr="006145DB">
              <w:rPr>
                <w:rFonts w:cs="Arial"/>
                <w:sz w:val="20"/>
                <w:szCs w:val="20"/>
              </w:rPr>
              <w:t xml:space="preserve"> desde las unidades operativas de la Subdirección para Asuntos LGBTI, así como desde diversas subdirecciones y espacios locales públicos y/o privados. Se desarrolla a través de procesos colectivos, tales como talleres, grupos focales, encuentros y diálogos sociales. Su objetivo es transformar imaginarios, mitigar los daños asociados al estigma y la discriminación, promover factores protectores para el bienestar emocional y desarrollar habilidades para la vida que faciliten la inclusión social y productiva de las personas </w:t>
            </w:r>
            <w:r w:rsidRPr="006145DB">
              <w:rPr>
                <w:rStyle w:val="normaltextrun"/>
                <w:rFonts w:eastAsia="Arial" w:cs="Arial"/>
                <w:sz w:val="20"/>
                <w:szCs w:val="20"/>
              </w:rPr>
              <w:t xml:space="preserve">de los sectores sociales </w:t>
            </w:r>
            <w:r w:rsidRPr="006145DB">
              <w:rPr>
                <w:rFonts w:cs="Arial"/>
                <w:sz w:val="20"/>
                <w:szCs w:val="20"/>
              </w:rPr>
              <w:t xml:space="preserve">LGBTI </w:t>
            </w:r>
            <w:r w:rsidRPr="006145DB">
              <w:rPr>
                <w:rStyle w:val="normaltextrun"/>
                <w:rFonts w:eastAsia="Arial" w:cs="Arial"/>
                <w:sz w:val="20"/>
                <w:szCs w:val="20"/>
              </w:rPr>
              <w:t>y con otras orientaciones sexuales, identidades de género y expresiones de género, sus familias y redes de apoyo</w:t>
            </w:r>
            <w:r w:rsidRPr="006145DB">
              <w:rPr>
                <w:rFonts w:cs="Arial"/>
                <w:sz w:val="20"/>
                <w:szCs w:val="20"/>
              </w:rPr>
              <w:t>.</w:t>
            </w:r>
          </w:p>
          <w:p w14:paraId="164F713A" w14:textId="77777777" w:rsidR="00BF251B" w:rsidRPr="006145DB" w:rsidRDefault="00BF251B" w:rsidP="005B435E">
            <w:pPr>
              <w:spacing w:after="0" w:line="240" w:lineRule="auto"/>
              <w:jc w:val="both"/>
              <w:rPr>
                <w:rFonts w:cs="Arial"/>
                <w:sz w:val="20"/>
                <w:szCs w:val="20"/>
              </w:rPr>
            </w:pPr>
          </w:p>
          <w:p w14:paraId="034D9643" w14:textId="77777777" w:rsidR="003F2A8F" w:rsidRPr="006145DB" w:rsidRDefault="003F2A8F" w:rsidP="005B435E">
            <w:pPr>
              <w:spacing w:after="0" w:line="240" w:lineRule="auto"/>
              <w:jc w:val="both"/>
              <w:rPr>
                <w:rFonts w:cs="Arial"/>
                <w:sz w:val="20"/>
                <w:szCs w:val="20"/>
              </w:rPr>
            </w:pPr>
            <w:r w:rsidRPr="006145DB">
              <w:rPr>
                <w:rFonts w:cs="Arial"/>
                <w:sz w:val="20"/>
                <w:szCs w:val="20"/>
              </w:rPr>
              <w:t>Este componente se estructura en cinco subcomponentes de atención: desarrollo humano, desarrollo social, desarrollo cultural y comunitario, desarrollo de capacidades y sensibilización para la transformación y el cambio cultural.</w:t>
            </w:r>
          </w:p>
          <w:p w14:paraId="5282D797"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este componente está a cargo</w:t>
            </w:r>
            <w:r w:rsidRPr="006145DB">
              <w:rPr>
                <w:rFonts w:cs="Arial"/>
                <w:sz w:val="20"/>
                <w:szCs w:val="20"/>
              </w:rPr>
              <w:t xml:space="preserve"> </w:t>
            </w:r>
            <w:r w:rsidRPr="006145DB">
              <w:rPr>
                <w:rFonts w:cs="Arial"/>
                <w:sz w:val="20"/>
                <w:szCs w:val="20"/>
                <w:lang w:eastAsia="es-CO"/>
              </w:rPr>
              <w:t>de las personas profesionales en psicología, trabajo social y del equipo de gestión territorial de la Subdirección para Asuntos LGBTI, se ofrece durante todos los meses del año sin interrupción y está disponible en los horarios establecidos en las unidades operativas acorde a la programación que se realice en los espacios locales públicos y/o privados.</w:t>
            </w:r>
          </w:p>
          <w:p w14:paraId="0095A968" w14:textId="77777777" w:rsidR="003F2A8F" w:rsidRPr="006145DB" w:rsidRDefault="003F2A8F" w:rsidP="005B435E">
            <w:pPr>
              <w:spacing w:after="0" w:line="240" w:lineRule="auto"/>
              <w:jc w:val="both"/>
              <w:rPr>
                <w:rFonts w:cs="Arial"/>
                <w:sz w:val="20"/>
                <w:szCs w:val="20"/>
                <w:lang w:eastAsia="es-CO"/>
              </w:rPr>
            </w:pPr>
          </w:p>
          <w:p w14:paraId="2EF048E1" w14:textId="06C9567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acciones para la inclusión social y productiva de las personas LGBTI</w:t>
            </w:r>
            <w:r w:rsidR="00882758" w:rsidRPr="006145DB">
              <w:rPr>
                <w:rFonts w:cs="Arial"/>
                <w:sz w:val="20"/>
                <w:szCs w:val="20"/>
                <w:lang w:eastAsia="es-CO"/>
              </w:rPr>
              <w:t>.</w:t>
            </w:r>
          </w:p>
          <w:p w14:paraId="59E4A136" w14:textId="4BD5011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Se brinda desde las unidades operativas de la Subdirección para Asuntos LGBTI y desde otros escenarios locales de participación ciudadana, a través de un proceso divido en tres fases:</w:t>
            </w:r>
          </w:p>
          <w:p w14:paraId="00B77CA4" w14:textId="77777777" w:rsidR="00BF251B" w:rsidRPr="006145DB" w:rsidRDefault="00BF251B" w:rsidP="005B435E">
            <w:pPr>
              <w:spacing w:after="0" w:line="240" w:lineRule="auto"/>
              <w:jc w:val="both"/>
              <w:rPr>
                <w:rFonts w:cs="Arial"/>
                <w:sz w:val="20"/>
                <w:szCs w:val="20"/>
                <w:lang w:eastAsia="es-CO"/>
              </w:rPr>
            </w:pPr>
          </w:p>
          <w:p w14:paraId="0E1B5671" w14:textId="20F26AB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Diagnóstico: esta fase se enfoca en identificar a través de una herramienta de diagnóstico, las privaciones de las personas de los sectores sociales LGBTI y con otras orientaciones sexuales, identidades de género y expresiones de género, en cuanto a salud, vivienda, ingresos, alimentación, violencias y discriminación. Su objetivo es generar respuestas transectoriales alineadas con los componentes del Modelo de Inclusión Social: desarrollo humano, desarrollo social, desarrollo comunitario y desarrollo de capacidades; y del Modelo de Inclusión productiva: acumulación de capital humano y conexión con mercado productivo.  </w:t>
            </w:r>
          </w:p>
          <w:p w14:paraId="4A69243C" w14:textId="78F5C52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Plan de acción: para esta fase se realizará la identificación de la oferta de servicios sociales y de actores públicos, privados y de cooperación que estén en capacidad de dar respuesta a las necesidades establecidas en la fase anterior, proyectando las acciones integradoras que promuevan la inclusión social y productiva de las personas participantes, para posibilitar la efectividad de las respuestas se hará uso de los espacios de articulación interinstitucional e intrainstitucional (mesas inter locales, comité rector, mesa de casos urgentes LGBTI, entre otras). </w:t>
            </w:r>
          </w:p>
          <w:p w14:paraId="45FBE532" w14:textId="77777777" w:rsidR="003F2A8F" w:rsidRPr="006145DB" w:rsidRDefault="003F2A8F" w:rsidP="005B435E">
            <w:pPr>
              <w:spacing w:after="0" w:line="240" w:lineRule="auto"/>
              <w:jc w:val="both"/>
              <w:rPr>
                <w:rFonts w:cs="Arial"/>
                <w:sz w:val="20"/>
                <w:szCs w:val="20"/>
                <w:lang w:eastAsia="es-CO"/>
              </w:rPr>
            </w:pPr>
          </w:p>
          <w:p w14:paraId="1A3925B5" w14:textId="356BD815"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Proceso de orientación y acompañamiento: durante esta fase se busca generar respuestas integradoras que promuevan la inclusión social y productiva de las personas participantes en concordancia con las articulaciones realizadas en la fase anterior, permitiendo</w:t>
            </w:r>
            <w:r w:rsidRPr="006145DB">
              <w:rPr>
                <w:rFonts w:eastAsia="Arial" w:cs="Arial"/>
                <w:sz w:val="20"/>
                <w:szCs w:val="20"/>
              </w:rPr>
              <w:t xml:space="preserve"> reconocer y aprovechar los talentos, saberes y capacidades de las personas LGBTI, valorando su contribución al desarrollo social y económico de la ciudad</w:t>
            </w:r>
            <w:r w:rsidRPr="006145DB">
              <w:rPr>
                <w:rFonts w:cs="Arial"/>
                <w:sz w:val="20"/>
                <w:szCs w:val="20"/>
                <w:lang w:eastAsia="es-CO"/>
              </w:rPr>
              <w:t xml:space="preserve">. Para ello se realiza un acompañamiento de hasta tres seguimientos, después de haber realizado el diagnóstico inicial con el fin de responder de manera integral a sus necesidades diferenciales. </w:t>
            </w:r>
          </w:p>
          <w:p w14:paraId="05356791" w14:textId="77777777" w:rsidR="003F2A8F" w:rsidRPr="006145DB" w:rsidRDefault="003F2A8F" w:rsidP="005B435E">
            <w:pPr>
              <w:spacing w:after="0" w:line="240" w:lineRule="auto"/>
              <w:jc w:val="both"/>
              <w:rPr>
                <w:rFonts w:cs="Arial"/>
                <w:sz w:val="20"/>
                <w:szCs w:val="20"/>
                <w:lang w:eastAsia="es-CO"/>
              </w:rPr>
            </w:pPr>
          </w:p>
          <w:p w14:paraId="437BC3B3" w14:textId="6CD2D88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implementación de este último componente está a cargo del equipo de gestores territoriales de la Subdirección para Asuntos LGBTI y su atención se ofrece durante todos los meses del año sin interrupción, para garantizar acceso continuo al proceso de diagnóstico y acompañamiento.</w:t>
            </w:r>
          </w:p>
          <w:p w14:paraId="1A354665" w14:textId="77777777" w:rsidR="00BF251B" w:rsidRPr="006145DB" w:rsidRDefault="00BF251B" w:rsidP="005B435E">
            <w:pPr>
              <w:spacing w:after="0" w:line="240" w:lineRule="auto"/>
              <w:jc w:val="both"/>
              <w:rPr>
                <w:rFonts w:cs="Arial"/>
                <w:sz w:val="20"/>
                <w:szCs w:val="20"/>
              </w:rPr>
            </w:pPr>
          </w:p>
          <w:p w14:paraId="50CFC6CD" w14:textId="33DC61E4" w:rsidR="00EE5E68" w:rsidRPr="006145DB" w:rsidRDefault="003F2A8F" w:rsidP="005B435E">
            <w:pPr>
              <w:spacing w:after="0" w:line="240" w:lineRule="auto"/>
              <w:jc w:val="both"/>
              <w:rPr>
                <w:rFonts w:cs="Arial"/>
                <w:sz w:val="20"/>
                <w:szCs w:val="20"/>
              </w:rPr>
            </w:pPr>
            <w:r w:rsidRPr="006145DB">
              <w:rPr>
                <w:rFonts w:cs="Arial"/>
                <w:sz w:val="20"/>
                <w:szCs w:val="20"/>
              </w:rPr>
              <w:t>En caso de interrupción parcial o total en la prestación del servicio Casas LGBTI se implementará el plan de continuidad operativo correspondiente.</w:t>
            </w:r>
          </w:p>
        </w:tc>
      </w:tr>
      <w:tr w:rsidR="003F2A8F" w:rsidRPr="006145DB" w14:paraId="20711659" w14:textId="77777777" w:rsidTr="003D5238">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tcPr>
          <w:p w14:paraId="7B116CA5" w14:textId="7CF2CA9D"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Condiciones transversales de calidad</w:t>
            </w:r>
          </w:p>
        </w:tc>
        <w:tc>
          <w:tcPr>
            <w:tcW w:w="4141" w:type="pct"/>
            <w:tcBorders>
              <w:top w:val="single" w:sz="4" w:space="0" w:color="auto"/>
              <w:left w:val="single" w:sz="4" w:space="0" w:color="auto"/>
              <w:bottom w:val="single" w:sz="4" w:space="0" w:color="auto"/>
              <w:right w:val="single" w:sz="4" w:space="0" w:color="auto"/>
            </w:tcBorders>
            <w:vAlign w:val="center"/>
          </w:tcPr>
          <w:p w14:paraId="50EBE2A6" w14:textId="77777777" w:rsidR="003F2A8F" w:rsidRPr="006145DB" w:rsidRDefault="003F2A8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393892D6" w14:textId="77777777" w:rsidR="00467D6D" w:rsidRPr="006145DB" w:rsidRDefault="00467D6D" w:rsidP="00467D6D">
            <w:pPr>
              <w:pStyle w:val="Ttulo1"/>
              <w:rPr>
                <w:sz w:val="20"/>
                <w:lang w:eastAsia="es-CO"/>
              </w:rPr>
            </w:pPr>
          </w:p>
          <w:p w14:paraId="5D2F6F99"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p w14:paraId="7FD91B2B"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46F4319D"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59486917"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w:t>
            </w:r>
          </w:p>
          <w:p w14:paraId="6681E668" w14:textId="1413DE6B"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Salubridad</w:t>
            </w:r>
          </w:p>
        </w:tc>
      </w:tr>
    </w:tbl>
    <w:p w14:paraId="2095C054" w14:textId="77777777" w:rsidR="0007034A" w:rsidRPr="006145DB" w:rsidRDefault="0007034A" w:rsidP="005B435E">
      <w:pPr>
        <w:spacing w:after="0" w:line="240" w:lineRule="auto"/>
        <w:rPr>
          <w:rFonts w:cs="Arial"/>
        </w:rPr>
      </w:pPr>
    </w:p>
    <w:p w14:paraId="0E3CFEAB" w14:textId="0D877B4C" w:rsidR="0091055B" w:rsidRPr="006145DB" w:rsidRDefault="00454D8A">
      <w:pPr>
        <w:pStyle w:val="Ttulo1"/>
        <w:numPr>
          <w:ilvl w:val="2"/>
          <w:numId w:val="71"/>
        </w:numPr>
        <w:jc w:val="center"/>
      </w:pPr>
      <w:bookmarkStart w:id="263" w:name="_Toc210213210"/>
      <w:bookmarkStart w:id="264" w:name="_Toc213273484"/>
      <w:bookmarkStart w:id="265" w:name="_Toc213276111"/>
      <w:bookmarkStart w:id="266" w:name="_Toc216902445"/>
      <w:r w:rsidRPr="006145DB">
        <w:t>Servicio</w:t>
      </w:r>
      <w:r w:rsidR="00E10BFE" w:rsidRPr="006145DB">
        <w:t xml:space="preserve"> </w:t>
      </w:r>
      <w:r w:rsidRPr="006145DB">
        <w:t>Reafírmate</w:t>
      </w:r>
      <w:r w:rsidR="00DC57E4" w:rsidRPr="006145DB">
        <w:t xml:space="preserve"> </w:t>
      </w:r>
      <w:r w:rsidRPr="006145DB">
        <w:t>e</w:t>
      </w:r>
      <w:r w:rsidR="00DC57E4" w:rsidRPr="006145DB">
        <w:t xml:space="preserve">l </w:t>
      </w:r>
      <w:r w:rsidR="00C86CB0" w:rsidRPr="006145DB">
        <w:t xml:space="preserve">Chuchú </w:t>
      </w:r>
      <w:r w:rsidR="00DC57E4" w:rsidRPr="006145DB">
        <w:t xml:space="preserve">de la </w:t>
      </w:r>
      <w:r w:rsidR="00467D6D" w:rsidRPr="006145DB">
        <w:t>cédula</w:t>
      </w:r>
      <w:bookmarkEnd w:id="263"/>
      <w:bookmarkEnd w:id="264"/>
      <w:bookmarkEnd w:id="265"/>
      <w:bookmarkEnd w:id="266"/>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925"/>
      </w:tblGrid>
      <w:tr w:rsidR="00941A08" w:rsidRPr="006145DB" w14:paraId="3CC4344C" w14:textId="77777777" w:rsidTr="00467D6D">
        <w:trPr>
          <w:trHeight w:val="585"/>
          <w:jc w:val="center"/>
        </w:trPr>
        <w:tc>
          <w:tcPr>
            <w:tcW w:w="1696" w:type="dxa"/>
            <w:vAlign w:val="center"/>
          </w:tcPr>
          <w:p w14:paraId="7BEC2D49"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925" w:type="dxa"/>
            <w:vAlign w:val="center"/>
          </w:tcPr>
          <w:p w14:paraId="2E924740" w14:textId="526A1C38" w:rsidR="00941A08" w:rsidRPr="006145DB" w:rsidRDefault="00941A08" w:rsidP="005B435E">
            <w:pPr>
              <w:spacing w:after="0" w:line="240" w:lineRule="auto"/>
              <w:ind w:left="1"/>
              <w:rPr>
                <w:rFonts w:eastAsia="Arial" w:cs="Arial"/>
                <w:sz w:val="20"/>
                <w:szCs w:val="20"/>
              </w:rPr>
            </w:pPr>
            <w:r w:rsidRPr="006145DB">
              <w:rPr>
                <w:rFonts w:eastAsia="Arial" w:cs="Arial"/>
                <w:sz w:val="20"/>
                <w:szCs w:val="20"/>
              </w:rPr>
              <w:t>Reafírmate</w:t>
            </w:r>
            <w:r w:rsidR="007D6F82" w:rsidRPr="006145DB">
              <w:rPr>
                <w:rFonts w:eastAsia="Arial" w:cs="Arial"/>
                <w:sz w:val="20"/>
                <w:szCs w:val="20"/>
              </w:rPr>
              <w:t>: el C</w:t>
            </w:r>
            <w:r w:rsidRPr="006145DB">
              <w:rPr>
                <w:rFonts w:eastAsia="Arial" w:cs="Arial"/>
                <w:sz w:val="20"/>
                <w:szCs w:val="20"/>
              </w:rPr>
              <w:t>huchú de la cédula</w:t>
            </w:r>
            <w:r w:rsidR="000A5E03" w:rsidRPr="006145DB">
              <w:rPr>
                <w:rFonts w:eastAsia="Arial" w:cs="Arial"/>
                <w:sz w:val="20"/>
                <w:szCs w:val="20"/>
              </w:rPr>
              <w:t>.</w:t>
            </w:r>
          </w:p>
        </w:tc>
      </w:tr>
      <w:tr w:rsidR="00941A08" w:rsidRPr="006145DB" w14:paraId="18E8CAF7" w14:textId="77777777" w:rsidTr="00467D6D">
        <w:trPr>
          <w:trHeight w:val="585"/>
          <w:jc w:val="center"/>
        </w:trPr>
        <w:tc>
          <w:tcPr>
            <w:tcW w:w="1696" w:type="dxa"/>
            <w:vAlign w:val="center"/>
          </w:tcPr>
          <w:p w14:paraId="4E171D7A"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925" w:type="dxa"/>
          </w:tcPr>
          <w:p w14:paraId="67D2B14D" w14:textId="77777777" w:rsidR="00941A08" w:rsidRPr="006145DB" w:rsidRDefault="00941A08" w:rsidP="005B435E">
            <w:pPr>
              <w:spacing w:after="0" w:line="240" w:lineRule="auto"/>
              <w:contextualSpacing/>
              <w:jc w:val="both"/>
              <w:rPr>
                <w:rFonts w:eastAsia="Arial" w:cs="Arial"/>
                <w:sz w:val="20"/>
                <w:szCs w:val="20"/>
              </w:rPr>
            </w:pPr>
            <w:bookmarkStart w:id="267" w:name="_Hlk180758749"/>
            <w:r w:rsidRPr="006145DB">
              <w:rPr>
                <w:rFonts w:eastAsia="Arial" w:cs="Arial"/>
                <w:sz w:val="20"/>
                <w:szCs w:val="20"/>
              </w:rPr>
              <w:t>Contribuir al reconocimiento y reafirmación de la identidad de género de las personas, fortaleciendo el ejercicio pleno del derecho a la identidad, nombre y ciudadanía de las personas transgénero, transexuales, transformistas, travestis y no binarias, en la ciudad de Bogotá</w:t>
            </w:r>
            <w:bookmarkEnd w:id="267"/>
            <w:r w:rsidRPr="006145DB">
              <w:rPr>
                <w:rFonts w:eastAsia="Arial" w:cs="Arial"/>
                <w:sz w:val="20"/>
                <w:szCs w:val="20"/>
              </w:rPr>
              <w:t xml:space="preserve">. </w:t>
            </w:r>
          </w:p>
        </w:tc>
      </w:tr>
      <w:tr w:rsidR="00941A08" w:rsidRPr="006145DB" w14:paraId="20B5F44B" w14:textId="77777777" w:rsidTr="00467D6D">
        <w:trPr>
          <w:trHeight w:val="20"/>
          <w:jc w:val="center"/>
        </w:trPr>
        <w:tc>
          <w:tcPr>
            <w:tcW w:w="1696" w:type="dxa"/>
            <w:vAlign w:val="center"/>
          </w:tcPr>
          <w:p w14:paraId="003F4C08" w14:textId="14CD0704"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925" w:type="dxa"/>
          </w:tcPr>
          <w:p w14:paraId="1754866E"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68" w:name="_Hlk180758829"/>
            <w:r w:rsidRPr="006145DB">
              <w:rPr>
                <w:rFonts w:eastAsia="Arial" w:cs="Arial"/>
                <w:sz w:val="20"/>
                <w:szCs w:val="20"/>
              </w:rPr>
              <w:t>Orientación y apoyo tangible para la gestión de trámites asociados a la modificación de nombres, sexo y/o cupo numérico en el documento de identificación nacional de personas transgénero, transexuales, transformistas, travestis y no binarias, conforme a lo dispuesto en el Decreto 1227 de 2015 y demás normas complementarias que reglamenten o reformen el mismo.</w:t>
            </w:r>
            <w:bookmarkEnd w:id="268"/>
            <w:r w:rsidRPr="006145DB">
              <w:rPr>
                <w:rFonts w:eastAsia="Arial" w:cs="Arial"/>
                <w:sz w:val="20"/>
                <w:szCs w:val="20"/>
              </w:rPr>
              <w:t xml:space="preserve"> </w:t>
            </w:r>
          </w:p>
        </w:tc>
      </w:tr>
      <w:tr w:rsidR="00941A08" w:rsidRPr="006145DB" w14:paraId="40844BE7" w14:textId="77777777" w:rsidTr="00467D6D">
        <w:trPr>
          <w:trHeight w:val="482"/>
          <w:jc w:val="center"/>
        </w:trPr>
        <w:tc>
          <w:tcPr>
            <w:tcW w:w="1696" w:type="dxa"/>
            <w:vAlign w:val="center"/>
          </w:tcPr>
          <w:p w14:paraId="7F69AA47"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925" w:type="dxa"/>
          </w:tcPr>
          <w:p w14:paraId="13B671B0"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demanda</w:t>
            </w:r>
          </w:p>
          <w:p w14:paraId="59342535"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941A08" w:rsidRPr="006145DB" w14:paraId="476342DA" w14:textId="77777777" w:rsidTr="00467D6D">
        <w:trPr>
          <w:trHeight w:val="612"/>
          <w:jc w:val="center"/>
        </w:trPr>
        <w:tc>
          <w:tcPr>
            <w:tcW w:w="1696" w:type="dxa"/>
            <w:vAlign w:val="center"/>
          </w:tcPr>
          <w:p w14:paraId="2E60BB1B"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925" w:type="dxa"/>
          </w:tcPr>
          <w:p w14:paraId="4FF6BAA6"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69" w:name="_Hlk180758860"/>
            <w:r w:rsidRPr="006145DB">
              <w:rPr>
                <w:rStyle w:val="normaltextrun"/>
                <w:rFonts w:eastAsia="Arial" w:cs="Arial"/>
                <w:sz w:val="20"/>
                <w:szCs w:val="20"/>
              </w:rPr>
              <w:t>Personas transgénero, transexuales, transformistas, travestis y no binarias con nacionalidad colombiana, a partir de los 14 años de edad, residentes en Bogotá (las personas jóvenes menores de edad deben contar con el acompañamiento y representación legal de quien ejerza su patria potestad).</w:t>
            </w:r>
            <w:bookmarkEnd w:id="269"/>
          </w:p>
        </w:tc>
      </w:tr>
      <w:tr w:rsidR="00941A08" w:rsidRPr="006145DB" w14:paraId="4C7C21E3" w14:textId="77777777" w:rsidTr="00467D6D">
        <w:trPr>
          <w:jc w:val="center"/>
        </w:trPr>
        <w:tc>
          <w:tcPr>
            <w:tcW w:w="1696" w:type="dxa"/>
            <w:vAlign w:val="center"/>
          </w:tcPr>
          <w:p w14:paraId="4608892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925" w:type="dxa"/>
          </w:tcPr>
          <w:tbl>
            <w:tblPr>
              <w:tblStyle w:val="Tablaconcuadrcula"/>
              <w:tblW w:w="7828" w:type="dxa"/>
              <w:jc w:val="center"/>
              <w:tblLayout w:type="fixed"/>
              <w:tblLook w:val="04A0" w:firstRow="1" w:lastRow="0" w:firstColumn="1" w:lastColumn="0" w:noHBand="0" w:noVBand="1"/>
            </w:tblPr>
            <w:tblGrid>
              <w:gridCol w:w="3621"/>
              <w:gridCol w:w="1274"/>
              <w:gridCol w:w="1112"/>
              <w:gridCol w:w="1821"/>
            </w:tblGrid>
            <w:tr w:rsidR="00FB4B15" w:rsidRPr="006145DB" w14:paraId="3F8F74B5" w14:textId="77777777" w:rsidTr="00467D6D">
              <w:trPr>
                <w:trHeight w:val="300"/>
                <w:jc w:val="center"/>
              </w:trPr>
              <w:tc>
                <w:tcPr>
                  <w:tcW w:w="2312" w:type="pct"/>
                  <w:tcBorders>
                    <w:top w:val="nil"/>
                    <w:bottom w:val="single" w:sz="4" w:space="0" w:color="auto"/>
                  </w:tcBorders>
                  <w:vAlign w:val="center"/>
                </w:tcPr>
                <w:p w14:paraId="50825C7B" w14:textId="77777777" w:rsidR="00941A08" w:rsidRPr="006145DB" w:rsidRDefault="00941A08" w:rsidP="005B435E">
                  <w:pPr>
                    <w:tabs>
                      <w:tab w:val="left" w:pos="709"/>
                    </w:tabs>
                    <w:ind w:left="-285" w:firstLine="285"/>
                    <w:contextualSpacing/>
                    <w:jc w:val="center"/>
                    <w:rPr>
                      <w:rFonts w:eastAsia="Arial" w:cs="Arial"/>
                      <w:sz w:val="16"/>
                      <w:szCs w:val="16"/>
                    </w:rPr>
                  </w:pPr>
                  <w:r w:rsidRPr="006145DB">
                    <w:rPr>
                      <w:rFonts w:eastAsia="Arial" w:cs="Arial"/>
                      <w:sz w:val="16"/>
                      <w:szCs w:val="16"/>
                    </w:rPr>
                    <w:t>Categoría de Población Objetivo</w:t>
                  </w:r>
                </w:p>
              </w:tc>
              <w:tc>
                <w:tcPr>
                  <w:tcW w:w="814" w:type="pct"/>
                  <w:tcBorders>
                    <w:top w:val="nil"/>
                    <w:bottom w:val="single" w:sz="4" w:space="0" w:color="auto"/>
                  </w:tcBorders>
                  <w:vAlign w:val="center"/>
                </w:tcPr>
                <w:p w14:paraId="3422C7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710" w:type="pct"/>
                  <w:tcBorders>
                    <w:top w:val="nil"/>
                    <w:bottom w:val="single" w:sz="4" w:space="0" w:color="auto"/>
                  </w:tcBorders>
                  <w:vAlign w:val="center"/>
                </w:tcPr>
                <w:p w14:paraId="35400A2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163" w:type="pct"/>
                  <w:tcBorders>
                    <w:top w:val="nil"/>
                    <w:bottom w:val="single" w:sz="4" w:space="0" w:color="auto"/>
                  </w:tcBorders>
                  <w:vAlign w:val="center"/>
                </w:tcPr>
                <w:p w14:paraId="74D236D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FB4B15" w:rsidRPr="006145DB" w14:paraId="35C1B7BA" w14:textId="77777777" w:rsidTr="00467D6D">
              <w:trPr>
                <w:trHeight w:val="300"/>
                <w:jc w:val="center"/>
              </w:trPr>
              <w:tc>
                <w:tcPr>
                  <w:tcW w:w="2312" w:type="pct"/>
                  <w:vMerge w:val="restart"/>
                  <w:tcBorders>
                    <w:top w:val="single" w:sz="4" w:space="0" w:color="auto"/>
                  </w:tcBorders>
                  <w:vAlign w:val="center"/>
                </w:tcPr>
                <w:p w14:paraId="7D7D150C"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814" w:type="pct"/>
                  <w:tcBorders>
                    <w:top w:val="single" w:sz="4" w:space="0" w:color="auto"/>
                  </w:tcBorders>
                  <w:vAlign w:val="center"/>
                </w:tcPr>
                <w:p w14:paraId="429D70A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0" w:type="pct"/>
                  <w:tcBorders>
                    <w:top w:val="single" w:sz="4" w:space="0" w:color="auto"/>
                  </w:tcBorders>
                  <w:vAlign w:val="center"/>
                </w:tcPr>
                <w:p w14:paraId="2CF6D9A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tcBorders>
                    <w:top w:val="single" w:sz="4" w:space="0" w:color="auto"/>
                  </w:tcBorders>
                  <w:vAlign w:val="center"/>
                </w:tcPr>
                <w:p w14:paraId="1509D875" w14:textId="7EE561C4"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156EF9C7" w14:textId="77777777" w:rsidTr="00467D6D">
              <w:trPr>
                <w:trHeight w:val="300"/>
                <w:jc w:val="center"/>
              </w:trPr>
              <w:tc>
                <w:tcPr>
                  <w:tcW w:w="2312" w:type="pct"/>
                  <w:vMerge/>
                  <w:vAlign w:val="center"/>
                </w:tcPr>
                <w:p w14:paraId="63B22F63" w14:textId="77777777" w:rsidR="00941A08" w:rsidRPr="006145DB" w:rsidRDefault="00941A08" w:rsidP="005B435E">
                  <w:pPr>
                    <w:jc w:val="both"/>
                    <w:rPr>
                      <w:rStyle w:val="normaltextrun"/>
                      <w:rFonts w:eastAsia="Arial" w:cs="Arial"/>
                      <w:sz w:val="16"/>
                      <w:szCs w:val="16"/>
                    </w:rPr>
                  </w:pPr>
                </w:p>
              </w:tc>
              <w:tc>
                <w:tcPr>
                  <w:tcW w:w="814" w:type="pct"/>
                  <w:vAlign w:val="center"/>
                </w:tcPr>
                <w:p w14:paraId="45D0DA7B"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785A81A3"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432C4C1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1630301" w14:textId="77777777" w:rsidTr="00467D6D">
              <w:trPr>
                <w:trHeight w:val="300"/>
                <w:jc w:val="center"/>
              </w:trPr>
              <w:tc>
                <w:tcPr>
                  <w:tcW w:w="2312" w:type="pct"/>
                  <w:vMerge w:val="restart"/>
                  <w:vAlign w:val="center"/>
                </w:tcPr>
                <w:p w14:paraId="5D70F359" w14:textId="77777777" w:rsidR="00941A08" w:rsidRPr="006145DB" w:rsidRDefault="00941A08" w:rsidP="005B435E">
                  <w:pPr>
                    <w:jc w:val="both"/>
                    <w:rPr>
                      <w:rFonts w:eastAsia="Arial" w:cs="Arial"/>
                      <w:sz w:val="16"/>
                      <w:szCs w:val="16"/>
                    </w:rPr>
                  </w:pPr>
                  <w:r w:rsidRPr="006145DB">
                    <w:rPr>
                      <w:rStyle w:val="normaltextrun"/>
                      <w:rFonts w:eastAsia="Arial" w:cs="Arial"/>
                      <w:sz w:val="16"/>
                      <w:szCs w:val="16"/>
                    </w:rPr>
                    <w:t>Nacionalidad colombiana.</w:t>
                  </w:r>
                </w:p>
              </w:tc>
              <w:tc>
                <w:tcPr>
                  <w:tcW w:w="814" w:type="pct"/>
                  <w:vAlign w:val="center"/>
                </w:tcPr>
                <w:p w14:paraId="5134960A"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10" w:type="pct"/>
                  <w:vAlign w:val="center"/>
                </w:tcPr>
                <w:p w14:paraId="696CEF5F"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13280561" w14:textId="1DC40E5B"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2479F513" w14:textId="77777777" w:rsidTr="00467D6D">
              <w:trPr>
                <w:trHeight w:val="300"/>
                <w:jc w:val="center"/>
              </w:trPr>
              <w:tc>
                <w:tcPr>
                  <w:tcW w:w="2312" w:type="pct"/>
                  <w:vMerge/>
                  <w:vAlign w:val="center"/>
                </w:tcPr>
                <w:p w14:paraId="4E76E9A5" w14:textId="77777777" w:rsidR="00941A08" w:rsidRPr="006145DB" w:rsidRDefault="00941A08" w:rsidP="005B435E">
                  <w:pPr>
                    <w:jc w:val="both"/>
                    <w:rPr>
                      <w:rStyle w:val="normaltextrun"/>
                      <w:rFonts w:eastAsia="Arial" w:cs="Arial"/>
                      <w:sz w:val="16"/>
                      <w:szCs w:val="16"/>
                    </w:rPr>
                  </w:pPr>
                </w:p>
              </w:tc>
              <w:tc>
                <w:tcPr>
                  <w:tcW w:w="814" w:type="pct"/>
                  <w:vAlign w:val="center"/>
                </w:tcPr>
                <w:p w14:paraId="42EE4632"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4A07B6A4"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24F6A08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3D2D152F" w14:textId="77777777" w:rsidTr="00467D6D">
              <w:trPr>
                <w:trHeight w:val="300"/>
                <w:jc w:val="center"/>
              </w:trPr>
              <w:tc>
                <w:tcPr>
                  <w:tcW w:w="2312" w:type="pct"/>
                  <w:vMerge w:val="restart"/>
                  <w:vAlign w:val="center"/>
                </w:tcPr>
                <w:p w14:paraId="75BBA80D"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814" w:type="pct"/>
                  <w:vAlign w:val="center"/>
                </w:tcPr>
                <w:p w14:paraId="3B2AE5DF"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10" w:type="pct"/>
                  <w:vAlign w:val="center"/>
                </w:tcPr>
                <w:p w14:paraId="77C16C42"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52630E6C" w14:textId="70C07BA1"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0232DF2" w14:textId="77777777" w:rsidTr="00467D6D">
              <w:trPr>
                <w:trHeight w:val="300"/>
                <w:jc w:val="center"/>
              </w:trPr>
              <w:tc>
                <w:tcPr>
                  <w:tcW w:w="2312" w:type="pct"/>
                  <w:vMerge/>
                  <w:vAlign w:val="center"/>
                </w:tcPr>
                <w:p w14:paraId="05927EA6" w14:textId="77777777" w:rsidR="00941A08" w:rsidRPr="006145DB" w:rsidRDefault="00941A08" w:rsidP="005B435E">
                  <w:pPr>
                    <w:jc w:val="both"/>
                    <w:rPr>
                      <w:rStyle w:val="normaltextrun"/>
                      <w:rFonts w:eastAsia="Arial" w:cs="Arial"/>
                      <w:sz w:val="16"/>
                      <w:szCs w:val="16"/>
                    </w:rPr>
                  </w:pPr>
                </w:p>
              </w:tc>
              <w:tc>
                <w:tcPr>
                  <w:tcW w:w="814" w:type="pct"/>
                  <w:vAlign w:val="center"/>
                </w:tcPr>
                <w:p w14:paraId="60116039"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15A55435"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029C458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EF65C12" w14:textId="77777777" w:rsidTr="00467D6D">
              <w:trPr>
                <w:trHeight w:val="300"/>
                <w:jc w:val="center"/>
              </w:trPr>
              <w:tc>
                <w:tcPr>
                  <w:tcW w:w="2312" w:type="pct"/>
                  <w:vAlign w:val="center"/>
                </w:tcPr>
                <w:p w14:paraId="20A66CB8"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814" w:type="pct"/>
                  <w:vAlign w:val="center"/>
                </w:tcPr>
                <w:p w14:paraId="2BA5841F"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07CA525C"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77C656A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FB4B15" w:rsidRPr="006145DB" w14:paraId="0C4E80AF" w14:textId="77777777" w:rsidTr="00467D6D">
              <w:trPr>
                <w:trHeight w:val="47"/>
                <w:jc w:val="center"/>
              </w:trPr>
              <w:tc>
                <w:tcPr>
                  <w:tcW w:w="2312" w:type="pct"/>
                  <w:vMerge w:val="restart"/>
                  <w:vAlign w:val="center"/>
                </w:tcPr>
                <w:p w14:paraId="1C36E280"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Residente en Bogotá.</w:t>
                  </w:r>
                </w:p>
              </w:tc>
              <w:tc>
                <w:tcPr>
                  <w:tcW w:w="814" w:type="pct"/>
                  <w:vAlign w:val="center"/>
                </w:tcPr>
                <w:p w14:paraId="009C18A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0" w:type="pct"/>
                  <w:vAlign w:val="center"/>
                </w:tcPr>
                <w:p w14:paraId="7F6B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vAlign w:val="center"/>
                </w:tcPr>
                <w:p w14:paraId="56336249" w14:textId="61286CE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D2938D0" w14:textId="77777777" w:rsidTr="00467D6D">
              <w:trPr>
                <w:trHeight w:val="329"/>
                <w:jc w:val="center"/>
              </w:trPr>
              <w:tc>
                <w:tcPr>
                  <w:tcW w:w="2312" w:type="pct"/>
                  <w:vMerge/>
                  <w:tcBorders>
                    <w:bottom w:val="single" w:sz="4" w:space="0" w:color="auto"/>
                  </w:tcBorders>
                  <w:vAlign w:val="center"/>
                </w:tcPr>
                <w:p w14:paraId="3AAB7E36" w14:textId="77777777" w:rsidR="00941A08" w:rsidRPr="006145DB" w:rsidRDefault="00941A08" w:rsidP="005B435E">
                  <w:pPr>
                    <w:jc w:val="center"/>
                    <w:rPr>
                      <w:rStyle w:val="normaltextrun"/>
                      <w:rFonts w:eastAsia="Arial" w:cs="Arial"/>
                      <w:sz w:val="16"/>
                      <w:szCs w:val="16"/>
                    </w:rPr>
                  </w:pPr>
                </w:p>
              </w:tc>
              <w:tc>
                <w:tcPr>
                  <w:tcW w:w="814" w:type="pct"/>
                  <w:tcBorders>
                    <w:bottom w:val="single" w:sz="4" w:space="0" w:color="auto"/>
                  </w:tcBorders>
                  <w:vAlign w:val="center"/>
                </w:tcPr>
                <w:p w14:paraId="60159FC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10" w:type="pct"/>
                  <w:tcBorders>
                    <w:bottom w:val="single" w:sz="4" w:space="0" w:color="auto"/>
                  </w:tcBorders>
                  <w:vAlign w:val="center"/>
                </w:tcPr>
                <w:p w14:paraId="389F7E0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tcBorders>
                    <w:bottom w:val="single" w:sz="4" w:space="0" w:color="auto"/>
                  </w:tcBorders>
                  <w:vAlign w:val="center"/>
                </w:tcPr>
                <w:p w14:paraId="59B3434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2D1688" w:rsidRPr="006145DB" w14:paraId="1BB5C465" w14:textId="77777777" w:rsidTr="00467D6D">
              <w:trPr>
                <w:trHeight w:val="144"/>
                <w:jc w:val="center"/>
              </w:trPr>
              <w:tc>
                <w:tcPr>
                  <w:tcW w:w="2312" w:type="pct"/>
                  <w:tcBorders>
                    <w:left w:val="nil"/>
                    <w:bottom w:val="nil"/>
                    <w:right w:val="nil"/>
                  </w:tcBorders>
                  <w:vAlign w:val="center"/>
                </w:tcPr>
                <w:p w14:paraId="6F641932" w14:textId="77777777" w:rsidR="002D1688" w:rsidRPr="006145DB" w:rsidRDefault="002D1688" w:rsidP="005B435E">
                  <w:pPr>
                    <w:jc w:val="center"/>
                    <w:rPr>
                      <w:rStyle w:val="normaltextrun"/>
                      <w:rFonts w:eastAsia="Arial" w:cs="Arial"/>
                      <w:sz w:val="16"/>
                      <w:szCs w:val="16"/>
                    </w:rPr>
                  </w:pPr>
                </w:p>
              </w:tc>
              <w:tc>
                <w:tcPr>
                  <w:tcW w:w="814" w:type="pct"/>
                  <w:tcBorders>
                    <w:left w:val="nil"/>
                    <w:bottom w:val="nil"/>
                    <w:right w:val="nil"/>
                  </w:tcBorders>
                  <w:vAlign w:val="center"/>
                </w:tcPr>
                <w:p w14:paraId="6E27989C" w14:textId="77777777" w:rsidR="002D1688" w:rsidRPr="006145DB" w:rsidRDefault="002D1688" w:rsidP="005B435E">
                  <w:pPr>
                    <w:tabs>
                      <w:tab w:val="left" w:pos="709"/>
                    </w:tabs>
                    <w:contextualSpacing/>
                    <w:jc w:val="center"/>
                    <w:rPr>
                      <w:rFonts w:eastAsia="Arial" w:cs="Arial"/>
                      <w:sz w:val="16"/>
                      <w:szCs w:val="16"/>
                    </w:rPr>
                  </w:pPr>
                </w:p>
              </w:tc>
              <w:tc>
                <w:tcPr>
                  <w:tcW w:w="710" w:type="pct"/>
                  <w:tcBorders>
                    <w:left w:val="nil"/>
                    <w:bottom w:val="nil"/>
                    <w:right w:val="nil"/>
                  </w:tcBorders>
                  <w:vAlign w:val="center"/>
                </w:tcPr>
                <w:p w14:paraId="001685D9" w14:textId="77777777" w:rsidR="002D1688" w:rsidRPr="006145DB" w:rsidRDefault="002D1688" w:rsidP="005B435E">
                  <w:pPr>
                    <w:tabs>
                      <w:tab w:val="left" w:pos="709"/>
                    </w:tabs>
                    <w:contextualSpacing/>
                    <w:jc w:val="center"/>
                    <w:rPr>
                      <w:rFonts w:eastAsia="Arial" w:cs="Arial"/>
                      <w:sz w:val="16"/>
                      <w:szCs w:val="16"/>
                    </w:rPr>
                  </w:pPr>
                </w:p>
              </w:tc>
              <w:tc>
                <w:tcPr>
                  <w:tcW w:w="1163" w:type="pct"/>
                  <w:tcBorders>
                    <w:left w:val="nil"/>
                    <w:bottom w:val="nil"/>
                    <w:right w:val="nil"/>
                  </w:tcBorders>
                  <w:vAlign w:val="center"/>
                </w:tcPr>
                <w:p w14:paraId="7B197BF8" w14:textId="77777777" w:rsidR="002D1688" w:rsidRPr="006145DB" w:rsidRDefault="002D1688" w:rsidP="005B435E">
                  <w:pPr>
                    <w:tabs>
                      <w:tab w:val="left" w:pos="709"/>
                    </w:tabs>
                    <w:contextualSpacing/>
                    <w:jc w:val="center"/>
                    <w:rPr>
                      <w:rFonts w:eastAsia="Arial" w:cs="Arial"/>
                      <w:sz w:val="16"/>
                      <w:szCs w:val="16"/>
                    </w:rPr>
                  </w:pPr>
                </w:p>
              </w:tc>
            </w:tr>
          </w:tbl>
          <w:p w14:paraId="41754F9D"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DE3C842" w14:textId="77777777" w:rsidTr="00467D6D">
        <w:trPr>
          <w:trHeight w:val="422"/>
          <w:jc w:val="center"/>
        </w:trPr>
        <w:tc>
          <w:tcPr>
            <w:tcW w:w="1696" w:type="dxa"/>
            <w:vAlign w:val="center"/>
          </w:tcPr>
          <w:p w14:paraId="512CD1DD" w14:textId="77777777"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925" w:type="dxa"/>
          </w:tcPr>
          <w:tbl>
            <w:tblPr>
              <w:tblStyle w:val="Tablaconcuadrcula"/>
              <w:tblW w:w="7953" w:type="dxa"/>
              <w:tblInd w:w="5" w:type="dxa"/>
              <w:tblLayout w:type="fixed"/>
              <w:tblLook w:val="04A0" w:firstRow="1" w:lastRow="0" w:firstColumn="1" w:lastColumn="0" w:noHBand="0" w:noVBand="1"/>
            </w:tblPr>
            <w:tblGrid>
              <w:gridCol w:w="3558"/>
              <w:gridCol w:w="1432"/>
              <w:gridCol w:w="1104"/>
              <w:gridCol w:w="1859"/>
            </w:tblGrid>
            <w:tr w:rsidR="006F60DB" w:rsidRPr="006145DB" w14:paraId="0B0B3B60" w14:textId="77777777" w:rsidTr="00467D6D">
              <w:trPr>
                <w:trHeight w:val="130"/>
              </w:trPr>
              <w:tc>
                <w:tcPr>
                  <w:tcW w:w="7953" w:type="dxa"/>
                  <w:gridSpan w:val="4"/>
                  <w:tcBorders>
                    <w:top w:val="nil"/>
                    <w:left w:val="nil"/>
                    <w:right w:val="nil"/>
                  </w:tcBorders>
                  <w:vAlign w:val="center"/>
                </w:tcPr>
                <w:p w14:paraId="5B70A232" w14:textId="77777777" w:rsidR="006F60DB" w:rsidRPr="006145DB" w:rsidRDefault="006F60DB" w:rsidP="005B435E">
                  <w:pPr>
                    <w:tabs>
                      <w:tab w:val="left" w:pos="709"/>
                    </w:tabs>
                    <w:contextualSpacing/>
                    <w:jc w:val="center"/>
                    <w:rPr>
                      <w:rFonts w:eastAsia="Arial" w:cs="Arial"/>
                      <w:sz w:val="16"/>
                      <w:szCs w:val="16"/>
                    </w:rPr>
                  </w:pPr>
                </w:p>
              </w:tc>
            </w:tr>
            <w:tr w:rsidR="00120AB3" w:rsidRPr="006145DB" w14:paraId="2F9F5601" w14:textId="77777777" w:rsidTr="00467D6D">
              <w:trPr>
                <w:trHeight w:val="379"/>
              </w:trPr>
              <w:tc>
                <w:tcPr>
                  <w:tcW w:w="3558" w:type="dxa"/>
                  <w:vAlign w:val="center"/>
                </w:tcPr>
                <w:p w14:paraId="3F7BE14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1432" w:type="dxa"/>
                  <w:vAlign w:val="center"/>
                </w:tcPr>
                <w:p w14:paraId="0E7F34E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04" w:type="dxa"/>
                  <w:vAlign w:val="center"/>
                </w:tcPr>
                <w:p w14:paraId="411CFA9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9" w:type="dxa"/>
                  <w:vAlign w:val="center"/>
                </w:tcPr>
                <w:p w14:paraId="0FC5BAE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20AB3" w:rsidRPr="006145DB" w14:paraId="693E790D" w14:textId="77777777" w:rsidTr="00467D6D">
              <w:trPr>
                <w:trHeight w:val="225"/>
              </w:trPr>
              <w:tc>
                <w:tcPr>
                  <w:tcW w:w="3558" w:type="dxa"/>
                  <w:vAlign w:val="center"/>
                </w:tcPr>
                <w:p w14:paraId="0EB33F68" w14:textId="77777777" w:rsidR="00941A08" w:rsidRPr="006145DB" w:rsidRDefault="00941A08" w:rsidP="005B435E">
                  <w:pPr>
                    <w:jc w:val="both"/>
                    <w:rPr>
                      <w:rFonts w:eastAsia="Arial" w:cs="Arial"/>
                      <w:sz w:val="16"/>
                      <w:szCs w:val="16"/>
                    </w:rPr>
                  </w:pPr>
                  <w:r w:rsidRPr="006145DB">
                    <w:rPr>
                      <w:rFonts w:eastAsia="Arial" w:cs="Arial"/>
                      <w:sz w:val="16"/>
                      <w:szCs w:val="16"/>
                    </w:rPr>
                    <w:t>Persona con discapacidad.</w:t>
                  </w:r>
                </w:p>
              </w:tc>
              <w:tc>
                <w:tcPr>
                  <w:tcW w:w="1432" w:type="dxa"/>
                  <w:vAlign w:val="center"/>
                </w:tcPr>
                <w:p w14:paraId="0D94207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vAlign w:val="center"/>
                </w:tcPr>
                <w:p w14:paraId="06AF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9" w:type="dxa"/>
                  <w:vAlign w:val="center"/>
                </w:tcPr>
                <w:p w14:paraId="11E715DD" w14:textId="4A7CDF04"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20AB3" w:rsidRPr="006145DB" w14:paraId="6D8B5BBF" w14:textId="77777777" w:rsidTr="00467D6D">
              <w:trPr>
                <w:trHeight w:val="225"/>
              </w:trPr>
              <w:tc>
                <w:tcPr>
                  <w:tcW w:w="3558" w:type="dxa"/>
                  <w:vAlign w:val="center"/>
                </w:tcPr>
                <w:p w14:paraId="1CB6E9A7" w14:textId="3D3E125E" w:rsidR="00941A08" w:rsidRPr="006145DB" w:rsidRDefault="00941A08" w:rsidP="005B435E">
                  <w:pPr>
                    <w:jc w:val="both"/>
                    <w:rPr>
                      <w:rFonts w:eastAsia="Arial" w:cs="Arial"/>
                      <w:sz w:val="16"/>
                      <w:szCs w:val="16"/>
                    </w:rPr>
                  </w:pPr>
                  <w:bookmarkStart w:id="270" w:name="_Hlk180759006"/>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bookmarkEnd w:id="270"/>
                </w:p>
              </w:tc>
              <w:tc>
                <w:tcPr>
                  <w:tcW w:w="1432" w:type="dxa"/>
                  <w:vAlign w:val="center"/>
                </w:tcPr>
                <w:p w14:paraId="302E5DC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04" w:type="dxa"/>
                  <w:vAlign w:val="center"/>
                </w:tcPr>
                <w:p w14:paraId="7DD1227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Trimestral</w:t>
                  </w:r>
                </w:p>
              </w:tc>
              <w:tc>
                <w:tcPr>
                  <w:tcW w:w="1859" w:type="dxa"/>
                  <w:vAlign w:val="center"/>
                </w:tcPr>
                <w:p w14:paraId="5B231FE4" w14:textId="7777777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Oficina Consejería Distrital de Paz, Víctimas y Reconciliación</w:t>
                  </w:r>
                </w:p>
              </w:tc>
            </w:tr>
            <w:tr w:rsidR="00120AB3" w:rsidRPr="006145DB" w14:paraId="4C06A3DC" w14:textId="77777777" w:rsidTr="00467D6D">
              <w:trPr>
                <w:trHeight w:val="300"/>
              </w:trPr>
              <w:tc>
                <w:tcPr>
                  <w:tcW w:w="3558" w:type="dxa"/>
                  <w:vAlign w:val="center"/>
                </w:tcPr>
                <w:p w14:paraId="164B9A23" w14:textId="7542E85C" w:rsidR="00941A08" w:rsidRPr="006145DB" w:rsidRDefault="00941A08" w:rsidP="005B435E">
                  <w:pPr>
                    <w:jc w:val="both"/>
                    <w:rPr>
                      <w:rFonts w:eastAsia="Arial" w:cs="Arial"/>
                      <w:sz w:val="16"/>
                      <w:szCs w:val="16"/>
                    </w:rPr>
                  </w:pPr>
                  <w:bookmarkStart w:id="271" w:name="_Hlk180759024"/>
                  <w:r w:rsidRPr="006145DB">
                    <w:rPr>
                      <w:rFonts w:eastAsia="Arial" w:cs="Arial"/>
                      <w:sz w:val="16"/>
                      <w:szCs w:val="16"/>
                    </w:rPr>
                    <w:t xml:space="preserve">Persona Indígena, Rrom Gitana, raizal, palenquera, negra, mulata o afro registrada en los listados oficiales avalados por entidad gubernamental competente o listados enviados por las instancias de representación y participación de comunidades étnicas a la entidad distrital competente. </w:t>
                  </w:r>
                  <w:bookmarkEnd w:id="271"/>
                </w:p>
              </w:tc>
              <w:tc>
                <w:tcPr>
                  <w:tcW w:w="1432" w:type="dxa"/>
                  <w:vAlign w:val="center"/>
                </w:tcPr>
                <w:p w14:paraId="6D64EBF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04" w:type="dxa"/>
                  <w:vAlign w:val="center"/>
                </w:tcPr>
                <w:p w14:paraId="7FC8DB7F" w14:textId="77777777" w:rsidR="00941A08" w:rsidRPr="006145DB" w:rsidRDefault="003C1E34" w:rsidP="005B435E">
                  <w:pPr>
                    <w:tabs>
                      <w:tab w:val="left" w:pos="709"/>
                    </w:tabs>
                    <w:contextualSpacing/>
                    <w:jc w:val="center"/>
                    <w:rPr>
                      <w:rFonts w:eastAsia="Arial" w:cs="Arial"/>
                      <w:sz w:val="16"/>
                      <w:szCs w:val="16"/>
                    </w:rPr>
                  </w:pPr>
                  <w:r w:rsidRPr="006145DB">
                    <w:rPr>
                      <w:rFonts w:eastAsia="Arial" w:cs="Arial"/>
                      <w:sz w:val="16"/>
                      <w:szCs w:val="16"/>
                    </w:rPr>
                    <w:t>2021</w:t>
                  </w:r>
                </w:p>
                <w:p w14:paraId="53BDF006" w14:textId="42FB952B" w:rsidR="003C1E34" w:rsidRPr="006145DB" w:rsidRDefault="003C1E34" w:rsidP="005B435E">
                  <w:pPr>
                    <w:tabs>
                      <w:tab w:val="left" w:pos="709"/>
                    </w:tabs>
                    <w:contextualSpacing/>
                    <w:jc w:val="center"/>
                    <w:rPr>
                      <w:rFonts w:cs="Arial"/>
                      <w:sz w:val="16"/>
                      <w:szCs w:val="16"/>
                    </w:rPr>
                  </w:pPr>
                  <w:r w:rsidRPr="006145DB">
                    <w:rPr>
                      <w:rFonts w:eastAsia="Arial" w:cs="Arial"/>
                      <w:sz w:val="16"/>
                      <w:szCs w:val="16"/>
                    </w:rPr>
                    <w:t>Entrega única</w:t>
                  </w:r>
                </w:p>
              </w:tc>
              <w:tc>
                <w:tcPr>
                  <w:tcW w:w="1859" w:type="dxa"/>
                  <w:vAlign w:val="center"/>
                </w:tcPr>
                <w:p w14:paraId="02D54D64" w14:textId="0011F46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Ministerio del Interior</w:t>
                  </w:r>
                </w:p>
              </w:tc>
            </w:tr>
            <w:tr w:rsidR="00120AB3" w:rsidRPr="006145DB" w14:paraId="2F581415" w14:textId="77777777" w:rsidTr="00467D6D">
              <w:trPr>
                <w:trHeight w:val="444"/>
              </w:trPr>
              <w:tc>
                <w:tcPr>
                  <w:tcW w:w="3558" w:type="dxa"/>
                  <w:vAlign w:val="center"/>
                </w:tcPr>
                <w:p w14:paraId="09BD0271" w14:textId="1AB4C1FB" w:rsidR="00941A08" w:rsidRPr="006145DB" w:rsidRDefault="00941A08" w:rsidP="005B435E">
                  <w:pPr>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432" w:type="dxa"/>
                  <w:vAlign w:val="center"/>
                </w:tcPr>
                <w:p w14:paraId="3313631F" w14:textId="79AA4A35"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04" w:type="dxa"/>
                  <w:vAlign w:val="center"/>
                </w:tcPr>
                <w:p w14:paraId="09CE6D56" w14:textId="14EDC932"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4F45443F" w14:textId="014C330C"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3E29F1B8" w14:textId="77777777" w:rsidTr="00467D6D">
              <w:trPr>
                <w:trHeight w:val="1030"/>
              </w:trPr>
              <w:tc>
                <w:tcPr>
                  <w:tcW w:w="3558" w:type="dxa"/>
                  <w:vAlign w:val="center"/>
                </w:tcPr>
                <w:p w14:paraId="16F32894" w14:textId="7478DECD" w:rsidR="00941A08" w:rsidRPr="006145DB" w:rsidRDefault="00941A08"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32" w:type="dxa"/>
                  <w:vAlign w:val="center"/>
                </w:tcPr>
                <w:p w14:paraId="09686C2B" w14:textId="5C0852A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04" w:type="dxa"/>
                  <w:vAlign w:val="center"/>
                </w:tcPr>
                <w:p w14:paraId="060A5C28" w14:textId="4658F949"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567E164A" w14:textId="5E604D12"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460C0001" w14:textId="77777777" w:rsidTr="00467D6D">
              <w:trPr>
                <w:trHeight w:val="1030"/>
              </w:trPr>
              <w:tc>
                <w:tcPr>
                  <w:tcW w:w="3558" w:type="dxa"/>
                  <w:vAlign w:val="center"/>
                </w:tcPr>
                <w:p w14:paraId="4872D1BF" w14:textId="23828ACF" w:rsidR="00941A08" w:rsidRPr="006145DB" w:rsidRDefault="00941A08"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432" w:type="dxa"/>
                  <w:vAlign w:val="center"/>
                </w:tcPr>
                <w:p w14:paraId="77E57A01" w14:textId="6426EA19"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04" w:type="dxa"/>
                  <w:vAlign w:val="center"/>
                </w:tcPr>
                <w:p w14:paraId="39866E9A" w14:textId="43EFAD8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754DD5B2" w14:textId="5CE00155"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020C607F" w14:textId="77777777" w:rsidTr="00467D6D">
              <w:trPr>
                <w:trHeight w:val="586"/>
              </w:trPr>
              <w:tc>
                <w:tcPr>
                  <w:tcW w:w="3558" w:type="dxa"/>
                  <w:vAlign w:val="center"/>
                </w:tcPr>
                <w:p w14:paraId="5FA6D838" w14:textId="18A0010F" w:rsidR="00941A08" w:rsidRPr="006145DB" w:rsidRDefault="00941A08"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32" w:type="dxa"/>
                  <w:vAlign w:val="center"/>
                </w:tcPr>
                <w:p w14:paraId="1EC1B570" w14:textId="4D55547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04" w:type="dxa"/>
                  <w:vAlign w:val="center"/>
                </w:tcPr>
                <w:p w14:paraId="085A3C0B" w14:textId="5D9760E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8BE27E0" w14:textId="136C824A"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521EFC04" w14:textId="77777777" w:rsidTr="00467D6D">
              <w:trPr>
                <w:trHeight w:val="1030"/>
              </w:trPr>
              <w:tc>
                <w:tcPr>
                  <w:tcW w:w="3558" w:type="dxa"/>
                  <w:vAlign w:val="center"/>
                </w:tcPr>
                <w:p w14:paraId="5438E6E2" w14:textId="6213EBC2" w:rsidR="00941A08" w:rsidRPr="006145DB" w:rsidRDefault="00941A08" w:rsidP="005B435E">
                  <w:pPr>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432" w:type="dxa"/>
                  <w:vAlign w:val="center"/>
                </w:tcPr>
                <w:p w14:paraId="25FE3E13" w14:textId="56963BB2"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04" w:type="dxa"/>
                  <w:vAlign w:val="center"/>
                </w:tcPr>
                <w:p w14:paraId="25A02DCE" w14:textId="5C7CF0B5"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D09F595" w14:textId="402B2FD0"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73BDF9BF" w14:textId="77777777" w:rsidTr="00467D6D">
              <w:trPr>
                <w:trHeight w:val="1030"/>
              </w:trPr>
              <w:tc>
                <w:tcPr>
                  <w:tcW w:w="3558" w:type="dxa"/>
                  <w:vMerge w:val="restart"/>
                  <w:vAlign w:val="center"/>
                </w:tcPr>
                <w:p w14:paraId="35C9010C" w14:textId="59802E17" w:rsidR="00941A08" w:rsidRPr="006145DB" w:rsidRDefault="00941A08" w:rsidP="005B435E">
                  <w:pPr>
                    <w:jc w:val="both"/>
                    <w:rPr>
                      <w:rFonts w:eastAsia="Arial" w:cs="Arial"/>
                      <w:sz w:val="16"/>
                      <w:szCs w:val="16"/>
                    </w:rPr>
                  </w:pPr>
                  <w:bookmarkStart w:id="272" w:name="_Hlk180759048"/>
                  <w:r w:rsidRPr="006145DB">
                    <w:rPr>
                      <w:rFonts w:eastAsia="Arial" w:cs="Arial"/>
                      <w:sz w:val="16"/>
                      <w:szCs w:val="16"/>
                    </w:rPr>
                    <w:t>Persona que vive en residencias tipo paga diarios</w:t>
                  </w:r>
                  <w:bookmarkEnd w:id="272"/>
                  <w:r w:rsidR="001D6670" w:rsidRPr="006145DB">
                    <w:rPr>
                      <w:rFonts w:eastAsia="Arial" w:cs="Arial"/>
                      <w:sz w:val="16"/>
                      <w:szCs w:val="16"/>
                    </w:rPr>
                    <w:t>.</w:t>
                  </w:r>
                </w:p>
              </w:tc>
              <w:tc>
                <w:tcPr>
                  <w:tcW w:w="1432" w:type="dxa"/>
                  <w:vAlign w:val="center"/>
                </w:tcPr>
                <w:p w14:paraId="7B39F6D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Instrumento de Focalización de Personas Usuarias de Soluciones Habitacionales</w:t>
                  </w:r>
                </w:p>
                <w:p w14:paraId="79BF428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 xml:space="preserve">Temporales </w:t>
                  </w:r>
                </w:p>
              </w:tc>
              <w:tc>
                <w:tcPr>
                  <w:tcW w:w="1104" w:type="dxa"/>
                  <w:vAlign w:val="center"/>
                </w:tcPr>
                <w:p w14:paraId="39687708" w14:textId="77777777" w:rsidR="00941A08" w:rsidRPr="006145DB" w:rsidRDefault="00941A08" w:rsidP="005B435E">
                  <w:pPr>
                    <w:jc w:val="center"/>
                    <w:rPr>
                      <w:rFonts w:eastAsia="Arial" w:cs="Arial"/>
                      <w:sz w:val="16"/>
                      <w:szCs w:val="16"/>
                    </w:rPr>
                  </w:pPr>
                  <w:r w:rsidRPr="006145DB">
                    <w:rPr>
                      <w:rFonts w:eastAsia="Arial" w:cs="Arial"/>
                      <w:sz w:val="16"/>
                      <w:szCs w:val="16"/>
                    </w:rPr>
                    <w:t>Entrega Única 2023</w:t>
                  </w:r>
                </w:p>
              </w:tc>
              <w:tc>
                <w:tcPr>
                  <w:tcW w:w="1859" w:type="dxa"/>
                  <w:vAlign w:val="center"/>
                </w:tcPr>
                <w:p w14:paraId="77AB5215"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Secretaría Distrital de</w:t>
                  </w:r>
                </w:p>
                <w:p w14:paraId="0278EA37"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Planeación - SDP</w:t>
                  </w:r>
                </w:p>
              </w:tc>
            </w:tr>
            <w:tr w:rsidR="00120AB3" w:rsidRPr="006145DB" w14:paraId="6AE4B6E9" w14:textId="77777777" w:rsidTr="00467D6D">
              <w:trPr>
                <w:trHeight w:val="300"/>
              </w:trPr>
              <w:tc>
                <w:tcPr>
                  <w:tcW w:w="3558" w:type="dxa"/>
                  <w:vMerge/>
                  <w:tcBorders>
                    <w:bottom w:val="single" w:sz="4" w:space="0" w:color="auto"/>
                  </w:tcBorders>
                </w:tcPr>
                <w:p w14:paraId="5A231650" w14:textId="77777777" w:rsidR="00941A08" w:rsidRPr="006145DB" w:rsidRDefault="00941A08" w:rsidP="005B435E">
                  <w:pPr>
                    <w:jc w:val="both"/>
                    <w:rPr>
                      <w:rFonts w:cs="Arial"/>
                      <w:sz w:val="16"/>
                      <w:szCs w:val="16"/>
                    </w:rPr>
                  </w:pPr>
                </w:p>
              </w:tc>
              <w:tc>
                <w:tcPr>
                  <w:tcW w:w="1432" w:type="dxa"/>
                  <w:tcBorders>
                    <w:bottom w:val="single" w:sz="4" w:space="0" w:color="auto"/>
                  </w:tcBorders>
                  <w:vAlign w:val="center"/>
                </w:tcPr>
                <w:p w14:paraId="0F1BEAA2" w14:textId="77777777" w:rsidR="00941A08" w:rsidRPr="006145DB" w:rsidRDefault="00941A08" w:rsidP="005B435E">
                  <w:pPr>
                    <w:jc w:val="center"/>
                    <w:rPr>
                      <w:rFonts w:eastAsia="Arial" w:cs="Arial"/>
                      <w:sz w:val="16"/>
                      <w:szCs w:val="16"/>
                    </w:rPr>
                  </w:pPr>
                  <w:r w:rsidRPr="006145DB">
                    <w:rPr>
                      <w:rFonts w:eastAsia="Arial" w:cs="Arial"/>
                      <w:sz w:val="16"/>
                      <w:szCs w:val="16"/>
                    </w:rPr>
                    <w:t>Base de personas residentes en paga diarios</w:t>
                  </w:r>
                </w:p>
              </w:tc>
              <w:tc>
                <w:tcPr>
                  <w:tcW w:w="1104" w:type="dxa"/>
                  <w:tcBorders>
                    <w:bottom w:val="single" w:sz="4" w:space="0" w:color="auto"/>
                  </w:tcBorders>
                  <w:vAlign w:val="center"/>
                </w:tcPr>
                <w:p w14:paraId="3D050E16" w14:textId="77777777" w:rsidR="00941A08" w:rsidRPr="006145DB" w:rsidRDefault="00941A08" w:rsidP="005B435E">
                  <w:pPr>
                    <w:jc w:val="center"/>
                    <w:rPr>
                      <w:rFonts w:eastAsia="Arial" w:cs="Arial"/>
                      <w:sz w:val="16"/>
                      <w:szCs w:val="16"/>
                    </w:rPr>
                  </w:pPr>
                  <w:r w:rsidRPr="006145DB">
                    <w:rPr>
                      <w:rFonts w:eastAsia="Arial" w:cs="Arial"/>
                      <w:sz w:val="16"/>
                      <w:szCs w:val="16"/>
                    </w:rPr>
                    <w:t>2024</w:t>
                  </w:r>
                </w:p>
              </w:tc>
              <w:tc>
                <w:tcPr>
                  <w:tcW w:w="1859" w:type="dxa"/>
                  <w:tcBorders>
                    <w:bottom w:val="single" w:sz="4" w:space="0" w:color="auto"/>
                  </w:tcBorders>
                </w:tcPr>
                <w:p w14:paraId="05FA358B" w14:textId="77777777" w:rsidR="00941A08" w:rsidRPr="006145DB" w:rsidRDefault="00941A08" w:rsidP="00467D6D">
                  <w:pPr>
                    <w:ind w:left="-83"/>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120AB3" w:rsidRPr="006145DB" w14:paraId="7CE9EAB4" w14:textId="77777777" w:rsidTr="00467D6D">
              <w:trPr>
                <w:trHeight w:val="300"/>
              </w:trPr>
              <w:tc>
                <w:tcPr>
                  <w:tcW w:w="3558" w:type="dxa"/>
                  <w:tcBorders>
                    <w:bottom w:val="nil"/>
                  </w:tcBorders>
                  <w:vAlign w:val="center"/>
                </w:tcPr>
                <w:p w14:paraId="634A094B" w14:textId="0D59058C" w:rsidR="00941A08" w:rsidRPr="006145DB" w:rsidRDefault="00941A08" w:rsidP="005B435E">
                  <w:pPr>
                    <w:jc w:val="both"/>
                    <w:rPr>
                      <w:rFonts w:eastAsia="Arial" w:cs="Arial"/>
                      <w:sz w:val="16"/>
                      <w:szCs w:val="16"/>
                    </w:rPr>
                  </w:pPr>
                  <w:bookmarkStart w:id="273" w:name="_Hlk180759071"/>
                  <w:r w:rsidRPr="006145DB">
                    <w:rPr>
                      <w:rFonts w:eastAsia="Arial" w:cs="Arial"/>
                      <w:sz w:val="16"/>
                      <w:szCs w:val="16"/>
                    </w:rPr>
                    <w:t>Personas que habitan en la ruralidad</w:t>
                  </w:r>
                  <w:bookmarkEnd w:id="273"/>
                  <w:r w:rsidR="001D6670" w:rsidRPr="006145DB">
                    <w:rPr>
                      <w:rFonts w:eastAsia="Arial" w:cs="Arial"/>
                      <w:sz w:val="16"/>
                      <w:szCs w:val="16"/>
                    </w:rPr>
                    <w:t>.</w:t>
                  </w:r>
                </w:p>
              </w:tc>
              <w:tc>
                <w:tcPr>
                  <w:tcW w:w="1432" w:type="dxa"/>
                  <w:tcBorders>
                    <w:bottom w:val="nil"/>
                  </w:tcBorders>
                  <w:vAlign w:val="center"/>
                </w:tcPr>
                <w:p w14:paraId="2A537DC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tcBorders>
                    <w:bottom w:val="nil"/>
                  </w:tcBorders>
                  <w:vAlign w:val="center"/>
                </w:tcPr>
                <w:p w14:paraId="600E0F77"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859" w:type="dxa"/>
                  <w:tcBorders>
                    <w:bottom w:val="nil"/>
                  </w:tcBorders>
                  <w:vAlign w:val="center"/>
                </w:tcPr>
                <w:p w14:paraId="04063347" w14:textId="7BC94C45"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bl>
          <w:p w14:paraId="2060D54E" w14:textId="77777777" w:rsidR="00941A08" w:rsidRPr="006145DB" w:rsidRDefault="00941A08" w:rsidP="005B435E">
            <w:pPr>
              <w:spacing w:after="0" w:line="240" w:lineRule="auto"/>
              <w:contextualSpacing/>
              <w:rPr>
                <w:rFonts w:eastAsia="Arial" w:cs="Arial"/>
                <w:sz w:val="20"/>
                <w:szCs w:val="20"/>
              </w:rPr>
            </w:pPr>
          </w:p>
        </w:tc>
      </w:tr>
      <w:tr w:rsidR="00941A08" w:rsidRPr="006145DB" w14:paraId="66ABC44F" w14:textId="77777777" w:rsidTr="00467D6D">
        <w:trPr>
          <w:jc w:val="center"/>
        </w:trPr>
        <w:tc>
          <w:tcPr>
            <w:tcW w:w="1696" w:type="dxa"/>
            <w:vAlign w:val="center"/>
          </w:tcPr>
          <w:p w14:paraId="66866B49" w14:textId="0B9016C5"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925" w:type="dxa"/>
          </w:tcPr>
          <w:tbl>
            <w:tblPr>
              <w:tblStyle w:val="Tablaconcuadrcula"/>
              <w:tblW w:w="7838" w:type="dxa"/>
              <w:jc w:val="center"/>
              <w:tblLayout w:type="fixed"/>
              <w:tblLook w:val="04A0" w:firstRow="1" w:lastRow="0" w:firstColumn="1" w:lastColumn="0" w:noHBand="0" w:noVBand="1"/>
            </w:tblPr>
            <w:tblGrid>
              <w:gridCol w:w="3578"/>
              <w:gridCol w:w="1276"/>
              <w:gridCol w:w="1181"/>
              <w:gridCol w:w="1803"/>
            </w:tblGrid>
            <w:tr w:rsidR="001D6670" w:rsidRPr="006145DB" w14:paraId="0008E989" w14:textId="77777777" w:rsidTr="00467D6D">
              <w:trPr>
                <w:trHeight w:val="171"/>
                <w:jc w:val="center"/>
              </w:trPr>
              <w:tc>
                <w:tcPr>
                  <w:tcW w:w="3578" w:type="dxa"/>
                  <w:tcBorders>
                    <w:top w:val="nil"/>
                    <w:left w:val="nil"/>
                    <w:right w:val="nil"/>
                  </w:tcBorders>
                  <w:vAlign w:val="center"/>
                </w:tcPr>
                <w:p w14:paraId="3F36B013" w14:textId="77777777" w:rsidR="001D6670" w:rsidRPr="006145DB" w:rsidRDefault="001D6670" w:rsidP="005B435E">
                  <w:pPr>
                    <w:tabs>
                      <w:tab w:val="left" w:pos="709"/>
                    </w:tabs>
                    <w:contextualSpacing/>
                    <w:jc w:val="center"/>
                    <w:rPr>
                      <w:rFonts w:eastAsia="Arial" w:cs="Arial"/>
                      <w:sz w:val="16"/>
                      <w:szCs w:val="16"/>
                    </w:rPr>
                  </w:pPr>
                </w:p>
              </w:tc>
              <w:tc>
                <w:tcPr>
                  <w:tcW w:w="1276" w:type="dxa"/>
                  <w:tcBorders>
                    <w:top w:val="nil"/>
                    <w:left w:val="nil"/>
                    <w:right w:val="nil"/>
                  </w:tcBorders>
                  <w:vAlign w:val="center"/>
                </w:tcPr>
                <w:p w14:paraId="300DA8BD" w14:textId="77777777" w:rsidR="001D6670" w:rsidRPr="006145DB" w:rsidRDefault="001D6670" w:rsidP="005B435E">
                  <w:pPr>
                    <w:tabs>
                      <w:tab w:val="left" w:pos="709"/>
                    </w:tabs>
                    <w:contextualSpacing/>
                    <w:jc w:val="center"/>
                    <w:rPr>
                      <w:rFonts w:eastAsia="Arial" w:cs="Arial"/>
                      <w:sz w:val="16"/>
                      <w:szCs w:val="16"/>
                    </w:rPr>
                  </w:pPr>
                </w:p>
              </w:tc>
              <w:tc>
                <w:tcPr>
                  <w:tcW w:w="1181" w:type="dxa"/>
                  <w:tcBorders>
                    <w:top w:val="nil"/>
                    <w:left w:val="nil"/>
                    <w:right w:val="nil"/>
                  </w:tcBorders>
                  <w:vAlign w:val="center"/>
                </w:tcPr>
                <w:p w14:paraId="170F1A5A" w14:textId="77777777" w:rsidR="001D6670" w:rsidRPr="006145DB" w:rsidRDefault="001D6670" w:rsidP="005B435E">
                  <w:pPr>
                    <w:tabs>
                      <w:tab w:val="left" w:pos="709"/>
                    </w:tabs>
                    <w:contextualSpacing/>
                    <w:jc w:val="center"/>
                    <w:rPr>
                      <w:rFonts w:eastAsia="Arial" w:cs="Arial"/>
                      <w:sz w:val="16"/>
                      <w:szCs w:val="16"/>
                    </w:rPr>
                  </w:pPr>
                </w:p>
              </w:tc>
              <w:tc>
                <w:tcPr>
                  <w:tcW w:w="1803" w:type="dxa"/>
                  <w:tcBorders>
                    <w:top w:val="nil"/>
                    <w:left w:val="nil"/>
                    <w:right w:val="nil"/>
                  </w:tcBorders>
                  <w:vAlign w:val="center"/>
                </w:tcPr>
                <w:p w14:paraId="3972B14F" w14:textId="77777777" w:rsidR="001D6670" w:rsidRPr="006145DB" w:rsidRDefault="001D6670" w:rsidP="005B435E">
                  <w:pPr>
                    <w:tabs>
                      <w:tab w:val="left" w:pos="709"/>
                    </w:tabs>
                    <w:contextualSpacing/>
                    <w:jc w:val="center"/>
                    <w:rPr>
                      <w:rFonts w:eastAsia="Arial" w:cs="Arial"/>
                      <w:sz w:val="16"/>
                      <w:szCs w:val="16"/>
                    </w:rPr>
                  </w:pPr>
                </w:p>
              </w:tc>
            </w:tr>
            <w:tr w:rsidR="001D6670" w:rsidRPr="006145DB" w14:paraId="64C4C7A9" w14:textId="77777777" w:rsidTr="00467D6D">
              <w:trPr>
                <w:trHeight w:val="389"/>
                <w:jc w:val="center"/>
              </w:trPr>
              <w:tc>
                <w:tcPr>
                  <w:tcW w:w="3578" w:type="dxa"/>
                  <w:vAlign w:val="center"/>
                </w:tcPr>
                <w:p w14:paraId="4DCEAB28" w14:textId="77777777" w:rsidR="00941A08" w:rsidRPr="006145DB" w:rsidRDefault="00941A08" w:rsidP="005B435E">
                  <w:pPr>
                    <w:tabs>
                      <w:tab w:val="left" w:pos="709"/>
                    </w:tabs>
                    <w:ind w:left="310" w:hanging="141"/>
                    <w:contextualSpacing/>
                    <w:jc w:val="center"/>
                    <w:rPr>
                      <w:rFonts w:eastAsia="Arial" w:cs="Arial"/>
                      <w:sz w:val="16"/>
                      <w:szCs w:val="16"/>
                    </w:rPr>
                  </w:pPr>
                  <w:r w:rsidRPr="006145DB">
                    <w:rPr>
                      <w:rFonts w:eastAsia="Arial" w:cs="Arial"/>
                      <w:sz w:val="16"/>
                      <w:szCs w:val="16"/>
                    </w:rPr>
                    <w:t>Criterio de ingreso</w:t>
                  </w:r>
                </w:p>
              </w:tc>
              <w:tc>
                <w:tcPr>
                  <w:tcW w:w="1276" w:type="dxa"/>
                  <w:vAlign w:val="center"/>
                </w:tcPr>
                <w:p w14:paraId="0C88FCF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81" w:type="dxa"/>
                  <w:vAlign w:val="center"/>
                </w:tcPr>
                <w:p w14:paraId="7E5E5F7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03" w:type="dxa"/>
                  <w:vAlign w:val="center"/>
                </w:tcPr>
                <w:p w14:paraId="0581EF44"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D6670" w:rsidRPr="006145DB" w14:paraId="736B3BE5" w14:textId="77777777" w:rsidTr="00467D6D">
              <w:trPr>
                <w:trHeight w:val="272"/>
                <w:jc w:val="center"/>
              </w:trPr>
              <w:tc>
                <w:tcPr>
                  <w:tcW w:w="3578" w:type="dxa"/>
                  <w:vMerge w:val="restart"/>
                  <w:vAlign w:val="center"/>
                </w:tcPr>
                <w:p w14:paraId="6C2C94EE"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1276" w:type="dxa"/>
                  <w:vAlign w:val="center"/>
                </w:tcPr>
                <w:p w14:paraId="055A55F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759FAC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099D524E" w14:textId="29BA4070"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00924B47" w14:textId="77777777" w:rsidTr="00467D6D">
              <w:trPr>
                <w:trHeight w:val="351"/>
                <w:jc w:val="center"/>
              </w:trPr>
              <w:tc>
                <w:tcPr>
                  <w:tcW w:w="3578" w:type="dxa"/>
                  <w:vMerge/>
                  <w:vAlign w:val="center"/>
                </w:tcPr>
                <w:p w14:paraId="73E5BDEB" w14:textId="77777777" w:rsidR="00941A08" w:rsidRPr="006145DB" w:rsidRDefault="00941A08" w:rsidP="005B435E">
                  <w:pPr>
                    <w:tabs>
                      <w:tab w:val="left" w:pos="709"/>
                    </w:tabs>
                    <w:contextualSpacing/>
                    <w:jc w:val="both"/>
                    <w:rPr>
                      <w:rFonts w:eastAsia="Arial" w:cs="Arial"/>
                      <w:sz w:val="16"/>
                      <w:szCs w:val="16"/>
                    </w:rPr>
                  </w:pPr>
                </w:p>
              </w:tc>
              <w:tc>
                <w:tcPr>
                  <w:tcW w:w="1276" w:type="dxa"/>
                  <w:vAlign w:val="center"/>
                </w:tcPr>
                <w:p w14:paraId="4FB3D8C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vAlign w:val="center"/>
                </w:tcPr>
                <w:p w14:paraId="4190469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56F1428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84B691B" w14:textId="77777777" w:rsidTr="00467D6D">
              <w:trPr>
                <w:trHeight w:val="242"/>
                <w:jc w:val="center"/>
              </w:trPr>
              <w:tc>
                <w:tcPr>
                  <w:tcW w:w="3578" w:type="dxa"/>
                  <w:vMerge w:val="restart"/>
                  <w:vAlign w:val="center"/>
                </w:tcPr>
                <w:p w14:paraId="075E9D8A"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Nacionalidad colombiana.</w:t>
                  </w:r>
                </w:p>
              </w:tc>
              <w:tc>
                <w:tcPr>
                  <w:tcW w:w="1276" w:type="dxa"/>
                  <w:vAlign w:val="center"/>
                </w:tcPr>
                <w:p w14:paraId="53CE7A3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3332A4F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38EEB2BA" w14:textId="5B2E979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10E1F61B" w14:textId="77777777" w:rsidTr="00467D6D">
              <w:trPr>
                <w:trHeight w:val="242"/>
                <w:jc w:val="center"/>
              </w:trPr>
              <w:tc>
                <w:tcPr>
                  <w:tcW w:w="3578" w:type="dxa"/>
                  <w:vMerge/>
                  <w:vAlign w:val="center"/>
                </w:tcPr>
                <w:p w14:paraId="400BFAFD" w14:textId="77777777" w:rsidR="00941A08" w:rsidRPr="006145DB" w:rsidRDefault="00941A08" w:rsidP="005B435E">
                  <w:pPr>
                    <w:tabs>
                      <w:tab w:val="left" w:pos="709"/>
                    </w:tabs>
                    <w:contextualSpacing/>
                    <w:jc w:val="both"/>
                    <w:rPr>
                      <w:rStyle w:val="normaltextrun"/>
                      <w:rFonts w:eastAsia="Arial" w:cs="Arial"/>
                      <w:sz w:val="16"/>
                      <w:szCs w:val="16"/>
                    </w:rPr>
                  </w:pPr>
                </w:p>
              </w:tc>
              <w:tc>
                <w:tcPr>
                  <w:tcW w:w="1276" w:type="dxa"/>
                  <w:vAlign w:val="center"/>
                </w:tcPr>
                <w:p w14:paraId="26A88F0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vAlign w:val="center"/>
                </w:tcPr>
                <w:p w14:paraId="2B83041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5C3FA67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B822885" w14:textId="77777777" w:rsidTr="00467D6D">
              <w:trPr>
                <w:trHeight w:val="242"/>
                <w:jc w:val="center"/>
              </w:trPr>
              <w:tc>
                <w:tcPr>
                  <w:tcW w:w="3578" w:type="dxa"/>
                  <w:vMerge w:val="restart"/>
                  <w:vAlign w:val="center"/>
                </w:tcPr>
                <w:p w14:paraId="47AB193D" w14:textId="77777777" w:rsidR="00941A08" w:rsidRPr="006145DB"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1276" w:type="dxa"/>
                  <w:vAlign w:val="center"/>
                </w:tcPr>
                <w:p w14:paraId="09F412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736A1A1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4877EB14" w14:textId="701FB397"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40615D76" w14:textId="77777777" w:rsidTr="00467D6D">
              <w:trPr>
                <w:trHeight w:val="242"/>
                <w:jc w:val="center"/>
              </w:trPr>
              <w:tc>
                <w:tcPr>
                  <w:tcW w:w="3578" w:type="dxa"/>
                  <w:vMerge/>
                  <w:tcBorders>
                    <w:bottom w:val="single" w:sz="4" w:space="0" w:color="auto"/>
                  </w:tcBorders>
                  <w:vAlign w:val="center"/>
                </w:tcPr>
                <w:p w14:paraId="0B595062" w14:textId="77777777" w:rsidR="00941A08" w:rsidRPr="006145DB" w:rsidDel="00A806B8" w:rsidRDefault="00941A08" w:rsidP="005B435E">
                  <w:pPr>
                    <w:tabs>
                      <w:tab w:val="left" w:pos="709"/>
                    </w:tabs>
                    <w:contextualSpacing/>
                    <w:jc w:val="both"/>
                    <w:rPr>
                      <w:rStyle w:val="normaltextrun"/>
                      <w:rFonts w:eastAsia="Arial" w:cs="Arial"/>
                      <w:sz w:val="16"/>
                      <w:szCs w:val="16"/>
                    </w:rPr>
                  </w:pPr>
                </w:p>
              </w:tc>
              <w:tc>
                <w:tcPr>
                  <w:tcW w:w="1276" w:type="dxa"/>
                  <w:tcBorders>
                    <w:bottom w:val="single" w:sz="4" w:space="0" w:color="auto"/>
                  </w:tcBorders>
                  <w:vAlign w:val="center"/>
                </w:tcPr>
                <w:p w14:paraId="7C6D7FD0"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tcBorders>
                    <w:bottom w:val="single" w:sz="4" w:space="0" w:color="auto"/>
                  </w:tcBorders>
                  <w:vAlign w:val="center"/>
                </w:tcPr>
                <w:p w14:paraId="0FCD41F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bottom w:val="single" w:sz="4" w:space="0" w:color="auto"/>
                  </w:tcBorders>
                  <w:vAlign w:val="center"/>
                </w:tcPr>
                <w:p w14:paraId="5067FCF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239D9DA3" w14:textId="77777777" w:rsidTr="00467D6D">
              <w:trPr>
                <w:trHeight w:val="242"/>
                <w:jc w:val="center"/>
              </w:trPr>
              <w:tc>
                <w:tcPr>
                  <w:tcW w:w="3578" w:type="dxa"/>
                  <w:tcBorders>
                    <w:top w:val="single" w:sz="4" w:space="0" w:color="auto"/>
                  </w:tcBorders>
                  <w:vAlign w:val="center"/>
                </w:tcPr>
                <w:p w14:paraId="724B52C1"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1276" w:type="dxa"/>
                  <w:tcBorders>
                    <w:top w:val="single" w:sz="4" w:space="0" w:color="auto"/>
                  </w:tcBorders>
                  <w:vAlign w:val="center"/>
                </w:tcPr>
                <w:p w14:paraId="4EB29C9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tcBorders>
                    <w:top w:val="single" w:sz="4" w:space="0" w:color="auto"/>
                  </w:tcBorders>
                  <w:vAlign w:val="center"/>
                </w:tcPr>
                <w:p w14:paraId="352F1F7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top w:val="single" w:sz="4" w:space="0" w:color="auto"/>
                  </w:tcBorders>
                  <w:vAlign w:val="center"/>
                </w:tcPr>
                <w:p w14:paraId="6BD69EF9"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1D6670" w:rsidRPr="006145DB" w14:paraId="499897F3" w14:textId="77777777" w:rsidTr="00467D6D">
              <w:trPr>
                <w:trHeight w:val="242"/>
                <w:jc w:val="center"/>
              </w:trPr>
              <w:tc>
                <w:tcPr>
                  <w:tcW w:w="3578" w:type="dxa"/>
                  <w:tcBorders>
                    <w:bottom w:val="single" w:sz="4" w:space="0" w:color="auto"/>
                  </w:tcBorders>
                  <w:vAlign w:val="center"/>
                </w:tcPr>
                <w:p w14:paraId="70B52E55"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Residente en Bogotá.</w:t>
                  </w:r>
                </w:p>
              </w:tc>
              <w:tc>
                <w:tcPr>
                  <w:tcW w:w="1276" w:type="dxa"/>
                  <w:tcBorders>
                    <w:bottom w:val="single" w:sz="4" w:space="0" w:color="auto"/>
                  </w:tcBorders>
                  <w:vAlign w:val="center"/>
                </w:tcPr>
                <w:p w14:paraId="71BF74F4"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tcBorders>
                    <w:bottom w:val="single" w:sz="4" w:space="0" w:color="auto"/>
                  </w:tcBorders>
                  <w:vAlign w:val="center"/>
                </w:tcPr>
                <w:p w14:paraId="58F69B11"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bottom w:val="single" w:sz="4" w:space="0" w:color="auto"/>
                  </w:tcBorders>
                  <w:vAlign w:val="center"/>
                </w:tcPr>
                <w:p w14:paraId="07A7C0B5" w14:textId="3A1A056D" w:rsidR="00941A08" w:rsidRPr="006145DB" w:rsidDel="00A806B8"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A065B7" w:rsidRPr="006145DB" w14:paraId="03998944" w14:textId="77777777" w:rsidTr="00467D6D">
              <w:trPr>
                <w:trHeight w:val="242"/>
                <w:jc w:val="center"/>
              </w:trPr>
              <w:tc>
                <w:tcPr>
                  <w:tcW w:w="3578" w:type="dxa"/>
                  <w:tcBorders>
                    <w:left w:val="nil"/>
                    <w:bottom w:val="nil"/>
                    <w:right w:val="nil"/>
                  </w:tcBorders>
                  <w:vAlign w:val="center"/>
                </w:tcPr>
                <w:p w14:paraId="063B2228" w14:textId="77777777" w:rsidR="00A065B7" w:rsidRPr="006145DB" w:rsidRDefault="00A065B7" w:rsidP="005B435E">
                  <w:pPr>
                    <w:tabs>
                      <w:tab w:val="left" w:pos="709"/>
                    </w:tabs>
                    <w:contextualSpacing/>
                    <w:jc w:val="both"/>
                    <w:rPr>
                      <w:rStyle w:val="normaltextrun"/>
                      <w:rFonts w:eastAsia="Arial" w:cs="Arial"/>
                      <w:sz w:val="16"/>
                      <w:szCs w:val="16"/>
                    </w:rPr>
                  </w:pPr>
                </w:p>
              </w:tc>
              <w:tc>
                <w:tcPr>
                  <w:tcW w:w="1276" w:type="dxa"/>
                  <w:tcBorders>
                    <w:left w:val="nil"/>
                    <w:bottom w:val="nil"/>
                    <w:right w:val="nil"/>
                  </w:tcBorders>
                  <w:vAlign w:val="center"/>
                </w:tcPr>
                <w:p w14:paraId="259A0C9C" w14:textId="77777777" w:rsidR="00A065B7" w:rsidRPr="006145DB" w:rsidRDefault="00A065B7" w:rsidP="005B435E">
                  <w:pPr>
                    <w:tabs>
                      <w:tab w:val="left" w:pos="709"/>
                    </w:tabs>
                    <w:contextualSpacing/>
                    <w:jc w:val="center"/>
                    <w:rPr>
                      <w:rFonts w:eastAsia="Arial" w:cs="Arial"/>
                      <w:sz w:val="16"/>
                      <w:szCs w:val="16"/>
                    </w:rPr>
                  </w:pPr>
                </w:p>
              </w:tc>
              <w:tc>
                <w:tcPr>
                  <w:tcW w:w="1181" w:type="dxa"/>
                  <w:tcBorders>
                    <w:left w:val="nil"/>
                    <w:bottom w:val="nil"/>
                    <w:right w:val="nil"/>
                  </w:tcBorders>
                  <w:vAlign w:val="center"/>
                </w:tcPr>
                <w:p w14:paraId="21E2795E" w14:textId="77777777" w:rsidR="00A065B7" w:rsidRPr="006145DB" w:rsidRDefault="00A065B7" w:rsidP="005B435E">
                  <w:pPr>
                    <w:tabs>
                      <w:tab w:val="left" w:pos="709"/>
                    </w:tabs>
                    <w:contextualSpacing/>
                    <w:jc w:val="center"/>
                    <w:rPr>
                      <w:rFonts w:eastAsia="Arial" w:cs="Arial"/>
                      <w:sz w:val="16"/>
                      <w:szCs w:val="16"/>
                    </w:rPr>
                  </w:pPr>
                </w:p>
              </w:tc>
              <w:tc>
                <w:tcPr>
                  <w:tcW w:w="1803" w:type="dxa"/>
                  <w:tcBorders>
                    <w:left w:val="nil"/>
                    <w:bottom w:val="nil"/>
                    <w:right w:val="nil"/>
                  </w:tcBorders>
                  <w:vAlign w:val="center"/>
                </w:tcPr>
                <w:p w14:paraId="0856C393" w14:textId="77777777" w:rsidR="00A065B7" w:rsidRPr="006145DB" w:rsidRDefault="00A065B7" w:rsidP="005B435E">
                  <w:pPr>
                    <w:tabs>
                      <w:tab w:val="left" w:pos="709"/>
                    </w:tabs>
                    <w:contextualSpacing/>
                    <w:jc w:val="center"/>
                    <w:rPr>
                      <w:rFonts w:eastAsia="Arial" w:cs="Arial"/>
                      <w:sz w:val="16"/>
                      <w:szCs w:val="16"/>
                    </w:rPr>
                  </w:pPr>
                </w:p>
              </w:tc>
            </w:tr>
          </w:tbl>
          <w:p w14:paraId="7E0A27F4" w14:textId="77777777" w:rsidR="00941A08" w:rsidRPr="006145DB" w:rsidRDefault="00941A08" w:rsidP="005B435E">
            <w:pPr>
              <w:pStyle w:val="Textoindependiente"/>
              <w:spacing w:after="0" w:line="240" w:lineRule="auto"/>
              <w:ind w:right="112"/>
              <w:jc w:val="center"/>
              <w:rPr>
                <w:rFonts w:eastAsia="Arial" w:cs="Arial"/>
                <w:lang w:eastAsia="es-CO"/>
              </w:rPr>
            </w:pPr>
          </w:p>
        </w:tc>
      </w:tr>
      <w:tr w:rsidR="00941A08" w:rsidRPr="006145DB" w14:paraId="01A0D0F7" w14:textId="77777777" w:rsidTr="0076493D">
        <w:trPr>
          <w:trHeight w:val="3272"/>
          <w:jc w:val="center"/>
        </w:trPr>
        <w:tc>
          <w:tcPr>
            <w:tcW w:w="1696" w:type="dxa"/>
            <w:vAlign w:val="center"/>
          </w:tcPr>
          <w:p w14:paraId="6696F08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925" w:type="dxa"/>
          </w:tcPr>
          <w:tbl>
            <w:tblPr>
              <w:tblStyle w:val="Tablaconcuadrcula"/>
              <w:tblW w:w="7959" w:type="dxa"/>
              <w:tblLayout w:type="fixed"/>
              <w:tblLook w:val="04A0" w:firstRow="1" w:lastRow="0" w:firstColumn="1" w:lastColumn="0" w:noHBand="0" w:noVBand="1"/>
            </w:tblPr>
            <w:tblGrid>
              <w:gridCol w:w="3553"/>
              <w:gridCol w:w="1290"/>
              <w:gridCol w:w="1262"/>
              <w:gridCol w:w="1854"/>
            </w:tblGrid>
            <w:tr w:rsidR="00A065B7" w:rsidRPr="006145DB" w14:paraId="4698B1CB" w14:textId="77777777" w:rsidTr="0076493D">
              <w:trPr>
                <w:trHeight w:val="380"/>
              </w:trPr>
              <w:tc>
                <w:tcPr>
                  <w:tcW w:w="3553" w:type="dxa"/>
                  <w:tcBorders>
                    <w:top w:val="nil"/>
                  </w:tcBorders>
                  <w:vAlign w:val="center"/>
                </w:tcPr>
                <w:p w14:paraId="47963F1D" w14:textId="77777777" w:rsidR="00941A08" w:rsidRPr="006145DB" w:rsidRDefault="00941A08" w:rsidP="005B435E">
                  <w:pPr>
                    <w:tabs>
                      <w:tab w:val="left" w:pos="709"/>
                    </w:tabs>
                    <w:ind w:firstLine="203"/>
                    <w:contextualSpacing/>
                    <w:jc w:val="center"/>
                    <w:rPr>
                      <w:rFonts w:eastAsia="Arial" w:cs="Arial"/>
                      <w:sz w:val="16"/>
                      <w:szCs w:val="16"/>
                    </w:rPr>
                  </w:pPr>
                  <w:r w:rsidRPr="006145DB">
                    <w:rPr>
                      <w:rFonts w:eastAsia="Arial" w:cs="Arial"/>
                      <w:sz w:val="16"/>
                      <w:szCs w:val="16"/>
                    </w:rPr>
                    <w:t>Criterios de Egreso</w:t>
                  </w:r>
                </w:p>
              </w:tc>
              <w:tc>
                <w:tcPr>
                  <w:tcW w:w="1290" w:type="dxa"/>
                  <w:tcBorders>
                    <w:top w:val="nil"/>
                  </w:tcBorders>
                  <w:vAlign w:val="center"/>
                </w:tcPr>
                <w:p w14:paraId="6A000DB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262" w:type="dxa"/>
                  <w:tcBorders>
                    <w:top w:val="nil"/>
                  </w:tcBorders>
                  <w:vAlign w:val="center"/>
                </w:tcPr>
                <w:p w14:paraId="1F1BA2B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4" w:type="dxa"/>
                  <w:tcBorders>
                    <w:top w:val="nil"/>
                  </w:tcBorders>
                  <w:vAlign w:val="center"/>
                </w:tcPr>
                <w:p w14:paraId="023F0468" w14:textId="77777777" w:rsidR="00941A08" w:rsidRPr="006145DB" w:rsidRDefault="00941A08" w:rsidP="00467D6D">
                  <w:pPr>
                    <w:tabs>
                      <w:tab w:val="left" w:pos="53"/>
                    </w:tabs>
                    <w:ind w:left="-89"/>
                    <w:contextualSpacing/>
                    <w:jc w:val="center"/>
                    <w:rPr>
                      <w:rFonts w:eastAsia="Arial" w:cs="Arial"/>
                      <w:sz w:val="16"/>
                      <w:szCs w:val="16"/>
                    </w:rPr>
                  </w:pPr>
                  <w:r w:rsidRPr="006145DB">
                    <w:rPr>
                      <w:rFonts w:eastAsia="Arial" w:cs="Arial"/>
                      <w:sz w:val="16"/>
                      <w:szCs w:val="16"/>
                    </w:rPr>
                    <w:t>Administrador</w:t>
                  </w:r>
                </w:p>
              </w:tc>
            </w:tr>
            <w:tr w:rsidR="00A065B7" w:rsidRPr="006145DB" w14:paraId="66483E8F" w14:textId="77777777" w:rsidTr="0076493D">
              <w:trPr>
                <w:trHeight w:val="243"/>
              </w:trPr>
              <w:tc>
                <w:tcPr>
                  <w:tcW w:w="3553" w:type="dxa"/>
                  <w:vAlign w:val="center"/>
                </w:tcPr>
                <w:p w14:paraId="6AE9926F" w14:textId="77777777" w:rsidR="00941A08" w:rsidRPr="006145DB" w:rsidRDefault="00941A08" w:rsidP="005B435E">
                  <w:pPr>
                    <w:jc w:val="both"/>
                    <w:rPr>
                      <w:rFonts w:eastAsia="Arial" w:cs="Arial"/>
                      <w:sz w:val="16"/>
                      <w:szCs w:val="16"/>
                    </w:rPr>
                  </w:pPr>
                  <w:r w:rsidRPr="006145DB">
                    <w:rPr>
                      <w:rFonts w:eastAsia="Arial" w:cs="Arial"/>
                      <w:sz w:val="16"/>
                      <w:szCs w:val="16"/>
                    </w:rPr>
                    <w:t>Finalización del proceso de corrección del documento de identificación personal.</w:t>
                  </w:r>
                </w:p>
              </w:tc>
              <w:tc>
                <w:tcPr>
                  <w:tcW w:w="1290" w:type="dxa"/>
                  <w:vAlign w:val="center"/>
                </w:tcPr>
                <w:p w14:paraId="1DA3AD6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262" w:type="dxa"/>
                  <w:vAlign w:val="center"/>
                </w:tcPr>
                <w:p w14:paraId="2B41073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78BF846D"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89570F" w14:textId="77777777" w:rsidTr="0076493D">
              <w:trPr>
                <w:trHeight w:val="243"/>
              </w:trPr>
              <w:tc>
                <w:tcPr>
                  <w:tcW w:w="3553" w:type="dxa"/>
                  <w:vAlign w:val="center"/>
                </w:tcPr>
                <w:p w14:paraId="7C94E29D" w14:textId="77777777" w:rsidR="00941A08" w:rsidRPr="006145DB" w:rsidRDefault="00941A08"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290" w:type="dxa"/>
                  <w:vAlign w:val="center"/>
                </w:tcPr>
                <w:p w14:paraId="76C6AC1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 / Solicitud Ciudadana</w:t>
                  </w:r>
                </w:p>
              </w:tc>
              <w:tc>
                <w:tcPr>
                  <w:tcW w:w="1262" w:type="dxa"/>
                  <w:vAlign w:val="center"/>
                </w:tcPr>
                <w:p w14:paraId="3EC5401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Demanda</w:t>
                  </w:r>
                </w:p>
              </w:tc>
              <w:tc>
                <w:tcPr>
                  <w:tcW w:w="1854" w:type="dxa"/>
                  <w:vAlign w:val="center"/>
                </w:tcPr>
                <w:p w14:paraId="303828F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35DCD4" w14:textId="77777777" w:rsidTr="0076493D">
              <w:trPr>
                <w:trHeight w:val="243"/>
              </w:trPr>
              <w:tc>
                <w:tcPr>
                  <w:tcW w:w="3553" w:type="dxa"/>
                  <w:vAlign w:val="center"/>
                </w:tcPr>
                <w:p w14:paraId="30DDE2E5"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Incumplimiento de acuerdos de corresponsabilidad.</w:t>
                  </w:r>
                </w:p>
              </w:tc>
              <w:tc>
                <w:tcPr>
                  <w:tcW w:w="1290" w:type="dxa"/>
                  <w:vAlign w:val="center"/>
                </w:tcPr>
                <w:p w14:paraId="4B563C30"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464FE4D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020AD910"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4B053090" w14:textId="77777777" w:rsidTr="0076493D">
              <w:trPr>
                <w:trHeight w:val="394"/>
              </w:trPr>
              <w:tc>
                <w:tcPr>
                  <w:tcW w:w="3553" w:type="dxa"/>
                  <w:vAlign w:val="center"/>
                </w:tcPr>
                <w:p w14:paraId="2E659CB1" w14:textId="77777777" w:rsidR="00941A08" w:rsidRPr="006145DB" w:rsidRDefault="00941A08" w:rsidP="005B435E">
                  <w:pPr>
                    <w:jc w:val="both"/>
                    <w:rPr>
                      <w:rFonts w:eastAsia="Arial" w:cs="Arial"/>
                      <w:sz w:val="16"/>
                      <w:szCs w:val="16"/>
                    </w:rPr>
                  </w:pPr>
                  <w:r w:rsidRPr="006145DB">
                    <w:rPr>
                      <w:rFonts w:eastAsia="Arial" w:cs="Arial"/>
                      <w:sz w:val="16"/>
                      <w:szCs w:val="16"/>
                    </w:rPr>
                    <w:t>Evidencias de presunta falsedad en la información y/o documentación suministrada.</w:t>
                  </w:r>
                </w:p>
              </w:tc>
              <w:tc>
                <w:tcPr>
                  <w:tcW w:w="1290" w:type="dxa"/>
                  <w:vAlign w:val="center"/>
                </w:tcPr>
                <w:p w14:paraId="0B38FD75"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24602C1A"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18889692"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0C8DD6B2" w14:textId="77777777" w:rsidTr="0076493D">
              <w:trPr>
                <w:trHeight w:val="243"/>
              </w:trPr>
              <w:tc>
                <w:tcPr>
                  <w:tcW w:w="3553" w:type="dxa"/>
                  <w:tcBorders>
                    <w:bottom w:val="single" w:sz="4" w:space="0" w:color="auto"/>
                  </w:tcBorders>
                  <w:vAlign w:val="center"/>
                </w:tcPr>
                <w:p w14:paraId="2124CFC4"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90" w:type="dxa"/>
                  <w:tcBorders>
                    <w:bottom w:val="single" w:sz="4" w:space="0" w:color="auto"/>
                  </w:tcBorders>
                  <w:vAlign w:val="center"/>
                </w:tcPr>
                <w:p w14:paraId="1C4368A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262" w:type="dxa"/>
                  <w:tcBorders>
                    <w:bottom w:val="single" w:sz="4" w:space="0" w:color="auto"/>
                  </w:tcBorders>
                  <w:vAlign w:val="center"/>
                </w:tcPr>
                <w:p w14:paraId="6113597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854" w:type="dxa"/>
                  <w:tcBorders>
                    <w:bottom w:val="single" w:sz="4" w:space="0" w:color="auto"/>
                  </w:tcBorders>
                  <w:vAlign w:val="center"/>
                </w:tcPr>
                <w:p w14:paraId="3E5CE36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Secretaría Distrital de Salud</w:t>
                  </w:r>
                </w:p>
              </w:tc>
            </w:tr>
            <w:tr w:rsidR="00A065B7" w:rsidRPr="006145DB" w14:paraId="34199A84" w14:textId="77777777" w:rsidTr="0076493D">
              <w:trPr>
                <w:trHeight w:val="501"/>
              </w:trPr>
              <w:tc>
                <w:tcPr>
                  <w:tcW w:w="3553" w:type="dxa"/>
                  <w:tcBorders>
                    <w:bottom w:val="single" w:sz="4" w:space="0" w:color="auto"/>
                  </w:tcBorders>
                  <w:vAlign w:val="center"/>
                </w:tcPr>
                <w:p w14:paraId="38721513" w14:textId="77777777" w:rsidR="00941A08" w:rsidRPr="006145DB" w:rsidRDefault="00941A08" w:rsidP="005B435E">
                  <w:pPr>
                    <w:contextualSpacing/>
                    <w:jc w:val="both"/>
                    <w:rPr>
                      <w:rFonts w:eastAsia="Arial" w:cs="Arial"/>
                      <w:sz w:val="16"/>
                      <w:szCs w:val="16"/>
                    </w:rPr>
                  </w:pPr>
                  <w:r w:rsidRPr="006145DB">
                    <w:rPr>
                      <w:rFonts w:eastAsia="Arial" w:cs="Arial"/>
                      <w:sz w:val="16"/>
                      <w:szCs w:val="16"/>
                    </w:rPr>
                    <w:t>Traslado o cambio de residencia fuera de Bogotá D.C</w:t>
                  </w:r>
                </w:p>
              </w:tc>
              <w:tc>
                <w:tcPr>
                  <w:tcW w:w="1290" w:type="dxa"/>
                  <w:tcBorders>
                    <w:bottom w:val="single" w:sz="4" w:space="0" w:color="auto"/>
                  </w:tcBorders>
                  <w:vAlign w:val="center"/>
                </w:tcPr>
                <w:p w14:paraId="0B9F4C6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w:t>
                  </w:r>
                </w:p>
              </w:tc>
              <w:tc>
                <w:tcPr>
                  <w:tcW w:w="1262" w:type="dxa"/>
                  <w:tcBorders>
                    <w:bottom w:val="single" w:sz="4" w:space="0" w:color="auto"/>
                  </w:tcBorders>
                  <w:vAlign w:val="center"/>
                </w:tcPr>
                <w:p w14:paraId="7942BE5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tcBorders>
                    <w:bottom w:val="single" w:sz="4" w:space="0" w:color="auto"/>
                  </w:tcBorders>
                  <w:vAlign w:val="center"/>
                </w:tcPr>
                <w:p w14:paraId="108E09C6"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bl>
          <w:p w14:paraId="55498C86"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FCB1523" w14:textId="77777777" w:rsidTr="00467D6D">
        <w:trPr>
          <w:trHeight w:val="734"/>
          <w:jc w:val="center"/>
        </w:trPr>
        <w:tc>
          <w:tcPr>
            <w:tcW w:w="1696" w:type="dxa"/>
            <w:vAlign w:val="center"/>
          </w:tcPr>
          <w:p w14:paraId="117D56DF"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925" w:type="dxa"/>
            <w:vAlign w:val="center"/>
          </w:tcPr>
          <w:p w14:paraId="107A52E7" w14:textId="76DA8628" w:rsidR="00941A08" w:rsidRPr="006145DB" w:rsidRDefault="00941A08" w:rsidP="005B435E">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r w:rsidR="00D23719" w:rsidRPr="006145DB">
              <w:rPr>
                <w:rFonts w:eastAsia="Arial" w:cs="Arial"/>
                <w:sz w:val="20"/>
                <w:szCs w:val="20"/>
                <w:lang w:eastAsia="es-CO"/>
              </w:rPr>
              <w:t>.</w:t>
            </w:r>
          </w:p>
        </w:tc>
      </w:tr>
      <w:tr w:rsidR="00941A08" w:rsidRPr="006145DB" w14:paraId="2FDECE18" w14:textId="77777777" w:rsidTr="00467D6D">
        <w:trPr>
          <w:trHeight w:val="983"/>
          <w:jc w:val="center"/>
        </w:trPr>
        <w:tc>
          <w:tcPr>
            <w:tcW w:w="1696" w:type="dxa"/>
            <w:vAlign w:val="center"/>
          </w:tcPr>
          <w:p w14:paraId="6CF6BE29" w14:textId="77777777" w:rsidR="00941A08" w:rsidRPr="006145DB" w:rsidRDefault="00941A08" w:rsidP="005B435E">
            <w:pPr>
              <w:spacing w:after="0" w:line="240" w:lineRule="auto"/>
              <w:contextualSpacing/>
              <w:rPr>
                <w:rFonts w:eastAsia="Arial" w:cs="Arial"/>
                <w:sz w:val="20"/>
                <w:szCs w:val="20"/>
                <w:lang w:eastAsia="es-CO"/>
              </w:rPr>
            </w:pPr>
            <w:bookmarkStart w:id="274" w:name="_Hlk180759263"/>
            <w:r w:rsidRPr="006145DB">
              <w:rPr>
                <w:rFonts w:eastAsia="Arial" w:cs="Arial"/>
                <w:sz w:val="20"/>
                <w:szCs w:val="20"/>
                <w:lang w:eastAsia="es-CO"/>
              </w:rPr>
              <w:t>Ejecución</w:t>
            </w:r>
          </w:p>
        </w:tc>
        <w:tc>
          <w:tcPr>
            <w:tcW w:w="7925" w:type="dxa"/>
          </w:tcPr>
          <w:p w14:paraId="50EA1657"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Este servicio brinda orientación y acompañamiento en la realización de los trámites necesarios para la modificación del documento de identificación nacional acorde a la expresión e identidad de género de las personas beneficiarias. </w:t>
            </w:r>
          </w:p>
          <w:p w14:paraId="3F67F3B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11FE0489"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Se otorgará un único apoyo tangible consistente en el pago de los trámites a adelantar ante notarias y registradurías, en los términos del Decreto 1227 de 2015, para cambiar el nombre, corregir el sexo y/o cupo numérico en el documento de identificación de personas transgénero, transexuales, transformistas, travestis y no binarias.</w:t>
            </w:r>
          </w:p>
          <w:p w14:paraId="5900A6B4"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8244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En el caso que los documentos iniciales como: registro civil de nacimiento, cédula de ciudadanía o similares, deban ser previamente corregidos o reconstruidos, la persona beneficiaria deberá realizar estos trámites previo al ingreso del servicio, para lo cual puede recurrir a los servicios que oferten orientación socio jurídica en el distrito capital.</w:t>
            </w:r>
          </w:p>
          <w:p w14:paraId="186580C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B28B8"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Para el ingreso al servicio social es fundamental que la persona conozca, acepte y firme el formato acta de corresponsabilidad establecido.</w:t>
            </w:r>
          </w:p>
          <w:p w14:paraId="0C25D212"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1F8AAFF"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La prestación de este servicio está a cargo de profesionales interdisciplinarios de la Subdirección para Asuntos LGBTI de la Secretaría Distrital de Integración Social y se ofrece durante todos los meses del año sin interrupción. Su operatividad se lleva a cabo, tanto en las instalaciones de las Casas LGBTI como en los espacios físicos de las entidades involucradas (Notarias, registradurías, entre otras).</w:t>
            </w:r>
          </w:p>
          <w:p w14:paraId="5BC4C3C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697FD58" w14:textId="77777777" w:rsidR="00941A08" w:rsidRPr="006145DB" w:rsidRDefault="00941A08" w:rsidP="005B435E">
            <w:pPr>
              <w:pStyle w:val="paragraph"/>
              <w:spacing w:before="0" w:beforeAutospacing="0" w:after="0" w:afterAutospacing="0"/>
              <w:jc w:val="both"/>
              <w:textAlignment w:val="baseline"/>
              <w:rPr>
                <w:rFonts w:ascii="Arial" w:eastAsia="Arial" w:hAnsi="Arial" w:cs="Arial"/>
                <w:sz w:val="20"/>
                <w:szCs w:val="20"/>
              </w:rPr>
            </w:pPr>
            <w:r w:rsidRPr="006145DB">
              <w:rPr>
                <w:rStyle w:val="normaltextrun"/>
                <w:rFonts w:ascii="Arial" w:hAnsi="Arial" w:cs="Arial"/>
                <w:sz w:val="20"/>
                <w:szCs w:val="20"/>
                <w:lang w:val="es-ES"/>
              </w:rPr>
              <w:t>En caso de interrupción parcial o total en la prestación del servicio reafírmate el chuchú de la cédula se implementará el plan de continuidad operativo correspondiente.</w:t>
            </w:r>
          </w:p>
        </w:tc>
      </w:tr>
      <w:bookmarkEnd w:id="274"/>
      <w:tr w:rsidR="00941A08" w:rsidRPr="006145DB" w14:paraId="01B702A7" w14:textId="77777777" w:rsidTr="00467D6D">
        <w:trPr>
          <w:trHeight w:val="983"/>
          <w:jc w:val="center"/>
        </w:trPr>
        <w:tc>
          <w:tcPr>
            <w:tcW w:w="1696" w:type="dxa"/>
            <w:vAlign w:val="center"/>
          </w:tcPr>
          <w:p w14:paraId="1195403E"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Estándares transversales de calidad</w:t>
            </w:r>
          </w:p>
        </w:tc>
        <w:tc>
          <w:tcPr>
            <w:tcW w:w="7925" w:type="dxa"/>
          </w:tcPr>
          <w:p w14:paraId="1095E449" w14:textId="61638F4C" w:rsidR="00467D6D" w:rsidRPr="006145DB" w:rsidRDefault="00941A08" w:rsidP="00467D6D">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Para el servicio social aplican las siguientes categorías: </w:t>
            </w:r>
          </w:p>
          <w:p w14:paraId="437D3B17" w14:textId="77777777" w:rsidR="00467D6D" w:rsidRPr="006145DB" w:rsidRDefault="00467D6D" w:rsidP="00467D6D">
            <w:pPr>
              <w:pStyle w:val="Ttulo1"/>
              <w:rPr>
                <w:sz w:val="20"/>
                <w:lang w:eastAsia="es-CO"/>
              </w:rPr>
            </w:pPr>
          </w:p>
          <w:p w14:paraId="77C52E49"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Talento humano</w:t>
            </w:r>
          </w:p>
          <w:p w14:paraId="628D97E2"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Atención social</w:t>
            </w:r>
          </w:p>
          <w:p w14:paraId="6D08B28F"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Gestión Administrativa</w:t>
            </w:r>
          </w:p>
        </w:tc>
      </w:tr>
    </w:tbl>
    <w:p w14:paraId="1B138246" w14:textId="77777777" w:rsidR="00FC412E" w:rsidRPr="006145DB" w:rsidRDefault="00FC412E" w:rsidP="005B435E">
      <w:pPr>
        <w:pStyle w:val="commentcontentpara"/>
        <w:spacing w:before="0" w:beforeAutospacing="0" w:after="0" w:afterAutospacing="0"/>
        <w:rPr>
          <w:rFonts w:ascii="Arial" w:hAnsi="Arial" w:cs="Arial"/>
          <w:sz w:val="22"/>
          <w:szCs w:val="22"/>
        </w:rPr>
      </w:pPr>
    </w:p>
    <w:p w14:paraId="541C09EF" w14:textId="11B96030" w:rsidR="0091055B" w:rsidRPr="006145DB" w:rsidRDefault="008A402C">
      <w:pPr>
        <w:pStyle w:val="Ttulo1"/>
        <w:numPr>
          <w:ilvl w:val="2"/>
          <w:numId w:val="71"/>
        </w:numPr>
        <w:jc w:val="center"/>
      </w:pPr>
      <w:bookmarkStart w:id="275" w:name="_Toc210213211"/>
      <w:bookmarkStart w:id="276" w:name="_Toc213273485"/>
      <w:bookmarkStart w:id="277" w:name="_Toc213276112"/>
      <w:bookmarkStart w:id="278" w:name="_Toc216902446"/>
      <w:r w:rsidRPr="006145DB">
        <w:t xml:space="preserve">Servicio </w:t>
      </w:r>
      <w:r w:rsidR="00AE3CBC" w:rsidRPr="006145DB">
        <w:t xml:space="preserve">Unidad </w:t>
      </w:r>
      <w:r w:rsidR="00467D6D" w:rsidRPr="006145DB">
        <w:t>contra la discriminación</w:t>
      </w:r>
      <w:bookmarkEnd w:id="275"/>
      <w:bookmarkEnd w:id="276"/>
      <w:bookmarkEnd w:id="277"/>
      <w:bookmarkEnd w:id="2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7984"/>
      </w:tblGrid>
      <w:tr w:rsidR="0080222C" w:rsidRPr="006145DB" w14:paraId="2094CDF9" w14:textId="77777777" w:rsidTr="0076493D">
        <w:trPr>
          <w:trHeight w:val="300"/>
          <w:jc w:val="center"/>
        </w:trPr>
        <w:tc>
          <w:tcPr>
            <w:tcW w:w="828" w:type="pct"/>
            <w:vAlign w:val="center"/>
          </w:tcPr>
          <w:p w14:paraId="4ADE75F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4172" w:type="pct"/>
            <w:vAlign w:val="center"/>
          </w:tcPr>
          <w:p w14:paraId="535FE303" w14:textId="62066C5D" w:rsidR="00B15425" w:rsidRPr="006145DB" w:rsidRDefault="007D6F82" w:rsidP="00467D6D">
            <w:pPr>
              <w:pStyle w:val="Prrafodelista"/>
              <w:spacing w:after="0" w:line="240" w:lineRule="auto"/>
              <w:ind w:left="-111"/>
              <w:rPr>
                <w:rFonts w:cs="Arial"/>
                <w:sz w:val="20"/>
                <w:szCs w:val="20"/>
                <w:lang w:eastAsia="es-CO"/>
              </w:rPr>
            </w:pPr>
            <w:r w:rsidRPr="006145DB">
              <w:rPr>
                <w:rFonts w:cs="Arial"/>
                <w:sz w:val="20"/>
                <w:szCs w:val="20"/>
                <w:lang w:eastAsia="es-CO"/>
              </w:rPr>
              <w:t xml:space="preserve">Unidad </w:t>
            </w:r>
            <w:r w:rsidR="00467D6D" w:rsidRPr="006145DB">
              <w:rPr>
                <w:rFonts w:cs="Arial"/>
                <w:sz w:val="20"/>
                <w:szCs w:val="20"/>
                <w:lang w:eastAsia="es-CO"/>
              </w:rPr>
              <w:t>c</w:t>
            </w:r>
            <w:r w:rsidRPr="006145DB">
              <w:rPr>
                <w:rFonts w:cs="Arial"/>
                <w:sz w:val="20"/>
                <w:szCs w:val="20"/>
                <w:lang w:eastAsia="es-CO"/>
              </w:rPr>
              <w:t>on</w:t>
            </w:r>
            <w:r w:rsidR="00467D6D" w:rsidRPr="006145DB">
              <w:rPr>
                <w:rFonts w:cs="Arial"/>
                <w:sz w:val="20"/>
                <w:szCs w:val="20"/>
                <w:lang w:eastAsia="es-CO"/>
              </w:rPr>
              <w:t>tra la discriminación</w:t>
            </w:r>
          </w:p>
        </w:tc>
      </w:tr>
      <w:tr w:rsidR="0080222C" w:rsidRPr="006145DB" w14:paraId="1142FA6C" w14:textId="77777777" w:rsidTr="0076493D">
        <w:trPr>
          <w:trHeight w:val="585"/>
          <w:jc w:val="center"/>
        </w:trPr>
        <w:tc>
          <w:tcPr>
            <w:tcW w:w="828" w:type="pct"/>
            <w:vAlign w:val="center"/>
          </w:tcPr>
          <w:p w14:paraId="07AE81CF"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Objeto del Servicio Social</w:t>
            </w:r>
          </w:p>
        </w:tc>
        <w:tc>
          <w:tcPr>
            <w:tcW w:w="4172" w:type="pct"/>
          </w:tcPr>
          <w:p w14:paraId="4CB68617" w14:textId="77777777" w:rsidR="00B15425" w:rsidRPr="006145DB" w:rsidRDefault="00B15425" w:rsidP="005B435E">
            <w:pPr>
              <w:spacing w:after="0" w:line="240" w:lineRule="auto"/>
              <w:ind w:left="-111"/>
              <w:contextualSpacing/>
              <w:jc w:val="both"/>
              <w:rPr>
                <w:rFonts w:cs="Arial"/>
                <w:sz w:val="20"/>
                <w:szCs w:val="20"/>
                <w:lang w:eastAsia="es-CO"/>
              </w:rPr>
            </w:pPr>
            <w:r w:rsidRPr="006145DB">
              <w:rPr>
                <w:rFonts w:cs="Arial"/>
                <w:sz w:val="20"/>
                <w:szCs w:val="20"/>
                <w:lang w:eastAsia="es-CO"/>
              </w:rPr>
              <w:t xml:space="preserve">Promover la protección de derechos y facilitar el acceso a la justicia de las 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así como de sus familias y redes de apoyo, víctimas de discriminación, violación o puesta en riesgo de sus derechos.</w:t>
            </w:r>
          </w:p>
        </w:tc>
      </w:tr>
      <w:tr w:rsidR="0080222C" w:rsidRPr="006145DB" w14:paraId="190E1F30" w14:textId="77777777" w:rsidTr="0076493D">
        <w:trPr>
          <w:trHeight w:val="20"/>
          <w:jc w:val="center"/>
        </w:trPr>
        <w:tc>
          <w:tcPr>
            <w:tcW w:w="828" w:type="pct"/>
            <w:vAlign w:val="center"/>
          </w:tcPr>
          <w:p w14:paraId="518DC172" w14:textId="77777777" w:rsidR="00B15425" w:rsidRPr="006145DB" w:rsidRDefault="00B15425"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4172" w:type="pct"/>
          </w:tcPr>
          <w:p w14:paraId="464325CE" w14:textId="77777777" w:rsidR="00B15425" w:rsidRPr="006145DB" w:rsidRDefault="00B15425" w:rsidP="005B435E">
            <w:pPr>
              <w:spacing w:after="0" w:line="240" w:lineRule="auto"/>
              <w:ind w:left="-111"/>
              <w:jc w:val="both"/>
              <w:rPr>
                <w:rFonts w:eastAsia="Lucida Sans Unicode" w:cs="Arial"/>
                <w:strike/>
                <w:sz w:val="20"/>
                <w:szCs w:val="20"/>
              </w:rPr>
            </w:pPr>
            <w:r w:rsidRPr="006145DB">
              <w:rPr>
                <w:rFonts w:eastAsia="Lucida Sans Unicode" w:cs="Arial"/>
                <w:sz w:val="20"/>
                <w:szCs w:val="20"/>
              </w:rPr>
              <w:t xml:space="preserve">Orientación socio jurídica, acompañamiento y activación de rutas de atención para </w:t>
            </w: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Fonts w:eastAsia="Lucida Sans Unicode" w:cs="Arial"/>
                <w:sz w:val="20"/>
                <w:szCs w:val="20"/>
              </w:rPr>
              <w:t>sus familias y redes de apoyo que enfrenten situaciones de exclusión, discriminación o vulneración de derechos, a través de los componentes de atención individual, familiar y de pareja, articulando la gestión de casos con entidades públicas y privadas para fortalecer el ejercicio de sus derechos y contribuir a su bienestar.</w:t>
            </w:r>
          </w:p>
        </w:tc>
      </w:tr>
      <w:tr w:rsidR="0080222C" w:rsidRPr="006145DB" w14:paraId="6BD32846" w14:textId="77777777" w:rsidTr="0076493D">
        <w:trPr>
          <w:trHeight w:val="20"/>
          <w:jc w:val="center"/>
        </w:trPr>
        <w:tc>
          <w:tcPr>
            <w:tcW w:w="828" w:type="pct"/>
            <w:vAlign w:val="center"/>
          </w:tcPr>
          <w:p w14:paraId="4DCF35A0" w14:textId="77777777" w:rsidR="00B15425" w:rsidRPr="006145DB" w:rsidRDefault="00B15425" w:rsidP="005B435E">
            <w:pPr>
              <w:spacing w:after="0" w:line="240" w:lineRule="auto"/>
              <w:rPr>
                <w:rFonts w:cs="Arial"/>
                <w:bCs/>
                <w:sz w:val="20"/>
                <w:szCs w:val="20"/>
                <w:lang w:eastAsia="es-CO"/>
              </w:rPr>
            </w:pPr>
            <w:r w:rsidRPr="006145DB">
              <w:rPr>
                <w:rFonts w:cs="Arial"/>
                <w:bCs/>
                <w:sz w:val="20"/>
                <w:szCs w:val="20"/>
                <w:lang w:eastAsia="es-CO"/>
              </w:rPr>
              <w:t xml:space="preserve">Tipo de Focalización </w:t>
            </w:r>
          </w:p>
        </w:tc>
        <w:tc>
          <w:tcPr>
            <w:tcW w:w="4172" w:type="pct"/>
            <w:vAlign w:val="center"/>
          </w:tcPr>
          <w:p w14:paraId="21491604" w14:textId="77777777" w:rsidR="00B15425" w:rsidRPr="006145DB" w:rsidRDefault="00B15425" w:rsidP="005B435E">
            <w:pPr>
              <w:spacing w:after="0" w:line="240" w:lineRule="auto"/>
              <w:ind w:left="-111"/>
              <w:jc w:val="both"/>
              <w:rPr>
                <w:rFonts w:cs="Arial"/>
                <w:sz w:val="20"/>
                <w:szCs w:val="20"/>
                <w:lang w:eastAsia="es-CO"/>
              </w:rPr>
            </w:pPr>
            <w:r w:rsidRPr="006145DB">
              <w:rPr>
                <w:rFonts w:cs="Arial"/>
                <w:sz w:val="20"/>
                <w:szCs w:val="20"/>
                <w:lang w:eastAsia="es-CO"/>
              </w:rPr>
              <w:t>Focalización por demanda.</w:t>
            </w:r>
          </w:p>
          <w:p w14:paraId="0BDE5798" w14:textId="77777777" w:rsidR="00B15425" w:rsidRPr="006145DB" w:rsidRDefault="00B15425" w:rsidP="005B435E">
            <w:pPr>
              <w:tabs>
                <w:tab w:val="left" w:pos="397"/>
                <w:tab w:val="left" w:pos="709"/>
              </w:tabs>
              <w:spacing w:after="0" w:line="240" w:lineRule="auto"/>
              <w:ind w:left="-111"/>
              <w:jc w:val="both"/>
              <w:rPr>
                <w:rFonts w:cs="Arial"/>
                <w:sz w:val="20"/>
                <w:szCs w:val="20"/>
                <w:lang w:eastAsia="es-CO"/>
              </w:rPr>
            </w:pPr>
            <w:r w:rsidRPr="006145DB">
              <w:rPr>
                <w:rFonts w:cs="Arial"/>
                <w:sz w:val="20"/>
                <w:szCs w:val="20"/>
                <w:lang w:eastAsia="es-CO"/>
              </w:rPr>
              <w:t>Focalización por abordaje territorial.</w:t>
            </w:r>
          </w:p>
        </w:tc>
      </w:tr>
      <w:tr w:rsidR="0080222C" w:rsidRPr="006145DB" w14:paraId="45E92A1B" w14:textId="77777777" w:rsidTr="0076493D">
        <w:trPr>
          <w:trHeight w:val="728"/>
          <w:jc w:val="center"/>
        </w:trPr>
        <w:tc>
          <w:tcPr>
            <w:tcW w:w="828" w:type="pct"/>
            <w:vAlign w:val="center"/>
          </w:tcPr>
          <w:p w14:paraId="1EBCFF44"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Población Objetivo</w:t>
            </w:r>
          </w:p>
        </w:tc>
        <w:tc>
          <w:tcPr>
            <w:tcW w:w="4172" w:type="pct"/>
            <w:vAlign w:val="center"/>
          </w:tcPr>
          <w:p w14:paraId="539994AA" w14:textId="77777777" w:rsidR="00B15425" w:rsidRPr="006145DB" w:rsidRDefault="00B15425" w:rsidP="005B435E">
            <w:pPr>
              <w:tabs>
                <w:tab w:val="left" w:pos="709"/>
              </w:tabs>
              <w:spacing w:after="0" w:line="240" w:lineRule="auto"/>
              <w:ind w:left="-111"/>
              <w:contextualSpacing/>
              <w:jc w:val="both"/>
              <w:rPr>
                <w:rFonts w:cs="Arial"/>
                <w:lang w:eastAsia="es-CO"/>
              </w:rPr>
            </w:pP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Style w:val="normaltextrun"/>
                <w:rFonts w:eastAsia="Arial" w:cs="Arial"/>
                <w:sz w:val="20"/>
                <w:szCs w:val="20"/>
              </w:rPr>
              <w:t>sus familias y redes de apoyo,</w:t>
            </w:r>
            <w:r w:rsidRPr="006145DB">
              <w:rPr>
                <w:rFonts w:cs="Arial"/>
                <w:sz w:val="20"/>
                <w:szCs w:val="20"/>
                <w:lang w:eastAsia="es-CO"/>
              </w:rPr>
              <w:t xml:space="preserve"> mayores de 12 años</w:t>
            </w:r>
            <w:r w:rsidRPr="006145DB">
              <w:rPr>
                <w:rStyle w:val="normaltextrun"/>
                <w:rFonts w:eastAsia="Arial" w:cs="Arial"/>
                <w:sz w:val="20"/>
                <w:szCs w:val="20"/>
              </w:rPr>
              <w:t xml:space="preserve">, </w:t>
            </w:r>
            <w:r w:rsidRPr="006145DB">
              <w:rPr>
                <w:rFonts w:cs="Arial"/>
                <w:sz w:val="20"/>
                <w:szCs w:val="20"/>
                <w:lang w:eastAsia="es-CO"/>
              </w:rPr>
              <w:t>que residan en el Distrito Capital.</w:t>
            </w:r>
          </w:p>
        </w:tc>
      </w:tr>
      <w:tr w:rsidR="0080222C" w:rsidRPr="006145DB" w14:paraId="4D4F106E" w14:textId="77777777" w:rsidTr="0076493D">
        <w:trPr>
          <w:jc w:val="center"/>
        </w:trPr>
        <w:tc>
          <w:tcPr>
            <w:tcW w:w="828" w:type="pct"/>
            <w:vAlign w:val="center"/>
          </w:tcPr>
          <w:p w14:paraId="1D011A50"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Fuentes de Información Población Objetivo</w:t>
            </w:r>
          </w:p>
        </w:tc>
        <w:tc>
          <w:tcPr>
            <w:tcW w:w="4172" w:type="pct"/>
          </w:tcPr>
          <w:tbl>
            <w:tblPr>
              <w:tblStyle w:val="Tablaconcuadrcula"/>
              <w:tblW w:w="7691" w:type="dxa"/>
              <w:tblLook w:val="04A0" w:firstRow="1" w:lastRow="0" w:firstColumn="1" w:lastColumn="0" w:noHBand="0" w:noVBand="1"/>
            </w:tblPr>
            <w:tblGrid>
              <w:gridCol w:w="3721"/>
              <w:gridCol w:w="1104"/>
              <w:gridCol w:w="1097"/>
              <w:gridCol w:w="1769"/>
            </w:tblGrid>
            <w:tr w:rsidR="00A73222" w:rsidRPr="006145DB" w14:paraId="02CFFDEE" w14:textId="77777777" w:rsidTr="00467D6D">
              <w:trPr>
                <w:trHeight w:val="126"/>
              </w:trPr>
              <w:tc>
                <w:tcPr>
                  <w:tcW w:w="2419" w:type="pct"/>
                  <w:tcBorders>
                    <w:top w:val="nil"/>
                    <w:left w:val="nil"/>
                    <w:right w:val="nil"/>
                  </w:tcBorders>
                  <w:vAlign w:val="center"/>
                </w:tcPr>
                <w:p w14:paraId="6F88A03C" w14:textId="77777777" w:rsidR="00A73222" w:rsidRPr="006145DB" w:rsidRDefault="00A73222" w:rsidP="005B435E">
                  <w:pPr>
                    <w:tabs>
                      <w:tab w:val="left" w:pos="709"/>
                    </w:tabs>
                    <w:contextualSpacing/>
                    <w:jc w:val="center"/>
                    <w:rPr>
                      <w:rFonts w:cs="Arial"/>
                      <w:sz w:val="16"/>
                      <w:szCs w:val="16"/>
                      <w:lang w:eastAsia="es-CO"/>
                    </w:rPr>
                  </w:pPr>
                </w:p>
              </w:tc>
              <w:tc>
                <w:tcPr>
                  <w:tcW w:w="718" w:type="pct"/>
                  <w:tcBorders>
                    <w:top w:val="nil"/>
                    <w:left w:val="nil"/>
                    <w:right w:val="nil"/>
                  </w:tcBorders>
                  <w:vAlign w:val="center"/>
                </w:tcPr>
                <w:p w14:paraId="67781EE5" w14:textId="77777777" w:rsidR="00A73222" w:rsidRPr="006145DB" w:rsidRDefault="00A73222" w:rsidP="005B435E">
                  <w:pPr>
                    <w:tabs>
                      <w:tab w:val="left" w:pos="709"/>
                    </w:tabs>
                    <w:contextualSpacing/>
                    <w:jc w:val="center"/>
                    <w:rPr>
                      <w:rFonts w:cs="Arial"/>
                      <w:sz w:val="16"/>
                      <w:szCs w:val="16"/>
                      <w:lang w:eastAsia="es-CO"/>
                    </w:rPr>
                  </w:pPr>
                </w:p>
              </w:tc>
              <w:tc>
                <w:tcPr>
                  <w:tcW w:w="713" w:type="pct"/>
                  <w:tcBorders>
                    <w:top w:val="nil"/>
                    <w:left w:val="nil"/>
                    <w:right w:val="nil"/>
                  </w:tcBorders>
                  <w:vAlign w:val="center"/>
                </w:tcPr>
                <w:p w14:paraId="06463633" w14:textId="77777777" w:rsidR="00A73222" w:rsidRPr="006145DB" w:rsidRDefault="00A73222" w:rsidP="005B435E">
                  <w:pPr>
                    <w:tabs>
                      <w:tab w:val="left" w:pos="709"/>
                    </w:tabs>
                    <w:contextualSpacing/>
                    <w:jc w:val="center"/>
                    <w:rPr>
                      <w:rFonts w:cs="Arial"/>
                      <w:sz w:val="16"/>
                      <w:szCs w:val="16"/>
                      <w:lang w:eastAsia="es-CO"/>
                    </w:rPr>
                  </w:pPr>
                </w:p>
              </w:tc>
              <w:tc>
                <w:tcPr>
                  <w:tcW w:w="1150" w:type="pct"/>
                  <w:tcBorders>
                    <w:top w:val="nil"/>
                    <w:left w:val="nil"/>
                    <w:right w:val="nil"/>
                  </w:tcBorders>
                  <w:vAlign w:val="center"/>
                </w:tcPr>
                <w:p w14:paraId="4E99F16F" w14:textId="77777777" w:rsidR="00A73222" w:rsidRPr="006145DB" w:rsidRDefault="00A73222" w:rsidP="005B435E">
                  <w:pPr>
                    <w:tabs>
                      <w:tab w:val="left" w:pos="709"/>
                    </w:tabs>
                    <w:contextualSpacing/>
                    <w:jc w:val="center"/>
                    <w:rPr>
                      <w:rFonts w:cs="Arial"/>
                      <w:sz w:val="16"/>
                      <w:szCs w:val="16"/>
                      <w:lang w:eastAsia="es-CO"/>
                    </w:rPr>
                  </w:pPr>
                </w:p>
              </w:tc>
            </w:tr>
            <w:tr w:rsidR="00A73222" w:rsidRPr="006145DB" w14:paraId="52450C69" w14:textId="77777777" w:rsidTr="00467D6D">
              <w:trPr>
                <w:trHeight w:val="360"/>
              </w:trPr>
              <w:tc>
                <w:tcPr>
                  <w:tcW w:w="2419" w:type="pct"/>
                  <w:vAlign w:val="center"/>
                </w:tcPr>
                <w:p w14:paraId="4E5B33F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718" w:type="pct"/>
                  <w:vAlign w:val="center"/>
                </w:tcPr>
                <w:p w14:paraId="1BE69BA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13" w:type="pct"/>
                  <w:vAlign w:val="center"/>
                </w:tcPr>
                <w:p w14:paraId="78EEEDB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50" w:type="pct"/>
                  <w:vAlign w:val="center"/>
                </w:tcPr>
                <w:p w14:paraId="0123B7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73222" w:rsidRPr="006145DB" w14:paraId="0E9D6EC3" w14:textId="77777777" w:rsidTr="00467D6D">
              <w:trPr>
                <w:trHeight w:val="214"/>
              </w:trPr>
              <w:tc>
                <w:tcPr>
                  <w:tcW w:w="2419" w:type="pct"/>
                  <w:vMerge w:val="restart"/>
                  <w:vAlign w:val="center"/>
                </w:tcPr>
                <w:p w14:paraId="3DFA0BD6" w14:textId="09BF558D"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r w:rsidR="00E647A4" w:rsidRPr="006145DB">
                    <w:rPr>
                      <w:rStyle w:val="normaltextrun"/>
                      <w:rFonts w:eastAsia="Arial" w:cs="Arial"/>
                      <w:sz w:val="16"/>
                      <w:szCs w:val="16"/>
                    </w:rPr>
                    <w:t>.</w:t>
                  </w:r>
                  <w:r w:rsidRPr="006145DB">
                    <w:rPr>
                      <w:rFonts w:cs="Arial"/>
                      <w:sz w:val="16"/>
                      <w:szCs w:val="16"/>
                      <w:lang w:eastAsia="es-CO"/>
                    </w:rPr>
                    <w:t xml:space="preserve"> </w:t>
                  </w:r>
                </w:p>
              </w:tc>
              <w:tc>
                <w:tcPr>
                  <w:tcW w:w="718" w:type="pct"/>
                  <w:vAlign w:val="center"/>
                </w:tcPr>
                <w:p w14:paraId="3CA4E11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3" w:type="pct"/>
                  <w:vAlign w:val="center"/>
                </w:tcPr>
                <w:p w14:paraId="1C5B183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50" w:type="pct"/>
                  <w:vAlign w:val="center"/>
                </w:tcPr>
                <w:p w14:paraId="6DBD34BF" w14:textId="5849807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410ABB0C" w14:textId="77777777" w:rsidTr="00467D6D">
              <w:trPr>
                <w:trHeight w:val="214"/>
              </w:trPr>
              <w:tc>
                <w:tcPr>
                  <w:tcW w:w="2419" w:type="pct"/>
                  <w:vMerge/>
                  <w:vAlign w:val="center"/>
                </w:tcPr>
                <w:p w14:paraId="48AEED8E" w14:textId="77777777" w:rsidR="00B15425" w:rsidRPr="006145DB" w:rsidRDefault="00B15425" w:rsidP="005B435E">
                  <w:pPr>
                    <w:jc w:val="both"/>
                    <w:rPr>
                      <w:rFonts w:cs="Arial"/>
                      <w:sz w:val="16"/>
                      <w:szCs w:val="16"/>
                      <w:lang w:eastAsia="es-CO"/>
                    </w:rPr>
                  </w:pPr>
                </w:p>
              </w:tc>
              <w:tc>
                <w:tcPr>
                  <w:tcW w:w="718" w:type="pct"/>
                  <w:vAlign w:val="center"/>
                </w:tcPr>
                <w:p w14:paraId="79DC3BB2"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0EB1713"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25E0EDAD"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7EFC7DD7" w14:textId="77777777" w:rsidTr="00467D6D">
              <w:trPr>
                <w:trHeight w:val="214"/>
              </w:trPr>
              <w:tc>
                <w:tcPr>
                  <w:tcW w:w="2419" w:type="pct"/>
                  <w:vMerge w:val="restart"/>
                  <w:vAlign w:val="center"/>
                </w:tcPr>
                <w:p w14:paraId="53B693D9" w14:textId="77777777" w:rsidR="00B15425" w:rsidRPr="006145DB" w:rsidRDefault="00B15425" w:rsidP="005B435E">
                  <w:pPr>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18" w:type="pct"/>
                  <w:vAlign w:val="center"/>
                </w:tcPr>
                <w:p w14:paraId="1E52D98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6B6FE6E2"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3EF959F2" w14:textId="705D0441"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33D3C3E" w14:textId="77777777" w:rsidTr="00467D6D">
              <w:trPr>
                <w:trHeight w:val="214"/>
              </w:trPr>
              <w:tc>
                <w:tcPr>
                  <w:tcW w:w="2419" w:type="pct"/>
                  <w:vMerge/>
                  <w:vAlign w:val="center"/>
                </w:tcPr>
                <w:p w14:paraId="377494A5" w14:textId="77777777" w:rsidR="00B15425" w:rsidRPr="006145DB" w:rsidRDefault="00B15425" w:rsidP="005B435E">
                  <w:pPr>
                    <w:jc w:val="both"/>
                    <w:rPr>
                      <w:rFonts w:cs="Arial"/>
                      <w:sz w:val="16"/>
                      <w:szCs w:val="16"/>
                      <w:lang w:eastAsia="es-CO"/>
                    </w:rPr>
                  </w:pPr>
                </w:p>
              </w:tc>
              <w:tc>
                <w:tcPr>
                  <w:tcW w:w="718" w:type="pct"/>
                  <w:vAlign w:val="center"/>
                </w:tcPr>
                <w:p w14:paraId="0E775B6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3F95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60C2FBA8"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071FAF60" w14:textId="77777777" w:rsidTr="00467D6D">
              <w:trPr>
                <w:trHeight w:val="214"/>
              </w:trPr>
              <w:tc>
                <w:tcPr>
                  <w:tcW w:w="2419" w:type="pct"/>
                  <w:vMerge w:val="restart"/>
                  <w:vAlign w:val="center"/>
                </w:tcPr>
                <w:p w14:paraId="4F3CD2B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18" w:type="pct"/>
                  <w:vAlign w:val="center"/>
                </w:tcPr>
                <w:p w14:paraId="6B6BA4AB"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B992231"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CC18532" w14:textId="332B5417"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5F6A5DFA" w14:textId="77777777" w:rsidTr="00467D6D">
              <w:trPr>
                <w:trHeight w:val="214"/>
              </w:trPr>
              <w:tc>
                <w:tcPr>
                  <w:tcW w:w="2419" w:type="pct"/>
                  <w:vMerge/>
                  <w:vAlign w:val="center"/>
                </w:tcPr>
                <w:p w14:paraId="6597B20A"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0796245E"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25FDF1DB"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A3431E2"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69B01CC4" w14:textId="77777777" w:rsidTr="00467D6D">
              <w:trPr>
                <w:trHeight w:val="214"/>
              </w:trPr>
              <w:tc>
                <w:tcPr>
                  <w:tcW w:w="2419" w:type="pct"/>
                  <w:vMerge w:val="restart"/>
                  <w:vAlign w:val="center"/>
                </w:tcPr>
                <w:p w14:paraId="0EA4267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mayor de 14 años. </w:t>
                  </w:r>
                </w:p>
              </w:tc>
              <w:tc>
                <w:tcPr>
                  <w:tcW w:w="718" w:type="pct"/>
                  <w:vAlign w:val="center"/>
                </w:tcPr>
                <w:p w14:paraId="4A64C3F4"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6BE32D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9B25694" w14:textId="30AD073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14FC97E" w14:textId="77777777" w:rsidTr="00467D6D">
              <w:trPr>
                <w:trHeight w:val="214"/>
              </w:trPr>
              <w:tc>
                <w:tcPr>
                  <w:tcW w:w="2419" w:type="pct"/>
                  <w:vMerge/>
                  <w:vAlign w:val="center"/>
                </w:tcPr>
                <w:p w14:paraId="244C8377"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265C342A"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3A49F11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41B3FF23"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34B97C11" w14:textId="77777777" w:rsidTr="00467D6D">
              <w:trPr>
                <w:trHeight w:val="402"/>
              </w:trPr>
              <w:tc>
                <w:tcPr>
                  <w:tcW w:w="2419" w:type="pct"/>
                  <w:vMerge w:val="restart"/>
                  <w:vAlign w:val="center"/>
                </w:tcPr>
                <w:p w14:paraId="5CF1B034" w14:textId="77777777" w:rsidR="00B15425" w:rsidRPr="006145DB" w:rsidRDefault="00B15425" w:rsidP="005B435E">
                  <w:pPr>
                    <w:jc w:val="both"/>
                    <w:rPr>
                      <w:rFonts w:eastAsia="Arial" w:cs="Arial"/>
                      <w:sz w:val="16"/>
                      <w:szCs w:val="16"/>
                    </w:rPr>
                  </w:pPr>
                  <w:r w:rsidRPr="006145DB">
                    <w:rPr>
                      <w:rFonts w:eastAsia="Arial" w:cs="Arial"/>
                      <w:sz w:val="16"/>
                      <w:szCs w:val="16"/>
                    </w:rPr>
                    <w:t>Residente en el Distrito Capital.</w:t>
                  </w:r>
                </w:p>
              </w:tc>
              <w:tc>
                <w:tcPr>
                  <w:tcW w:w="718" w:type="pct"/>
                  <w:vAlign w:val="center"/>
                </w:tcPr>
                <w:p w14:paraId="3F01950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3ABF1B17"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07F0A43" w14:textId="3769810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1EFDAD39" w14:textId="77777777" w:rsidTr="00467D6D">
              <w:trPr>
                <w:trHeight w:val="402"/>
              </w:trPr>
              <w:tc>
                <w:tcPr>
                  <w:tcW w:w="2419" w:type="pct"/>
                  <w:vMerge/>
                  <w:tcBorders>
                    <w:bottom w:val="single" w:sz="4" w:space="0" w:color="auto"/>
                  </w:tcBorders>
                  <w:vAlign w:val="center"/>
                </w:tcPr>
                <w:p w14:paraId="4AD955D7" w14:textId="77777777" w:rsidR="00B15425" w:rsidRPr="006145DB" w:rsidRDefault="00B15425" w:rsidP="005B435E">
                  <w:pPr>
                    <w:jc w:val="center"/>
                    <w:rPr>
                      <w:rFonts w:eastAsia="Arial" w:cs="Arial"/>
                      <w:sz w:val="16"/>
                      <w:szCs w:val="16"/>
                    </w:rPr>
                  </w:pPr>
                </w:p>
              </w:tc>
              <w:tc>
                <w:tcPr>
                  <w:tcW w:w="718" w:type="pct"/>
                  <w:tcBorders>
                    <w:bottom w:val="single" w:sz="4" w:space="0" w:color="auto"/>
                  </w:tcBorders>
                  <w:vAlign w:val="center"/>
                </w:tcPr>
                <w:p w14:paraId="0EBF05C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tcBorders>
                    <w:bottom w:val="single" w:sz="4" w:space="0" w:color="auto"/>
                  </w:tcBorders>
                  <w:vAlign w:val="center"/>
                </w:tcPr>
                <w:p w14:paraId="514C7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tcBorders>
                    <w:bottom w:val="single" w:sz="4" w:space="0" w:color="auto"/>
                  </w:tcBorders>
                  <w:vAlign w:val="center"/>
                </w:tcPr>
                <w:p w14:paraId="7EB5C96F"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C01E76" w:rsidRPr="006145DB" w14:paraId="41181143" w14:textId="77777777" w:rsidTr="00467D6D">
              <w:trPr>
                <w:trHeight w:val="80"/>
              </w:trPr>
              <w:tc>
                <w:tcPr>
                  <w:tcW w:w="2419" w:type="pct"/>
                  <w:tcBorders>
                    <w:left w:val="nil"/>
                    <w:bottom w:val="nil"/>
                    <w:right w:val="nil"/>
                  </w:tcBorders>
                  <w:vAlign w:val="center"/>
                </w:tcPr>
                <w:p w14:paraId="10B26063" w14:textId="77777777" w:rsidR="00C01E76" w:rsidRPr="006145DB" w:rsidRDefault="00C01E76" w:rsidP="005B435E">
                  <w:pPr>
                    <w:jc w:val="center"/>
                    <w:rPr>
                      <w:rFonts w:eastAsia="Arial" w:cs="Arial"/>
                      <w:sz w:val="16"/>
                      <w:szCs w:val="16"/>
                    </w:rPr>
                  </w:pPr>
                </w:p>
              </w:tc>
              <w:tc>
                <w:tcPr>
                  <w:tcW w:w="718" w:type="pct"/>
                  <w:tcBorders>
                    <w:left w:val="nil"/>
                    <w:bottom w:val="nil"/>
                    <w:right w:val="nil"/>
                  </w:tcBorders>
                  <w:vAlign w:val="center"/>
                </w:tcPr>
                <w:p w14:paraId="262868D8" w14:textId="77777777" w:rsidR="00C01E76" w:rsidRPr="006145DB" w:rsidRDefault="00C01E76" w:rsidP="005B435E">
                  <w:pPr>
                    <w:jc w:val="center"/>
                    <w:rPr>
                      <w:rFonts w:eastAsia="Arial" w:cs="Arial"/>
                      <w:sz w:val="16"/>
                      <w:szCs w:val="16"/>
                    </w:rPr>
                  </w:pPr>
                </w:p>
              </w:tc>
              <w:tc>
                <w:tcPr>
                  <w:tcW w:w="713" w:type="pct"/>
                  <w:tcBorders>
                    <w:left w:val="nil"/>
                    <w:bottom w:val="nil"/>
                    <w:right w:val="nil"/>
                  </w:tcBorders>
                  <w:vAlign w:val="center"/>
                </w:tcPr>
                <w:p w14:paraId="774AE6C1" w14:textId="77777777" w:rsidR="00C01E76" w:rsidRPr="006145DB" w:rsidRDefault="00C01E76" w:rsidP="005B435E">
                  <w:pPr>
                    <w:jc w:val="center"/>
                    <w:rPr>
                      <w:rFonts w:eastAsia="Arial" w:cs="Arial"/>
                      <w:sz w:val="16"/>
                      <w:szCs w:val="16"/>
                    </w:rPr>
                  </w:pPr>
                </w:p>
              </w:tc>
              <w:tc>
                <w:tcPr>
                  <w:tcW w:w="1150" w:type="pct"/>
                  <w:tcBorders>
                    <w:left w:val="nil"/>
                    <w:bottom w:val="nil"/>
                    <w:right w:val="nil"/>
                  </w:tcBorders>
                  <w:vAlign w:val="center"/>
                </w:tcPr>
                <w:p w14:paraId="0F837479" w14:textId="77777777" w:rsidR="00C01E76" w:rsidRPr="006145DB" w:rsidRDefault="00C01E76" w:rsidP="005B435E">
                  <w:pPr>
                    <w:jc w:val="center"/>
                    <w:rPr>
                      <w:rFonts w:eastAsia="Arial" w:cs="Arial"/>
                      <w:sz w:val="16"/>
                      <w:szCs w:val="16"/>
                    </w:rPr>
                  </w:pPr>
                </w:p>
              </w:tc>
            </w:tr>
          </w:tbl>
          <w:p w14:paraId="04EB2DF7"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7EF5E53D" w14:textId="77777777" w:rsidTr="0076493D">
        <w:trPr>
          <w:trHeight w:val="422"/>
          <w:jc w:val="center"/>
        </w:trPr>
        <w:tc>
          <w:tcPr>
            <w:tcW w:w="828" w:type="pct"/>
            <w:vAlign w:val="center"/>
          </w:tcPr>
          <w:p w14:paraId="6D363289" w14:textId="77777777" w:rsidR="00B15425" w:rsidRPr="006145DB" w:rsidRDefault="00B15425"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4172" w:type="pct"/>
            <w:vAlign w:val="center"/>
          </w:tcPr>
          <w:p w14:paraId="533DA529" w14:textId="3EAB5A1F" w:rsidR="00B15425" w:rsidRPr="006145DB" w:rsidRDefault="00B15425"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r w:rsidR="00CD639D" w:rsidRPr="006145DB">
              <w:rPr>
                <w:rFonts w:cs="Arial"/>
                <w:sz w:val="20"/>
                <w:szCs w:val="20"/>
                <w:lang w:eastAsia="es-CO"/>
              </w:rPr>
              <w:t>.</w:t>
            </w:r>
          </w:p>
        </w:tc>
      </w:tr>
      <w:tr w:rsidR="0080222C" w:rsidRPr="006145DB" w14:paraId="4534132B" w14:textId="77777777" w:rsidTr="0076493D">
        <w:trPr>
          <w:trHeight w:val="4711"/>
          <w:jc w:val="center"/>
        </w:trPr>
        <w:tc>
          <w:tcPr>
            <w:tcW w:w="828" w:type="pct"/>
            <w:vAlign w:val="center"/>
          </w:tcPr>
          <w:p w14:paraId="3A686313" w14:textId="77777777" w:rsidR="00B15425" w:rsidRPr="006145DB" w:rsidRDefault="00B15425"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4172" w:type="pct"/>
          </w:tcPr>
          <w:tbl>
            <w:tblPr>
              <w:tblStyle w:val="Tablaconcuadrcula"/>
              <w:tblW w:w="7736" w:type="dxa"/>
              <w:tblInd w:w="15" w:type="dxa"/>
              <w:tblLook w:val="04A0" w:firstRow="1" w:lastRow="0" w:firstColumn="1" w:lastColumn="0" w:noHBand="0" w:noVBand="1"/>
            </w:tblPr>
            <w:tblGrid>
              <w:gridCol w:w="3699"/>
              <w:gridCol w:w="1196"/>
              <w:gridCol w:w="1097"/>
              <w:gridCol w:w="1744"/>
            </w:tblGrid>
            <w:tr w:rsidR="00CD639D" w:rsidRPr="006145DB" w14:paraId="60A1CF90" w14:textId="77777777" w:rsidTr="00E60561">
              <w:trPr>
                <w:trHeight w:val="171"/>
              </w:trPr>
              <w:tc>
                <w:tcPr>
                  <w:tcW w:w="2391" w:type="pct"/>
                  <w:tcBorders>
                    <w:top w:val="nil"/>
                    <w:left w:val="nil"/>
                    <w:right w:val="nil"/>
                  </w:tcBorders>
                  <w:vAlign w:val="center"/>
                </w:tcPr>
                <w:p w14:paraId="47BF07CB" w14:textId="77777777" w:rsidR="00CD639D" w:rsidRPr="006145DB" w:rsidRDefault="00CD639D" w:rsidP="005B435E">
                  <w:pPr>
                    <w:tabs>
                      <w:tab w:val="left" w:pos="709"/>
                    </w:tabs>
                    <w:contextualSpacing/>
                    <w:jc w:val="center"/>
                    <w:rPr>
                      <w:rFonts w:cs="Arial"/>
                      <w:sz w:val="16"/>
                      <w:szCs w:val="16"/>
                      <w:lang w:eastAsia="es-CO"/>
                    </w:rPr>
                  </w:pPr>
                </w:p>
              </w:tc>
              <w:tc>
                <w:tcPr>
                  <w:tcW w:w="773" w:type="pct"/>
                  <w:tcBorders>
                    <w:top w:val="nil"/>
                    <w:left w:val="nil"/>
                    <w:right w:val="nil"/>
                  </w:tcBorders>
                  <w:vAlign w:val="center"/>
                </w:tcPr>
                <w:p w14:paraId="069ABF35" w14:textId="77777777" w:rsidR="00CD639D" w:rsidRPr="006145DB" w:rsidRDefault="00CD639D" w:rsidP="005B435E">
                  <w:pPr>
                    <w:tabs>
                      <w:tab w:val="left" w:pos="709"/>
                    </w:tabs>
                    <w:contextualSpacing/>
                    <w:jc w:val="center"/>
                    <w:rPr>
                      <w:rFonts w:cs="Arial"/>
                      <w:sz w:val="16"/>
                      <w:szCs w:val="16"/>
                      <w:lang w:eastAsia="es-CO"/>
                    </w:rPr>
                  </w:pPr>
                </w:p>
              </w:tc>
              <w:tc>
                <w:tcPr>
                  <w:tcW w:w="709" w:type="pct"/>
                  <w:tcBorders>
                    <w:top w:val="nil"/>
                    <w:left w:val="nil"/>
                    <w:right w:val="nil"/>
                  </w:tcBorders>
                  <w:vAlign w:val="center"/>
                </w:tcPr>
                <w:p w14:paraId="79A5FA2A" w14:textId="77777777" w:rsidR="00CD639D" w:rsidRPr="006145DB" w:rsidRDefault="00CD639D" w:rsidP="005B435E">
                  <w:pPr>
                    <w:tabs>
                      <w:tab w:val="left" w:pos="709"/>
                    </w:tabs>
                    <w:contextualSpacing/>
                    <w:jc w:val="center"/>
                    <w:rPr>
                      <w:rFonts w:cs="Arial"/>
                      <w:sz w:val="16"/>
                      <w:szCs w:val="16"/>
                      <w:lang w:eastAsia="es-CO"/>
                    </w:rPr>
                  </w:pPr>
                </w:p>
              </w:tc>
              <w:tc>
                <w:tcPr>
                  <w:tcW w:w="1127" w:type="pct"/>
                  <w:tcBorders>
                    <w:top w:val="nil"/>
                    <w:left w:val="nil"/>
                    <w:right w:val="nil"/>
                  </w:tcBorders>
                  <w:vAlign w:val="center"/>
                </w:tcPr>
                <w:p w14:paraId="6F7B1A03" w14:textId="77777777" w:rsidR="00CD639D" w:rsidRPr="006145DB" w:rsidRDefault="00CD639D" w:rsidP="005B435E">
                  <w:pPr>
                    <w:tabs>
                      <w:tab w:val="left" w:pos="709"/>
                    </w:tabs>
                    <w:contextualSpacing/>
                    <w:jc w:val="center"/>
                    <w:rPr>
                      <w:rFonts w:cs="Arial"/>
                      <w:sz w:val="16"/>
                      <w:szCs w:val="16"/>
                      <w:lang w:eastAsia="es-CO"/>
                    </w:rPr>
                  </w:pPr>
                </w:p>
              </w:tc>
            </w:tr>
            <w:tr w:rsidR="00CD639D" w:rsidRPr="006145DB" w14:paraId="7F34CAB7" w14:textId="77777777" w:rsidTr="00E60561">
              <w:trPr>
                <w:trHeight w:val="379"/>
              </w:trPr>
              <w:tc>
                <w:tcPr>
                  <w:tcW w:w="2391" w:type="pct"/>
                  <w:vAlign w:val="center"/>
                </w:tcPr>
                <w:p w14:paraId="51ADAAF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773" w:type="pct"/>
                  <w:vAlign w:val="center"/>
                </w:tcPr>
                <w:p w14:paraId="0E83ADA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09" w:type="pct"/>
                  <w:vAlign w:val="center"/>
                </w:tcPr>
                <w:p w14:paraId="6CA8B74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27" w:type="pct"/>
                  <w:vAlign w:val="center"/>
                </w:tcPr>
                <w:p w14:paraId="1F8CFF8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D639D" w:rsidRPr="006145DB" w14:paraId="58B26E76" w14:textId="77777777" w:rsidTr="00E60561">
              <w:trPr>
                <w:trHeight w:val="224"/>
              </w:trPr>
              <w:tc>
                <w:tcPr>
                  <w:tcW w:w="2391" w:type="pct"/>
                  <w:vMerge w:val="restart"/>
                  <w:vAlign w:val="center"/>
                </w:tcPr>
                <w:p w14:paraId="2751D06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p>
              </w:tc>
              <w:tc>
                <w:tcPr>
                  <w:tcW w:w="773" w:type="pct"/>
                  <w:vAlign w:val="center"/>
                </w:tcPr>
                <w:p w14:paraId="08B4FE6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709" w:type="pct"/>
                  <w:vAlign w:val="center"/>
                </w:tcPr>
                <w:p w14:paraId="22914A8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AE40577" w14:textId="181C658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9093287" w14:textId="77777777" w:rsidTr="00E60561">
              <w:trPr>
                <w:trHeight w:val="224"/>
              </w:trPr>
              <w:tc>
                <w:tcPr>
                  <w:tcW w:w="2391" w:type="pct"/>
                  <w:vMerge/>
                  <w:vAlign w:val="center"/>
                </w:tcPr>
                <w:p w14:paraId="5044829A"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6F5330B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65802C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013067C2"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DA8E2F5" w14:textId="77777777" w:rsidTr="00E60561">
              <w:trPr>
                <w:trHeight w:val="235"/>
              </w:trPr>
              <w:tc>
                <w:tcPr>
                  <w:tcW w:w="2391" w:type="pct"/>
                  <w:vMerge w:val="restart"/>
                  <w:vAlign w:val="center"/>
                </w:tcPr>
                <w:p w14:paraId="30E42F99"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73" w:type="pct"/>
                  <w:vAlign w:val="center"/>
                </w:tcPr>
                <w:p w14:paraId="3D02DB9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31B030D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F4E65EC" w14:textId="72B87F17"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E7B9F1D" w14:textId="77777777" w:rsidTr="00E60561">
              <w:trPr>
                <w:trHeight w:val="235"/>
              </w:trPr>
              <w:tc>
                <w:tcPr>
                  <w:tcW w:w="2391" w:type="pct"/>
                  <w:vMerge/>
                  <w:vAlign w:val="center"/>
                </w:tcPr>
                <w:p w14:paraId="23178AC7"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933A97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DFA1F4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F8E3B08"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28EDBFD" w14:textId="77777777" w:rsidTr="00E60561">
              <w:trPr>
                <w:trHeight w:val="235"/>
              </w:trPr>
              <w:tc>
                <w:tcPr>
                  <w:tcW w:w="2391" w:type="pct"/>
                  <w:vMerge w:val="restart"/>
                  <w:vAlign w:val="center"/>
                </w:tcPr>
                <w:p w14:paraId="2793E31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73" w:type="pct"/>
                  <w:vAlign w:val="center"/>
                </w:tcPr>
                <w:p w14:paraId="6F7BD51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CAB27EC"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D279513" w14:textId="69EE68F8"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29B400C" w14:textId="77777777" w:rsidTr="00E60561">
              <w:trPr>
                <w:trHeight w:val="235"/>
              </w:trPr>
              <w:tc>
                <w:tcPr>
                  <w:tcW w:w="2391" w:type="pct"/>
                  <w:vMerge/>
                  <w:vAlign w:val="center"/>
                </w:tcPr>
                <w:p w14:paraId="3D9A237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D4F930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50C85B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16FA1B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62E21BE8" w14:textId="77777777" w:rsidTr="00E60561">
              <w:trPr>
                <w:trHeight w:val="235"/>
              </w:trPr>
              <w:tc>
                <w:tcPr>
                  <w:tcW w:w="2391" w:type="pct"/>
                  <w:vMerge w:val="restart"/>
                  <w:vAlign w:val="center"/>
                </w:tcPr>
                <w:p w14:paraId="38F4D50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persona mayor de 14 años.</w:t>
                  </w:r>
                </w:p>
              </w:tc>
              <w:tc>
                <w:tcPr>
                  <w:tcW w:w="773" w:type="pct"/>
                  <w:vAlign w:val="center"/>
                </w:tcPr>
                <w:p w14:paraId="239DC1D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62138F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7392D429" w14:textId="35C73C4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073B34FD" w14:textId="77777777" w:rsidTr="00E60561">
              <w:trPr>
                <w:trHeight w:val="235"/>
              </w:trPr>
              <w:tc>
                <w:tcPr>
                  <w:tcW w:w="2391" w:type="pct"/>
                  <w:vMerge/>
                  <w:vAlign w:val="center"/>
                </w:tcPr>
                <w:p w14:paraId="17558C9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47FF59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A1DD74B"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5D92A5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ECF7C7D" w14:textId="77777777" w:rsidTr="00E60561">
              <w:trPr>
                <w:trHeight w:val="235"/>
              </w:trPr>
              <w:tc>
                <w:tcPr>
                  <w:tcW w:w="2391" w:type="pct"/>
                  <w:vMerge w:val="restart"/>
                  <w:vAlign w:val="center"/>
                </w:tcPr>
                <w:p w14:paraId="056C836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773" w:type="pct"/>
                  <w:vAlign w:val="center"/>
                </w:tcPr>
                <w:p w14:paraId="2EFA212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4CD665A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8069002" w14:textId="2F306B9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D9EBAB9" w14:textId="77777777" w:rsidTr="00E60561">
              <w:trPr>
                <w:trHeight w:val="235"/>
              </w:trPr>
              <w:tc>
                <w:tcPr>
                  <w:tcW w:w="2391" w:type="pct"/>
                  <w:vMerge/>
                  <w:vAlign w:val="center"/>
                </w:tcPr>
                <w:p w14:paraId="48E78021" w14:textId="77777777" w:rsidR="00B15425" w:rsidRPr="006145DB" w:rsidRDefault="00B15425" w:rsidP="005B435E">
                  <w:pPr>
                    <w:tabs>
                      <w:tab w:val="left" w:pos="709"/>
                    </w:tabs>
                    <w:contextualSpacing/>
                    <w:jc w:val="center"/>
                    <w:rPr>
                      <w:rFonts w:cs="Arial"/>
                      <w:sz w:val="16"/>
                      <w:szCs w:val="16"/>
                      <w:lang w:eastAsia="es-CO"/>
                    </w:rPr>
                  </w:pPr>
                </w:p>
              </w:tc>
              <w:tc>
                <w:tcPr>
                  <w:tcW w:w="773" w:type="pct"/>
                  <w:vAlign w:val="center"/>
                </w:tcPr>
                <w:p w14:paraId="742B5F1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3EEB947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EAAE8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bl>
          <w:p w14:paraId="3D6E22A6" w14:textId="77777777" w:rsidR="00B15425" w:rsidRPr="006145DB" w:rsidRDefault="00B15425" w:rsidP="005B435E">
            <w:pPr>
              <w:pStyle w:val="Textoindependiente"/>
              <w:spacing w:after="0" w:line="240" w:lineRule="auto"/>
              <w:ind w:right="112"/>
              <w:jc w:val="both"/>
              <w:rPr>
                <w:rFonts w:cs="Arial"/>
                <w:lang w:eastAsia="es-CO"/>
              </w:rPr>
            </w:pPr>
          </w:p>
        </w:tc>
      </w:tr>
      <w:tr w:rsidR="0080222C" w:rsidRPr="006145DB" w14:paraId="32347A8E" w14:textId="77777777" w:rsidTr="0076493D">
        <w:trPr>
          <w:trHeight w:val="20"/>
          <w:jc w:val="center"/>
        </w:trPr>
        <w:tc>
          <w:tcPr>
            <w:tcW w:w="828" w:type="pct"/>
            <w:vAlign w:val="center"/>
          </w:tcPr>
          <w:p w14:paraId="79D042CB"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4172" w:type="pct"/>
          </w:tcPr>
          <w:tbl>
            <w:tblPr>
              <w:tblStyle w:val="Tablaconcuadrcula"/>
              <w:tblW w:w="7796" w:type="dxa"/>
              <w:tblInd w:w="15" w:type="dxa"/>
              <w:tblLook w:val="04A0" w:firstRow="1" w:lastRow="0" w:firstColumn="1" w:lastColumn="0" w:noHBand="0" w:noVBand="1"/>
            </w:tblPr>
            <w:tblGrid>
              <w:gridCol w:w="3700"/>
              <w:gridCol w:w="1135"/>
              <w:gridCol w:w="1135"/>
              <w:gridCol w:w="1826"/>
            </w:tblGrid>
            <w:tr w:rsidR="00E914ED" w:rsidRPr="006145DB" w14:paraId="5A5B1D72" w14:textId="77777777" w:rsidTr="00E60561">
              <w:trPr>
                <w:trHeight w:val="126"/>
              </w:trPr>
              <w:tc>
                <w:tcPr>
                  <w:tcW w:w="2373" w:type="pct"/>
                  <w:tcBorders>
                    <w:top w:val="nil"/>
                    <w:left w:val="nil"/>
                    <w:right w:val="nil"/>
                  </w:tcBorders>
                  <w:vAlign w:val="center"/>
                </w:tcPr>
                <w:p w14:paraId="171388B2" w14:textId="77777777" w:rsidR="00CD639D" w:rsidRPr="006145DB"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636FD16E" w14:textId="77777777" w:rsidR="00CD639D" w:rsidRPr="006145DB"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53C24EB6" w14:textId="77777777" w:rsidR="00CD639D" w:rsidRPr="006145DB" w:rsidRDefault="00CD639D" w:rsidP="005B435E">
                  <w:pPr>
                    <w:tabs>
                      <w:tab w:val="left" w:pos="709"/>
                    </w:tabs>
                    <w:contextualSpacing/>
                    <w:jc w:val="center"/>
                    <w:rPr>
                      <w:rFonts w:cs="Arial"/>
                      <w:sz w:val="16"/>
                      <w:szCs w:val="16"/>
                      <w:lang w:eastAsia="es-CO"/>
                    </w:rPr>
                  </w:pPr>
                </w:p>
              </w:tc>
              <w:tc>
                <w:tcPr>
                  <w:tcW w:w="1171" w:type="pct"/>
                  <w:tcBorders>
                    <w:top w:val="nil"/>
                    <w:left w:val="nil"/>
                    <w:right w:val="nil"/>
                  </w:tcBorders>
                  <w:vAlign w:val="center"/>
                </w:tcPr>
                <w:p w14:paraId="60528F94" w14:textId="77777777" w:rsidR="00CD639D" w:rsidRPr="006145DB" w:rsidRDefault="00CD639D" w:rsidP="005B435E">
                  <w:pPr>
                    <w:tabs>
                      <w:tab w:val="left" w:pos="709"/>
                    </w:tabs>
                    <w:contextualSpacing/>
                    <w:jc w:val="center"/>
                    <w:rPr>
                      <w:rFonts w:cs="Arial"/>
                      <w:sz w:val="16"/>
                      <w:szCs w:val="16"/>
                      <w:lang w:eastAsia="es-CO"/>
                    </w:rPr>
                  </w:pPr>
                </w:p>
              </w:tc>
            </w:tr>
            <w:tr w:rsidR="00E914ED" w:rsidRPr="006145DB" w14:paraId="71724DD9" w14:textId="77777777" w:rsidTr="00E60561">
              <w:trPr>
                <w:trHeight w:val="381"/>
              </w:trPr>
              <w:tc>
                <w:tcPr>
                  <w:tcW w:w="2373" w:type="pct"/>
                  <w:vAlign w:val="center"/>
                </w:tcPr>
                <w:p w14:paraId="459F4E59" w14:textId="77777777" w:rsidR="00B15425" w:rsidRPr="006145DB" w:rsidRDefault="00B15425" w:rsidP="005B435E">
                  <w:pPr>
                    <w:tabs>
                      <w:tab w:val="left" w:pos="709"/>
                    </w:tabs>
                    <w:ind w:left="-419"/>
                    <w:contextualSpacing/>
                    <w:jc w:val="center"/>
                    <w:rPr>
                      <w:rFonts w:cs="Arial"/>
                      <w:sz w:val="16"/>
                      <w:szCs w:val="16"/>
                      <w:lang w:eastAsia="es-CO"/>
                    </w:rPr>
                  </w:pPr>
                  <w:r w:rsidRPr="006145DB">
                    <w:rPr>
                      <w:rFonts w:cs="Arial"/>
                      <w:sz w:val="16"/>
                      <w:szCs w:val="16"/>
                      <w:lang w:eastAsia="es-CO"/>
                    </w:rPr>
                    <w:t>Criterios de Egreso</w:t>
                  </w:r>
                </w:p>
              </w:tc>
              <w:tc>
                <w:tcPr>
                  <w:tcW w:w="728" w:type="pct"/>
                  <w:vAlign w:val="center"/>
                </w:tcPr>
                <w:p w14:paraId="0B8D75B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28" w:type="pct"/>
                  <w:vAlign w:val="center"/>
                </w:tcPr>
                <w:p w14:paraId="4CE8B41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71" w:type="pct"/>
                  <w:vAlign w:val="center"/>
                </w:tcPr>
                <w:p w14:paraId="1652617A"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14ED" w:rsidRPr="006145DB" w14:paraId="28041AC7" w14:textId="77777777" w:rsidTr="00E60561">
              <w:trPr>
                <w:trHeight w:val="244"/>
              </w:trPr>
              <w:tc>
                <w:tcPr>
                  <w:tcW w:w="2373" w:type="pct"/>
                  <w:vAlign w:val="center"/>
                </w:tcPr>
                <w:p w14:paraId="4921777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Finalización del proceso de orientación socio jurídica.   </w:t>
                  </w:r>
                </w:p>
              </w:tc>
              <w:tc>
                <w:tcPr>
                  <w:tcW w:w="728" w:type="pct"/>
                  <w:vAlign w:val="center"/>
                </w:tcPr>
                <w:p w14:paraId="23EFFC66"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w:t>
                  </w:r>
                  <w:r w:rsidRPr="006145DB">
                    <w:rPr>
                      <w:rFonts w:cs="Arial"/>
                      <w:sz w:val="16"/>
                      <w:szCs w:val="16"/>
                      <w:lang w:eastAsia="es-CO"/>
                    </w:rPr>
                    <w:t>erificación en campo</w:t>
                  </w:r>
                </w:p>
              </w:tc>
              <w:tc>
                <w:tcPr>
                  <w:tcW w:w="728" w:type="pct"/>
                  <w:vAlign w:val="center"/>
                </w:tcPr>
                <w:p w14:paraId="48B2A06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71" w:type="pct"/>
                  <w:vAlign w:val="center"/>
                </w:tcPr>
                <w:p w14:paraId="07C191D4" w14:textId="06C9686B"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E914ED" w:rsidRPr="006145DB" w14:paraId="7D3FD307" w14:textId="77777777" w:rsidTr="00E60561">
              <w:trPr>
                <w:trHeight w:val="244"/>
              </w:trPr>
              <w:tc>
                <w:tcPr>
                  <w:tcW w:w="2373" w:type="pct"/>
                  <w:tcBorders>
                    <w:bottom w:val="single" w:sz="4" w:space="0" w:color="auto"/>
                  </w:tcBorders>
                  <w:vAlign w:val="center"/>
                </w:tcPr>
                <w:p w14:paraId="408416F0"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Cuando el/la participante o su acudiente/cuidador incurra en el incumplimiento de los acuerdos establecidos en el acta de corresponsabilidad, manual de convivencia o en la asistencia a las actividades de acompañamiento, dentro del servicio.  </w:t>
                  </w:r>
                </w:p>
              </w:tc>
              <w:tc>
                <w:tcPr>
                  <w:tcW w:w="728" w:type="pct"/>
                  <w:tcBorders>
                    <w:bottom w:val="single" w:sz="4" w:space="0" w:color="auto"/>
                  </w:tcBorders>
                  <w:vAlign w:val="center"/>
                </w:tcPr>
                <w:p w14:paraId="2670DC7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728" w:type="pct"/>
                  <w:tcBorders>
                    <w:bottom w:val="single" w:sz="4" w:space="0" w:color="auto"/>
                  </w:tcBorders>
                  <w:vAlign w:val="center"/>
                </w:tcPr>
                <w:p w14:paraId="52C59A11" w14:textId="77777777" w:rsidR="00B15425" w:rsidRPr="006145DB" w:rsidRDefault="00B1542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171" w:type="pct"/>
                  <w:tcBorders>
                    <w:bottom w:val="single" w:sz="4" w:space="0" w:color="auto"/>
                  </w:tcBorders>
                  <w:vAlign w:val="center"/>
                </w:tcPr>
                <w:p w14:paraId="01B44ECE"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1CDF0C18" w14:textId="77777777" w:rsidTr="00E60561">
              <w:trPr>
                <w:trHeight w:val="244"/>
              </w:trPr>
              <w:tc>
                <w:tcPr>
                  <w:tcW w:w="2373" w:type="pct"/>
                  <w:tcBorders>
                    <w:bottom w:val="single" w:sz="4" w:space="0" w:color="auto"/>
                  </w:tcBorders>
                  <w:vAlign w:val="center"/>
                </w:tcPr>
                <w:p w14:paraId="148FBB7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por escrito.   </w:t>
                  </w:r>
                </w:p>
              </w:tc>
              <w:tc>
                <w:tcPr>
                  <w:tcW w:w="728" w:type="pct"/>
                  <w:tcBorders>
                    <w:bottom w:val="single" w:sz="4" w:space="0" w:color="auto"/>
                  </w:tcBorders>
                  <w:vAlign w:val="center"/>
                </w:tcPr>
                <w:p w14:paraId="6917A1D0" w14:textId="593E00A3"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 / Solicitud Ciudadana</w:t>
                  </w:r>
                </w:p>
              </w:tc>
              <w:tc>
                <w:tcPr>
                  <w:tcW w:w="728" w:type="pct"/>
                  <w:tcBorders>
                    <w:bottom w:val="single" w:sz="4" w:space="0" w:color="auto"/>
                  </w:tcBorders>
                  <w:vAlign w:val="center"/>
                </w:tcPr>
                <w:p w14:paraId="4AA7A3B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71" w:type="pct"/>
                  <w:tcBorders>
                    <w:bottom w:val="single" w:sz="4" w:space="0" w:color="auto"/>
                  </w:tcBorders>
                  <w:vAlign w:val="center"/>
                </w:tcPr>
                <w:p w14:paraId="1C41A1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5FB5233C" w14:textId="77777777" w:rsidTr="00E60561">
              <w:trPr>
                <w:trHeight w:val="260"/>
              </w:trPr>
              <w:tc>
                <w:tcPr>
                  <w:tcW w:w="2373" w:type="pct"/>
                  <w:tcBorders>
                    <w:top w:val="single" w:sz="4" w:space="0" w:color="auto"/>
                  </w:tcBorders>
                  <w:vAlign w:val="center"/>
                </w:tcPr>
                <w:p w14:paraId="33DFA9D8" w14:textId="495D6A28"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840A31" w:rsidRPr="006145DB">
                    <w:rPr>
                      <w:rFonts w:cs="Arial"/>
                      <w:sz w:val="16"/>
                      <w:szCs w:val="16"/>
                      <w:lang w:eastAsia="es-CO"/>
                    </w:rPr>
                    <w:t>.</w:t>
                  </w:r>
                  <w:r w:rsidRPr="006145DB">
                    <w:rPr>
                      <w:rFonts w:cs="Arial"/>
                      <w:sz w:val="16"/>
                      <w:szCs w:val="16"/>
                      <w:lang w:eastAsia="es-CO"/>
                    </w:rPr>
                    <w:t xml:space="preserve"> </w:t>
                  </w:r>
                </w:p>
              </w:tc>
              <w:tc>
                <w:tcPr>
                  <w:tcW w:w="728" w:type="pct"/>
                  <w:tcBorders>
                    <w:top w:val="single" w:sz="4" w:space="0" w:color="auto"/>
                  </w:tcBorders>
                  <w:vAlign w:val="center"/>
                </w:tcPr>
                <w:p w14:paraId="268394FE" w14:textId="63F0D49B"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728" w:type="pct"/>
                  <w:tcBorders>
                    <w:top w:val="single" w:sz="4" w:space="0" w:color="auto"/>
                  </w:tcBorders>
                  <w:vAlign w:val="center"/>
                </w:tcPr>
                <w:p w14:paraId="20F79FB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56B77909"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171" w:type="pct"/>
                  <w:tcBorders>
                    <w:top w:val="single" w:sz="4" w:space="0" w:color="auto"/>
                  </w:tcBorders>
                  <w:vAlign w:val="center"/>
                </w:tcPr>
                <w:p w14:paraId="57AB3FA3" w14:textId="77777777" w:rsidR="00B15425" w:rsidRPr="006145DB" w:rsidRDefault="00B15425" w:rsidP="005B435E">
                  <w:pPr>
                    <w:tabs>
                      <w:tab w:val="left" w:pos="709"/>
                    </w:tabs>
                    <w:contextualSpacing/>
                    <w:jc w:val="center"/>
                    <w:rPr>
                      <w:rFonts w:cs="Arial"/>
                      <w:sz w:val="16"/>
                      <w:szCs w:val="16"/>
                    </w:rPr>
                  </w:pPr>
                  <w:r w:rsidRPr="006145DB">
                    <w:rPr>
                      <w:rFonts w:cs="Arial"/>
                      <w:sz w:val="16"/>
                      <w:szCs w:val="16"/>
                    </w:rPr>
                    <w:t>Secretaría Distrital de Salud</w:t>
                  </w:r>
                </w:p>
              </w:tc>
            </w:tr>
            <w:tr w:rsidR="00E914ED" w:rsidRPr="006145DB" w14:paraId="6A20637A" w14:textId="77777777" w:rsidTr="00E60561">
              <w:trPr>
                <w:trHeight w:val="238"/>
              </w:trPr>
              <w:tc>
                <w:tcPr>
                  <w:tcW w:w="2373" w:type="pct"/>
                  <w:tcBorders>
                    <w:bottom w:val="single" w:sz="4" w:space="0" w:color="auto"/>
                  </w:tcBorders>
                  <w:vAlign w:val="center"/>
                </w:tcPr>
                <w:p w14:paraId="43159887"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Pr="006145DB">
                    <w:rPr>
                      <w:rFonts w:cs="Arial"/>
                      <w:sz w:val="16"/>
                      <w:szCs w:val="16"/>
                    </w:rPr>
                    <w:tab/>
                  </w:r>
                </w:p>
              </w:tc>
              <w:tc>
                <w:tcPr>
                  <w:tcW w:w="728" w:type="pct"/>
                  <w:tcBorders>
                    <w:bottom w:val="single" w:sz="4" w:space="0" w:color="auto"/>
                  </w:tcBorders>
                  <w:vAlign w:val="center"/>
                </w:tcPr>
                <w:p w14:paraId="2E8943D1" w14:textId="064F0D77" w:rsidR="00B15425" w:rsidRPr="006145DB" w:rsidRDefault="00B15425" w:rsidP="005B435E">
                  <w:pPr>
                    <w:tabs>
                      <w:tab w:val="left" w:pos="709"/>
                    </w:tabs>
                    <w:contextualSpacing/>
                    <w:jc w:val="center"/>
                    <w:rPr>
                      <w:rFonts w:cs="Arial"/>
                      <w:strike/>
                      <w:sz w:val="16"/>
                      <w:szCs w:val="16"/>
                      <w:lang w:eastAsia="es-CO"/>
                    </w:rPr>
                  </w:pPr>
                  <w:r w:rsidRPr="006145DB">
                    <w:rPr>
                      <w:rFonts w:eastAsia="Arial" w:cs="Arial"/>
                      <w:sz w:val="16"/>
                      <w:szCs w:val="16"/>
                    </w:rPr>
                    <w:t>Verificación en campo</w:t>
                  </w:r>
                </w:p>
              </w:tc>
              <w:tc>
                <w:tcPr>
                  <w:tcW w:w="728" w:type="pct"/>
                  <w:tcBorders>
                    <w:bottom w:val="single" w:sz="4" w:space="0" w:color="auto"/>
                  </w:tcBorders>
                  <w:vAlign w:val="center"/>
                </w:tcPr>
                <w:p w14:paraId="62FB7B6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171" w:type="pct"/>
                  <w:tcBorders>
                    <w:bottom w:val="single" w:sz="4" w:space="0" w:color="auto"/>
                  </w:tcBorders>
                  <w:vAlign w:val="center"/>
                </w:tcPr>
                <w:p w14:paraId="64BAB78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36FA251D" w14:textId="77777777" w:rsidTr="00E60561">
              <w:trPr>
                <w:trHeight w:val="70"/>
              </w:trPr>
              <w:tc>
                <w:tcPr>
                  <w:tcW w:w="2373" w:type="pct"/>
                  <w:tcBorders>
                    <w:left w:val="nil"/>
                    <w:bottom w:val="nil"/>
                    <w:right w:val="nil"/>
                  </w:tcBorders>
                  <w:vAlign w:val="center"/>
                </w:tcPr>
                <w:p w14:paraId="013C8D77" w14:textId="77777777" w:rsidR="00840A31" w:rsidRPr="006145DB" w:rsidRDefault="00840A31" w:rsidP="005B435E">
                  <w:pPr>
                    <w:tabs>
                      <w:tab w:val="left" w:pos="709"/>
                    </w:tabs>
                    <w:contextualSpacing/>
                    <w:jc w:val="both"/>
                    <w:rPr>
                      <w:rFonts w:cs="Arial"/>
                      <w:sz w:val="16"/>
                      <w:szCs w:val="16"/>
                      <w:lang w:eastAsia="es-CO"/>
                    </w:rPr>
                  </w:pPr>
                </w:p>
              </w:tc>
              <w:tc>
                <w:tcPr>
                  <w:tcW w:w="728" w:type="pct"/>
                  <w:tcBorders>
                    <w:left w:val="nil"/>
                    <w:bottom w:val="nil"/>
                    <w:right w:val="nil"/>
                  </w:tcBorders>
                  <w:vAlign w:val="center"/>
                </w:tcPr>
                <w:p w14:paraId="0B0BCC59" w14:textId="77777777" w:rsidR="00840A31" w:rsidRPr="006145DB" w:rsidRDefault="00840A31" w:rsidP="005B435E">
                  <w:pPr>
                    <w:tabs>
                      <w:tab w:val="left" w:pos="709"/>
                    </w:tabs>
                    <w:contextualSpacing/>
                    <w:jc w:val="center"/>
                    <w:rPr>
                      <w:rFonts w:eastAsia="Arial" w:cs="Arial"/>
                      <w:sz w:val="16"/>
                      <w:szCs w:val="16"/>
                    </w:rPr>
                  </w:pPr>
                </w:p>
              </w:tc>
              <w:tc>
                <w:tcPr>
                  <w:tcW w:w="728" w:type="pct"/>
                  <w:tcBorders>
                    <w:left w:val="nil"/>
                    <w:bottom w:val="nil"/>
                    <w:right w:val="nil"/>
                  </w:tcBorders>
                  <w:vAlign w:val="center"/>
                </w:tcPr>
                <w:p w14:paraId="5EAB3C10" w14:textId="77777777" w:rsidR="00840A31" w:rsidRPr="006145DB" w:rsidRDefault="00840A31" w:rsidP="005B435E">
                  <w:pPr>
                    <w:tabs>
                      <w:tab w:val="left" w:pos="709"/>
                    </w:tabs>
                    <w:contextualSpacing/>
                    <w:jc w:val="center"/>
                    <w:rPr>
                      <w:rFonts w:cs="Arial"/>
                      <w:sz w:val="16"/>
                      <w:szCs w:val="16"/>
                      <w:lang w:eastAsia="es-CO"/>
                    </w:rPr>
                  </w:pPr>
                </w:p>
              </w:tc>
              <w:tc>
                <w:tcPr>
                  <w:tcW w:w="1171" w:type="pct"/>
                  <w:tcBorders>
                    <w:left w:val="nil"/>
                    <w:bottom w:val="nil"/>
                    <w:right w:val="nil"/>
                  </w:tcBorders>
                  <w:vAlign w:val="center"/>
                </w:tcPr>
                <w:p w14:paraId="6A2C0CF6" w14:textId="77777777" w:rsidR="00840A31" w:rsidRPr="006145DB" w:rsidRDefault="00840A31" w:rsidP="005B435E">
                  <w:pPr>
                    <w:tabs>
                      <w:tab w:val="left" w:pos="709"/>
                    </w:tabs>
                    <w:contextualSpacing/>
                    <w:jc w:val="center"/>
                    <w:rPr>
                      <w:rFonts w:cs="Arial"/>
                      <w:sz w:val="16"/>
                      <w:szCs w:val="16"/>
                    </w:rPr>
                  </w:pPr>
                </w:p>
              </w:tc>
            </w:tr>
          </w:tbl>
          <w:p w14:paraId="7795358E"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0E329AEA" w14:textId="77777777" w:rsidTr="0076493D">
        <w:trPr>
          <w:trHeight w:val="955"/>
          <w:jc w:val="center"/>
        </w:trPr>
        <w:tc>
          <w:tcPr>
            <w:tcW w:w="828" w:type="pct"/>
            <w:vAlign w:val="center"/>
          </w:tcPr>
          <w:p w14:paraId="224E57B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4172" w:type="pct"/>
            <w:vAlign w:val="center"/>
          </w:tcPr>
          <w:p w14:paraId="32875E1F" w14:textId="21C43113" w:rsidR="00B15425" w:rsidRPr="006145DB" w:rsidRDefault="00B15425" w:rsidP="005B435E">
            <w:pPr>
              <w:tabs>
                <w:tab w:val="left" w:pos="709"/>
              </w:tabs>
              <w:spacing w:after="0" w:line="240" w:lineRule="auto"/>
              <w:contextualSpacing/>
              <w:rPr>
                <w:rFonts w:eastAsia="Calibri" w:cs="Arial"/>
                <w:sz w:val="20"/>
                <w:szCs w:val="20"/>
                <w:lang w:eastAsia="es-CO"/>
              </w:rPr>
            </w:pPr>
            <w:r w:rsidRPr="006145DB">
              <w:rPr>
                <w:rFonts w:eastAsia="Calibri" w:cs="Arial"/>
                <w:sz w:val="20"/>
                <w:szCs w:val="20"/>
                <w:lang w:eastAsia="es-CO"/>
              </w:rPr>
              <w:t>No Aplica</w:t>
            </w:r>
            <w:r w:rsidR="00840A31" w:rsidRPr="006145DB">
              <w:rPr>
                <w:rFonts w:eastAsia="Calibri" w:cs="Arial"/>
                <w:sz w:val="20"/>
                <w:szCs w:val="20"/>
                <w:lang w:eastAsia="es-CO"/>
              </w:rPr>
              <w:t>.</w:t>
            </w:r>
          </w:p>
        </w:tc>
      </w:tr>
      <w:tr w:rsidR="0080222C" w:rsidRPr="006145DB" w14:paraId="35EA3196" w14:textId="77777777" w:rsidTr="0076493D">
        <w:trPr>
          <w:trHeight w:val="742"/>
          <w:jc w:val="center"/>
        </w:trPr>
        <w:tc>
          <w:tcPr>
            <w:tcW w:w="828" w:type="pct"/>
            <w:vAlign w:val="center"/>
          </w:tcPr>
          <w:p w14:paraId="466DB9B5" w14:textId="77777777" w:rsidR="00B15425" w:rsidRPr="006145DB" w:rsidRDefault="00B15425"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4172" w:type="pct"/>
          </w:tcPr>
          <w:p w14:paraId="7A7A1F28"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Este servicio de orientación socio jurídica se presta desde la Unidad Contra la Discriminación, ubicada en el Centro de Atención de la Fiscalía - CAF y de forma itinerante en las Casas LGBTI de la Subdirección para Asuntos LGBTI.</w:t>
            </w:r>
          </w:p>
          <w:p w14:paraId="3A0A2988"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32E824BE"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Desarrolla también acciones de prevención, acompañamiento, activación de rutas y acciones constitucionales con enfoque diferencial ante situaciones de violencias y discriminación a personas de los sectores sociales LGBTI y con otras orientaciones sexuales, identidades de género y expresiones de género, a sus familias y redes de apoyo, entre las cuales se resaltan:</w:t>
            </w:r>
          </w:p>
          <w:p w14:paraId="0ED65ACD"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7BB6E0FE" w14:textId="5FD57B89"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Proyección de documentos que no requieren representación judicial. Derechos de petición, tutelas, hábeas corpus, reclamaciones administrativas, quejas y peticiones, solicitud de corrección de cambio de nombre y/o sexo en el registro civil de nacimiento, solicitud de conciliación, entre otras.  </w:t>
            </w:r>
          </w:p>
          <w:p w14:paraId="57B9C1CA" w14:textId="5EE52D63"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Referenciación de personas LGBTI que requieran representación jurídica ante otras entidades, por ejemplo, a consultorios jurídicos para que puedan ser garantizados sus derechos. </w:t>
            </w:r>
          </w:p>
          <w:p w14:paraId="656134D9" w14:textId="5C88574A"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Capacitación de diversos actores sociales en materia de los derechos de la comunidad LGBTI, en donde se busca resaltar los conceptos y conquistas jurídicas que han logrado diversos actores en la lucha por el reconocimiento de derechos LGBTI.  </w:t>
            </w:r>
          </w:p>
          <w:p w14:paraId="63B53F54" w14:textId="29E39E75"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jurídica en la protección y el restablecimiento de derechos.</w:t>
            </w:r>
          </w:p>
          <w:p w14:paraId="583908A5" w14:textId="64A2BD8F"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para el acceso a servicios sociales.  </w:t>
            </w:r>
          </w:p>
          <w:p w14:paraId="1F0D9123" w14:textId="77777777"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Articulación y seguimiento a la actuación de entidades públicas, en el proceso de protección y garantía de derechos </w:t>
            </w:r>
          </w:p>
          <w:p w14:paraId="6685B478"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326947B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el marco de los artículos 134a y 134b de la ley 599 de 2000, la Subdirección para Asuntos LGBTI busca garantizar a través de este servicio la protección de los derechos de una persona vulnerada por actos de discriminación u hostigamiento, relacionados con la orientación sexual e identidad de género.</w:t>
            </w:r>
          </w:p>
          <w:p w14:paraId="0BF2304C"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65339924"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prestación de este servicio está a cargo de profesionales en derecho de la Subdirección para Asuntos LGBTI de la Secretaría Distrital de Integración Social. Si se requiere, se realizará una referenciación para iniciar un proceso de orientación y acompañamiento psicosocial por parte de un profesional en psicología.</w:t>
            </w:r>
          </w:p>
          <w:p w14:paraId="524EF954" w14:textId="77777777" w:rsidR="0080222C" w:rsidRPr="006145DB" w:rsidRDefault="0080222C" w:rsidP="005B435E">
            <w:pPr>
              <w:pStyle w:val="Ttulo1"/>
              <w:rPr>
                <w:lang w:eastAsia="es-CO"/>
              </w:rPr>
            </w:pPr>
          </w:p>
          <w:p w14:paraId="0786E980"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se ofrece durante todos los meses del año sin interrupción, para garantizar acceso continuo a los procesos de acompañamiento y orientación socio jurídica. Es fundamental que la persona o el grupo familiar que participa en el servicio conozca, apropie y firme el formato acta de corresponsabilidad establecido.</w:t>
            </w:r>
          </w:p>
          <w:p w14:paraId="5DB88ACC"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p>
          <w:p w14:paraId="0BB18FE6"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r w:rsidRPr="006145DB">
              <w:rPr>
                <w:rFonts w:cs="Arial"/>
                <w:sz w:val="20"/>
                <w:szCs w:val="20"/>
                <w:lang w:eastAsia="es-CO"/>
              </w:rPr>
              <w:t>En caso de interrupción parcial o total en la prestación del servicio Unidad Contra la Discriminación - UCD se implementará el plan operativo de continuidad correspondiente.</w:t>
            </w:r>
          </w:p>
        </w:tc>
      </w:tr>
      <w:tr w:rsidR="0080222C" w:rsidRPr="006145DB" w14:paraId="28852587" w14:textId="77777777" w:rsidTr="0076493D">
        <w:trPr>
          <w:trHeight w:val="557"/>
          <w:jc w:val="center"/>
        </w:trPr>
        <w:tc>
          <w:tcPr>
            <w:tcW w:w="828" w:type="pct"/>
            <w:vAlign w:val="center"/>
          </w:tcPr>
          <w:p w14:paraId="747D28D2"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4172" w:type="pct"/>
          </w:tcPr>
          <w:p w14:paraId="0093FE9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social aplican las siguientes categorías: </w:t>
            </w:r>
          </w:p>
          <w:p w14:paraId="26012127" w14:textId="77777777" w:rsidR="00467D6D" w:rsidRPr="006145DB" w:rsidRDefault="00467D6D" w:rsidP="00467D6D">
            <w:pPr>
              <w:pStyle w:val="Ttulo1"/>
              <w:rPr>
                <w:sz w:val="20"/>
                <w:lang w:eastAsia="es-CO"/>
              </w:rPr>
            </w:pPr>
          </w:p>
          <w:p w14:paraId="489BD6D4"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w:t>
            </w:r>
          </w:p>
          <w:p w14:paraId="1D8D5E48"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w:t>
            </w:r>
          </w:p>
          <w:p w14:paraId="5366B83D"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26B6CBF6"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4DBB6100"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w:t>
            </w:r>
          </w:p>
        </w:tc>
      </w:tr>
    </w:tbl>
    <w:p w14:paraId="1AE3D1F1" w14:textId="77777777" w:rsidR="0080222C" w:rsidRPr="006145DB" w:rsidRDefault="0080222C" w:rsidP="005B435E">
      <w:pPr>
        <w:spacing w:after="0" w:line="240" w:lineRule="auto"/>
        <w:rPr>
          <w:rFonts w:cs="Arial"/>
        </w:rPr>
      </w:pPr>
    </w:p>
    <w:p w14:paraId="5C7964ED" w14:textId="2B68618F" w:rsidR="00882758" w:rsidRPr="006145DB" w:rsidRDefault="00374320">
      <w:pPr>
        <w:pStyle w:val="Ttulo1"/>
        <w:numPr>
          <w:ilvl w:val="1"/>
          <w:numId w:val="71"/>
        </w:numPr>
        <w:tabs>
          <w:tab w:val="left" w:pos="633"/>
        </w:tabs>
        <w:ind w:left="426" w:hanging="426"/>
      </w:pPr>
      <w:bookmarkStart w:id="279" w:name="_Toc210213212"/>
      <w:bookmarkStart w:id="280" w:name="_Toc213273486"/>
      <w:bookmarkStart w:id="281" w:name="_Toc213276113"/>
      <w:bookmarkStart w:id="282" w:name="_Toc216902447"/>
      <w:r w:rsidRPr="006145DB">
        <w:t>Servicios para l</w:t>
      </w:r>
      <w:r w:rsidR="00467D6D" w:rsidRPr="006145DB">
        <w:t>a atención de las personas con d</w:t>
      </w:r>
      <w:r w:rsidRPr="006145DB">
        <w:t>iscapacidad, personas cuidadoras, f</w:t>
      </w:r>
      <w:r w:rsidR="0034321E" w:rsidRPr="006145DB">
        <w:t xml:space="preserve">amilia y </w:t>
      </w:r>
      <w:r w:rsidRPr="006145DB">
        <w:t>r</w:t>
      </w:r>
      <w:r w:rsidR="0034321E" w:rsidRPr="006145DB">
        <w:t xml:space="preserve">edes de </w:t>
      </w:r>
      <w:r w:rsidRPr="006145DB">
        <w:t>a</w:t>
      </w:r>
      <w:r w:rsidR="0034321E" w:rsidRPr="006145DB">
        <w:t>poyo</w:t>
      </w:r>
      <w:bookmarkEnd w:id="279"/>
      <w:bookmarkEnd w:id="280"/>
      <w:bookmarkEnd w:id="281"/>
      <w:bookmarkEnd w:id="282"/>
    </w:p>
    <w:p w14:paraId="5F74124F" w14:textId="77777777" w:rsidR="00E647A4" w:rsidRPr="006145DB" w:rsidRDefault="00E647A4" w:rsidP="005B435E">
      <w:pPr>
        <w:spacing w:after="0" w:line="240" w:lineRule="auto"/>
        <w:rPr>
          <w:rFonts w:cs="Arial"/>
        </w:rPr>
      </w:pPr>
    </w:p>
    <w:p w14:paraId="150357A9" w14:textId="097B3DEF" w:rsidR="00DB2A3D" w:rsidRPr="006145DB" w:rsidRDefault="0002125C">
      <w:pPr>
        <w:pStyle w:val="Ttulo1"/>
        <w:numPr>
          <w:ilvl w:val="2"/>
          <w:numId w:val="72"/>
        </w:numPr>
        <w:ind w:left="993"/>
        <w:jc w:val="center"/>
      </w:pPr>
      <w:bookmarkStart w:id="283" w:name="_Toc210213213"/>
      <w:bookmarkStart w:id="284" w:name="_Toc213273487"/>
      <w:bookmarkStart w:id="285" w:name="_Toc213276114"/>
      <w:bookmarkStart w:id="286" w:name="_Toc216902448"/>
      <w:r w:rsidRPr="006145DB">
        <w:t xml:space="preserve">Servicio </w:t>
      </w:r>
      <w:r w:rsidR="00AB2DF7" w:rsidRPr="006145DB">
        <w:t xml:space="preserve">Centros </w:t>
      </w:r>
      <w:r w:rsidR="00467D6D" w:rsidRPr="006145DB">
        <w:t>crecer</w:t>
      </w:r>
      <w:bookmarkEnd w:id="283"/>
      <w:bookmarkEnd w:id="284"/>
      <w:bookmarkEnd w:id="285"/>
      <w:bookmarkEnd w:id="28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FE39F5" w:rsidRPr="006145DB" w14:paraId="5AED066B" w14:textId="77777777" w:rsidTr="00301133">
        <w:trPr>
          <w:trHeight w:val="585"/>
          <w:jc w:val="center"/>
        </w:trPr>
        <w:tc>
          <w:tcPr>
            <w:tcW w:w="1940" w:type="dxa"/>
            <w:vAlign w:val="center"/>
          </w:tcPr>
          <w:p w14:paraId="6B2CE5AC" w14:textId="77777777" w:rsidR="00FE39F5" w:rsidRPr="006145DB" w:rsidRDefault="00FE39F5" w:rsidP="0076493D">
            <w:pPr>
              <w:spacing w:after="0" w:line="240" w:lineRule="auto"/>
              <w:ind w:left="22"/>
              <w:contextualSpacing/>
              <w:jc w:val="both"/>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3473D632" w14:textId="3B8F0BB2" w:rsidR="00FE39F5" w:rsidRPr="006145DB" w:rsidRDefault="00FE39F5" w:rsidP="0076493D">
            <w:pPr>
              <w:pStyle w:val="Textoindependiente"/>
              <w:spacing w:after="0" w:line="240" w:lineRule="auto"/>
              <w:jc w:val="both"/>
              <w:rPr>
                <w:rFonts w:eastAsia="Lucida Sans Unicode" w:cs="Arial"/>
                <w:bCs/>
              </w:rPr>
            </w:pPr>
            <w:r w:rsidRPr="006145DB">
              <w:rPr>
                <w:rFonts w:eastAsia="Lucida Sans Unicode" w:cs="Arial"/>
                <w:bCs/>
                <w:sz w:val="20"/>
                <w:szCs w:val="20"/>
              </w:rPr>
              <w:t>Centros Crecer</w:t>
            </w:r>
            <w:r w:rsidR="0076493D" w:rsidRPr="006145DB">
              <w:rPr>
                <w:rFonts w:eastAsia="Lucida Sans Unicode" w:cs="Arial"/>
                <w:bCs/>
                <w:sz w:val="20"/>
                <w:szCs w:val="20"/>
              </w:rPr>
              <w:t>.</w:t>
            </w:r>
          </w:p>
        </w:tc>
      </w:tr>
      <w:tr w:rsidR="00FE39F5" w:rsidRPr="006145DB" w14:paraId="35AEAFC4" w14:textId="77777777" w:rsidTr="00301133">
        <w:trPr>
          <w:trHeight w:val="585"/>
          <w:jc w:val="center"/>
        </w:trPr>
        <w:tc>
          <w:tcPr>
            <w:tcW w:w="1940" w:type="dxa"/>
            <w:vAlign w:val="center"/>
          </w:tcPr>
          <w:p w14:paraId="19C28767" w14:textId="6B71F644" w:rsidR="00FE39F5" w:rsidRPr="006145DB" w:rsidRDefault="00FE39F5" w:rsidP="0076493D">
            <w:pPr>
              <w:spacing w:after="0" w:line="240" w:lineRule="auto"/>
              <w:contextualSpacing/>
              <w:jc w:val="both"/>
              <w:rPr>
                <w:rFonts w:eastAsia="Calibri" w:cs="Arial"/>
                <w:sz w:val="18"/>
                <w:szCs w:val="18"/>
                <w:lang w:eastAsia="es-CO"/>
              </w:rPr>
            </w:pPr>
            <w:r w:rsidRPr="006145DB">
              <w:rPr>
                <w:rFonts w:cs="Arial"/>
                <w:bCs/>
                <w:sz w:val="20"/>
                <w:szCs w:val="20"/>
                <w:lang w:eastAsia="es-CO"/>
              </w:rPr>
              <w:t>Objeto del servicio</w:t>
            </w:r>
          </w:p>
        </w:tc>
        <w:tc>
          <w:tcPr>
            <w:tcW w:w="7455" w:type="dxa"/>
            <w:vAlign w:val="center"/>
          </w:tcPr>
          <w:p w14:paraId="56D14771" w14:textId="2848CA19" w:rsidR="00FE39F5" w:rsidRPr="006145DB" w:rsidRDefault="00FE39F5" w:rsidP="0076493D">
            <w:pPr>
              <w:spacing w:after="0" w:line="240" w:lineRule="auto"/>
              <w:contextualSpacing/>
              <w:jc w:val="both"/>
              <w:rPr>
                <w:rFonts w:cs="Arial"/>
                <w:sz w:val="20"/>
                <w:szCs w:val="20"/>
                <w:lang w:eastAsia="es-CO"/>
              </w:rPr>
            </w:pPr>
            <w:r w:rsidRPr="006145DB">
              <w:rPr>
                <w:rFonts w:cs="Arial"/>
                <w:sz w:val="20"/>
                <w:szCs w:val="20"/>
                <w:lang w:eastAsia="es-CO"/>
              </w:rPr>
              <w:t>Brindar atención integral transdisciplinar a niñas, niños y adolescentes con discapacidad intelectual, múltiple y/o con Trastorno del Espectro Autista (TEA) para el desarrollo y fortalecimiento de capacidades para la inclusión social con enfoque transectorial. Junto con acciones dirigidas a la familia orientadas a la promoción de espacios protectores, fomento de la corresponsabilidad; así como el reconocimiento, redistribución y reducción de la labor de cuidado.</w:t>
            </w:r>
          </w:p>
        </w:tc>
      </w:tr>
      <w:tr w:rsidR="00FE39F5" w:rsidRPr="006145DB" w14:paraId="21A3F2F9" w14:textId="77777777" w:rsidTr="00301133">
        <w:trPr>
          <w:trHeight w:val="20"/>
          <w:jc w:val="center"/>
        </w:trPr>
        <w:tc>
          <w:tcPr>
            <w:tcW w:w="1940" w:type="dxa"/>
            <w:vAlign w:val="center"/>
          </w:tcPr>
          <w:p w14:paraId="6883DE37" w14:textId="1981EC09"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Oferta servicio</w:t>
            </w:r>
          </w:p>
        </w:tc>
        <w:tc>
          <w:tcPr>
            <w:tcW w:w="7455" w:type="dxa"/>
            <w:vAlign w:val="center"/>
          </w:tcPr>
          <w:p w14:paraId="25F0CA7C"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Atención integral con enfoque transectorial a niñas, niños y adolescentes con discapacidad intelectual o múltiple o con Trastorno del Espectro Autista –TEA, que aporten al desarrollo y fortalecimiento de capacidades y habilidades para su inclusión social.</w:t>
            </w:r>
          </w:p>
          <w:p w14:paraId="2194BD1B"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Acciones dirigidas al fortalecimiento familiar, a partir de la promoción de espacios protectores y generación de oportunidades para la transformación de realidades del entorno familiar dirigidas a incidir en la corresponsabilidad del cuidado e inclusión de las personas con discapacidad. Estas acciones fortalecen el rol de cuidado a partir del reconocimiento, redistribución y reducción de tiempos de cuidado impulsando el desarrollo personal y el proyecto de vida de la persona cuidadora.</w:t>
            </w:r>
          </w:p>
          <w:p w14:paraId="62278847" w14:textId="77777777" w:rsidR="00FE39F5" w:rsidRPr="006145DB" w:rsidRDefault="00FE39F5" w:rsidP="0076493D">
            <w:pPr>
              <w:pStyle w:val="Textoindependiente"/>
              <w:numPr>
                <w:ilvl w:val="0"/>
                <w:numId w:val="170"/>
              </w:numPr>
              <w:spacing w:after="0" w:line="240" w:lineRule="auto"/>
              <w:ind w:left="356"/>
              <w:contextualSpacing/>
              <w:jc w:val="both"/>
              <w:rPr>
                <w:rFonts w:cs="Arial"/>
              </w:rPr>
            </w:pPr>
            <w:r w:rsidRPr="006145DB">
              <w:rPr>
                <w:rFonts w:cs="Arial"/>
                <w:sz w:val="20"/>
                <w:szCs w:val="20"/>
                <w:lang w:val="es-CO"/>
              </w:rPr>
              <w:t>Articulación transectorial para promover procesos de inclusión social, de acuerdo con las capacidades y habilidades y curso de vida de las personas con discapacidad, sus familias y sus personas cuidadoras.</w:t>
            </w:r>
          </w:p>
        </w:tc>
      </w:tr>
      <w:tr w:rsidR="00FE39F5" w:rsidRPr="006145DB" w14:paraId="315D0BDC" w14:textId="77777777" w:rsidTr="00301133">
        <w:trPr>
          <w:trHeight w:val="20"/>
          <w:jc w:val="center"/>
        </w:trPr>
        <w:tc>
          <w:tcPr>
            <w:tcW w:w="1940" w:type="dxa"/>
            <w:vAlign w:val="center"/>
          </w:tcPr>
          <w:p w14:paraId="29ACF281"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6AE0139B" w14:textId="77777777" w:rsidR="00FE39F5" w:rsidRPr="006145DB" w:rsidRDefault="00FE39F5" w:rsidP="0076493D">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p>
        </w:tc>
      </w:tr>
      <w:tr w:rsidR="00FE39F5" w:rsidRPr="006145DB" w14:paraId="758C8456" w14:textId="77777777" w:rsidTr="00301133">
        <w:trPr>
          <w:trHeight w:val="612"/>
          <w:jc w:val="center"/>
        </w:trPr>
        <w:tc>
          <w:tcPr>
            <w:tcW w:w="1940" w:type="dxa"/>
            <w:vAlign w:val="center"/>
          </w:tcPr>
          <w:p w14:paraId="599CB5C9"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BF6C91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val="es-CO" w:eastAsia="es-CO"/>
              </w:rPr>
              <w:t>Niñas, niños y adolescentes entre los 6 y los 17 años 11 meses 29 días, con discapacidad intelectual o con TEA que requieran apoyos extensos y generalizados o con discapacidad múltiple que requieran algún tipo de apoyo (Intermitente, limitado, extenso o generalizado), residentes en Bogotá D.C.</w:t>
            </w:r>
          </w:p>
        </w:tc>
      </w:tr>
      <w:tr w:rsidR="00FE39F5" w:rsidRPr="006145DB" w14:paraId="2C6EE72E" w14:textId="77777777" w:rsidTr="00EB2807">
        <w:trPr>
          <w:trHeight w:val="4508"/>
          <w:jc w:val="center"/>
        </w:trPr>
        <w:tc>
          <w:tcPr>
            <w:tcW w:w="1940" w:type="dxa"/>
            <w:vAlign w:val="center"/>
          </w:tcPr>
          <w:p w14:paraId="2ABDDE7D" w14:textId="77777777" w:rsidR="00FE39F5" w:rsidRPr="006145DB" w:rsidRDefault="00FE39F5" w:rsidP="00241189">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2887"/>
              <w:gridCol w:w="1275"/>
              <w:gridCol w:w="1266"/>
              <w:gridCol w:w="1773"/>
            </w:tblGrid>
            <w:tr w:rsidR="00241189" w:rsidRPr="006145DB" w14:paraId="5B1AA020" w14:textId="77777777" w:rsidTr="00241189">
              <w:trPr>
                <w:trHeight w:val="372"/>
                <w:jc w:val="center"/>
              </w:trPr>
              <w:tc>
                <w:tcPr>
                  <w:tcW w:w="2887" w:type="dxa"/>
                  <w:vAlign w:val="center"/>
                </w:tcPr>
                <w:p w14:paraId="02DDA0F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vAlign w:val="center"/>
                </w:tcPr>
                <w:p w14:paraId="0B755DC8"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266" w:type="dxa"/>
                  <w:vAlign w:val="center"/>
                </w:tcPr>
                <w:p w14:paraId="309B75A9"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773" w:type="dxa"/>
                  <w:vAlign w:val="center"/>
                </w:tcPr>
                <w:p w14:paraId="56FDA11C"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41189" w:rsidRPr="006145DB" w14:paraId="508035CF" w14:textId="77777777" w:rsidTr="00241189">
              <w:trPr>
                <w:trHeight w:val="221"/>
                <w:jc w:val="center"/>
              </w:trPr>
              <w:tc>
                <w:tcPr>
                  <w:tcW w:w="2887" w:type="dxa"/>
                  <w:vMerge w:val="restart"/>
                  <w:vAlign w:val="center"/>
                </w:tcPr>
                <w:p w14:paraId="277DD1D4"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275" w:type="dxa"/>
                  <w:vAlign w:val="center"/>
                </w:tcPr>
                <w:p w14:paraId="20E78291"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66" w:type="dxa"/>
                  <w:vAlign w:val="center"/>
                </w:tcPr>
                <w:p w14:paraId="6C88B244"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532BC06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1D347522" w14:textId="77777777" w:rsidTr="00241189">
              <w:trPr>
                <w:trHeight w:val="221"/>
                <w:jc w:val="center"/>
              </w:trPr>
              <w:tc>
                <w:tcPr>
                  <w:tcW w:w="2887" w:type="dxa"/>
                  <w:vMerge/>
                  <w:vAlign w:val="center"/>
                </w:tcPr>
                <w:p w14:paraId="619D279B" w14:textId="77777777" w:rsidR="00FE39F5" w:rsidRPr="006145DB" w:rsidRDefault="00FE39F5" w:rsidP="0076493D">
                  <w:pPr>
                    <w:tabs>
                      <w:tab w:val="left" w:pos="709"/>
                    </w:tabs>
                    <w:contextualSpacing/>
                    <w:jc w:val="both"/>
                    <w:rPr>
                      <w:rFonts w:cs="Arial"/>
                      <w:sz w:val="16"/>
                      <w:szCs w:val="16"/>
                      <w:lang w:eastAsia="es-CO"/>
                    </w:rPr>
                  </w:pPr>
                </w:p>
              </w:tc>
              <w:tc>
                <w:tcPr>
                  <w:tcW w:w="1275" w:type="dxa"/>
                  <w:vAlign w:val="center"/>
                </w:tcPr>
                <w:p w14:paraId="6505443E" w14:textId="77777777" w:rsidR="00FE39F5" w:rsidRPr="006145DB" w:rsidRDefault="00FE39F5" w:rsidP="0076493D">
                  <w:pPr>
                    <w:jc w:val="center"/>
                    <w:rPr>
                      <w:rFonts w:eastAsia="Arial" w:cs="Arial"/>
                      <w:sz w:val="16"/>
                      <w:szCs w:val="16"/>
                    </w:rPr>
                  </w:pPr>
                  <w:r w:rsidRPr="006145DB">
                    <w:rPr>
                      <w:rFonts w:eastAsia="Arial" w:cs="Arial"/>
                      <w:sz w:val="16"/>
                      <w:szCs w:val="16"/>
                    </w:rPr>
                    <w:t>SISBEN IV</w:t>
                  </w:r>
                </w:p>
              </w:tc>
              <w:tc>
                <w:tcPr>
                  <w:tcW w:w="1266" w:type="dxa"/>
                  <w:vAlign w:val="center"/>
                </w:tcPr>
                <w:p w14:paraId="1617DDAF"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73" w:type="dxa"/>
                  <w:vAlign w:val="center"/>
                </w:tcPr>
                <w:p w14:paraId="2CA05047"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6C3BD1B9" w14:textId="77777777" w:rsidTr="00241189">
              <w:trPr>
                <w:trHeight w:val="221"/>
                <w:jc w:val="center"/>
              </w:trPr>
              <w:tc>
                <w:tcPr>
                  <w:tcW w:w="2887" w:type="dxa"/>
                  <w:vMerge/>
                  <w:vAlign w:val="center"/>
                </w:tcPr>
                <w:p w14:paraId="007E5BD1" w14:textId="77777777" w:rsidR="00FE39F5" w:rsidRPr="006145DB" w:rsidRDefault="00FE39F5" w:rsidP="0076493D">
                  <w:pPr>
                    <w:tabs>
                      <w:tab w:val="left" w:pos="709"/>
                    </w:tabs>
                    <w:contextualSpacing/>
                    <w:jc w:val="both"/>
                    <w:rPr>
                      <w:rFonts w:cs="Arial"/>
                      <w:sz w:val="16"/>
                      <w:szCs w:val="16"/>
                      <w:lang w:eastAsia="es-CO"/>
                    </w:rPr>
                  </w:pPr>
                </w:p>
              </w:tc>
              <w:tc>
                <w:tcPr>
                  <w:tcW w:w="1275" w:type="dxa"/>
                  <w:vAlign w:val="center"/>
                </w:tcPr>
                <w:p w14:paraId="0A9518D3" w14:textId="77777777" w:rsidR="00FE39F5" w:rsidRPr="006145DB" w:rsidRDefault="00FE39F5" w:rsidP="0076493D">
                  <w:pPr>
                    <w:jc w:val="center"/>
                    <w:rPr>
                      <w:rFonts w:eastAsia="Arial" w:cs="Arial"/>
                      <w:sz w:val="16"/>
                      <w:szCs w:val="16"/>
                    </w:rPr>
                  </w:pPr>
                  <w:r w:rsidRPr="006145DB">
                    <w:rPr>
                      <w:rFonts w:eastAsia="Arial" w:cs="Arial"/>
                      <w:sz w:val="16"/>
                      <w:szCs w:val="16"/>
                    </w:rPr>
                    <w:t>Registro Social de Hogares</w:t>
                  </w:r>
                </w:p>
              </w:tc>
              <w:tc>
                <w:tcPr>
                  <w:tcW w:w="1266" w:type="dxa"/>
                  <w:vAlign w:val="center"/>
                </w:tcPr>
                <w:p w14:paraId="14E61D77"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73" w:type="dxa"/>
                  <w:vAlign w:val="center"/>
                </w:tcPr>
                <w:p w14:paraId="5B050FCB"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5D7D1AAA" w14:textId="77777777" w:rsidTr="00241189">
              <w:trPr>
                <w:trHeight w:val="231"/>
                <w:jc w:val="center"/>
              </w:trPr>
              <w:tc>
                <w:tcPr>
                  <w:tcW w:w="2887" w:type="dxa"/>
                  <w:vAlign w:val="center"/>
                </w:tcPr>
                <w:p w14:paraId="4DE988D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275" w:type="dxa"/>
                  <w:vAlign w:val="center"/>
                </w:tcPr>
                <w:p w14:paraId="13326EE7"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66" w:type="dxa"/>
                  <w:vAlign w:val="center"/>
                </w:tcPr>
                <w:p w14:paraId="10D5578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638AC38E"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76216E28" w14:textId="77777777" w:rsidTr="00241189">
              <w:trPr>
                <w:trHeight w:val="231"/>
                <w:jc w:val="center"/>
              </w:trPr>
              <w:tc>
                <w:tcPr>
                  <w:tcW w:w="2887" w:type="dxa"/>
                  <w:vAlign w:val="center"/>
                </w:tcPr>
                <w:p w14:paraId="2374E42B"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275" w:type="dxa"/>
                  <w:vAlign w:val="center"/>
                </w:tcPr>
                <w:p w14:paraId="56621B7D"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66" w:type="dxa"/>
                  <w:vAlign w:val="center"/>
                </w:tcPr>
                <w:p w14:paraId="0CC56A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0C8F7252"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2FF594A6" w14:textId="77777777" w:rsidTr="00241189">
              <w:trPr>
                <w:trHeight w:val="231"/>
                <w:jc w:val="center"/>
              </w:trPr>
              <w:tc>
                <w:tcPr>
                  <w:tcW w:w="2887" w:type="dxa"/>
                  <w:vMerge w:val="restart"/>
                  <w:vAlign w:val="center"/>
                </w:tcPr>
                <w:p w14:paraId="7B8BE17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275" w:type="dxa"/>
                  <w:vAlign w:val="center"/>
                </w:tcPr>
                <w:p w14:paraId="4055E35B"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66" w:type="dxa"/>
                  <w:vAlign w:val="center"/>
                </w:tcPr>
                <w:p w14:paraId="39FFF2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2B0312D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0D13FE37" w14:textId="77777777" w:rsidTr="00241189">
              <w:trPr>
                <w:trHeight w:val="231"/>
                <w:jc w:val="center"/>
              </w:trPr>
              <w:tc>
                <w:tcPr>
                  <w:tcW w:w="2887" w:type="dxa"/>
                  <w:vMerge/>
                  <w:vAlign w:val="center"/>
                </w:tcPr>
                <w:p w14:paraId="7B546B09" w14:textId="77777777" w:rsidR="00FE39F5" w:rsidRPr="006145DB" w:rsidRDefault="00FE39F5" w:rsidP="0076493D">
                  <w:pPr>
                    <w:tabs>
                      <w:tab w:val="left" w:pos="709"/>
                    </w:tabs>
                    <w:contextualSpacing/>
                    <w:jc w:val="both"/>
                    <w:rPr>
                      <w:rFonts w:cs="Arial"/>
                      <w:bCs/>
                      <w:sz w:val="16"/>
                      <w:szCs w:val="16"/>
                      <w:lang w:eastAsia="es-CO"/>
                    </w:rPr>
                  </w:pPr>
                </w:p>
              </w:tc>
              <w:tc>
                <w:tcPr>
                  <w:tcW w:w="1275" w:type="dxa"/>
                  <w:vAlign w:val="center"/>
                </w:tcPr>
                <w:p w14:paraId="0AC46EE2" w14:textId="75CB3A13" w:rsidR="00FE39F5" w:rsidRPr="006145DB" w:rsidRDefault="00FE39F5" w:rsidP="00241189">
                  <w:pPr>
                    <w:jc w:val="center"/>
                    <w:rPr>
                      <w:rFonts w:eastAsia="Arial" w:cs="Arial"/>
                      <w:sz w:val="16"/>
                      <w:szCs w:val="16"/>
                    </w:rPr>
                  </w:pPr>
                  <w:r w:rsidRPr="006145DB">
                    <w:rPr>
                      <w:rFonts w:eastAsia="Arial" w:cs="Arial"/>
                      <w:sz w:val="16"/>
                      <w:szCs w:val="16"/>
                    </w:rPr>
                    <w:t>SISBEN IV</w:t>
                  </w:r>
                </w:p>
              </w:tc>
              <w:tc>
                <w:tcPr>
                  <w:tcW w:w="1266" w:type="dxa"/>
                  <w:vAlign w:val="center"/>
                </w:tcPr>
                <w:p w14:paraId="2CDE9691"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73" w:type="dxa"/>
                  <w:vAlign w:val="center"/>
                </w:tcPr>
                <w:p w14:paraId="7242F092"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241189" w:rsidRPr="006145DB" w14:paraId="5CE7E889" w14:textId="77777777" w:rsidTr="00241189">
              <w:trPr>
                <w:trHeight w:val="231"/>
                <w:jc w:val="center"/>
              </w:trPr>
              <w:tc>
                <w:tcPr>
                  <w:tcW w:w="2887" w:type="dxa"/>
                  <w:vMerge/>
                  <w:vAlign w:val="center"/>
                </w:tcPr>
                <w:p w14:paraId="530C2A1E" w14:textId="77777777" w:rsidR="00FE39F5" w:rsidRPr="006145DB" w:rsidRDefault="00FE39F5" w:rsidP="0076493D">
                  <w:pPr>
                    <w:tabs>
                      <w:tab w:val="left" w:pos="709"/>
                    </w:tabs>
                    <w:contextualSpacing/>
                    <w:jc w:val="both"/>
                    <w:rPr>
                      <w:rFonts w:cs="Arial"/>
                      <w:bCs/>
                      <w:sz w:val="16"/>
                      <w:szCs w:val="16"/>
                      <w:lang w:eastAsia="es-CO"/>
                    </w:rPr>
                  </w:pPr>
                </w:p>
              </w:tc>
              <w:tc>
                <w:tcPr>
                  <w:tcW w:w="1275" w:type="dxa"/>
                  <w:vAlign w:val="center"/>
                </w:tcPr>
                <w:p w14:paraId="14B8AC33" w14:textId="77777777" w:rsidR="00FE39F5" w:rsidRPr="006145DB" w:rsidRDefault="00FE39F5" w:rsidP="0076493D">
                  <w:pPr>
                    <w:jc w:val="center"/>
                    <w:rPr>
                      <w:rFonts w:eastAsia="Arial" w:cs="Arial"/>
                    </w:rPr>
                  </w:pPr>
                  <w:r w:rsidRPr="006145DB">
                    <w:rPr>
                      <w:rFonts w:eastAsia="Arial" w:cs="Arial"/>
                      <w:sz w:val="16"/>
                      <w:szCs w:val="16"/>
                    </w:rPr>
                    <w:t>Registro Social de Hogares</w:t>
                  </w:r>
                </w:p>
              </w:tc>
              <w:tc>
                <w:tcPr>
                  <w:tcW w:w="1266" w:type="dxa"/>
                  <w:vAlign w:val="center"/>
                </w:tcPr>
                <w:p w14:paraId="0BB2D834" w14:textId="77777777" w:rsidR="00FE39F5" w:rsidRPr="006145DB" w:rsidRDefault="00FE39F5" w:rsidP="0076493D">
                  <w:pPr>
                    <w:jc w:val="center"/>
                    <w:rPr>
                      <w:rFonts w:eastAsia="Arial" w:cs="Arial"/>
                    </w:rPr>
                  </w:pPr>
                  <w:r w:rsidRPr="006145DB">
                    <w:rPr>
                      <w:rFonts w:eastAsia="Arial" w:cs="Arial"/>
                      <w:sz w:val="16"/>
                      <w:szCs w:val="16"/>
                    </w:rPr>
                    <w:t>Mensual (Mes Vencido)</w:t>
                  </w:r>
                </w:p>
              </w:tc>
              <w:tc>
                <w:tcPr>
                  <w:tcW w:w="1773" w:type="dxa"/>
                  <w:vAlign w:val="center"/>
                </w:tcPr>
                <w:p w14:paraId="671CF4CA" w14:textId="77777777" w:rsidR="00FE39F5" w:rsidRPr="006145DB" w:rsidRDefault="00FE39F5" w:rsidP="0076493D">
                  <w:pPr>
                    <w:jc w:val="center"/>
                    <w:rPr>
                      <w:rFonts w:eastAsia="Arial" w:cs="Arial"/>
                    </w:rPr>
                  </w:pPr>
                  <w:r w:rsidRPr="006145DB">
                    <w:rPr>
                      <w:rFonts w:eastAsia="Arial" w:cs="Arial"/>
                      <w:sz w:val="16"/>
                      <w:szCs w:val="16"/>
                    </w:rPr>
                    <w:t>Secretaría Distrital de Planeación - SDP</w:t>
                  </w:r>
                </w:p>
              </w:tc>
            </w:tr>
          </w:tbl>
          <w:p w14:paraId="47D0B2F9"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7A239DC7" w14:textId="77777777" w:rsidTr="00174803">
        <w:trPr>
          <w:trHeight w:val="7121"/>
          <w:jc w:val="center"/>
        </w:trPr>
        <w:tc>
          <w:tcPr>
            <w:tcW w:w="1940" w:type="dxa"/>
            <w:vAlign w:val="center"/>
          </w:tcPr>
          <w:p w14:paraId="35A798B1" w14:textId="77777777" w:rsidR="00FE39F5" w:rsidRPr="006145DB" w:rsidRDefault="00FE39F5" w:rsidP="00972A6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14"/>
              <w:gridCol w:w="1630"/>
              <w:gridCol w:w="1354"/>
              <w:gridCol w:w="1754"/>
            </w:tblGrid>
            <w:tr w:rsidR="00972A64" w:rsidRPr="006145DB" w14:paraId="67F94443" w14:textId="77777777" w:rsidTr="00301133">
              <w:trPr>
                <w:trHeight w:val="379"/>
                <w:jc w:val="center"/>
              </w:trPr>
              <w:tc>
                <w:tcPr>
                  <w:tcW w:w="2514" w:type="dxa"/>
                  <w:vAlign w:val="center"/>
                </w:tcPr>
                <w:p w14:paraId="13F5B42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630" w:type="dxa"/>
                  <w:vAlign w:val="center"/>
                </w:tcPr>
                <w:p w14:paraId="540E35B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54" w:type="dxa"/>
                  <w:vAlign w:val="center"/>
                </w:tcPr>
                <w:p w14:paraId="40302B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4" w:type="dxa"/>
                  <w:vAlign w:val="center"/>
                </w:tcPr>
                <w:p w14:paraId="130CA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72A64" w:rsidRPr="006145DB" w14:paraId="2B004359" w14:textId="77777777" w:rsidTr="00301133">
              <w:trPr>
                <w:trHeight w:val="235"/>
                <w:jc w:val="center"/>
              </w:trPr>
              <w:tc>
                <w:tcPr>
                  <w:tcW w:w="2514" w:type="dxa"/>
                  <w:vAlign w:val="center"/>
                </w:tcPr>
                <w:p w14:paraId="60BC9D46" w14:textId="77777777" w:rsidR="00FE39F5" w:rsidRPr="006145DB" w:rsidRDefault="00FE39F5" w:rsidP="0076493D">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 </w:t>
                  </w:r>
                  <w:r w:rsidRPr="006145DB">
                    <w:rPr>
                      <w:rStyle w:val="eop"/>
                      <w:rFonts w:cs="Arial"/>
                      <w:sz w:val="16"/>
                      <w:szCs w:val="16"/>
                    </w:rPr>
                    <w:t> </w:t>
                  </w:r>
                </w:p>
              </w:tc>
              <w:tc>
                <w:tcPr>
                  <w:tcW w:w="1630" w:type="dxa"/>
                  <w:vAlign w:val="center"/>
                </w:tcPr>
                <w:p w14:paraId="3EEA6597" w14:textId="77777777" w:rsidR="00FE39F5" w:rsidRPr="006145DB" w:rsidRDefault="00FE39F5" w:rsidP="0076493D">
                  <w:pPr>
                    <w:jc w:val="center"/>
                    <w:rPr>
                      <w:rFonts w:eastAsia="Arial" w:cs="Arial"/>
                      <w:sz w:val="16"/>
                      <w:szCs w:val="16"/>
                    </w:rPr>
                  </w:pPr>
                  <w:r w:rsidRPr="006145DB">
                    <w:rPr>
                      <w:rFonts w:eastAsia="Arial" w:cs="Arial"/>
                      <w:sz w:val="16"/>
                      <w:szCs w:val="16"/>
                    </w:rPr>
                    <w:t> –  Registro Único de Victimas – RUV de la Unidad Administrativa Especial para la Atención y Reparación Integral de las Víctimas </w:t>
                  </w:r>
                </w:p>
              </w:tc>
              <w:tc>
                <w:tcPr>
                  <w:tcW w:w="1354" w:type="dxa"/>
                  <w:vAlign w:val="center"/>
                </w:tcPr>
                <w:p w14:paraId="41481F8E" w14:textId="77777777" w:rsidR="00FE39F5" w:rsidRPr="006145DB" w:rsidRDefault="00FE39F5" w:rsidP="0076493D">
                  <w:pPr>
                    <w:jc w:val="center"/>
                    <w:rPr>
                      <w:rFonts w:eastAsia="Arial" w:cs="Arial"/>
                      <w:sz w:val="16"/>
                      <w:szCs w:val="16"/>
                    </w:rPr>
                  </w:pPr>
                  <w:r w:rsidRPr="006145DB">
                    <w:rPr>
                      <w:rFonts w:eastAsia="Arial" w:cs="Arial"/>
                      <w:sz w:val="16"/>
                      <w:szCs w:val="16"/>
                    </w:rPr>
                    <w:t>Trimestral </w:t>
                  </w:r>
                </w:p>
              </w:tc>
              <w:tc>
                <w:tcPr>
                  <w:tcW w:w="1754" w:type="dxa"/>
                  <w:vAlign w:val="center"/>
                </w:tcPr>
                <w:p w14:paraId="06EF724A" w14:textId="77777777" w:rsidR="00FE39F5" w:rsidRPr="006145DB" w:rsidRDefault="00FE39F5" w:rsidP="0076493D">
                  <w:pPr>
                    <w:jc w:val="center"/>
                    <w:rPr>
                      <w:rFonts w:eastAsia="Arial" w:cs="Arial"/>
                      <w:sz w:val="16"/>
                      <w:szCs w:val="16"/>
                    </w:rPr>
                  </w:pPr>
                  <w:r w:rsidRPr="006145DB">
                    <w:rPr>
                      <w:rFonts w:eastAsia="Arial" w:cs="Arial"/>
                      <w:sz w:val="16"/>
                      <w:szCs w:val="16"/>
                    </w:rPr>
                    <w:t> Oficina Consejería Distrital de Paz, Víctimas y Reconciliación </w:t>
                  </w:r>
                </w:p>
              </w:tc>
            </w:tr>
            <w:tr w:rsidR="00972A64" w:rsidRPr="006145DB" w14:paraId="556C4377" w14:textId="77777777" w:rsidTr="00301133">
              <w:trPr>
                <w:trHeight w:val="235"/>
                <w:jc w:val="center"/>
              </w:trPr>
              <w:tc>
                <w:tcPr>
                  <w:tcW w:w="2514" w:type="dxa"/>
                  <w:vAlign w:val="center"/>
                </w:tcPr>
                <w:p w14:paraId="4424653B" w14:textId="77777777" w:rsidR="00FE39F5" w:rsidRPr="006145DB" w:rsidRDefault="00FE39F5" w:rsidP="0076493D">
                  <w:pPr>
                    <w:tabs>
                      <w:tab w:val="left" w:pos="709"/>
                    </w:tabs>
                    <w:contextualSpacing/>
                    <w:jc w:val="both"/>
                    <w:rPr>
                      <w:rFonts w:cs="Arial"/>
                      <w:sz w:val="16"/>
                      <w:szCs w:val="16"/>
                      <w:lang w:eastAsia="es-CO"/>
                    </w:rPr>
                  </w:pPr>
                  <w:r w:rsidRPr="006145DB">
                    <w:rPr>
                      <w:rStyle w:val="normaltextrun"/>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630" w:type="dxa"/>
                  <w:vAlign w:val="center"/>
                </w:tcPr>
                <w:p w14:paraId="434C4F3E" w14:textId="77777777" w:rsidR="00FE39F5" w:rsidRPr="006145DB" w:rsidRDefault="00FE39F5" w:rsidP="0076493D">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 </w:t>
                  </w:r>
                </w:p>
              </w:tc>
              <w:tc>
                <w:tcPr>
                  <w:tcW w:w="1354" w:type="dxa"/>
                  <w:vAlign w:val="center"/>
                </w:tcPr>
                <w:p w14:paraId="6188C9F3" w14:textId="77777777" w:rsidR="00FE39F5" w:rsidRPr="006145DB" w:rsidRDefault="00FE39F5" w:rsidP="0076493D">
                  <w:pPr>
                    <w:jc w:val="center"/>
                    <w:rPr>
                      <w:rFonts w:eastAsia="Arial" w:cs="Arial"/>
                      <w:sz w:val="16"/>
                      <w:szCs w:val="16"/>
                    </w:rPr>
                  </w:pPr>
                  <w:r w:rsidRPr="006145DB">
                    <w:rPr>
                      <w:rFonts w:eastAsia="Arial" w:cs="Arial"/>
                      <w:sz w:val="16"/>
                      <w:szCs w:val="16"/>
                    </w:rPr>
                    <w:t> 2021 entrega única  </w:t>
                  </w:r>
                </w:p>
              </w:tc>
              <w:tc>
                <w:tcPr>
                  <w:tcW w:w="1754" w:type="dxa"/>
                  <w:vAlign w:val="center"/>
                </w:tcPr>
                <w:p w14:paraId="57B8539B" w14:textId="77777777" w:rsidR="00FE39F5" w:rsidRPr="006145DB" w:rsidRDefault="00FE39F5" w:rsidP="0076493D">
                  <w:pPr>
                    <w:jc w:val="center"/>
                    <w:rPr>
                      <w:rFonts w:eastAsia="Arial" w:cs="Arial"/>
                      <w:sz w:val="16"/>
                      <w:szCs w:val="16"/>
                    </w:rPr>
                  </w:pPr>
                  <w:r w:rsidRPr="006145DB">
                    <w:rPr>
                      <w:rFonts w:eastAsia="Arial" w:cs="Arial"/>
                      <w:sz w:val="16"/>
                      <w:szCs w:val="16"/>
                    </w:rPr>
                    <w:t> Ministerio del Interior  </w:t>
                  </w:r>
                </w:p>
              </w:tc>
            </w:tr>
            <w:tr w:rsidR="00972A64" w:rsidRPr="006145DB" w14:paraId="2C2C81AC" w14:textId="77777777" w:rsidTr="00301133">
              <w:trPr>
                <w:trHeight w:val="235"/>
                <w:jc w:val="center"/>
              </w:trPr>
              <w:tc>
                <w:tcPr>
                  <w:tcW w:w="2514" w:type="dxa"/>
                  <w:vAlign w:val="center"/>
                </w:tcPr>
                <w:p w14:paraId="3565041F" w14:textId="77777777" w:rsidR="00FE39F5" w:rsidRPr="006145DB" w:rsidRDefault="00FE39F5" w:rsidP="0076493D">
                  <w:pPr>
                    <w:tabs>
                      <w:tab w:val="left" w:pos="709"/>
                    </w:tabs>
                    <w:contextualSpacing/>
                    <w:jc w:val="both"/>
                    <w:rPr>
                      <w:rFonts w:cs="Arial"/>
                      <w:sz w:val="16"/>
                      <w:szCs w:val="16"/>
                      <w:lang w:eastAsia="es-CO"/>
                    </w:rPr>
                  </w:pPr>
                  <w:r w:rsidRPr="006145DB">
                    <w:rPr>
                      <w:rFonts w:eastAsia="Arial" w:cs="Arial"/>
                      <w:sz w:val="16"/>
                      <w:szCs w:val="16"/>
                    </w:rPr>
                    <w:t xml:space="preserve">Persona que vive en residencias tipo paga diarios. </w:t>
                  </w:r>
                  <w:r w:rsidRPr="006145DB">
                    <w:rPr>
                      <w:rStyle w:val="normaltextrun"/>
                      <w:rFonts w:cs="Arial"/>
                      <w:sz w:val="16"/>
                      <w:szCs w:val="16"/>
                    </w:rPr>
                    <w:t> </w:t>
                  </w:r>
                </w:p>
              </w:tc>
              <w:tc>
                <w:tcPr>
                  <w:tcW w:w="1630" w:type="dxa"/>
                  <w:vAlign w:val="center"/>
                </w:tcPr>
                <w:p w14:paraId="7F5BF592" w14:textId="77777777" w:rsidR="00FE39F5" w:rsidRPr="006145DB" w:rsidRDefault="00FE39F5" w:rsidP="0076493D">
                  <w:pPr>
                    <w:jc w:val="center"/>
                    <w:rPr>
                      <w:rFonts w:eastAsia="Arial" w:cs="Arial"/>
                      <w:sz w:val="16"/>
                      <w:szCs w:val="16"/>
                    </w:rPr>
                  </w:pPr>
                  <w:r w:rsidRPr="006145DB">
                    <w:rPr>
                      <w:rFonts w:eastAsia="Arial" w:cs="Arial"/>
                      <w:sz w:val="16"/>
                      <w:szCs w:val="16"/>
                    </w:rPr>
                    <w:t>Base de personas residentes en paga diarios</w:t>
                  </w:r>
                </w:p>
              </w:tc>
              <w:tc>
                <w:tcPr>
                  <w:tcW w:w="1354" w:type="dxa"/>
                  <w:vAlign w:val="center"/>
                </w:tcPr>
                <w:p w14:paraId="05E8D9DA" w14:textId="77777777" w:rsidR="00FE39F5" w:rsidRPr="006145DB" w:rsidRDefault="00FE39F5" w:rsidP="0076493D">
                  <w:pPr>
                    <w:jc w:val="center"/>
                    <w:rPr>
                      <w:rFonts w:eastAsia="Arial" w:cs="Arial"/>
                      <w:sz w:val="16"/>
                      <w:szCs w:val="16"/>
                    </w:rPr>
                  </w:pPr>
                  <w:r w:rsidRPr="006145DB">
                    <w:rPr>
                      <w:rFonts w:eastAsia="Arial" w:cs="Arial"/>
                      <w:sz w:val="16"/>
                      <w:szCs w:val="16"/>
                    </w:rPr>
                    <w:t>Vigente</w:t>
                  </w:r>
                </w:p>
              </w:tc>
              <w:tc>
                <w:tcPr>
                  <w:tcW w:w="1754" w:type="dxa"/>
                  <w:vAlign w:val="center"/>
                </w:tcPr>
                <w:p w14:paraId="50FA44C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 y Secretaría Distrital de Planeación - SDP</w:t>
                  </w:r>
                </w:p>
              </w:tc>
            </w:tr>
            <w:tr w:rsidR="00972A64" w:rsidRPr="006145DB" w14:paraId="6517D721" w14:textId="77777777" w:rsidTr="00301133">
              <w:trPr>
                <w:trHeight w:val="235"/>
                <w:jc w:val="center"/>
              </w:trPr>
              <w:tc>
                <w:tcPr>
                  <w:tcW w:w="2514" w:type="dxa"/>
                  <w:vMerge w:val="restart"/>
                  <w:vAlign w:val="center"/>
                </w:tcPr>
                <w:p w14:paraId="427769F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lang w:eastAsia="es-CO"/>
                    </w:rPr>
                    <w:t>persona con discapacidad múltiple con apoyos intermitentes, limitados, extensos o generalizados, validados por la SDIS.</w:t>
                  </w:r>
                </w:p>
              </w:tc>
              <w:tc>
                <w:tcPr>
                  <w:tcW w:w="1630" w:type="dxa"/>
                  <w:vAlign w:val="center"/>
                </w:tcPr>
                <w:p w14:paraId="7A2A0C3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Verificación en Campo </w:t>
                  </w:r>
                </w:p>
              </w:tc>
              <w:tc>
                <w:tcPr>
                  <w:tcW w:w="1354" w:type="dxa"/>
                  <w:vAlign w:val="center"/>
                </w:tcPr>
                <w:p w14:paraId="3A228240"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58EBB1FB" w14:textId="77777777" w:rsidR="00FE39F5" w:rsidRPr="006145DB" w:rsidRDefault="00FE39F5" w:rsidP="0076493D">
                  <w:pPr>
                    <w:jc w:val="center"/>
                    <w:rPr>
                      <w:rFonts w:eastAsia="Arial" w:cs="Arial"/>
                      <w:sz w:val="16"/>
                      <w:szCs w:val="16"/>
                    </w:rPr>
                  </w:pPr>
                  <w:r w:rsidRPr="006145DB">
                    <w:rPr>
                      <w:rFonts w:eastAsia="Arial" w:cs="Arial"/>
                      <w:sz w:val="16"/>
                      <w:szCs w:val="16"/>
                    </w:rPr>
                    <w:t>Subdirección para la Discapacidad</w:t>
                  </w:r>
                </w:p>
              </w:tc>
            </w:tr>
            <w:tr w:rsidR="00972A64" w:rsidRPr="006145DB" w14:paraId="48445B93" w14:textId="77777777" w:rsidTr="00301133">
              <w:trPr>
                <w:trHeight w:val="235"/>
                <w:jc w:val="center"/>
              </w:trPr>
              <w:tc>
                <w:tcPr>
                  <w:tcW w:w="2514" w:type="dxa"/>
                  <w:vMerge/>
                  <w:vAlign w:val="center"/>
                </w:tcPr>
                <w:p w14:paraId="5EA4EADF" w14:textId="77777777" w:rsidR="00FE39F5" w:rsidRPr="006145DB" w:rsidRDefault="00FE39F5" w:rsidP="0076493D">
                  <w:pPr>
                    <w:tabs>
                      <w:tab w:val="left" w:pos="709"/>
                    </w:tabs>
                    <w:contextualSpacing/>
                    <w:jc w:val="both"/>
                    <w:rPr>
                      <w:rFonts w:cs="Arial"/>
                      <w:sz w:val="16"/>
                      <w:szCs w:val="16"/>
                    </w:rPr>
                  </w:pPr>
                </w:p>
              </w:tc>
              <w:tc>
                <w:tcPr>
                  <w:tcW w:w="1630" w:type="dxa"/>
                  <w:vAlign w:val="center"/>
                </w:tcPr>
                <w:p w14:paraId="77D35DB3"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02BEA36D"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69048C3"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0BD8DEAB" w14:textId="77777777" w:rsidTr="00301133">
              <w:trPr>
                <w:trHeight w:val="235"/>
                <w:jc w:val="center"/>
              </w:trPr>
              <w:tc>
                <w:tcPr>
                  <w:tcW w:w="2514" w:type="dxa"/>
                  <w:vAlign w:val="center"/>
                </w:tcPr>
                <w:p w14:paraId="0179F51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integre un hogar con dos o más personas con discapacidad.</w:t>
                  </w:r>
                </w:p>
              </w:tc>
              <w:tc>
                <w:tcPr>
                  <w:tcW w:w="1630" w:type="dxa"/>
                  <w:vAlign w:val="center"/>
                </w:tcPr>
                <w:p w14:paraId="3EBD23CA"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7912D67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2B9C574"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65051B3E" w14:textId="77777777" w:rsidTr="00301133">
              <w:trPr>
                <w:trHeight w:val="235"/>
                <w:jc w:val="center"/>
              </w:trPr>
              <w:tc>
                <w:tcPr>
                  <w:tcW w:w="2514" w:type="dxa"/>
                  <w:vAlign w:val="center"/>
                </w:tcPr>
                <w:p w14:paraId="19E2EC56"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resida en zona rural</w:t>
                  </w:r>
                </w:p>
              </w:tc>
              <w:tc>
                <w:tcPr>
                  <w:tcW w:w="1630" w:type="dxa"/>
                  <w:vAlign w:val="center"/>
                </w:tcPr>
                <w:p w14:paraId="32C8445B" w14:textId="282A66B2" w:rsidR="00FE39F5" w:rsidRPr="006145DB" w:rsidRDefault="00FE39F5" w:rsidP="00972A64">
                  <w:pPr>
                    <w:jc w:val="center"/>
                    <w:rPr>
                      <w:rFonts w:eastAsia="Arial" w:cs="Arial"/>
                    </w:rPr>
                  </w:pPr>
                  <w:r w:rsidRPr="006145DB">
                    <w:rPr>
                      <w:rFonts w:eastAsia="Arial" w:cs="Arial"/>
                      <w:sz w:val="16"/>
                      <w:szCs w:val="16"/>
                    </w:rPr>
                    <w:t>Registro Social de</w:t>
                  </w:r>
                  <w:r w:rsidR="00972A64" w:rsidRPr="006145DB">
                    <w:rPr>
                      <w:rFonts w:eastAsia="Arial" w:cs="Arial"/>
                      <w:sz w:val="16"/>
                      <w:szCs w:val="16"/>
                    </w:rPr>
                    <w:t xml:space="preserve"> </w:t>
                  </w:r>
                  <w:r w:rsidRPr="006145DB">
                    <w:rPr>
                      <w:rFonts w:eastAsia="Arial" w:cs="Arial"/>
                      <w:sz w:val="16"/>
                      <w:szCs w:val="16"/>
                    </w:rPr>
                    <w:t>hogares</w:t>
                  </w:r>
                </w:p>
              </w:tc>
              <w:tc>
                <w:tcPr>
                  <w:tcW w:w="1354" w:type="dxa"/>
                  <w:vAlign w:val="center"/>
                </w:tcPr>
                <w:p w14:paraId="47F32FB3"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p w14:paraId="5779BB4B" w14:textId="77777777" w:rsidR="00FE39F5" w:rsidRPr="006145DB" w:rsidRDefault="00FE39F5" w:rsidP="0076493D">
                  <w:pPr>
                    <w:jc w:val="center"/>
                    <w:rPr>
                      <w:rFonts w:eastAsia="Arial" w:cs="Arial"/>
                      <w:sz w:val="16"/>
                      <w:szCs w:val="16"/>
                    </w:rPr>
                  </w:pPr>
                  <w:r w:rsidRPr="006145DB">
                    <w:rPr>
                      <w:rFonts w:eastAsia="Arial" w:cs="Arial"/>
                      <w:sz w:val="16"/>
                      <w:szCs w:val="16"/>
                    </w:rPr>
                    <w:t>(Mes</w:t>
                  </w:r>
                </w:p>
                <w:p w14:paraId="74132135" w14:textId="77777777" w:rsidR="00FE39F5" w:rsidRPr="006145DB" w:rsidRDefault="00FE39F5" w:rsidP="0076493D">
                  <w:pPr>
                    <w:jc w:val="center"/>
                    <w:rPr>
                      <w:rFonts w:eastAsia="Arial" w:cs="Arial"/>
                    </w:rPr>
                  </w:pPr>
                  <w:r w:rsidRPr="006145DB">
                    <w:rPr>
                      <w:rFonts w:eastAsia="Arial" w:cs="Arial"/>
                      <w:sz w:val="16"/>
                      <w:szCs w:val="16"/>
                    </w:rPr>
                    <w:t>Vencido)</w:t>
                  </w:r>
                </w:p>
              </w:tc>
              <w:tc>
                <w:tcPr>
                  <w:tcW w:w="1754" w:type="dxa"/>
                  <w:vAlign w:val="center"/>
                </w:tcPr>
                <w:p w14:paraId="1CEDDCDA" w14:textId="77777777" w:rsidR="00FE39F5" w:rsidRPr="006145DB" w:rsidRDefault="00FE39F5" w:rsidP="0076493D">
                  <w:pPr>
                    <w:jc w:val="center"/>
                    <w:rPr>
                      <w:rFonts w:eastAsia="Arial" w:cs="Arial"/>
                      <w:sz w:val="16"/>
                      <w:szCs w:val="16"/>
                    </w:rPr>
                  </w:pPr>
                  <w:r w:rsidRPr="006145DB">
                    <w:rPr>
                      <w:rFonts w:eastAsia="Arial" w:cs="Arial"/>
                      <w:sz w:val="16"/>
                      <w:szCs w:val="16"/>
                    </w:rPr>
                    <w:t>Secretaría</w:t>
                  </w:r>
                </w:p>
                <w:p w14:paraId="6C3E4E91" w14:textId="77777777" w:rsidR="00FE39F5" w:rsidRPr="006145DB" w:rsidRDefault="00FE39F5" w:rsidP="0076493D">
                  <w:pPr>
                    <w:jc w:val="center"/>
                    <w:rPr>
                      <w:rFonts w:eastAsia="Arial" w:cs="Arial"/>
                      <w:sz w:val="16"/>
                      <w:szCs w:val="16"/>
                    </w:rPr>
                  </w:pPr>
                  <w:r w:rsidRPr="006145DB">
                    <w:rPr>
                      <w:rFonts w:eastAsia="Arial" w:cs="Arial"/>
                      <w:sz w:val="16"/>
                      <w:szCs w:val="16"/>
                    </w:rPr>
                    <w:t>Distrital</w:t>
                  </w:r>
                </w:p>
                <w:p w14:paraId="2D58F36F" w14:textId="77777777" w:rsidR="00FE39F5" w:rsidRPr="006145DB" w:rsidRDefault="00FE39F5" w:rsidP="0076493D">
                  <w:pPr>
                    <w:jc w:val="center"/>
                    <w:rPr>
                      <w:rFonts w:eastAsia="Arial" w:cs="Arial"/>
                      <w:sz w:val="16"/>
                      <w:szCs w:val="16"/>
                    </w:rPr>
                  </w:pPr>
                  <w:r w:rsidRPr="006145DB">
                    <w:rPr>
                      <w:rFonts w:eastAsia="Arial" w:cs="Arial"/>
                      <w:sz w:val="16"/>
                      <w:szCs w:val="16"/>
                    </w:rPr>
                    <w:t>Planeación -</w:t>
                  </w:r>
                </w:p>
                <w:p w14:paraId="487FAC63" w14:textId="77777777" w:rsidR="00FE39F5" w:rsidRPr="006145DB" w:rsidRDefault="00FE39F5" w:rsidP="0076493D">
                  <w:pPr>
                    <w:jc w:val="center"/>
                    <w:rPr>
                      <w:rFonts w:eastAsia="Arial" w:cs="Arial"/>
                    </w:rPr>
                  </w:pPr>
                  <w:r w:rsidRPr="006145DB">
                    <w:rPr>
                      <w:rFonts w:eastAsia="Arial" w:cs="Arial"/>
                      <w:sz w:val="16"/>
                      <w:szCs w:val="16"/>
                    </w:rPr>
                    <w:t>SDP</w:t>
                  </w:r>
                </w:p>
              </w:tc>
            </w:tr>
          </w:tbl>
          <w:p w14:paraId="0FF30C18"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14734FB8" w14:textId="77777777" w:rsidTr="00174803">
        <w:trPr>
          <w:trHeight w:val="4714"/>
          <w:jc w:val="center"/>
        </w:trPr>
        <w:tc>
          <w:tcPr>
            <w:tcW w:w="1940" w:type="dxa"/>
            <w:vAlign w:val="center"/>
          </w:tcPr>
          <w:p w14:paraId="4368C9D0" w14:textId="77777777" w:rsidR="00FE39F5" w:rsidRPr="006145DB" w:rsidRDefault="00FE39F5" w:rsidP="0001771C">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2564"/>
              <w:gridCol w:w="1501"/>
              <w:gridCol w:w="1363"/>
              <w:gridCol w:w="1773"/>
            </w:tblGrid>
            <w:tr w:rsidR="0001771C" w:rsidRPr="006145DB" w14:paraId="01A7C61B" w14:textId="77777777" w:rsidTr="00301133">
              <w:trPr>
                <w:trHeight w:val="372"/>
                <w:jc w:val="center"/>
              </w:trPr>
              <w:tc>
                <w:tcPr>
                  <w:tcW w:w="2564" w:type="dxa"/>
                  <w:vAlign w:val="center"/>
                </w:tcPr>
                <w:p w14:paraId="430FE843"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01" w:type="dxa"/>
                  <w:vAlign w:val="center"/>
                </w:tcPr>
                <w:p w14:paraId="544E371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63" w:type="dxa"/>
                  <w:vAlign w:val="center"/>
                </w:tcPr>
                <w:p w14:paraId="57A55F80"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3" w:type="dxa"/>
                  <w:vAlign w:val="center"/>
                </w:tcPr>
                <w:p w14:paraId="7E4D970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1771C" w:rsidRPr="006145DB" w14:paraId="67F008BA" w14:textId="77777777" w:rsidTr="00301133">
              <w:trPr>
                <w:trHeight w:val="221"/>
                <w:jc w:val="center"/>
              </w:trPr>
              <w:tc>
                <w:tcPr>
                  <w:tcW w:w="2564" w:type="dxa"/>
                  <w:vMerge w:val="restart"/>
                  <w:vAlign w:val="center"/>
                </w:tcPr>
                <w:p w14:paraId="1C67B647"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501" w:type="dxa"/>
                  <w:vAlign w:val="center"/>
                </w:tcPr>
                <w:p w14:paraId="51C88BAC"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 </w:t>
                  </w:r>
                  <w:r w:rsidRPr="006145DB">
                    <w:rPr>
                      <w:rStyle w:val="eop"/>
                      <w:rFonts w:cs="Arial"/>
                      <w:sz w:val="16"/>
                      <w:szCs w:val="16"/>
                    </w:rPr>
                    <w:t> </w:t>
                  </w:r>
                </w:p>
              </w:tc>
              <w:tc>
                <w:tcPr>
                  <w:tcW w:w="1363" w:type="dxa"/>
                  <w:vAlign w:val="center"/>
                </w:tcPr>
                <w:p w14:paraId="15A32E93"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773" w:type="dxa"/>
                  <w:vAlign w:val="center"/>
                </w:tcPr>
                <w:p w14:paraId="303E7A8C"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r w:rsidRPr="006145DB">
                    <w:rPr>
                      <w:rStyle w:val="eop"/>
                      <w:rFonts w:cs="Arial"/>
                      <w:sz w:val="16"/>
                      <w:szCs w:val="16"/>
                    </w:rPr>
                    <w:t> </w:t>
                  </w:r>
                </w:p>
              </w:tc>
            </w:tr>
            <w:tr w:rsidR="0001771C" w:rsidRPr="006145DB" w14:paraId="02431C0A" w14:textId="77777777" w:rsidTr="00301133">
              <w:trPr>
                <w:trHeight w:val="221"/>
                <w:jc w:val="center"/>
              </w:trPr>
              <w:tc>
                <w:tcPr>
                  <w:tcW w:w="2564" w:type="dxa"/>
                  <w:vMerge/>
                  <w:vAlign w:val="center"/>
                </w:tcPr>
                <w:p w14:paraId="7E8BA66D"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4E7CA22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1E658411"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3788481C"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B6CAA28" w14:textId="77777777" w:rsidTr="00301133">
              <w:trPr>
                <w:trHeight w:val="221"/>
                <w:jc w:val="center"/>
              </w:trPr>
              <w:tc>
                <w:tcPr>
                  <w:tcW w:w="2564" w:type="dxa"/>
                  <w:vMerge/>
                  <w:vAlign w:val="center"/>
                </w:tcPr>
                <w:p w14:paraId="63975225"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3F373D38"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363" w:type="dxa"/>
                  <w:vAlign w:val="center"/>
                </w:tcPr>
                <w:p w14:paraId="45346DC7"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07643C5F"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26A0ECB" w14:textId="77777777" w:rsidTr="00301133">
              <w:trPr>
                <w:trHeight w:val="231"/>
                <w:jc w:val="center"/>
              </w:trPr>
              <w:tc>
                <w:tcPr>
                  <w:tcW w:w="2564" w:type="dxa"/>
                  <w:vAlign w:val="center"/>
                </w:tcPr>
                <w:p w14:paraId="02C8895E"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501" w:type="dxa"/>
                  <w:vAlign w:val="center"/>
                </w:tcPr>
                <w:p w14:paraId="624A7D8A"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5EBEFF49"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6054706E"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040B3C91" w14:textId="77777777" w:rsidTr="00301133">
              <w:trPr>
                <w:trHeight w:val="231"/>
                <w:jc w:val="center"/>
              </w:trPr>
              <w:tc>
                <w:tcPr>
                  <w:tcW w:w="2564" w:type="dxa"/>
                  <w:vAlign w:val="center"/>
                </w:tcPr>
                <w:p w14:paraId="59C64BA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501" w:type="dxa"/>
                  <w:vAlign w:val="center"/>
                </w:tcPr>
                <w:p w14:paraId="275016B6"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468418F0"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54BD7A57"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7A6AFBA7" w14:textId="77777777" w:rsidTr="00301133">
              <w:trPr>
                <w:trHeight w:val="231"/>
                <w:jc w:val="center"/>
              </w:trPr>
              <w:tc>
                <w:tcPr>
                  <w:tcW w:w="2564" w:type="dxa"/>
                  <w:vMerge w:val="restart"/>
                  <w:vAlign w:val="center"/>
                </w:tcPr>
                <w:p w14:paraId="3E1F3BCD"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501" w:type="dxa"/>
                  <w:vAlign w:val="center"/>
                </w:tcPr>
                <w:p w14:paraId="4F45F8F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rPr>
                    <w:t xml:space="preserve">SIRBE  </w:t>
                  </w:r>
                </w:p>
              </w:tc>
              <w:tc>
                <w:tcPr>
                  <w:tcW w:w="1363" w:type="dxa"/>
                  <w:vAlign w:val="center"/>
                </w:tcPr>
                <w:p w14:paraId="4A6E1A17"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Demanda </w:t>
                  </w:r>
                </w:p>
              </w:tc>
              <w:tc>
                <w:tcPr>
                  <w:tcW w:w="1773" w:type="dxa"/>
                  <w:vAlign w:val="center"/>
                </w:tcPr>
                <w:p w14:paraId="7CEBBAD2"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Secretaría Distrital de Integración Social </w:t>
                  </w:r>
                </w:p>
              </w:tc>
            </w:tr>
            <w:tr w:rsidR="0001771C" w:rsidRPr="006145DB" w14:paraId="02D0A457" w14:textId="77777777" w:rsidTr="00301133">
              <w:trPr>
                <w:trHeight w:val="231"/>
                <w:jc w:val="center"/>
              </w:trPr>
              <w:tc>
                <w:tcPr>
                  <w:tcW w:w="2564" w:type="dxa"/>
                  <w:vMerge/>
                  <w:vAlign w:val="center"/>
                </w:tcPr>
                <w:p w14:paraId="75452F20"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499421C0" w14:textId="74F25132" w:rsidR="00FE39F5" w:rsidRPr="006145DB" w:rsidRDefault="00FE39F5" w:rsidP="00A30265">
                  <w:pPr>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52DF988B"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66EBE582"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0B3D2162" w14:textId="77777777" w:rsidTr="00301133">
              <w:trPr>
                <w:trHeight w:val="231"/>
                <w:jc w:val="center"/>
              </w:trPr>
              <w:tc>
                <w:tcPr>
                  <w:tcW w:w="2564" w:type="dxa"/>
                  <w:vMerge/>
                  <w:vAlign w:val="center"/>
                </w:tcPr>
                <w:p w14:paraId="193D579A"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6156790D"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Registro Social de Hogares</w:t>
                  </w:r>
                </w:p>
              </w:tc>
              <w:tc>
                <w:tcPr>
                  <w:tcW w:w="1363" w:type="dxa"/>
                  <w:vAlign w:val="center"/>
                </w:tcPr>
                <w:p w14:paraId="4D6ECADA"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2E68F2F3"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bl>
          <w:p w14:paraId="17899705" w14:textId="77777777" w:rsidR="00FE39F5" w:rsidRPr="006145DB" w:rsidRDefault="00FE39F5" w:rsidP="0076493D">
            <w:pPr>
              <w:pStyle w:val="Textoindependiente"/>
              <w:spacing w:after="0" w:line="240" w:lineRule="auto"/>
              <w:ind w:right="112"/>
              <w:jc w:val="both"/>
              <w:rPr>
                <w:rFonts w:cs="Arial"/>
                <w:bCs/>
                <w:lang w:eastAsia="es-CO"/>
              </w:rPr>
            </w:pPr>
          </w:p>
        </w:tc>
      </w:tr>
      <w:tr w:rsidR="00FE39F5" w:rsidRPr="006145DB" w14:paraId="40B16F3D" w14:textId="77777777" w:rsidTr="00301133">
        <w:trPr>
          <w:trHeight w:val="20"/>
          <w:jc w:val="center"/>
        </w:trPr>
        <w:tc>
          <w:tcPr>
            <w:tcW w:w="1940" w:type="dxa"/>
            <w:vAlign w:val="center"/>
          </w:tcPr>
          <w:p w14:paraId="26C60276" w14:textId="77777777" w:rsidR="00FE39F5" w:rsidRPr="006145DB" w:rsidRDefault="00FE39F5" w:rsidP="00A30265">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p w14:paraId="155940B0" w14:textId="14D92930" w:rsidR="00FE39F5" w:rsidRPr="006145DB" w:rsidRDefault="00FE39F5" w:rsidP="0076493D">
            <w:pPr>
              <w:pStyle w:val="Textoindependiente"/>
              <w:spacing w:after="0" w:line="240" w:lineRule="auto"/>
              <w:jc w:val="both"/>
              <w:rPr>
                <w:rFonts w:cs="Arial"/>
                <w:sz w:val="10"/>
                <w:szCs w:val="10"/>
                <w:lang w:eastAsia="es-CO"/>
              </w:rPr>
            </w:pPr>
          </w:p>
          <w:tbl>
            <w:tblPr>
              <w:tblStyle w:val="Tablaconcuadrcula"/>
              <w:tblW w:w="7257" w:type="dxa"/>
              <w:jc w:val="center"/>
              <w:tblLayout w:type="fixed"/>
              <w:tblLook w:val="04A0" w:firstRow="1" w:lastRow="0" w:firstColumn="1" w:lastColumn="0" w:noHBand="0" w:noVBand="1"/>
            </w:tblPr>
            <w:tblGrid>
              <w:gridCol w:w="2775"/>
              <w:gridCol w:w="1559"/>
              <w:gridCol w:w="1276"/>
              <w:gridCol w:w="1647"/>
            </w:tblGrid>
            <w:tr w:rsidR="008C1493" w:rsidRPr="006145DB" w14:paraId="57389419" w14:textId="77777777" w:rsidTr="008C1493">
              <w:trPr>
                <w:trHeight w:val="380"/>
                <w:jc w:val="center"/>
              </w:trPr>
              <w:tc>
                <w:tcPr>
                  <w:tcW w:w="2775" w:type="dxa"/>
                  <w:vAlign w:val="center"/>
                </w:tcPr>
                <w:p w14:paraId="1C134EE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559" w:type="dxa"/>
                  <w:vAlign w:val="center"/>
                </w:tcPr>
                <w:p w14:paraId="2BC762F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1B2B7BA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7" w:type="dxa"/>
                  <w:vAlign w:val="center"/>
                </w:tcPr>
                <w:p w14:paraId="6E33E08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3B3FEA47" w14:textId="77777777" w:rsidTr="008C1493">
              <w:trPr>
                <w:trHeight w:val="243"/>
                <w:jc w:val="center"/>
              </w:trPr>
              <w:tc>
                <w:tcPr>
                  <w:tcW w:w="2775" w:type="dxa"/>
                  <w:vAlign w:val="center"/>
                </w:tcPr>
                <w:p w14:paraId="309657D4" w14:textId="09EBD004"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lang w:eastAsia="es-CO"/>
                    </w:rPr>
                    <w:t>Cumplimiento del Plan de Atención Individual establecido para el niño, niña o adolescente con discapacidad, </w:t>
                  </w:r>
                  <w:r w:rsidRPr="006145DB">
                    <w:rPr>
                      <w:rFonts w:cs="Arial"/>
                      <w:sz w:val="16"/>
                      <w:szCs w:val="16"/>
                    </w:rPr>
                    <w:t>previo estudio de caso</w:t>
                  </w:r>
                  <w:r w:rsidR="008C1493" w:rsidRPr="006145DB">
                    <w:rPr>
                      <w:rFonts w:cs="Arial"/>
                      <w:sz w:val="16"/>
                      <w:szCs w:val="16"/>
                    </w:rPr>
                    <w:t>.</w:t>
                  </w:r>
                </w:p>
              </w:tc>
              <w:tc>
                <w:tcPr>
                  <w:tcW w:w="1559" w:type="dxa"/>
                  <w:vAlign w:val="center"/>
                </w:tcPr>
                <w:p w14:paraId="12B42434"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23DD9D9C"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7F41E6D"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63778395" w14:textId="77777777" w:rsidTr="008C1493">
              <w:trPr>
                <w:trHeight w:val="243"/>
                <w:jc w:val="center"/>
              </w:trPr>
              <w:tc>
                <w:tcPr>
                  <w:tcW w:w="2775" w:type="dxa"/>
                  <w:vAlign w:val="center"/>
                </w:tcPr>
                <w:p w14:paraId="1E0B85DA"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Inclusión social efectiva del niño, niña o adolescente con discapacidad, previo estudio de caso.</w:t>
                  </w:r>
                </w:p>
              </w:tc>
              <w:tc>
                <w:tcPr>
                  <w:tcW w:w="1559" w:type="dxa"/>
                  <w:vAlign w:val="center"/>
                </w:tcPr>
                <w:p w14:paraId="3B1AD0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0EC8B1F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44614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153D2264" w14:textId="77777777" w:rsidTr="008C1493">
              <w:trPr>
                <w:trHeight w:val="243"/>
                <w:jc w:val="center"/>
              </w:trPr>
              <w:tc>
                <w:tcPr>
                  <w:tcW w:w="2775" w:type="dxa"/>
                  <w:vAlign w:val="center"/>
                </w:tcPr>
                <w:p w14:paraId="7AFFC736" w14:textId="77777777" w:rsidR="00FE39F5" w:rsidRPr="006145DB" w:rsidRDefault="00FE39F5" w:rsidP="0076493D">
                  <w:pPr>
                    <w:tabs>
                      <w:tab w:val="left" w:pos="709"/>
                    </w:tabs>
                    <w:contextualSpacing/>
                    <w:jc w:val="both"/>
                    <w:rPr>
                      <w:rFonts w:cs="Arial"/>
                      <w:sz w:val="20"/>
                      <w:szCs w:val="20"/>
                      <w:lang w:eastAsia="es-CO"/>
                    </w:rPr>
                  </w:pPr>
                  <w:r w:rsidRPr="006145DB">
                    <w:rPr>
                      <w:rFonts w:eastAsia="Arial" w:cs="Arial"/>
                      <w:sz w:val="16"/>
                      <w:szCs w:val="16"/>
                    </w:rPr>
                    <w:t>Niño, niña o adolescente que sea egresado o retirado del entorno educativo escolar sin causa justificada por parte del referente familiar o persona cuidadora, previo estudio de caso.</w:t>
                  </w:r>
                </w:p>
              </w:tc>
              <w:tc>
                <w:tcPr>
                  <w:tcW w:w="1559" w:type="dxa"/>
                  <w:vAlign w:val="center"/>
                </w:tcPr>
                <w:p w14:paraId="418A6BE3"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7659B44F"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6A673A86"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472B3DD8" w14:textId="77777777" w:rsidTr="008C1493">
              <w:trPr>
                <w:trHeight w:val="243"/>
                <w:jc w:val="center"/>
              </w:trPr>
              <w:tc>
                <w:tcPr>
                  <w:tcW w:w="2775" w:type="dxa"/>
                  <w:vAlign w:val="center"/>
                </w:tcPr>
                <w:p w14:paraId="655D0588" w14:textId="77777777" w:rsidR="00FE39F5" w:rsidRPr="006145DB" w:rsidRDefault="00FE39F5" w:rsidP="0076493D">
                  <w:pPr>
                    <w:tabs>
                      <w:tab w:val="left" w:pos="709"/>
                    </w:tabs>
                    <w:contextualSpacing/>
                    <w:jc w:val="both"/>
                    <w:rPr>
                      <w:rFonts w:eastAsia="Arial" w:cs="Arial"/>
                      <w:sz w:val="16"/>
                      <w:szCs w:val="16"/>
                    </w:rPr>
                  </w:pPr>
                  <w:r w:rsidRPr="006145DB">
                    <w:rPr>
                      <w:rFonts w:eastAsia="Arial" w:cs="Arial"/>
                      <w:sz w:val="16"/>
                      <w:szCs w:val="16"/>
                    </w:rPr>
                    <w:t>Incumplimiento de lo establecido en el Acuerdo de Corresponsabilidad, previo estudio de caso.</w:t>
                  </w:r>
                </w:p>
              </w:tc>
              <w:tc>
                <w:tcPr>
                  <w:tcW w:w="1559" w:type="dxa"/>
                  <w:vAlign w:val="center"/>
                </w:tcPr>
                <w:p w14:paraId="3CAA1CE1"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6522C1D9"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1738112"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0B63ED31" w14:textId="77777777" w:rsidTr="008C1493">
              <w:trPr>
                <w:trHeight w:val="259"/>
                <w:jc w:val="center"/>
              </w:trPr>
              <w:tc>
                <w:tcPr>
                  <w:tcW w:w="2775" w:type="dxa"/>
                  <w:vAlign w:val="center"/>
                </w:tcPr>
                <w:p w14:paraId="60F06B0C" w14:textId="77777777"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rPr>
                    <w:t>Retiro voluntario manifestado libre y expresamente</w:t>
                  </w:r>
                </w:p>
              </w:tc>
              <w:tc>
                <w:tcPr>
                  <w:tcW w:w="1559" w:type="dxa"/>
                  <w:vAlign w:val="center"/>
                </w:tcPr>
                <w:p w14:paraId="0247A00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10D2D8E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3D7DDC8"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15B4E938" w14:textId="77777777" w:rsidTr="008C1493">
              <w:trPr>
                <w:trHeight w:val="237"/>
                <w:jc w:val="center"/>
              </w:trPr>
              <w:tc>
                <w:tcPr>
                  <w:tcW w:w="2775" w:type="dxa"/>
                  <w:vAlign w:val="center"/>
                </w:tcPr>
                <w:p w14:paraId="138F38BC" w14:textId="77777777" w:rsidR="00FE39F5" w:rsidRPr="006145DB" w:rsidRDefault="00FE39F5" w:rsidP="0076493D">
                  <w:pPr>
                    <w:tabs>
                      <w:tab w:val="left" w:pos="709"/>
                    </w:tabs>
                    <w:contextualSpacing/>
                    <w:jc w:val="both"/>
                    <w:rPr>
                      <w:rFonts w:cs="Arial"/>
                      <w:bCs/>
                      <w:sz w:val="20"/>
                      <w:szCs w:val="20"/>
                      <w:lang w:eastAsia="es-CO"/>
                    </w:rPr>
                  </w:pPr>
                  <w:r w:rsidRPr="006145DB">
                    <w:rPr>
                      <w:rFonts w:cs="Arial"/>
                      <w:sz w:val="16"/>
                      <w:szCs w:val="16"/>
                    </w:rPr>
                    <w:t>Inconsistencia en la información aportada y que derive en el incumplimiento de criterios de ingreso</w:t>
                  </w:r>
                </w:p>
              </w:tc>
              <w:tc>
                <w:tcPr>
                  <w:tcW w:w="1559" w:type="dxa"/>
                  <w:vAlign w:val="center"/>
                </w:tcPr>
                <w:p w14:paraId="78804628"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276" w:type="dxa"/>
                  <w:vAlign w:val="center"/>
                </w:tcPr>
                <w:p w14:paraId="6C105FC5"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4B36F07E"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394AD509" w14:textId="77777777" w:rsidTr="008C1493">
              <w:trPr>
                <w:trHeight w:val="695"/>
                <w:jc w:val="center"/>
              </w:trPr>
              <w:tc>
                <w:tcPr>
                  <w:tcW w:w="2775" w:type="dxa"/>
                  <w:vMerge w:val="restart"/>
                  <w:vAlign w:val="center"/>
                </w:tcPr>
                <w:p w14:paraId="052A37A5" w14:textId="77777777" w:rsidR="00FE39F5" w:rsidRPr="006145DB" w:rsidRDefault="00FE39F5" w:rsidP="008C1493">
                  <w:pPr>
                    <w:pStyle w:val="Textoindependiente"/>
                    <w:spacing w:after="0"/>
                    <w:rPr>
                      <w:rFonts w:cs="Arial"/>
                    </w:rPr>
                  </w:pPr>
                  <w:r w:rsidRPr="006145DB">
                    <w:rPr>
                      <w:rFonts w:eastAsia="Arial" w:cs="Arial"/>
                      <w:sz w:val="16"/>
                      <w:szCs w:val="16"/>
                    </w:rPr>
                    <w:t>Fallecimiento</w:t>
                  </w:r>
                </w:p>
              </w:tc>
              <w:tc>
                <w:tcPr>
                  <w:tcW w:w="1559" w:type="dxa"/>
                  <w:vAlign w:val="center"/>
                </w:tcPr>
                <w:p w14:paraId="3FA5772E"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Registro Social de </w:t>
                  </w:r>
                </w:p>
                <w:p w14:paraId="49D9E911"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Hogares </w:t>
                  </w:r>
                </w:p>
              </w:tc>
              <w:tc>
                <w:tcPr>
                  <w:tcW w:w="1276" w:type="dxa"/>
                  <w:vAlign w:val="center"/>
                </w:tcPr>
                <w:p w14:paraId="47CF045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6BE695A2" w14:textId="77777777" w:rsidR="00FE39F5" w:rsidRPr="006145DB" w:rsidRDefault="00FE39F5" w:rsidP="0076493D">
                  <w:pPr>
                    <w:jc w:val="center"/>
                    <w:rPr>
                      <w:rFonts w:eastAsia="Arial" w:cs="Arial"/>
                      <w:sz w:val="16"/>
                      <w:szCs w:val="16"/>
                    </w:rPr>
                  </w:pPr>
                  <w:r w:rsidRPr="006145DB">
                    <w:rPr>
                      <w:rFonts w:eastAsia="Arial" w:cs="Arial"/>
                      <w:sz w:val="16"/>
                      <w:szCs w:val="16"/>
                    </w:rPr>
                    <w:t>(mes vencido)</w:t>
                  </w:r>
                </w:p>
              </w:tc>
              <w:tc>
                <w:tcPr>
                  <w:tcW w:w="1647" w:type="dxa"/>
                  <w:vAlign w:val="center"/>
                </w:tcPr>
                <w:p w14:paraId="080756C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02600920" w14:textId="559B8F5E" w:rsidR="00FE39F5" w:rsidRPr="006145DB" w:rsidRDefault="00FE39F5" w:rsidP="008C1493">
                  <w:pPr>
                    <w:jc w:val="center"/>
                    <w:rPr>
                      <w:rFonts w:eastAsia="Arial" w:cs="Arial"/>
                      <w:sz w:val="16"/>
                      <w:szCs w:val="16"/>
                    </w:rPr>
                  </w:pPr>
                  <w:r w:rsidRPr="006145DB">
                    <w:rPr>
                      <w:rFonts w:eastAsia="Arial" w:cs="Arial"/>
                      <w:sz w:val="16"/>
                      <w:szCs w:val="16"/>
                    </w:rPr>
                    <w:t xml:space="preserve">Planeación - SDP </w:t>
                  </w:r>
                </w:p>
              </w:tc>
            </w:tr>
            <w:tr w:rsidR="008C1493" w:rsidRPr="006145DB" w14:paraId="7A755680" w14:textId="77777777" w:rsidTr="008C1493">
              <w:trPr>
                <w:trHeight w:val="485"/>
                <w:jc w:val="center"/>
              </w:trPr>
              <w:tc>
                <w:tcPr>
                  <w:tcW w:w="2775" w:type="dxa"/>
                  <w:vMerge/>
                  <w:vAlign w:val="center"/>
                </w:tcPr>
                <w:p w14:paraId="06DB8DE5" w14:textId="77777777" w:rsidR="00FE39F5" w:rsidRPr="006145DB" w:rsidRDefault="00FE39F5" w:rsidP="0076493D">
                  <w:pPr>
                    <w:rPr>
                      <w:rFonts w:cs="Arial"/>
                    </w:rPr>
                  </w:pPr>
                </w:p>
              </w:tc>
              <w:tc>
                <w:tcPr>
                  <w:tcW w:w="1559" w:type="dxa"/>
                  <w:vAlign w:val="center"/>
                </w:tcPr>
                <w:p w14:paraId="2FDF4995"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Fe de supervivencia </w:t>
                  </w:r>
                </w:p>
                <w:p w14:paraId="2416A63B" w14:textId="77777777" w:rsidR="00FE39F5" w:rsidRPr="006145DB" w:rsidRDefault="00FE39F5" w:rsidP="0076493D">
                  <w:pPr>
                    <w:jc w:val="center"/>
                    <w:rPr>
                      <w:rFonts w:eastAsia="Arial" w:cs="Arial"/>
                      <w:sz w:val="16"/>
                      <w:szCs w:val="16"/>
                    </w:rPr>
                  </w:pPr>
                  <w:r w:rsidRPr="006145DB">
                    <w:rPr>
                      <w:rFonts w:eastAsia="Arial" w:cs="Arial"/>
                      <w:sz w:val="16"/>
                      <w:szCs w:val="16"/>
                    </w:rPr>
                    <w:t>(ANI - RCD)</w:t>
                  </w:r>
                </w:p>
              </w:tc>
              <w:tc>
                <w:tcPr>
                  <w:tcW w:w="1276" w:type="dxa"/>
                  <w:vAlign w:val="center"/>
                </w:tcPr>
                <w:p w14:paraId="13F3FBC1"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tc>
              <w:tc>
                <w:tcPr>
                  <w:tcW w:w="1647" w:type="dxa"/>
                  <w:vAlign w:val="center"/>
                </w:tcPr>
                <w:p w14:paraId="120DD82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Ministerio de Salud y </w:t>
                  </w:r>
                </w:p>
                <w:p w14:paraId="382B37F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Protección Social </w:t>
                  </w:r>
                </w:p>
                <w:p w14:paraId="6D0F2E6F" w14:textId="77777777" w:rsidR="00FE39F5" w:rsidRPr="006145DB" w:rsidRDefault="00FE39F5" w:rsidP="0076493D">
                  <w:pPr>
                    <w:jc w:val="center"/>
                    <w:rPr>
                      <w:rFonts w:eastAsia="Arial" w:cs="Arial"/>
                      <w:sz w:val="16"/>
                      <w:szCs w:val="16"/>
                    </w:rPr>
                  </w:pPr>
                </w:p>
              </w:tc>
            </w:tr>
            <w:tr w:rsidR="008C1493" w:rsidRPr="006145DB" w14:paraId="70A32338" w14:textId="77777777" w:rsidTr="008C1493">
              <w:trPr>
                <w:trHeight w:val="278"/>
                <w:jc w:val="center"/>
              </w:trPr>
              <w:tc>
                <w:tcPr>
                  <w:tcW w:w="2775" w:type="dxa"/>
                  <w:vMerge/>
                  <w:vAlign w:val="center"/>
                </w:tcPr>
                <w:p w14:paraId="02846836" w14:textId="77777777" w:rsidR="00FE39F5" w:rsidRPr="006145DB" w:rsidRDefault="00FE39F5" w:rsidP="0076493D">
                  <w:pPr>
                    <w:pStyle w:val="Textoindependiente"/>
                    <w:spacing w:after="0"/>
                    <w:jc w:val="both"/>
                    <w:rPr>
                      <w:rFonts w:cs="Arial"/>
                      <w:bCs/>
                      <w:lang w:eastAsia="es-CO"/>
                    </w:rPr>
                  </w:pPr>
                </w:p>
              </w:tc>
              <w:tc>
                <w:tcPr>
                  <w:tcW w:w="1559" w:type="dxa"/>
                  <w:vAlign w:val="center"/>
                </w:tcPr>
                <w:p w14:paraId="2C9E8EE6"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Fallecidos </w:t>
                  </w:r>
                </w:p>
                <w:p w14:paraId="59DCD8A2"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(Inhumados)</w:t>
                  </w:r>
                </w:p>
              </w:tc>
              <w:tc>
                <w:tcPr>
                  <w:tcW w:w="1276" w:type="dxa"/>
                  <w:vAlign w:val="center"/>
                </w:tcPr>
                <w:p w14:paraId="086FAFD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3FB9C803" w14:textId="77777777" w:rsidR="00FE39F5" w:rsidRPr="006145DB" w:rsidRDefault="00FE39F5" w:rsidP="0076493D">
                  <w:pPr>
                    <w:jc w:val="center"/>
                    <w:rPr>
                      <w:rFonts w:cs="Arial"/>
                      <w:bCs/>
                      <w:sz w:val="20"/>
                      <w:szCs w:val="20"/>
                      <w:lang w:eastAsia="es-CO"/>
                    </w:rPr>
                  </w:pPr>
                  <w:r w:rsidRPr="006145DB">
                    <w:rPr>
                      <w:rFonts w:eastAsia="Arial" w:cs="Arial"/>
                      <w:sz w:val="16"/>
                      <w:szCs w:val="16"/>
                    </w:rPr>
                    <w:t xml:space="preserve">(mes vencido) </w:t>
                  </w:r>
                </w:p>
              </w:tc>
              <w:tc>
                <w:tcPr>
                  <w:tcW w:w="1647" w:type="dxa"/>
                  <w:vAlign w:val="center"/>
                </w:tcPr>
                <w:p w14:paraId="553AED0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50A54DB6"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Salud.</w:t>
                  </w:r>
                </w:p>
              </w:tc>
            </w:tr>
            <w:tr w:rsidR="008C1493" w:rsidRPr="006145DB" w14:paraId="583A1A34" w14:textId="77777777" w:rsidTr="008C1493">
              <w:trPr>
                <w:trHeight w:val="206"/>
                <w:jc w:val="center"/>
              </w:trPr>
              <w:tc>
                <w:tcPr>
                  <w:tcW w:w="2775" w:type="dxa"/>
                  <w:vAlign w:val="center"/>
                </w:tcPr>
                <w:p w14:paraId="3D8B0EF5"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Traslado a otros servicios de la SDIS u otra entidad o institución que le garantice su atención.</w:t>
                  </w:r>
                </w:p>
              </w:tc>
              <w:tc>
                <w:tcPr>
                  <w:tcW w:w="1559" w:type="dxa"/>
                  <w:vAlign w:val="center"/>
                </w:tcPr>
                <w:p w14:paraId="1AC9B156"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276" w:type="dxa"/>
                  <w:vAlign w:val="center"/>
                </w:tcPr>
                <w:p w14:paraId="46A4EC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3FFFED2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67889DF6" w14:textId="77777777" w:rsidTr="008C1493">
              <w:trPr>
                <w:trHeight w:val="206"/>
                <w:jc w:val="center"/>
              </w:trPr>
              <w:tc>
                <w:tcPr>
                  <w:tcW w:w="2775" w:type="dxa"/>
                  <w:vAlign w:val="center"/>
                </w:tcPr>
                <w:p w14:paraId="480C34B3" w14:textId="77777777" w:rsidR="00FE39F5" w:rsidRPr="006145DB" w:rsidRDefault="00FE39F5" w:rsidP="0076493D">
                  <w:pPr>
                    <w:pStyle w:val="Textoindependiente"/>
                    <w:spacing w:after="0"/>
                    <w:jc w:val="both"/>
                    <w:rPr>
                      <w:rFonts w:cs="Arial"/>
                      <w:sz w:val="16"/>
                      <w:szCs w:val="16"/>
                    </w:rPr>
                  </w:pPr>
                  <w:r w:rsidRPr="006145DB">
                    <w:rPr>
                      <w:rFonts w:cs="Arial"/>
                      <w:sz w:val="16"/>
                      <w:szCs w:val="16"/>
                    </w:rPr>
                    <w:t>Presentar una condición de salud física o mental asociada que requiera cuidados especializados o que esté en su fase aguda, previo estudio de caso.</w:t>
                  </w:r>
                </w:p>
              </w:tc>
              <w:tc>
                <w:tcPr>
                  <w:tcW w:w="1559" w:type="dxa"/>
                  <w:vAlign w:val="center"/>
                </w:tcPr>
                <w:p w14:paraId="174EA1E1"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vAlign w:val="center"/>
                </w:tcPr>
                <w:p w14:paraId="3EA4E8F7"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578A165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28835E0A" w14:textId="77777777" w:rsidTr="008C1493">
              <w:trPr>
                <w:trHeight w:val="525"/>
                <w:jc w:val="center"/>
              </w:trPr>
              <w:tc>
                <w:tcPr>
                  <w:tcW w:w="2775" w:type="dxa"/>
                  <w:vAlign w:val="center"/>
                </w:tcPr>
                <w:p w14:paraId="7F20DEB3" w14:textId="77777777" w:rsidR="00FE39F5" w:rsidRPr="006145DB" w:rsidRDefault="00FE39F5" w:rsidP="0076493D">
                  <w:pPr>
                    <w:jc w:val="both"/>
                    <w:textAlignment w:val="baseline"/>
                    <w:rPr>
                      <w:rFonts w:cs="Arial"/>
                      <w:sz w:val="16"/>
                      <w:szCs w:val="16"/>
                    </w:rPr>
                  </w:pPr>
                  <w:r w:rsidRPr="006145DB">
                    <w:rPr>
                      <w:rFonts w:cs="Arial"/>
                      <w:sz w:val="16"/>
                      <w:szCs w:val="16"/>
                    </w:rPr>
                    <w:t xml:space="preserve">Inasistencia injustificada a las actividades programadas en el servicio durante siete (7) días en el mes, previo estudio de caso. </w:t>
                  </w:r>
                </w:p>
              </w:tc>
              <w:tc>
                <w:tcPr>
                  <w:tcW w:w="1559" w:type="dxa"/>
                  <w:vAlign w:val="center"/>
                </w:tcPr>
                <w:p w14:paraId="2B0C6E4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vAlign w:val="center"/>
                </w:tcPr>
                <w:p w14:paraId="16EFF11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0DFFC7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37C468F9" w14:textId="77777777" w:rsidTr="008C1493">
              <w:trPr>
                <w:trHeight w:val="206"/>
                <w:jc w:val="center"/>
              </w:trPr>
              <w:tc>
                <w:tcPr>
                  <w:tcW w:w="2775" w:type="dxa"/>
                  <w:vMerge w:val="restart"/>
                  <w:vAlign w:val="center"/>
                </w:tcPr>
                <w:p w14:paraId="52BB8132" w14:textId="77777777" w:rsidR="00FE39F5" w:rsidRPr="006145DB" w:rsidRDefault="00FE39F5" w:rsidP="0076493D">
                  <w:pPr>
                    <w:jc w:val="both"/>
                    <w:textAlignment w:val="baseline"/>
                    <w:rPr>
                      <w:rFonts w:cs="Arial"/>
                      <w:sz w:val="16"/>
                      <w:szCs w:val="16"/>
                    </w:rPr>
                  </w:pPr>
                  <w:r w:rsidRPr="006145DB">
                    <w:rPr>
                      <w:rStyle w:val="normaltextrun"/>
                      <w:rFonts w:cs="Arial"/>
                      <w:sz w:val="16"/>
                      <w:szCs w:val="16"/>
                    </w:rPr>
                    <w:t>Traslado o cambio de residencia fuera de Bogotá D.C</w:t>
                  </w:r>
                  <w:r w:rsidRPr="006145DB">
                    <w:rPr>
                      <w:rStyle w:val="eop"/>
                      <w:rFonts w:cs="Arial"/>
                      <w:sz w:val="16"/>
                      <w:szCs w:val="16"/>
                    </w:rPr>
                    <w:t> </w:t>
                  </w:r>
                </w:p>
              </w:tc>
              <w:tc>
                <w:tcPr>
                  <w:tcW w:w="1559" w:type="dxa"/>
                  <w:vAlign w:val="center"/>
                </w:tcPr>
                <w:p w14:paraId="7E5833A7"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SISBEN IV Bogotá</w:t>
                  </w:r>
                  <w:r w:rsidRPr="006145DB">
                    <w:rPr>
                      <w:rStyle w:val="eop"/>
                      <w:rFonts w:cs="Arial"/>
                      <w:sz w:val="16"/>
                      <w:szCs w:val="16"/>
                    </w:rPr>
                    <w:t> </w:t>
                  </w:r>
                </w:p>
              </w:tc>
              <w:tc>
                <w:tcPr>
                  <w:tcW w:w="1276" w:type="dxa"/>
                  <w:vAlign w:val="center"/>
                </w:tcPr>
                <w:p w14:paraId="18C27B5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Mensual (Mes Vencido)</w:t>
                  </w:r>
                  <w:r w:rsidRPr="006145DB">
                    <w:rPr>
                      <w:rStyle w:val="eop"/>
                      <w:rFonts w:cs="Arial"/>
                      <w:sz w:val="16"/>
                      <w:szCs w:val="16"/>
                    </w:rPr>
                    <w:t> </w:t>
                  </w:r>
                </w:p>
              </w:tc>
              <w:tc>
                <w:tcPr>
                  <w:tcW w:w="1647" w:type="dxa"/>
                  <w:vAlign w:val="center"/>
                </w:tcPr>
                <w:p w14:paraId="780375A0"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Secretaría Distrital de Planeación - SDP</w:t>
                  </w:r>
                  <w:r w:rsidRPr="006145DB">
                    <w:rPr>
                      <w:rStyle w:val="eop"/>
                      <w:rFonts w:cs="Arial"/>
                      <w:sz w:val="16"/>
                      <w:szCs w:val="16"/>
                    </w:rPr>
                    <w:t> </w:t>
                  </w:r>
                </w:p>
              </w:tc>
            </w:tr>
            <w:tr w:rsidR="008C1493" w:rsidRPr="006145DB" w14:paraId="0ACBF36C" w14:textId="77777777" w:rsidTr="008C1493">
              <w:trPr>
                <w:trHeight w:val="206"/>
                <w:jc w:val="center"/>
              </w:trPr>
              <w:tc>
                <w:tcPr>
                  <w:tcW w:w="2775" w:type="dxa"/>
                  <w:vMerge/>
                  <w:tcBorders>
                    <w:bottom w:val="single" w:sz="4" w:space="0" w:color="auto"/>
                  </w:tcBorders>
                  <w:vAlign w:val="center"/>
                </w:tcPr>
                <w:p w14:paraId="04FBD707" w14:textId="77777777" w:rsidR="00FE39F5" w:rsidRPr="006145DB" w:rsidRDefault="00FE39F5" w:rsidP="0076493D">
                  <w:pPr>
                    <w:pStyle w:val="Textoindependiente"/>
                    <w:spacing w:after="0"/>
                    <w:jc w:val="both"/>
                    <w:rPr>
                      <w:rFonts w:eastAsia="Arial" w:cs="Arial"/>
                      <w:sz w:val="16"/>
                      <w:szCs w:val="16"/>
                    </w:rPr>
                  </w:pPr>
                </w:p>
              </w:tc>
              <w:tc>
                <w:tcPr>
                  <w:tcW w:w="1559" w:type="dxa"/>
                  <w:tcBorders>
                    <w:bottom w:val="single" w:sz="4" w:space="0" w:color="auto"/>
                  </w:tcBorders>
                  <w:vAlign w:val="center"/>
                </w:tcPr>
                <w:p w14:paraId="4C74CE5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Verificación en campo  </w:t>
                  </w:r>
                  <w:r w:rsidRPr="006145DB">
                    <w:rPr>
                      <w:rStyle w:val="eop"/>
                      <w:rFonts w:cs="Arial"/>
                      <w:sz w:val="16"/>
                      <w:szCs w:val="16"/>
                    </w:rPr>
                    <w:t> </w:t>
                  </w:r>
                </w:p>
              </w:tc>
              <w:tc>
                <w:tcPr>
                  <w:tcW w:w="1276" w:type="dxa"/>
                  <w:tcBorders>
                    <w:bottom w:val="single" w:sz="4" w:space="0" w:color="auto"/>
                  </w:tcBorders>
                  <w:vAlign w:val="center"/>
                </w:tcPr>
                <w:p w14:paraId="381D5658"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647" w:type="dxa"/>
                  <w:tcBorders>
                    <w:bottom w:val="single" w:sz="4" w:space="0" w:color="auto"/>
                  </w:tcBorders>
                  <w:vAlign w:val="center"/>
                </w:tcPr>
                <w:p w14:paraId="58864D4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34F786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8C1493" w:rsidRPr="006145DB" w14:paraId="031541ED" w14:textId="77777777" w:rsidTr="008C1493">
              <w:trPr>
                <w:trHeight w:val="206"/>
                <w:jc w:val="center"/>
              </w:trPr>
              <w:tc>
                <w:tcPr>
                  <w:tcW w:w="2775" w:type="dxa"/>
                  <w:tcBorders>
                    <w:bottom w:val="nil"/>
                  </w:tcBorders>
                  <w:vAlign w:val="center"/>
                </w:tcPr>
                <w:p w14:paraId="4D463972"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Persona con discapacidad que al finalizar el año en curso supere los 18 años.</w:t>
                  </w:r>
                </w:p>
              </w:tc>
              <w:tc>
                <w:tcPr>
                  <w:tcW w:w="1559" w:type="dxa"/>
                  <w:tcBorders>
                    <w:bottom w:val="nil"/>
                  </w:tcBorders>
                  <w:vAlign w:val="center"/>
                </w:tcPr>
                <w:p w14:paraId="1A16A1A2"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Arial" w:cs="Arial"/>
                      <w:sz w:val="16"/>
                      <w:szCs w:val="16"/>
                    </w:rPr>
                    <w:t>SIRBE</w:t>
                  </w:r>
                </w:p>
              </w:tc>
              <w:tc>
                <w:tcPr>
                  <w:tcW w:w="1276" w:type="dxa"/>
                  <w:tcBorders>
                    <w:bottom w:val="nil"/>
                  </w:tcBorders>
                  <w:vAlign w:val="center"/>
                </w:tcPr>
                <w:p w14:paraId="714387CF"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Demanda</w:t>
                  </w:r>
                </w:p>
              </w:tc>
              <w:tc>
                <w:tcPr>
                  <w:tcW w:w="1647" w:type="dxa"/>
                  <w:tcBorders>
                    <w:bottom w:val="nil"/>
                  </w:tcBorders>
                  <w:vAlign w:val="center"/>
                </w:tcPr>
                <w:p w14:paraId="46BE06BC"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bl>
          <w:p w14:paraId="618EDC97"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218EA321" w14:textId="77777777" w:rsidTr="000223EE">
        <w:trPr>
          <w:trHeight w:val="1025"/>
          <w:jc w:val="center"/>
        </w:trPr>
        <w:tc>
          <w:tcPr>
            <w:tcW w:w="1940" w:type="dxa"/>
            <w:vAlign w:val="center"/>
          </w:tcPr>
          <w:p w14:paraId="72055498" w14:textId="77777777" w:rsidR="00FE39F5" w:rsidRPr="006145DB" w:rsidRDefault="00FE39F5" w:rsidP="008C1493">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82"/>
              <w:gridCol w:w="1511"/>
              <w:gridCol w:w="1373"/>
              <w:gridCol w:w="1786"/>
            </w:tblGrid>
            <w:tr w:rsidR="008C1493" w:rsidRPr="006145DB" w14:paraId="564DA765" w14:textId="77777777" w:rsidTr="00301133">
              <w:trPr>
                <w:trHeight w:val="372"/>
                <w:jc w:val="center"/>
              </w:trPr>
              <w:tc>
                <w:tcPr>
                  <w:tcW w:w="2582" w:type="dxa"/>
                  <w:vAlign w:val="center"/>
                </w:tcPr>
                <w:p w14:paraId="650200C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511" w:type="dxa"/>
                  <w:vAlign w:val="center"/>
                </w:tcPr>
                <w:p w14:paraId="18E49A14"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3" w:type="dxa"/>
                  <w:vAlign w:val="center"/>
                </w:tcPr>
                <w:p w14:paraId="14F7A532"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6" w:type="dxa"/>
                  <w:vAlign w:val="center"/>
                </w:tcPr>
                <w:p w14:paraId="7B891DE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70A30BD4" w14:textId="77777777" w:rsidTr="00301133">
              <w:trPr>
                <w:trHeight w:val="231"/>
                <w:jc w:val="center"/>
              </w:trPr>
              <w:tc>
                <w:tcPr>
                  <w:tcW w:w="2582" w:type="dxa"/>
                  <w:vAlign w:val="center"/>
                </w:tcPr>
                <w:p w14:paraId="7C1BC49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sz w:val="16"/>
                      <w:szCs w:val="16"/>
                      <w:lang w:eastAsia="es-CO"/>
                    </w:rPr>
                    <w:t>Servicio Centro Abrazar.</w:t>
                  </w:r>
                </w:p>
              </w:tc>
              <w:tc>
                <w:tcPr>
                  <w:tcW w:w="1511" w:type="dxa"/>
                  <w:vAlign w:val="center"/>
                </w:tcPr>
                <w:p w14:paraId="50522BE6"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SIRBE</w:t>
                  </w:r>
                </w:p>
              </w:tc>
              <w:tc>
                <w:tcPr>
                  <w:tcW w:w="1373" w:type="dxa"/>
                  <w:vAlign w:val="center"/>
                </w:tcPr>
                <w:p w14:paraId="7B6AFC61"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Demanda</w:t>
                  </w:r>
                </w:p>
              </w:tc>
              <w:tc>
                <w:tcPr>
                  <w:tcW w:w="1786" w:type="dxa"/>
                  <w:vAlign w:val="center"/>
                </w:tcPr>
                <w:p w14:paraId="52610FAC"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Secretaría Distrital de Integración Social</w:t>
                  </w:r>
                </w:p>
              </w:tc>
            </w:tr>
          </w:tbl>
          <w:p w14:paraId="3A09B5C2" w14:textId="77777777" w:rsidR="00FE39F5" w:rsidRPr="006145DB" w:rsidRDefault="00FE39F5" w:rsidP="0076493D">
            <w:pPr>
              <w:tabs>
                <w:tab w:val="left" w:pos="709"/>
              </w:tabs>
              <w:spacing w:after="0" w:line="240" w:lineRule="auto"/>
              <w:contextualSpacing/>
              <w:jc w:val="both"/>
              <w:rPr>
                <w:rFonts w:eastAsia="Calibri" w:cs="Arial"/>
                <w:bCs/>
                <w:sz w:val="20"/>
                <w:szCs w:val="20"/>
                <w:lang w:eastAsia="es-CO"/>
              </w:rPr>
            </w:pPr>
          </w:p>
        </w:tc>
      </w:tr>
      <w:tr w:rsidR="00FE39F5" w:rsidRPr="006145DB" w14:paraId="46C1CD5F" w14:textId="77777777" w:rsidTr="00B34310">
        <w:trPr>
          <w:trHeight w:val="445"/>
          <w:jc w:val="center"/>
        </w:trPr>
        <w:tc>
          <w:tcPr>
            <w:tcW w:w="1940" w:type="dxa"/>
            <w:vAlign w:val="center"/>
          </w:tcPr>
          <w:p w14:paraId="7814DFAF" w14:textId="77777777" w:rsidR="00FE39F5" w:rsidRPr="006145DB" w:rsidRDefault="00FE39F5" w:rsidP="008C1493">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5A964AAE" w14:textId="022A6343" w:rsidR="00FE39F5" w:rsidRPr="006145DB" w:rsidRDefault="00FE39F5" w:rsidP="0076493D">
            <w:pPr>
              <w:pStyle w:val="Textoindependiente"/>
              <w:spacing w:after="0" w:line="240" w:lineRule="auto"/>
              <w:jc w:val="both"/>
              <w:rPr>
                <w:rFonts w:cs="Arial"/>
                <w:bCs/>
                <w:sz w:val="20"/>
                <w:szCs w:val="20"/>
                <w:lang w:eastAsia="es-CO"/>
              </w:rPr>
            </w:pPr>
            <w:r w:rsidRPr="006145DB">
              <w:rPr>
                <w:rFonts w:cs="Arial"/>
                <w:bCs/>
                <w:sz w:val="20"/>
                <w:szCs w:val="20"/>
                <w:lang w:eastAsia="es-CO"/>
              </w:rPr>
              <w:t>El servicio social Centros Crecer brinda atención de lunes a viernes en horario de 7 am a 4 pm, en 16 unidades operativas ubicadas en Bogotá D.C.  La atención integral se estructura a partir de la formulación de un plan de atención individual (PAI) de la niña, niño o adolescente, el cual comprende las acciones a nivel individual, familiar y en entorno y territorio:</w:t>
            </w:r>
          </w:p>
          <w:p w14:paraId="6E0879B7" w14:textId="77777777" w:rsidR="008C1493" w:rsidRPr="006145DB" w:rsidRDefault="008C1493" w:rsidP="0076493D">
            <w:pPr>
              <w:pStyle w:val="Textoindependiente"/>
              <w:spacing w:after="0" w:line="240" w:lineRule="auto"/>
              <w:jc w:val="both"/>
              <w:rPr>
                <w:rFonts w:cs="Arial"/>
                <w:bCs/>
                <w:sz w:val="20"/>
                <w:szCs w:val="20"/>
                <w:lang w:eastAsia="es-CO"/>
              </w:rPr>
            </w:pPr>
          </w:p>
          <w:p w14:paraId="0BBAC39C" w14:textId="40BAFFAC"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individual se realizan acciones de atención transdisciplinar con enfoque transectorial que aporten al desarrollo y fortalecimiento de capacidades y habilidades bajo principios de planeación centrada en la persona y ajustes razonables, establecidos en el plan de atención individual que favorezcan la independencia, autonomía y participación para la garantía y goce de derechos, en el marco de la inclusión social.</w:t>
            </w:r>
          </w:p>
          <w:p w14:paraId="5538E15C"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69ED5DE0" w14:textId="1CD456B8"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familiar, se realizan acciones y estrategias de atención individual y grupal, dirigidas al reconocimiento de las prácticas, saberes y realidades de las familias, el fortalecimiento del sistema relacional y espacios protectores, la generación de oportunidades y la autogestión, que contribuyan al empoderamiento, incidencia y bienestar en el marco el proyecto de vida familiar.</w:t>
            </w:r>
          </w:p>
          <w:p w14:paraId="07AF5D49"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2E3C2CBA" w14:textId="602EFC70"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En entorno y territorio, se realizan acciones de atención y abordaje territorial para la generación de oportunidades para la inclusión social, a través de la gestión y articulación de redes a nivel transectorial. Dichas acciones propenden por la instalación de capacidades en los entornos y territorios en función de la eliminación de barreras y la transformación de paradigmas en torno a la discapacidad.</w:t>
            </w:r>
          </w:p>
          <w:p w14:paraId="18BD6AB8" w14:textId="77777777" w:rsidR="000223EE" w:rsidRPr="006145DB" w:rsidRDefault="000223EE" w:rsidP="00B34310">
            <w:pPr>
              <w:pStyle w:val="Textoindependiente"/>
              <w:spacing w:after="0" w:line="240" w:lineRule="auto"/>
              <w:ind w:left="360"/>
              <w:contextualSpacing/>
              <w:jc w:val="both"/>
              <w:rPr>
                <w:rFonts w:cs="Arial"/>
                <w:bCs/>
                <w:sz w:val="20"/>
                <w:szCs w:val="20"/>
                <w:lang w:eastAsia="es-CO"/>
              </w:rPr>
            </w:pPr>
          </w:p>
          <w:p w14:paraId="101B85B6" w14:textId="77825A14"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Apoyo alimentario a través del suministro de tres (3) tiempos de comida: nueves, almuerzo, refrigerio, en los centros de atención. </w:t>
            </w:r>
          </w:p>
          <w:p w14:paraId="0418026F" w14:textId="77777777" w:rsidR="000223EE" w:rsidRPr="006145DB" w:rsidRDefault="000223EE" w:rsidP="0076493D">
            <w:pPr>
              <w:pStyle w:val="Textoindependiente"/>
              <w:spacing w:after="0" w:line="240" w:lineRule="auto"/>
              <w:ind w:left="720"/>
              <w:contextualSpacing/>
              <w:jc w:val="both"/>
              <w:rPr>
                <w:rFonts w:cs="Arial"/>
                <w:sz w:val="20"/>
                <w:szCs w:val="20"/>
                <w:lang w:eastAsia="es-CO"/>
              </w:rPr>
            </w:pPr>
          </w:p>
          <w:p w14:paraId="196E5AC4" w14:textId="24CF6747"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Servicio de transporte para la movilización de niñas, niños y adolescentes a los centros de atención. </w:t>
            </w:r>
          </w:p>
          <w:p w14:paraId="4D88E73F" w14:textId="77777777" w:rsidR="000223EE" w:rsidRPr="006145DB" w:rsidRDefault="000223EE" w:rsidP="0076493D">
            <w:pPr>
              <w:pStyle w:val="Textoindependiente"/>
              <w:spacing w:after="0" w:line="240" w:lineRule="auto"/>
              <w:ind w:left="720"/>
              <w:contextualSpacing/>
              <w:jc w:val="both"/>
              <w:rPr>
                <w:rFonts w:cs="Arial"/>
                <w:bCs/>
                <w:sz w:val="20"/>
                <w:szCs w:val="20"/>
                <w:lang w:eastAsia="es-CO"/>
              </w:rPr>
            </w:pPr>
          </w:p>
          <w:p w14:paraId="4D82C0C5" w14:textId="2DB9B942"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Durante el receso de actividades de fin de año, periodo en el cual las niñas, niños y adolescentes con discapacidad participantes de los Centros Crecer permanecen tiempo completo con sus familias, se realizará la entrega de un (1) apoyo durante este periodo. Este apoyo podrá entregarse en forma de transferencia monetaria o apoyo alimentario en especie, o mediante otro beneficio definido por la Secretaría Distrital de Integración Social, de acuerdo con la viabilidades técnicas y administrativas disponibles por la entidad frente a la entrega de este beneficio. </w:t>
            </w:r>
          </w:p>
          <w:p w14:paraId="6A1FE6A1" w14:textId="5B2E4704"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Esta entrega busca fortalecer la corresponsabilidad de las familias, brindándoles recursos para atender necesidades prioritarias de las niñas, niños y adolescentes con discapacidad durante el receso.</w:t>
            </w:r>
          </w:p>
          <w:p w14:paraId="1D8FD118" w14:textId="77777777" w:rsidR="00B34310" w:rsidRPr="006145DB" w:rsidRDefault="00B34310" w:rsidP="0076493D">
            <w:pPr>
              <w:pStyle w:val="Textoindependiente"/>
              <w:spacing w:after="0" w:line="240" w:lineRule="auto"/>
              <w:jc w:val="both"/>
              <w:rPr>
                <w:rFonts w:cs="Arial"/>
                <w:sz w:val="20"/>
                <w:szCs w:val="20"/>
                <w:lang w:val="es-CO" w:eastAsia="es-CO"/>
              </w:rPr>
            </w:pPr>
          </w:p>
          <w:p w14:paraId="6FD3E0CC" w14:textId="5578CD30"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El beneficio se entregará una única vez durante el receso de fin de año y será otorgada exclusivamente a la persona adulta autorizada, en reconocimiento de que el recurso está destinado al bienestar de las niñas, los niños y adolescentes participantes del servicio.</w:t>
            </w:r>
          </w:p>
          <w:p w14:paraId="2E63D3D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Centros Crecer, se implementará el plan operativo de continuidad correspondiente.</w:t>
            </w:r>
          </w:p>
        </w:tc>
      </w:tr>
      <w:tr w:rsidR="00FE39F5" w:rsidRPr="006145DB" w14:paraId="1721C0CA" w14:textId="77777777" w:rsidTr="00301133">
        <w:trPr>
          <w:trHeight w:val="983"/>
          <w:jc w:val="center"/>
        </w:trPr>
        <w:tc>
          <w:tcPr>
            <w:tcW w:w="1940" w:type="dxa"/>
            <w:vAlign w:val="center"/>
          </w:tcPr>
          <w:p w14:paraId="13F08430" w14:textId="77777777"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1EB4EAD5" w14:textId="2C4E5DFF" w:rsidR="00FE39F5" w:rsidRPr="006145DB" w:rsidRDefault="00FE39F5" w:rsidP="0076493D">
            <w:pPr>
              <w:pStyle w:val="Textoindependiente"/>
              <w:spacing w:after="0" w:line="240" w:lineRule="auto"/>
              <w:rPr>
                <w:rFonts w:cs="Arial"/>
                <w:sz w:val="20"/>
                <w:szCs w:val="20"/>
                <w:lang w:val="es-CO" w:eastAsia="es-CO"/>
              </w:rPr>
            </w:pPr>
            <w:r w:rsidRPr="006145DB">
              <w:rPr>
                <w:rFonts w:cs="Arial"/>
                <w:sz w:val="20"/>
                <w:szCs w:val="20"/>
                <w:lang w:val="es-CO" w:eastAsia="es-CO"/>
              </w:rPr>
              <w:t>Para el servicio aplican las siguientes categorías:</w:t>
            </w:r>
          </w:p>
          <w:p w14:paraId="09CD1EDC" w14:textId="77777777" w:rsidR="00B34310" w:rsidRPr="006145DB" w:rsidRDefault="00B34310" w:rsidP="0076493D">
            <w:pPr>
              <w:pStyle w:val="Textoindependiente"/>
              <w:spacing w:after="0" w:line="240" w:lineRule="auto"/>
              <w:rPr>
                <w:rFonts w:cs="Arial"/>
                <w:sz w:val="20"/>
                <w:szCs w:val="20"/>
                <w:lang w:val="es-CO" w:eastAsia="es-CO"/>
              </w:rPr>
            </w:pPr>
          </w:p>
          <w:p w14:paraId="1DA1AA2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5E093331"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21FDD244"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Nutrición </w:t>
            </w:r>
          </w:p>
          <w:p w14:paraId="2178510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1FC91040"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7F811C25"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4D77E25D" w14:textId="3B500154" w:rsidR="00094297" w:rsidRPr="006145DB" w:rsidRDefault="00094297" w:rsidP="005B435E">
      <w:pPr>
        <w:spacing w:after="0" w:line="240" w:lineRule="auto"/>
        <w:rPr>
          <w:rFonts w:cs="Arial"/>
          <w:color w:val="EE0000"/>
        </w:rPr>
      </w:pPr>
    </w:p>
    <w:p w14:paraId="12D11528" w14:textId="7242570E" w:rsidR="00DA47BB" w:rsidRPr="006145DB" w:rsidRDefault="00B226F7">
      <w:pPr>
        <w:pStyle w:val="Ttulo1"/>
        <w:numPr>
          <w:ilvl w:val="2"/>
          <w:numId w:val="72"/>
        </w:numPr>
        <w:ind w:left="993"/>
        <w:jc w:val="center"/>
      </w:pPr>
      <w:r w:rsidRPr="006145DB">
        <w:t xml:space="preserve"> </w:t>
      </w:r>
      <w:bookmarkStart w:id="287" w:name="_Toc210213215"/>
      <w:bookmarkStart w:id="288" w:name="_Toc213273488"/>
      <w:bookmarkStart w:id="289" w:name="_Toc213276115"/>
      <w:bookmarkStart w:id="290" w:name="_Toc216902449"/>
      <w:r w:rsidR="00DA6BDF" w:rsidRPr="006145DB">
        <w:t xml:space="preserve">Servicio </w:t>
      </w:r>
      <w:r w:rsidR="00AB2DF7" w:rsidRPr="006145DB">
        <w:t xml:space="preserve">Centros </w:t>
      </w:r>
      <w:r w:rsidR="00467D6D" w:rsidRPr="006145DB">
        <w:t>integrarte atención interna</w:t>
      </w:r>
      <w:bookmarkEnd w:id="287"/>
      <w:bookmarkEnd w:id="288"/>
      <w:bookmarkEnd w:id="289"/>
      <w:bookmarkEnd w:id="2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5B3267" w:rsidRPr="006145DB" w14:paraId="7D4809D7" w14:textId="77777777" w:rsidTr="00301133">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5D7F12"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E09F32" w14:textId="77777777" w:rsidR="005B3267" w:rsidRPr="006145DB" w:rsidRDefault="005B3267" w:rsidP="00301133">
            <w:pPr>
              <w:spacing w:after="0" w:line="240" w:lineRule="auto"/>
              <w:jc w:val="both"/>
              <w:rPr>
                <w:rFonts w:cs="Arial"/>
                <w:bCs/>
                <w:sz w:val="20"/>
                <w:szCs w:val="20"/>
                <w:highlight w:val="darkBlue"/>
                <w:lang w:eastAsia="es-CO"/>
              </w:rPr>
            </w:pPr>
            <w:r w:rsidRPr="006145DB">
              <w:rPr>
                <w:rFonts w:cs="Arial"/>
                <w:bCs/>
                <w:sz w:val="20"/>
                <w:szCs w:val="20"/>
                <w:lang w:eastAsia="es-CO"/>
              </w:rPr>
              <w:t>Promover el desarrollo y fortalecimiento de competencias que permita a las personas con discapacidad, adquirir destrezas en la ejecución de sus actividades básicas e instrumentales de la vida diaria, aportando a aumentar los niveles de independencia y socialización, que permitan la inclusión a diferentes entornos acorde a las habilidades y capacidades de cada persona. Las personas vinculadas a este servicio son atendidas 24 horas durante los 7 días de la semana.</w:t>
            </w:r>
          </w:p>
        </w:tc>
      </w:tr>
      <w:tr w:rsidR="005B3267" w:rsidRPr="006145DB" w14:paraId="1C56B0E6"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FAE84A6"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Oferta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523C4C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Atención Integral orientada al desarrollo de competencias emocionales, adaptativas, motoras y ocupacionales y la generación de espacios de inclusión.</w:t>
            </w:r>
          </w:p>
          <w:p w14:paraId="7840AC0E"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Alojamiento 24 horas.</w:t>
            </w:r>
          </w:p>
          <w:p w14:paraId="641583E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Vestuario.</w:t>
            </w:r>
          </w:p>
          <w:p w14:paraId="287227A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Alimentación de acuerdo con las orientaciones definidas por la entidad.</w:t>
            </w:r>
          </w:p>
          <w:p w14:paraId="3E674F3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Transporte para salidas lúdicas, recreativas, pedagógicas, movilización a espacios de inclusión, citas médicas entre otras.</w:t>
            </w:r>
          </w:p>
        </w:tc>
      </w:tr>
      <w:tr w:rsidR="005B3267" w:rsidRPr="006145DB" w14:paraId="4044DB8B"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4CD18B5"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 xml:space="preserve">Tipo de Focalización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B39B797" w14:textId="77777777" w:rsidR="005B3267" w:rsidRPr="006145DB" w:rsidRDefault="005B3267" w:rsidP="00301133">
            <w:pPr>
              <w:tabs>
                <w:tab w:val="left" w:pos="709"/>
              </w:tabs>
              <w:spacing w:after="0" w:line="240" w:lineRule="auto"/>
              <w:rPr>
                <w:rFonts w:cs="Arial"/>
                <w:bCs/>
                <w:sz w:val="20"/>
                <w:szCs w:val="20"/>
                <w:lang w:eastAsia="es-CO"/>
              </w:rPr>
            </w:pPr>
            <w:r w:rsidRPr="006145DB">
              <w:rPr>
                <w:rFonts w:eastAsia="Calibri" w:cs="Arial"/>
                <w:sz w:val="20"/>
                <w:szCs w:val="20"/>
                <w:lang w:eastAsia="es-CO"/>
              </w:rPr>
              <w:t>Por demanda.</w:t>
            </w:r>
          </w:p>
        </w:tc>
      </w:tr>
      <w:tr w:rsidR="005B3267" w:rsidRPr="006145DB" w14:paraId="5225C14F" w14:textId="77777777" w:rsidTr="00301133">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CA74C79"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92D83CB" w14:textId="77777777" w:rsidR="005B3267" w:rsidRPr="006145DB" w:rsidRDefault="005B3267" w:rsidP="00301133">
            <w:pPr>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apoyos extensos o generalizados, o con discapacidad intelectual o psicosocial que requieran apoyos intermitentes o limitados que se encuentren en abandono social o que su cuidador no pueda ejercer su cuidado, que no se encuentren en fase aguda de enfermedad y que no presenten trastorno de la personalidad, que residan en la ciudad de Bogotá D.C., que no cuenten con una red familiar o social de apoyo que garantice su cuidado, que no perciba pensión o subsidio económico mayor o igual a 1 SMMLV, verificado de acuerdo con los procedimientos establecidos por la entidad.</w:t>
            </w:r>
          </w:p>
        </w:tc>
      </w:tr>
      <w:tr w:rsidR="005B3267" w:rsidRPr="006145DB" w14:paraId="01DC46DE" w14:textId="77777777" w:rsidTr="00301133">
        <w:trPr>
          <w:trHeight w:val="56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D75E73E"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F34EC71"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w:t>
            </w:r>
          </w:p>
          <w:p w14:paraId="2C5FB0B9"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pertenezca a familias con dos o más integrantes con discapacidad. </w:t>
            </w:r>
          </w:p>
          <w:p w14:paraId="6E0B84D8"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w:t>
            </w:r>
          </w:p>
          <w:p w14:paraId="4AF431ED"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esté bajo el cuidado de personas mayores de 60 años o que el cuidador-a se encuentre en condiciones médicas que le dificulte o impida ejercer dicho rol.</w:t>
            </w:r>
          </w:p>
          <w:p w14:paraId="152C3AD3"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perteneciente a los sectores LGTBI.</w:t>
            </w:r>
          </w:p>
          <w:p w14:paraId="5CD96F71"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no se encuentre recibiendo beneficios o servicios del Estado.</w:t>
            </w:r>
          </w:p>
          <w:p w14:paraId="1C952422"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no hayan recibido beneficios o servicios del Estado. </w:t>
            </w:r>
          </w:p>
          <w:p w14:paraId="2097FD47"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 xml:space="preserve">Persona con discapacidad remitida por otros servicios de la SDIS o por otras entidades del orden distrital. </w:t>
            </w:r>
          </w:p>
        </w:tc>
      </w:tr>
      <w:tr w:rsidR="005B3267" w:rsidRPr="006145DB" w14:paraId="48CB0DCB" w14:textId="77777777" w:rsidTr="00301133">
        <w:trPr>
          <w:trHeight w:val="873"/>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A975D5B"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BE55A6F" w14:textId="77777777" w:rsidR="005B3267" w:rsidRPr="006145DB" w:rsidRDefault="005B3267" w:rsidP="00301133">
            <w:pPr>
              <w:tabs>
                <w:tab w:val="left" w:pos="709"/>
              </w:tabs>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de apoyos de extensos o generalizados, o con discapacidad intelectual o psicosocial que requieran apoyos intermitentes o limitados que se encuentren en abandono social o que su cuidador no pueda ejercer su cuidado, que residan en la ciudad de Bogotá D.C., que no cuenten con una red familiar o social de apoyo que garantice su cuidado, que no perciba pensión o subsidio económico mayor o igual a 1 SMMLV, verificado de acuerdo con los procedimientos establecidos por la entidad</w:t>
            </w:r>
            <w:r w:rsidRPr="006145DB">
              <w:rPr>
                <w:rFonts w:cs="Arial"/>
                <w:bCs/>
                <w:sz w:val="20"/>
                <w:szCs w:val="20"/>
                <w:lang w:eastAsia="es-CO"/>
              </w:rPr>
              <w:t>.</w:t>
            </w:r>
          </w:p>
        </w:tc>
      </w:tr>
      <w:tr w:rsidR="005B3267" w:rsidRPr="006145DB" w14:paraId="5AD694AB"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DD0ACD"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AF41D1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Retiro voluntario manifestado libre y expresamente por escrito previo estudio de caso</w:t>
            </w:r>
          </w:p>
          <w:p w14:paraId="720C9AD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Fallecimiento del participante.</w:t>
            </w:r>
          </w:p>
          <w:p w14:paraId="689C759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durante el proceso de atención presente una condición de salud que requiera de cuidados especiales permanentes y que impida su participación en el servicio, previo estudio de caso. </w:t>
            </w:r>
          </w:p>
          <w:p w14:paraId="5557A2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Inconsistencia en la documentación presentada u omisión de la información suministrada para acceder a la modalidad de atención.  </w:t>
            </w:r>
          </w:p>
          <w:p w14:paraId="1DFD477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Evasión del participante del centro, luego de haber establecido las acciones de búsqueda en los tiempos establecidos en el anexo técnico.</w:t>
            </w:r>
          </w:p>
          <w:p w14:paraId="18AC87F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Percibir pensión o subsidio económico mayor o igual a 1 SMMLV, verificado de acuerdo con los procedimientos establecidos por la entidad.</w:t>
            </w:r>
          </w:p>
          <w:p w14:paraId="2DE8C4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 ciudad de residencia del participante fuera de la ciudad de Bogotá D. C.</w:t>
            </w:r>
          </w:p>
          <w:p w14:paraId="55C2992D"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del participante a otra modalidad de atención del proyecto de discapacidad o servicio de la SDIS.</w:t>
            </w:r>
          </w:p>
          <w:p w14:paraId="257B285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se vincule a un proceso ocupacional o laboral sostenible y se hayan cumplido los objetivos y finalizado el plan de apoyo para el mantenimiento en dicho proceso.   </w:t>
            </w:r>
          </w:p>
          <w:p w14:paraId="00C6848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que cumpla 60 años cuente con cupo para su traslado a una modalidad de atención para personas mayores de la subdirección para la vejez que provea su cuidado y garantía de derechos fundamentales. </w:t>
            </w:r>
          </w:p>
        </w:tc>
      </w:tr>
      <w:tr w:rsidR="005B3267" w:rsidRPr="006145DB" w14:paraId="7207F4DB" w14:textId="77777777" w:rsidTr="00301133">
        <w:trPr>
          <w:trHeight w:val="2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512405B"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83BDF5D" w14:textId="77777777" w:rsidR="005B3267" w:rsidRPr="006145DB" w:rsidRDefault="005B3267" w:rsidP="00301133">
            <w:pPr>
              <w:pStyle w:val="Encabezado"/>
              <w:jc w:val="both"/>
              <w:rPr>
                <w:rFonts w:cs="Arial"/>
                <w:bCs/>
                <w:sz w:val="20"/>
                <w:szCs w:val="20"/>
              </w:rPr>
            </w:pPr>
            <w:r w:rsidRPr="006145DB">
              <w:rPr>
                <w:rFonts w:cs="Arial"/>
                <w:bCs/>
                <w:sz w:val="20"/>
                <w:szCs w:val="20"/>
              </w:rPr>
              <w:t>Simultaneidad</w:t>
            </w:r>
          </w:p>
          <w:p w14:paraId="0BF4D9D1" w14:textId="77777777" w:rsidR="005B3267" w:rsidRPr="006145DB" w:rsidRDefault="005B3267" w:rsidP="00301133">
            <w:pPr>
              <w:pStyle w:val="Encabezado"/>
              <w:jc w:val="both"/>
              <w:rPr>
                <w:rFonts w:cs="Arial"/>
                <w:bCs/>
                <w:sz w:val="20"/>
                <w:szCs w:val="20"/>
              </w:rPr>
            </w:pPr>
          </w:p>
          <w:p w14:paraId="4B54D109" w14:textId="77777777" w:rsidR="005B3267" w:rsidRPr="006145DB" w:rsidRDefault="005B3267" w:rsidP="00301133">
            <w:pPr>
              <w:pStyle w:val="Encabezado"/>
              <w:jc w:val="both"/>
              <w:rPr>
                <w:rFonts w:cs="Arial"/>
                <w:bCs/>
                <w:sz w:val="20"/>
                <w:szCs w:val="20"/>
              </w:rPr>
            </w:pPr>
            <w:r w:rsidRPr="006145DB">
              <w:rPr>
                <w:rFonts w:cs="Arial"/>
                <w:bCs/>
                <w:sz w:val="20"/>
                <w:szCs w:val="20"/>
              </w:rPr>
              <w:t xml:space="preserve">Persona con discapacidad que participe en los siguientes servicios o modalidades de atención:  </w:t>
            </w:r>
          </w:p>
          <w:p w14:paraId="0FE42342"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Comedores Comunitarios.</w:t>
            </w:r>
          </w:p>
          <w:p w14:paraId="3E295E6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hogar de paso día y hogar de paso noche para la atención de la población habitante de calle.</w:t>
            </w:r>
          </w:p>
          <w:p w14:paraId="5417CE4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desarrollo integral y diferencial para población habitante de calle y en alto riesgo de estarlo</w:t>
            </w:r>
          </w:p>
          <w:p w14:paraId="3050E4A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atención y desarrollo de capacidades para mujeres habitantes de calle</w:t>
            </w:r>
          </w:p>
          <w:p w14:paraId="2A611F0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atención sociosanitaria para población habitante de calle.</w:t>
            </w:r>
          </w:p>
          <w:p w14:paraId="6AF138F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comunidad de vida para población habitante de calle.</w:t>
            </w:r>
          </w:p>
          <w:p w14:paraId="43247178"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alta dependencia física, mental o cognitiva para población habitante de calle. </w:t>
            </w:r>
          </w:p>
          <w:p w14:paraId="6821D28C"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Fortalecimiento a la inclusión y apoyo alimentario a personas con discapacidad.</w:t>
            </w:r>
          </w:p>
          <w:p w14:paraId="74972969"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para la integración y los derechos del migrante, refugiado y retornado con su modalidad ayuda humanitaria para la estabilización. </w:t>
            </w:r>
          </w:p>
          <w:p w14:paraId="661C9834" w14:textId="77777777" w:rsidR="005B3267" w:rsidRPr="006145DB" w:rsidRDefault="005B3267" w:rsidP="005B3267">
            <w:pPr>
              <w:numPr>
                <w:ilvl w:val="0"/>
                <w:numId w:val="4"/>
              </w:numPr>
              <w:spacing w:after="0" w:line="240" w:lineRule="auto"/>
              <w:jc w:val="both"/>
              <w:rPr>
                <w:rFonts w:cs="Arial"/>
                <w:bCs/>
                <w:sz w:val="20"/>
                <w:szCs w:val="20"/>
              </w:rPr>
            </w:pPr>
            <w:r w:rsidRPr="006145DB">
              <w:rPr>
                <w:rFonts w:cs="Arial"/>
                <w:sz w:val="20"/>
                <w:szCs w:val="20"/>
              </w:rPr>
              <w:t>Servicio para la integración y los derechos del migrante, refugiado y retornado con su modalidad Integración en tú camino.</w:t>
            </w:r>
          </w:p>
        </w:tc>
      </w:tr>
      <w:tr w:rsidR="005B3267" w:rsidRPr="006145DB" w14:paraId="4CC45511" w14:textId="77777777" w:rsidTr="00301133">
        <w:trPr>
          <w:trHeight w:val="432"/>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64959F7"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 xml:space="preserve">Ejecución </w:t>
            </w:r>
          </w:p>
        </w:tc>
        <w:tc>
          <w:tcPr>
            <w:tcW w:w="4141" w:type="pct"/>
            <w:tcBorders>
              <w:top w:val="single" w:sz="4" w:space="0" w:color="auto"/>
              <w:left w:val="single" w:sz="4" w:space="0" w:color="auto"/>
              <w:bottom w:val="single" w:sz="4" w:space="0" w:color="auto"/>
              <w:right w:val="single" w:sz="4" w:space="0" w:color="auto"/>
            </w:tcBorders>
            <w:vAlign w:val="center"/>
          </w:tcPr>
          <w:p w14:paraId="370D1B7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individual promueve el fortalecimiento individual y la estabilidad emocional de los participantes, como factores que mantengan, promuevan y mejoren las competencias emocionales, competencias adaptativas, habilidades artísticas, deportivas y culturales, competencias ocupacionales. </w:t>
            </w:r>
          </w:p>
          <w:p w14:paraId="0CE4848C" w14:textId="77777777" w:rsidR="005B3267" w:rsidRPr="006145DB" w:rsidRDefault="005B3267" w:rsidP="00301133">
            <w:pPr>
              <w:pStyle w:val="Ttulo1"/>
              <w:rPr>
                <w:sz w:val="20"/>
                <w:szCs w:val="20"/>
                <w:lang w:eastAsia="es-CO"/>
              </w:rPr>
            </w:pPr>
          </w:p>
          <w:p w14:paraId="35BDA52F"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familiar busca garantiza el reconocimiento y la participación de la persona con discapacidad, al concebirlo como miembro activo del grupo al cual pertenece (familiar, social o institucional), a través del fortalecimiento del sistema relacional, el mantenimiento de los vínculos afectivos, buscando prevenir el abandono y falta de reconocimiento como sujeto de derechos por parte de su familia y de la sociedad. </w:t>
            </w:r>
          </w:p>
          <w:p w14:paraId="4776CA00" w14:textId="77777777" w:rsidR="005B3267" w:rsidRPr="006145DB" w:rsidRDefault="005B3267" w:rsidP="00301133">
            <w:pPr>
              <w:pStyle w:val="Ttulo1"/>
              <w:rPr>
                <w:sz w:val="20"/>
                <w:szCs w:val="20"/>
                <w:lang w:eastAsia="es-CO"/>
              </w:rPr>
            </w:pPr>
          </w:p>
          <w:p w14:paraId="3330383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entorno y territorio busca favorecer la participación e inclusión de las personas con discapacidad, así como de sus familias cuidadoras, en los entornos sociales de la comunidad a los cuales pertenece.</w:t>
            </w:r>
          </w:p>
          <w:p w14:paraId="5BEA7EFC" w14:textId="77777777" w:rsidR="005B3267" w:rsidRPr="006145DB" w:rsidRDefault="005B3267" w:rsidP="00301133">
            <w:pPr>
              <w:pStyle w:val="Ttulo1"/>
              <w:rPr>
                <w:sz w:val="20"/>
                <w:szCs w:val="20"/>
                <w:lang w:eastAsia="es-CO"/>
              </w:rPr>
            </w:pPr>
          </w:p>
          <w:p w14:paraId="4E1668E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caso de interrupción total o parcial del servicio por un evento del alto impacto o de otro tipo, la entidad deberá garantizar la continuidad de la prestación del servicio en igualdad de condiciones con las medidas necesarias, debido a las características propias del servicio.</w:t>
            </w:r>
            <w:r w:rsidRPr="006145DB">
              <w:rPr>
                <w:rFonts w:eastAsia="Calibri" w:cs="Arial"/>
                <w:sz w:val="20"/>
                <w:szCs w:val="20"/>
                <w:lang w:eastAsia="es-CO"/>
              </w:rPr>
              <w:t xml:space="preserve"> </w:t>
            </w:r>
          </w:p>
        </w:tc>
      </w:tr>
    </w:tbl>
    <w:p w14:paraId="1ABFBE03" w14:textId="77777777" w:rsidR="0007034A" w:rsidRPr="006145DB" w:rsidRDefault="0007034A" w:rsidP="005B435E">
      <w:pPr>
        <w:pStyle w:val="commentcontentpara"/>
        <w:spacing w:before="0" w:beforeAutospacing="0" w:after="0" w:afterAutospacing="0"/>
        <w:rPr>
          <w:rFonts w:ascii="Arial" w:hAnsi="Arial" w:cs="Arial"/>
          <w:sz w:val="22"/>
          <w:szCs w:val="22"/>
        </w:rPr>
      </w:pPr>
    </w:p>
    <w:p w14:paraId="110D0E4B" w14:textId="21657C92" w:rsidR="00627ADB" w:rsidRPr="006145DB" w:rsidRDefault="00056C86">
      <w:pPr>
        <w:pStyle w:val="Ttulo1"/>
        <w:numPr>
          <w:ilvl w:val="2"/>
          <w:numId w:val="72"/>
        </w:numPr>
        <w:ind w:left="851" w:hanging="861"/>
        <w:jc w:val="center"/>
      </w:pPr>
      <w:bookmarkStart w:id="291" w:name="_Toc210213216"/>
      <w:bookmarkStart w:id="292" w:name="_Toc213273489"/>
      <w:bookmarkStart w:id="293" w:name="_Toc213276116"/>
      <w:bookmarkStart w:id="294" w:name="_Toc216902450"/>
      <w:r w:rsidRPr="006145DB">
        <w:t xml:space="preserve">Servicio </w:t>
      </w:r>
      <w:r w:rsidR="00AB2DF7" w:rsidRPr="006145DB">
        <w:t>Centros Integrarte Atención Externa</w:t>
      </w:r>
      <w:bookmarkEnd w:id="291"/>
      <w:bookmarkEnd w:id="292"/>
      <w:bookmarkEnd w:id="293"/>
      <w:bookmarkEnd w:id="2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76CB5E51" w14:textId="77777777" w:rsidTr="003D5238">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17D16E9" w14:textId="5021E2A9"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66E4E8FF" w14:textId="1FE075A0" w:rsidR="00486F67" w:rsidRPr="006145DB" w:rsidRDefault="006F1B90" w:rsidP="005B435E">
            <w:pPr>
              <w:spacing w:after="0" w:line="240" w:lineRule="auto"/>
              <w:jc w:val="both"/>
              <w:rPr>
                <w:rFonts w:cs="Arial"/>
                <w:bCs/>
                <w:sz w:val="20"/>
                <w:szCs w:val="20"/>
                <w:highlight w:val="darkBlue"/>
                <w:lang w:eastAsia="es-CO"/>
              </w:rPr>
            </w:pPr>
            <w:r w:rsidRPr="006145DB">
              <w:rPr>
                <w:rStyle w:val="normaltextrun"/>
                <w:rFonts w:cs="Arial"/>
                <w:sz w:val="20"/>
                <w:szCs w:val="20"/>
                <w:shd w:val="clear" w:color="auto" w:fill="FFFFFF"/>
              </w:rPr>
              <w:t>Atender personas adultas con discapacidad aportando al desarrollo de habilidades y capacidades que permitan aumentar o mantener su nivel de independencia y autonomía para la ejecución de actividades, la toma de decisiones y la inclusión en los diferentes entornos, o realizando acciones que prevengan el deterioro asociado a su condición. </w:t>
            </w:r>
            <w:r w:rsidRPr="006145DB">
              <w:rPr>
                <w:rStyle w:val="eop"/>
                <w:rFonts w:cs="Arial"/>
                <w:sz w:val="20"/>
                <w:szCs w:val="20"/>
                <w:shd w:val="clear" w:color="auto" w:fill="FFFFFF"/>
              </w:rPr>
              <w:t> </w:t>
            </w:r>
          </w:p>
        </w:tc>
      </w:tr>
      <w:tr w:rsidR="00115DA4" w:rsidRPr="006145DB" w14:paraId="46F1428B"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2EE47E7" w14:textId="27C34E9E"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Oferta</w:t>
            </w:r>
            <w:r w:rsidR="00DB65E9" w:rsidRPr="006145DB">
              <w:rPr>
                <w:rFonts w:cs="Arial"/>
                <w:bCs/>
                <w:sz w:val="20"/>
                <w:szCs w:val="20"/>
                <w:lang w:eastAsia="es-CO"/>
              </w:rPr>
              <w:t xml:space="preserve">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ADB1122"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1. Atención integral a personas adultas con discapacidad intelectual o múltiple asociada a intelectual con requerimiento de apoyos intermitentes, limitados o extensos, que aporten al desarrollo de habilidades y capacidades, para el desarrollo de su máximo nivel de autonomía y su inclusión social.</w:t>
            </w:r>
            <w:r w:rsidRPr="006145DB">
              <w:rPr>
                <w:rStyle w:val="eop"/>
                <w:rFonts w:ascii="Arial" w:hAnsi="Arial" w:cs="Arial"/>
                <w:sz w:val="20"/>
                <w:szCs w:val="20"/>
              </w:rPr>
              <w:t> </w:t>
            </w:r>
          </w:p>
          <w:p w14:paraId="012D0F89"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2. Atención integral a personas adultas con discapacidad intelectual o múltiple asociada a intelectual con requerimiento de apoyos generalizados, que aporten al mantenimiento de habilidades y capacidades, realizando acciones que prevengan el deterioro asociado a su condición.</w:t>
            </w:r>
            <w:r w:rsidRPr="006145DB">
              <w:rPr>
                <w:rStyle w:val="eop"/>
                <w:rFonts w:ascii="Arial" w:hAnsi="Arial" w:cs="Arial"/>
                <w:sz w:val="20"/>
                <w:szCs w:val="20"/>
              </w:rPr>
              <w:t> </w:t>
            </w:r>
          </w:p>
          <w:p w14:paraId="38B9A781"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3. Apoyo alimentario a través de tres tiempos de comida: nueves, almuerzo, refrigerio, en los centros de atención.</w:t>
            </w:r>
            <w:r w:rsidRPr="006145DB">
              <w:rPr>
                <w:rStyle w:val="eop"/>
                <w:rFonts w:ascii="Arial" w:hAnsi="Arial" w:cs="Arial"/>
                <w:sz w:val="20"/>
                <w:szCs w:val="20"/>
              </w:rPr>
              <w:t> </w:t>
            </w:r>
          </w:p>
          <w:p w14:paraId="2E351EF4" w14:textId="0F5E186B" w:rsidR="00486F67"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4. Servicio de transporte: para la movilización de las personas con discapacidad a los centros de atención.  </w:t>
            </w:r>
            <w:r w:rsidRPr="006145DB">
              <w:rPr>
                <w:rStyle w:val="eop"/>
                <w:rFonts w:ascii="Arial" w:hAnsi="Arial" w:cs="Arial"/>
                <w:sz w:val="20"/>
                <w:szCs w:val="20"/>
              </w:rPr>
              <w:t> </w:t>
            </w:r>
          </w:p>
        </w:tc>
      </w:tr>
      <w:tr w:rsidR="00115DA4" w:rsidRPr="006145DB" w14:paraId="73B2A049"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92A869" w14:textId="2FC329B7"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5539CCA" w14:textId="579ED546" w:rsidR="00486F67" w:rsidRPr="006145DB" w:rsidRDefault="006F1B90" w:rsidP="005B435E">
            <w:pPr>
              <w:tabs>
                <w:tab w:val="left" w:pos="709"/>
              </w:tabs>
              <w:spacing w:after="0" w:line="240" w:lineRule="auto"/>
              <w:rPr>
                <w:rFonts w:cs="Arial"/>
                <w:bCs/>
                <w:sz w:val="20"/>
                <w:szCs w:val="20"/>
                <w:lang w:eastAsia="es-CO"/>
              </w:rPr>
            </w:pPr>
            <w:r w:rsidRPr="006145DB">
              <w:rPr>
                <w:rStyle w:val="normaltextrun"/>
                <w:rFonts w:cs="Arial"/>
                <w:sz w:val="20"/>
                <w:szCs w:val="20"/>
                <w:shd w:val="clear" w:color="auto" w:fill="FFFFFF"/>
              </w:rPr>
              <w:t>Por demanda.</w:t>
            </w:r>
            <w:r w:rsidRPr="006145DB">
              <w:rPr>
                <w:rStyle w:val="eop"/>
                <w:rFonts w:cs="Arial"/>
                <w:sz w:val="20"/>
                <w:szCs w:val="20"/>
                <w:shd w:val="clear" w:color="auto" w:fill="FFFFFF"/>
              </w:rPr>
              <w:t> </w:t>
            </w:r>
          </w:p>
        </w:tc>
      </w:tr>
      <w:tr w:rsidR="00115DA4" w:rsidRPr="006145DB" w14:paraId="119E176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6BC057C" w14:textId="6FADAC02"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2B2E5B" w14:textId="7FCE9570" w:rsidR="00486F67" w:rsidRPr="006145DB" w:rsidRDefault="006F1B90" w:rsidP="005B435E">
            <w:pPr>
              <w:spacing w:after="0" w:line="240" w:lineRule="auto"/>
              <w:jc w:val="both"/>
              <w:rPr>
                <w:rFonts w:cs="Arial"/>
                <w:bCs/>
                <w:sz w:val="20"/>
                <w:szCs w:val="20"/>
                <w:lang w:eastAsia="es-CO"/>
              </w:rPr>
            </w:pPr>
            <w:r w:rsidRPr="006145DB">
              <w:rPr>
                <w:rStyle w:val="normaltextrun"/>
                <w:rFonts w:cs="Arial"/>
                <w:sz w:val="20"/>
                <w:szCs w:val="20"/>
                <w:shd w:val="clear" w:color="auto" w:fill="FFFFFF"/>
              </w:rPr>
              <w:t>Personas con discapacidad intelectual o múltiple asociada a intelectual, que se encuentren en edades entre los dieciocho (18) años y hasta los cincuenta y nueve (59) años y once (11) meses de edad, que requieran un sistema de apoyos intermitentes, limitados, extensos y generalizados, que residan en Bogotá D.C.</w:t>
            </w:r>
            <w:r w:rsidRPr="006145DB">
              <w:rPr>
                <w:rStyle w:val="eop"/>
                <w:rFonts w:cs="Arial"/>
                <w:sz w:val="20"/>
                <w:szCs w:val="20"/>
                <w:shd w:val="clear" w:color="auto" w:fill="FFFFFF"/>
              </w:rPr>
              <w:t> </w:t>
            </w:r>
          </w:p>
        </w:tc>
      </w:tr>
      <w:tr w:rsidR="00115DA4" w:rsidRPr="006145DB" w14:paraId="57071CD0" w14:textId="77777777" w:rsidTr="003D5238">
        <w:trPr>
          <w:trHeight w:val="7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8F482B0" w14:textId="1BA24860"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1835A7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 </w:t>
            </w:r>
          </w:p>
          <w:p w14:paraId="2731220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 </w:t>
            </w:r>
          </w:p>
          <w:p w14:paraId="22F327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que en sus hogares tengan dos o más integrantes con discapacidad.  </w:t>
            </w:r>
          </w:p>
          <w:p w14:paraId="654DD71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esté bajo el cuidado de personas mayores de 60 años. </w:t>
            </w:r>
          </w:p>
          <w:p w14:paraId="76406DB8" w14:textId="18B27FAE"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w:t>
            </w:r>
            <w:r w:rsidR="00FC7A1A" w:rsidRPr="006145DB">
              <w:rPr>
                <w:rFonts w:cs="Arial"/>
                <w:sz w:val="20"/>
                <w:szCs w:val="20"/>
              </w:rPr>
              <w:t xml:space="preserve"> con discapacidad perteneciente</w:t>
            </w:r>
            <w:r w:rsidRPr="006145DB">
              <w:rPr>
                <w:rFonts w:cs="Arial"/>
                <w:sz w:val="20"/>
                <w:szCs w:val="20"/>
              </w:rPr>
              <w:t xml:space="preserve"> a los sectores sociales LGTBI. </w:t>
            </w:r>
          </w:p>
          <w:p w14:paraId="20BE1964"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no se encuentre recibiendo o haya recibido beneficios o servicios del Estado. </w:t>
            </w:r>
          </w:p>
          <w:p w14:paraId="37E0DA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en situación de flujo migratorio, con regularidad migratoria de acuerdo con la normatividad vigente.  </w:t>
            </w:r>
          </w:p>
          <w:p w14:paraId="2D0FED15" w14:textId="7A5DCD92"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remitidos por otros servicios de la SDIS o por otras entidades del orden Distrital. </w:t>
            </w:r>
          </w:p>
        </w:tc>
      </w:tr>
      <w:tr w:rsidR="00115DA4" w:rsidRPr="006145DB" w14:paraId="1EA0A1B5" w14:textId="77777777" w:rsidTr="003D5238">
        <w:trPr>
          <w:trHeight w:val="37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6E93DC4" w14:textId="3BBF4326"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C40BB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intelectual o discapacidad múltiple asociada a intelectual, que se encuentren en edades entre los dieciocho (18) años y hasta los cincuenta y nueve (59) años y once (11) meses con discapacidad intelectual, que requieran un sistema de apoyos intermitentes, limitados, extensos o generalizados, </w:t>
            </w:r>
          </w:p>
          <w:p w14:paraId="3A618926"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presenten una condición de salud física o mental asociada que requiera cuidados especializados y que no esté en su fase aguda o que presenten trastorno de personalidad,  </w:t>
            </w:r>
          </w:p>
          <w:p w14:paraId="4AD75B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perciban pensión o subsidio económico, verificado de acuerdo con los procedimientos establecidos por la entidad,   </w:t>
            </w:r>
          </w:p>
          <w:p w14:paraId="42ECC83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haya egresado del servicio por cumplimiento del plan de atención individual y,  </w:t>
            </w:r>
          </w:p>
          <w:p w14:paraId="7CF358BF" w14:textId="6DE97513"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Que residan en Bogotá. </w:t>
            </w:r>
          </w:p>
        </w:tc>
      </w:tr>
      <w:tr w:rsidR="00115DA4" w:rsidRPr="006145DB" w14:paraId="26B3D5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3685C39" w14:textId="337FCC17"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76CDEC" w14:textId="3B946A51" w:rsidR="00FC7A1A" w:rsidRPr="006145DB" w:rsidRDefault="00FC7A1A" w:rsidP="005B435E">
            <w:pPr>
              <w:spacing w:after="0" w:line="240" w:lineRule="auto"/>
              <w:jc w:val="both"/>
              <w:rPr>
                <w:rFonts w:cs="Arial"/>
                <w:sz w:val="20"/>
                <w:szCs w:val="20"/>
              </w:rPr>
            </w:pPr>
            <w:r w:rsidRPr="006145DB">
              <w:rPr>
                <w:rFonts w:cs="Arial"/>
                <w:sz w:val="20"/>
                <w:szCs w:val="20"/>
              </w:rPr>
              <w:t>1. Por</w:t>
            </w:r>
            <w:r w:rsidR="006F1B90" w:rsidRPr="006145DB">
              <w:rPr>
                <w:rFonts w:cs="Arial"/>
                <w:sz w:val="20"/>
                <w:szCs w:val="20"/>
              </w:rPr>
              <w:t xml:space="preserve"> cumplimiento del Plan de Atención Individual establecido para la persona con discapacidad, en donde se identifique la garantía de derechos y de progresividad de la atención en el servicio, previo estudio de caso.  </w:t>
            </w:r>
          </w:p>
          <w:p w14:paraId="11B6F7FA" w14:textId="2BFEC9CD" w:rsidR="006F1B90" w:rsidRPr="006145DB" w:rsidRDefault="00FC7A1A" w:rsidP="005B435E">
            <w:pPr>
              <w:spacing w:after="0" w:line="240" w:lineRule="auto"/>
              <w:jc w:val="both"/>
              <w:rPr>
                <w:rFonts w:cs="Arial"/>
                <w:sz w:val="20"/>
                <w:szCs w:val="20"/>
              </w:rPr>
            </w:pPr>
            <w:r w:rsidRPr="006145DB">
              <w:rPr>
                <w:rFonts w:cs="Arial"/>
                <w:sz w:val="20"/>
                <w:szCs w:val="20"/>
              </w:rPr>
              <w:t>2. Retiro</w:t>
            </w:r>
            <w:r w:rsidR="006F1B90" w:rsidRPr="006145DB">
              <w:rPr>
                <w:rFonts w:cs="Arial"/>
                <w:sz w:val="20"/>
                <w:szCs w:val="20"/>
              </w:rPr>
              <w:t xml:space="preserve"> voluntario manifestado libre y expresamente por escrito por la persona con discapacidad o su red de apoyo familiar.  </w:t>
            </w:r>
          </w:p>
          <w:p w14:paraId="3353FBC7" w14:textId="02B6CA12" w:rsidR="006F1B90" w:rsidRPr="006145DB" w:rsidRDefault="00FC7A1A" w:rsidP="005B435E">
            <w:pPr>
              <w:spacing w:after="0" w:line="240" w:lineRule="auto"/>
              <w:jc w:val="both"/>
              <w:rPr>
                <w:rFonts w:cs="Arial"/>
                <w:sz w:val="20"/>
                <w:szCs w:val="20"/>
              </w:rPr>
            </w:pPr>
            <w:r w:rsidRPr="006145DB">
              <w:rPr>
                <w:rFonts w:cs="Arial"/>
                <w:sz w:val="20"/>
                <w:szCs w:val="20"/>
              </w:rPr>
              <w:t>3. Fallecimiento</w:t>
            </w:r>
            <w:r w:rsidR="006F1B90" w:rsidRPr="006145DB">
              <w:rPr>
                <w:rFonts w:cs="Arial"/>
                <w:sz w:val="20"/>
                <w:szCs w:val="20"/>
              </w:rPr>
              <w:t xml:space="preserve"> de la persona con discapacidad. </w:t>
            </w:r>
          </w:p>
          <w:p w14:paraId="37EEBF7C" w14:textId="45834728" w:rsidR="006F1B90" w:rsidRPr="006145DB" w:rsidRDefault="00FC7A1A" w:rsidP="005B435E">
            <w:pPr>
              <w:spacing w:after="0" w:line="240" w:lineRule="auto"/>
              <w:jc w:val="both"/>
              <w:rPr>
                <w:rFonts w:cs="Arial"/>
                <w:sz w:val="20"/>
                <w:szCs w:val="20"/>
              </w:rPr>
            </w:pPr>
            <w:r w:rsidRPr="006145DB">
              <w:rPr>
                <w:rFonts w:cs="Arial"/>
                <w:sz w:val="20"/>
                <w:szCs w:val="20"/>
              </w:rPr>
              <w:t>4. Cuando</w:t>
            </w:r>
            <w:r w:rsidR="006F1B90" w:rsidRPr="006145DB">
              <w:rPr>
                <w:rFonts w:cs="Arial"/>
                <w:sz w:val="20"/>
                <w:szCs w:val="20"/>
              </w:rPr>
              <w:t xml:space="preserve"> la persona con discapacidad durante el proceso de atención presente una condición de salud física o mental asociada que requiera cuidados especializados o que esté en su fase aguda, previo estudio de caso.  </w:t>
            </w:r>
          </w:p>
          <w:p w14:paraId="5D34C8BE" w14:textId="5800159E" w:rsidR="006F1B90" w:rsidRPr="006145DB" w:rsidRDefault="00FC7A1A" w:rsidP="005B435E">
            <w:pPr>
              <w:spacing w:after="0" w:line="240" w:lineRule="auto"/>
              <w:jc w:val="both"/>
              <w:rPr>
                <w:rFonts w:cs="Arial"/>
                <w:sz w:val="20"/>
                <w:szCs w:val="20"/>
              </w:rPr>
            </w:pPr>
            <w:r w:rsidRPr="006145DB">
              <w:rPr>
                <w:rFonts w:cs="Arial"/>
                <w:sz w:val="20"/>
                <w:szCs w:val="20"/>
              </w:rPr>
              <w:t>5. Inconsistencia</w:t>
            </w:r>
            <w:r w:rsidR="006F1B90" w:rsidRPr="006145DB">
              <w:rPr>
                <w:rFonts w:cs="Arial"/>
                <w:sz w:val="20"/>
                <w:szCs w:val="20"/>
              </w:rPr>
              <w:t xml:space="preserve"> en la documentación presentada u omisión de la información suministrada por la persona con discapacidad o su red de apoyo familiar para acceder al servicio.  </w:t>
            </w:r>
          </w:p>
          <w:p w14:paraId="1FE47113" w14:textId="269C73EC" w:rsidR="00FC7A1A" w:rsidRPr="006145DB" w:rsidRDefault="00FC7A1A" w:rsidP="005B435E">
            <w:pPr>
              <w:spacing w:after="0" w:line="240" w:lineRule="auto"/>
              <w:jc w:val="both"/>
              <w:rPr>
                <w:rFonts w:cs="Arial"/>
                <w:sz w:val="20"/>
                <w:szCs w:val="20"/>
              </w:rPr>
            </w:pPr>
            <w:r w:rsidRPr="006145DB">
              <w:rPr>
                <w:rFonts w:cs="Arial"/>
                <w:sz w:val="20"/>
                <w:szCs w:val="20"/>
              </w:rPr>
              <w:t>6. Traslado</w:t>
            </w:r>
            <w:r w:rsidR="006F1B90" w:rsidRPr="006145DB">
              <w:rPr>
                <w:rFonts w:cs="Arial"/>
                <w:sz w:val="20"/>
                <w:szCs w:val="20"/>
              </w:rPr>
              <w:t xml:space="preserve"> de lugar de residencia de la persona con discapacidad fuera de Bogotá.  </w:t>
            </w:r>
          </w:p>
          <w:p w14:paraId="7D107871" w14:textId="2A56F2BC" w:rsidR="006F1B90" w:rsidRPr="006145DB" w:rsidRDefault="00FC7A1A" w:rsidP="005B435E">
            <w:pPr>
              <w:spacing w:after="0" w:line="240" w:lineRule="auto"/>
              <w:jc w:val="both"/>
              <w:rPr>
                <w:rFonts w:cs="Arial"/>
                <w:sz w:val="20"/>
                <w:szCs w:val="20"/>
              </w:rPr>
            </w:pPr>
            <w:r w:rsidRPr="006145DB">
              <w:rPr>
                <w:rFonts w:cs="Arial"/>
                <w:sz w:val="20"/>
                <w:szCs w:val="20"/>
              </w:rPr>
              <w:t>7.</w:t>
            </w:r>
            <w:r w:rsidRPr="006145DB">
              <w:rPr>
                <w:rFonts w:eastAsia="Times New Roman" w:cs="Arial"/>
                <w:sz w:val="20"/>
                <w:szCs w:val="20"/>
                <w:lang w:val="es-CO" w:eastAsia="es-CO"/>
              </w:rPr>
              <w:t xml:space="preserve"> Traslado</w:t>
            </w:r>
            <w:r w:rsidR="006F1B90" w:rsidRPr="006145DB">
              <w:rPr>
                <w:rFonts w:eastAsia="Times New Roman" w:cs="Arial"/>
                <w:sz w:val="20"/>
                <w:szCs w:val="20"/>
                <w:lang w:val="es-CO" w:eastAsia="es-CO"/>
              </w:rPr>
              <w:t xml:space="preserve"> de la persona con discapacidad a otro servicio o modalidad de atención de la SDIS.  </w:t>
            </w:r>
          </w:p>
          <w:p w14:paraId="443B4F86"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8. </w:t>
            </w:r>
            <w:r w:rsidR="006F1B90" w:rsidRPr="006145DB">
              <w:rPr>
                <w:rFonts w:eastAsia="Times New Roman" w:cs="Arial"/>
                <w:sz w:val="20"/>
                <w:szCs w:val="20"/>
                <w:lang w:val="es-CO" w:eastAsia="es-CO"/>
              </w:rPr>
              <w:t>Cuando la persona con discapacidad o su red familiar, incurra en el incumplimiento de los acuerdos establecidos en el acta de compromiso dentro del servicio.  </w:t>
            </w:r>
          </w:p>
          <w:p w14:paraId="42D9558D" w14:textId="592823A1" w:rsidR="00486F67"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9. Que</w:t>
            </w:r>
            <w:r w:rsidR="006F1B90" w:rsidRPr="006145DB">
              <w:rPr>
                <w:rFonts w:eastAsia="Times New Roman" w:cs="Arial"/>
                <w:sz w:val="20"/>
                <w:szCs w:val="20"/>
                <w:lang w:val="es-CO" w:eastAsia="es-CO"/>
              </w:rPr>
              <w:t xml:space="preserve"> perciban ingresos por concepto de pensión o subsidio económico, verificado de acuerdo con los procedimientos establecidos por la entidad, previo estudio de caso.  </w:t>
            </w:r>
          </w:p>
        </w:tc>
      </w:tr>
      <w:tr w:rsidR="00115DA4" w:rsidRPr="006145DB" w14:paraId="09E03709" w14:textId="77777777" w:rsidTr="003D5238">
        <w:trPr>
          <w:trHeight w:val="661"/>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BFFEFA4" w14:textId="5C37DEAB"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4CBB48BD" w14:textId="77777777"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Simultaneidad </w:t>
            </w:r>
          </w:p>
          <w:p w14:paraId="2AA1EE58" w14:textId="77777777" w:rsidR="00FC7A1A" w:rsidRPr="006145DB" w:rsidRDefault="00FC7A1A" w:rsidP="005B435E">
            <w:pPr>
              <w:pStyle w:val="Ttulo1"/>
              <w:rPr>
                <w:sz w:val="20"/>
                <w:szCs w:val="20"/>
                <w:lang w:val="es-CO" w:eastAsia="es-CO"/>
              </w:rPr>
            </w:pPr>
          </w:p>
          <w:p w14:paraId="5A802FEC" w14:textId="77777777" w:rsidR="00B341DF"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Persona con discapacidad que participe en los siguientes servicios o modalidades de atención:  </w:t>
            </w:r>
          </w:p>
          <w:p w14:paraId="47E25E04" w14:textId="02BB56DE"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w:t>
            </w:r>
          </w:p>
          <w:p w14:paraId="523D93BF" w14:textId="471D692C" w:rsidR="006F1B90"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 </w:t>
            </w:r>
            <w:r w:rsidR="006F1B90" w:rsidRPr="006145DB">
              <w:rPr>
                <w:rFonts w:eastAsia="Times New Roman" w:cs="Arial"/>
                <w:sz w:val="20"/>
                <w:szCs w:val="20"/>
                <w:lang w:val="es-CO" w:eastAsia="es-CO"/>
              </w:rPr>
              <w:t>Servicio Compromiso por una Alimentación Incluyente.  </w:t>
            </w:r>
          </w:p>
          <w:p w14:paraId="0AF34011"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2. </w:t>
            </w:r>
            <w:r w:rsidR="006F1B90" w:rsidRPr="006145DB">
              <w:rPr>
                <w:rFonts w:eastAsia="Times New Roman" w:cs="Arial"/>
                <w:sz w:val="20"/>
                <w:szCs w:val="20"/>
                <w:lang w:val="es-CO" w:eastAsia="es-CO"/>
              </w:rPr>
              <w:t>Servicio Comedores Comunitarios. </w:t>
            </w:r>
          </w:p>
          <w:p w14:paraId="479BAA94" w14:textId="5448E02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3. Servicio</w:t>
            </w:r>
            <w:r w:rsidR="006F1B90" w:rsidRPr="006145DB">
              <w:rPr>
                <w:rFonts w:eastAsia="Times New Roman" w:cs="Arial"/>
                <w:sz w:val="20"/>
                <w:szCs w:val="20"/>
                <w:lang w:val="es-CO" w:eastAsia="es-CO"/>
              </w:rPr>
              <w:t xml:space="preserve"> hogar de paso día y hogar de paso noche para la atención de la población habitante de calle. </w:t>
            </w:r>
          </w:p>
          <w:p w14:paraId="61516327"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4.</w:t>
            </w:r>
            <w:r w:rsidR="006F1B90" w:rsidRPr="006145DB">
              <w:rPr>
                <w:rFonts w:eastAsia="Times New Roman" w:cs="Arial"/>
                <w:sz w:val="20"/>
                <w:szCs w:val="20"/>
                <w:lang w:val="es-CO" w:eastAsia="es-CO"/>
              </w:rPr>
              <w:t>Servicio desarrollo integral y diferencial para población habitante de calle y en alto riesgo de estarlo </w:t>
            </w:r>
          </w:p>
          <w:p w14:paraId="0C5B652D"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5.</w:t>
            </w:r>
            <w:r w:rsidR="006F1B90" w:rsidRPr="006145DB">
              <w:rPr>
                <w:rFonts w:eastAsia="Times New Roman" w:cs="Arial"/>
                <w:sz w:val="20"/>
                <w:szCs w:val="20"/>
                <w:lang w:val="es-CO" w:eastAsia="es-CO"/>
              </w:rPr>
              <w:t>Servicio atención y desarrollo de capacidades para mujeres habitantes de calle </w:t>
            </w:r>
          </w:p>
          <w:p w14:paraId="79E5067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6. Servicio</w:t>
            </w:r>
            <w:r w:rsidR="006F1B90" w:rsidRPr="006145DB">
              <w:rPr>
                <w:rFonts w:eastAsia="Times New Roman" w:cs="Arial"/>
                <w:sz w:val="20"/>
                <w:szCs w:val="20"/>
                <w:lang w:val="es-CO" w:eastAsia="es-CO"/>
              </w:rPr>
              <w:t xml:space="preserve"> de atención sociosanitaria para población habitante de calle. </w:t>
            </w:r>
          </w:p>
          <w:p w14:paraId="7AF3B4A4" w14:textId="4DF7C15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7. Servicio</w:t>
            </w:r>
            <w:r w:rsidR="006F1B90" w:rsidRPr="006145DB">
              <w:rPr>
                <w:rFonts w:eastAsia="Times New Roman" w:cs="Arial"/>
                <w:sz w:val="20"/>
                <w:szCs w:val="20"/>
                <w:lang w:val="es-CO" w:eastAsia="es-CO"/>
              </w:rPr>
              <w:t xml:space="preserve"> comunidad de vida para población habitante de calle. </w:t>
            </w:r>
          </w:p>
          <w:p w14:paraId="160736A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8. Servicio</w:t>
            </w:r>
            <w:r w:rsidR="006F1B90" w:rsidRPr="006145DB">
              <w:rPr>
                <w:rFonts w:eastAsia="Times New Roman" w:cs="Arial"/>
                <w:sz w:val="20"/>
                <w:szCs w:val="20"/>
                <w:lang w:val="es-CO" w:eastAsia="es-CO"/>
              </w:rPr>
              <w:t xml:space="preserve"> alta dependencia física, mental o cognitiva para población habitante de calle.  </w:t>
            </w:r>
          </w:p>
          <w:p w14:paraId="3691B2B3"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9. </w:t>
            </w:r>
            <w:r w:rsidR="006F1B90" w:rsidRPr="006145DB">
              <w:rPr>
                <w:rFonts w:eastAsia="Times New Roman" w:cs="Arial"/>
                <w:sz w:val="20"/>
                <w:szCs w:val="20"/>
                <w:lang w:val="es-CO" w:eastAsia="es-CO"/>
              </w:rPr>
              <w:t>Servicio Fortalecimiento a la inclusión y apoyo alimentario a personas con discapacidad. </w:t>
            </w:r>
          </w:p>
          <w:p w14:paraId="576291AF"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10. </w:t>
            </w:r>
            <w:r w:rsidR="006F1B90" w:rsidRPr="006145DB">
              <w:rPr>
                <w:rFonts w:eastAsia="Times New Roman" w:cs="Arial"/>
                <w:sz w:val="20"/>
                <w:szCs w:val="20"/>
                <w:lang w:val="es-CO" w:eastAsia="es-CO"/>
              </w:rPr>
              <w:t>Servicio para la integración y los derechos del migrante, refugiado y retornado con su modalidad ayuda humanitaria para la estabilización.  </w:t>
            </w:r>
          </w:p>
          <w:p w14:paraId="2FB9E703" w14:textId="73EBB91E" w:rsidR="00820471"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11. </w:t>
            </w:r>
            <w:r w:rsidR="006F1B90" w:rsidRPr="006145DB">
              <w:rPr>
                <w:rFonts w:eastAsia="Times New Roman" w:cs="Arial"/>
                <w:sz w:val="20"/>
                <w:szCs w:val="20"/>
                <w:lang w:val="es-CO" w:eastAsia="es-CO"/>
              </w:rPr>
              <w:t>Servicio para la integración y los derechos del migrante, refugiado y retornado con su modalidad Integración en tú camino.</w:t>
            </w:r>
          </w:p>
        </w:tc>
      </w:tr>
      <w:tr w:rsidR="00FC7A1A" w:rsidRPr="006145DB" w14:paraId="0300C8BE" w14:textId="77777777" w:rsidTr="003D5238">
        <w:trPr>
          <w:trHeight w:val="5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9ABF8AE" w14:textId="0AABC9D6"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Ejecución</w:t>
            </w:r>
            <w:r w:rsidR="00D77F10" w:rsidRPr="006145DB">
              <w:rPr>
                <w:rFonts w:cs="Arial"/>
                <w:bCs/>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00854BD8"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lang w:val="es-ES"/>
              </w:rPr>
              <w:t>A nivel individual se realizan acciones que aporten al desarrollo y fortalecimiento de habilidades y capacidades, que favorezcan la independencia y autonomía para su inclusión social, o desarrollando acciones que favorezcan el confort y calidad de vida de la persona con discapacidad, según las condiciones individuales de cada caso; en el marco de las orientaciones técnicas de la Subdirección para la Discapacidad.</w:t>
            </w:r>
            <w:r w:rsidRPr="006145DB">
              <w:rPr>
                <w:rStyle w:val="eop"/>
                <w:rFonts w:ascii="Arial" w:hAnsi="Arial" w:cs="Arial"/>
                <w:sz w:val="20"/>
                <w:szCs w:val="20"/>
              </w:rPr>
              <w:t> </w:t>
            </w:r>
          </w:p>
          <w:p w14:paraId="14BB599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7267B6B6"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A nivel familiar, se promueven el principio de corresponsabilidad, que favorezca los procesos de inclusión de las personas con discapacidad y se brindan acciones en el marco del cuidado colectivo, fortaleciendo la labor de cuidado, la redistribución y la dinamización del proyecto de vida de la familia y la persona cuidadora.</w:t>
            </w:r>
            <w:r w:rsidRPr="006145DB">
              <w:rPr>
                <w:rStyle w:val="eop"/>
                <w:rFonts w:ascii="Arial" w:hAnsi="Arial" w:cs="Arial"/>
                <w:sz w:val="20"/>
                <w:szCs w:val="20"/>
              </w:rPr>
              <w:t> </w:t>
            </w:r>
          </w:p>
          <w:p w14:paraId="0FD961D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218A23D5"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entorno y territorio, se adelantan un conjunto de acciones para la generación de oportunidades que permitan la visibilización, participación e inclusión de las personas con discapacidad y sus familias en los diferentes entornos (educativo, productivo, deportivo y cultural), que permitan el cierre de brechas para la eliminación de barreras frente a la discapacidad. </w:t>
            </w:r>
            <w:r w:rsidRPr="006145DB">
              <w:rPr>
                <w:rStyle w:val="eop"/>
                <w:rFonts w:ascii="Arial" w:hAnsi="Arial" w:cs="Arial"/>
                <w:sz w:val="20"/>
                <w:szCs w:val="20"/>
              </w:rPr>
              <w:t> </w:t>
            </w:r>
          </w:p>
          <w:p w14:paraId="4B8D6FDB"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0AA8A64F" w14:textId="3529A7BD" w:rsidR="006A3A1D"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caso de interrupción total o parcial del servicio por un evento del alto impacto o de otro tipo, se cuenta con dos esquemas de atención flexibles, virtual o visitas domiciliarias, permitiendo la continuidad con los planes de atención individual establecidos para cada participante.</w:t>
            </w:r>
            <w:r w:rsidRPr="006145DB">
              <w:rPr>
                <w:rStyle w:val="eop"/>
                <w:rFonts w:ascii="Arial" w:hAnsi="Arial" w:cs="Arial"/>
                <w:sz w:val="20"/>
                <w:szCs w:val="20"/>
              </w:rPr>
              <w:t> </w:t>
            </w:r>
          </w:p>
        </w:tc>
      </w:tr>
    </w:tbl>
    <w:p w14:paraId="1AEA93D0" w14:textId="77777777" w:rsidR="00476C01" w:rsidRPr="006145DB" w:rsidRDefault="00476C01" w:rsidP="005B435E">
      <w:pPr>
        <w:spacing w:after="0" w:line="240" w:lineRule="auto"/>
        <w:rPr>
          <w:rFonts w:cs="Arial"/>
          <w:lang w:val="es-CO"/>
        </w:rPr>
      </w:pPr>
    </w:p>
    <w:p w14:paraId="53C60C06" w14:textId="708ED48D" w:rsidR="00081CC5" w:rsidRPr="006145DB" w:rsidRDefault="00992E9C">
      <w:pPr>
        <w:pStyle w:val="Ttulo1"/>
        <w:numPr>
          <w:ilvl w:val="2"/>
          <w:numId w:val="72"/>
        </w:numPr>
        <w:tabs>
          <w:tab w:val="left" w:pos="993"/>
        </w:tabs>
        <w:ind w:left="567" w:hanging="579"/>
        <w:jc w:val="center"/>
      </w:pPr>
      <w:bookmarkStart w:id="295" w:name="_Toc210213217"/>
      <w:bookmarkStart w:id="296" w:name="_Toc213273490"/>
      <w:bookmarkStart w:id="297" w:name="_Toc213276117"/>
      <w:bookmarkStart w:id="298" w:name="_Toc216902451"/>
      <w:r w:rsidRPr="006145DB">
        <w:t xml:space="preserve">Servicio </w:t>
      </w:r>
      <w:bookmarkEnd w:id="295"/>
      <w:r w:rsidR="0096209F" w:rsidRPr="006145DB">
        <w:t>Centro Distrital de Referenciación y Apoyo Integral para la Inclusión Social - CADIS+</w:t>
      </w:r>
      <w:bookmarkEnd w:id="296"/>
      <w:bookmarkEnd w:id="297"/>
      <w:bookmarkEnd w:id="29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081CC5" w:rsidRPr="006145DB" w14:paraId="0BBC4C1E" w14:textId="77777777" w:rsidTr="00536D01">
        <w:trPr>
          <w:trHeight w:val="503"/>
          <w:jc w:val="center"/>
        </w:trPr>
        <w:tc>
          <w:tcPr>
            <w:tcW w:w="1696" w:type="dxa"/>
            <w:vAlign w:val="center"/>
          </w:tcPr>
          <w:p w14:paraId="08DCC0B4" w14:textId="356E9048" w:rsidR="00081CC5" w:rsidRPr="006145DB" w:rsidRDefault="00081CC5"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699" w:type="dxa"/>
            <w:vAlign w:val="center"/>
          </w:tcPr>
          <w:p w14:paraId="17D97077" w14:textId="77777777" w:rsidR="00081CC5" w:rsidRPr="006145DB" w:rsidRDefault="00081CC5" w:rsidP="005B435E">
            <w:pPr>
              <w:pStyle w:val="Textoindependiente"/>
              <w:spacing w:after="0" w:line="240" w:lineRule="auto"/>
              <w:jc w:val="both"/>
              <w:rPr>
                <w:rFonts w:eastAsia="Lucida Sans Unicode" w:cs="Arial"/>
                <w:sz w:val="20"/>
                <w:szCs w:val="20"/>
              </w:rPr>
            </w:pPr>
            <w:r w:rsidRPr="006145DB">
              <w:rPr>
                <w:rFonts w:eastAsia="Lucida Sans Unicode" w:cs="Arial"/>
                <w:sz w:val="20"/>
                <w:szCs w:val="20"/>
              </w:rPr>
              <w:t>Centro Distrital de Referenciación y Apoyo Integral para la Inclusión Social - CADIS+</w:t>
            </w:r>
          </w:p>
        </w:tc>
      </w:tr>
      <w:tr w:rsidR="00081CC5" w:rsidRPr="006145DB" w14:paraId="0DA9521E" w14:textId="77777777" w:rsidTr="00536D01">
        <w:trPr>
          <w:trHeight w:val="585"/>
          <w:jc w:val="center"/>
        </w:trPr>
        <w:tc>
          <w:tcPr>
            <w:tcW w:w="1696" w:type="dxa"/>
            <w:vAlign w:val="center"/>
          </w:tcPr>
          <w:p w14:paraId="6BC2D5AB" w14:textId="03FAC6D6"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699" w:type="dxa"/>
            <w:vAlign w:val="center"/>
          </w:tcPr>
          <w:p w14:paraId="2C8BE3A7" w14:textId="77777777" w:rsidR="00081CC5" w:rsidRPr="006145DB" w:rsidRDefault="00081CC5"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Promover y acompañar la inclusión social y productiva de las personas con discapacidad, sus familias y personas cuidadoras, a través del fortalecimiento de capacidades y/o </w:t>
            </w:r>
            <w:r w:rsidRPr="006145DB">
              <w:rPr>
                <w:rFonts w:cs="Arial"/>
                <w:sz w:val="20"/>
                <w:szCs w:val="20"/>
                <w:lang w:val="es-MX" w:eastAsia="es-CO"/>
              </w:rPr>
              <w:t>enrutamiento a servicios, programas o proyectos tanto de la Secretaría Distrital de Integración Social como de otras entidades a nivel distrital.</w:t>
            </w:r>
          </w:p>
        </w:tc>
      </w:tr>
      <w:tr w:rsidR="00081CC5" w:rsidRPr="006145DB" w14:paraId="7EFE9F17" w14:textId="77777777" w:rsidTr="00536D01">
        <w:trPr>
          <w:trHeight w:val="20"/>
          <w:jc w:val="center"/>
        </w:trPr>
        <w:tc>
          <w:tcPr>
            <w:tcW w:w="1696" w:type="dxa"/>
            <w:vAlign w:val="center"/>
          </w:tcPr>
          <w:p w14:paraId="33BFF136"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Oferta del servicio</w:t>
            </w:r>
          </w:p>
        </w:tc>
        <w:tc>
          <w:tcPr>
            <w:tcW w:w="7699" w:type="dxa"/>
            <w:vAlign w:val="center"/>
          </w:tcPr>
          <w:p w14:paraId="659573D0"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lang w:val="es-CO"/>
              </w:rPr>
              <w:t>Brindar atención integral a personas con discapacidad, sus familias y personas cuidadoras, realizando una valoración multidimensional</w:t>
            </w:r>
            <w:r w:rsidRPr="006145DB">
              <w:rPr>
                <w:rFonts w:cs="Arial"/>
                <w:sz w:val="20"/>
                <w:szCs w:val="20"/>
              </w:rPr>
              <w:t xml:space="preserve">, que permita el reconocimiento de sus necesidades, con el fin de establecer algunas de las siguientes acciones de atención: </w:t>
            </w:r>
          </w:p>
          <w:p w14:paraId="12195A53" w14:textId="77777777" w:rsidR="006F1EFC" w:rsidRPr="006145DB" w:rsidRDefault="006F1EFC" w:rsidP="005B435E">
            <w:pPr>
              <w:pStyle w:val="Textoindependiente"/>
              <w:spacing w:after="0" w:line="240" w:lineRule="auto"/>
              <w:jc w:val="both"/>
              <w:rPr>
                <w:rFonts w:cs="Arial"/>
                <w:sz w:val="20"/>
                <w:szCs w:val="20"/>
              </w:rPr>
            </w:pPr>
          </w:p>
          <w:p w14:paraId="3188F28B"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lang w:val="es-ES_tradnl"/>
              </w:rPr>
              <w:t>Orientación y referenciación</w:t>
            </w:r>
            <w:r w:rsidRPr="006145DB">
              <w:rPr>
                <w:rFonts w:cs="Arial"/>
                <w:sz w:val="20"/>
                <w:szCs w:val="20"/>
              </w:rPr>
              <w:t>: Caracterización de necesidades de la población, para la activación de rutas institucionales públicas o privadas y el seguimiento a los procesos de atención y enrutamiento de la población con discapacidad.</w:t>
            </w:r>
          </w:p>
          <w:p w14:paraId="6DCD7B43"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rPr>
              <w:t>Acompañamiento a la inclusión social y productiva: Orientación, acompañamiento y desarrollo de capacidades que favorezca la inclusión social y productiva, a través de la articulación intra e interinstitucional y transectorial. </w:t>
            </w:r>
          </w:p>
        </w:tc>
      </w:tr>
      <w:tr w:rsidR="00081CC5" w:rsidRPr="006145DB" w14:paraId="14018F65" w14:textId="77777777" w:rsidTr="00536D01">
        <w:trPr>
          <w:trHeight w:val="20"/>
          <w:jc w:val="center"/>
        </w:trPr>
        <w:tc>
          <w:tcPr>
            <w:tcW w:w="1696" w:type="dxa"/>
            <w:vAlign w:val="center"/>
          </w:tcPr>
          <w:p w14:paraId="092A28F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3172966D" w14:textId="2DC1192D" w:rsidR="00081CC5" w:rsidRPr="006145DB" w:rsidRDefault="00081CC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r w:rsidR="002F7CF2" w:rsidRPr="006145DB">
              <w:rPr>
                <w:rFonts w:cs="Arial"/>
                <w:sz w:val="20"/>
                <w:szCs w:val="20"/>
                <w:lang w:eastAsia="es-CO"/>
              </w:rPr>
              <w:t>.</w:t>
            </w:r>
          </w:p>
        </w:tc>
      </w:tr>
      <w:tr w:rsidR="00081CC5" w:rsidRPr="006145DB" w14:paraId="127B7D7B" w14:textId="77777777" w:rsidTr="00536D01">
        <w:trPr>
          <w:trHeight w:val="300"/>
          <w:jc w:val="center"/>
        </w:trPr>
        <w:tc>
          <w:tcPr>
            <w:tcW w:w="1696" w:type="dxa"/>
            <w:vAlign w:val="center"/>
          </w:tcPr>
          <w:p w14:paraId="1AE6C73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22758BA8" w14:textId="63EFA026"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con discapacidad entre 14 y 59 años y 11 meses, que requieren apoyos intermitentes, limitados y extensos hasta el 75%, así como sus familias y personas cuidadoras mayores de 18 años, residentes en Bogotá</w:t>
            </w:r>
            <w:r w:rsidRPr="006145DB">
              <w:rPr>
                <w:rFonts w:cs="Arial"/>
                <w:lang w:val="es-CO" w:eastAsia="es-CO"/>
              </w:rPr>
              <w:t xml:space="preserve"> D.C</w:t>
            </w:r>
            <w:r w:rsidR="002F7CF2" w:rsidRPr="006145DB">
              <w:rPr>
                <w:rFonts w:cs="Arial"/>
                <w:lang w:val="es-CO" w:eastAsia="es-CO"/>
              </w:rPr>
              <w:t>.</w:t>
            </w:r>
          </w:p>
        </w:tc>
      </w:tr>
      <w:tr w:rsidR="00081CC5" w:rsidRPr="006145DB" w14:paraId="29B914FA" w14:textId="77777777" w:rsidTr="00323FF6">
        <w:trPr>
          <w:trHeight w:val="884"/>
          <w:jc w:val="center"/>
        </w:trPr>
        <w:tc>
          <w:tcPr>
            <w:tcW w:w="1696" w:type="dxa"/>
            <w:vAlign w:val="center"/>
          </w:tcPr>
          <w:p w14:paraId="26899C2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p w14:paraId="0838F837" w14:textId="77777777" w:rsidR="00081CC5" w:rsidRPr="006145DB" w:rsidRDefault="00081CC5" w:rsidP="005B435E">
            <w:pPr>
              <w:spacing w:after="0" w:line="240" w:lineRule="auto"/>
              <w:rPr>
                <w:rFonts w:cs="Arial"/>
                <w:sz w:val="16"/>
                <w:szCs w:val="16"/>
              </w:rPr>
            </w:pPr>
          </w:p>
          <w:tbl>
            <w:tblPr>
              <w:tblStyle w:val="Tablaconcuadrcula"/>
              <w:tblW w:w="7513" w:type="dxa"/>
              <w:jc w:val="center"/>
              <w:tblLayout w:type="fixed"/>
              <w:tblLook w:val="04A0" w:firstRow="1" w:lastRow="0" w:firstColumn="1" w:lastColumn="0" w:noHBand="0" w:noVBand="1"/>
            </w:tblPr>
            <w:tblGrid>
              <w:gridCol w:w="3455"/>
              <w:gridCol w:w="1276"/>
              <w:gridCol w:w="1134"/>
              <w:gridCol w:w="1648"/>
            </w:tblGrid>
            <w:tr w:rsidR="002F7CF2" w:rsidRPr="006145DB" w14:paraId="4C065250" w14:textId="77777777" w:rsidTr="00E00523">
              <w:trPr>
                <w:trHeight w:val="475"/>
                <w:jc w:val="center"/>
              </w:trPr>
              <w:tc>
                <w:tcPr>
                  <w:tcW w:w="3455" w:type="dxa"/>
                  <w:vAlign w:val="center"/>
                </w:tcPr>
                <w:p w14:paraId="0C96FA40"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vAlign w:val="center"/>
                </w:tcPr>
                <w:p w14:paraId="170B196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FDB62E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8" w:type="dxa"/>
                  <w:vAlign w:val="center"/>
                </w:tcPr>
                <w:p w14:paraId="3E6F39B9"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F7CF2" w:rsidRPr="006145DB" w14:paraId="1EF7464C" w14:textId="77777777" w:rsidTr="00E00523">
              <w:trPr>
                <w:trHeight w:val="282"/>
                <w:jc w:val="center"/>
              </w:trPr>
              <w:tc>
                <w:tcPr>
                  <w:tcW w:w="3455" w:type="dxa"/>
                  <w:vAlign w:val="center"/>
                </w:tcPr>
                <w:p w14:paraId="29909451" w14:textId="29D61109" w:rsidR="00081CC5" w:rsidRPr="006145DB" w:rsidRDefault="00081CC5" w:rsidP="005B435E">
                  <w:pPr>
                    <w:tabs>
                      <w:tab w:val="left" w:pos="709"/>
                    </w:tabs>
                    <w:contextualSpacing/>
                    <w:jc w:val="both"/>
                    <w:rPr>
                      <w:rFonts w:cs="Arial"/>
                      <w:sz w:val="16"/>
                      <w:szCs w:val="16"/>
                    </w:rPr>
                  </w:pPr>
                  <w:r w:rsidRPr="006145DB">
                    <w:rPr>
                      <w:rStyle w:val="normaltextrun"/>
                      <w:rFonts w:cs="Arial"/>
                      <w:sz w:val="16"/>
                      <w:szCs w:val="16"/>
                    </w:rPr>
                    <w:t>Persona con discapacidad</w:t>
                  </w:r>
                  <w:r w:rsidR="006F1EFC" w:rsidRPr="006145DB">
                    <w:rPr>
                      <w:rStyle w:val="normaltextrun"/>
                      <w:rFonts w:cs="Arial"/>
                      <w:sz w:val="16"/>
                      <w:szCs w:val="16"/>
                    </w:rPr>
                    <w:t>.</w:t>
                  </w:r>
                </w:p>
              </w:tc>
              <w:tc>
                <w:tcPr>
                  <w:tcW w:w="1276" w:type="dxa"/>
                  <w:vAlign w:val="center"/>
                </w:tcPr>
                <w:p w14:paraId="2A96A55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050EF9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6C05360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6A8C7F73" w14:textId="77777777" w:rsidTr="00E00523">
              <w:trPr>
                <w:trHeight w:val="282"/>
                <w:jc w:val="center"/>
              </w:trPr>
              <w:tc>
                <w:tcPr>
                  <w:tcW w:w="3455" w:type="dxa"/>
                  <w:vMerge w:val="restart"/>
                  <w:vAlign w:val="center"/>
                </w:tcPr>
                <w:p w14:paraId="0F50A6A8" w14:textId="145841FE"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Entre 14 y 59 años y 11 meses</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241634B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02F1982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09675FD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5DD5B4F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7302A8C2" w14:textId="77777777" w:rsidTr="00E00523">
              <w:trPr>
                <w:trHeight w:val="282"/>
                <w:jc w:val="center"/>
              </w:trPr>
              <w:tc>
                <w:tcPr>
                  <w:tcW w:w="3455" w:type="dxa"/>
                  <w:vMerge/>
                  <w:vAlign w:val="center"/>
                </w:tcPr>
                <w:p w14:paraId="2B0248E1" w14:textId="77777777" w:rsidR="00081CC5" w:rsidRPr="006145DB" w:rsidRDefault="00081CC5" w:rsidP="005B435E">
                  <w:pPr>
                    <w:tabs>
                      <w:tab w:val="left" w:pos="709"/>
                    </w:tabs>
                    <w:contextualSpacing/>
                    <w:jc w:val="both"/>
                    <w:rPr>
                      <w:rStyle w:val="normaltextrun"/>
                      <w:rFonts w:cs="Arial"/>
                      <w:sz w:val="16"/>
                      <w:szCs w:val="16"/>
                    </w:rPr>
                  </w:pPr>
                </w:p>
              </w:tc>
              <w:tc>
                <w:tcPr>
                  <w:tcW w:w="1276" w:type="dxa"/>
                  <w:vAlign w:val="center"/>
                </w:tcPr>
                <w:p w14:paraId="11B29B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vAlign w:val="center"/>
                </w:tcPr>
                <w:p w14:paraId="0BF1693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75DC2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2F7CF2" w:rsidRPr="006145DB" w14:paraId="0F894D05" w14:textId="77777777" w:rsidTr="00E00523">
              <w:trPr>
                <w:trHeight w:val="295"/>
                <w:jc w:val="center"/>
              </w:trPr>
              <w:tc>
                <w:tcPr>
                  <w:tcW w:w="3455" w:type="dxa"/>
                  <w:vAlign w:val="center"/>
                </w:tcPr>
                <w:p w14:paraId="48111DFA" w14:textId="77777777" w:rsidR="00081CC5" w:rsidRPr="006145DB" w:rsidRDefault="00081CC5" w:rsidP="005B435E">
                  <w:pPr>
                    <w:tabs>
                      <w:tab w:val="left" w:pos="709"/>
                    </w:tabs>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276" w:type="dxa"/>
                  <w:vAlign w:val="center"/>
                </w:tcPr>
                <w:p w14:paraId="53B7D14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DE4088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4028E3D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BB86D30" w14:textId="77777777" w:rsidR="00081CC5" w:rsidRPr="006145DB" w:rsidRDefault="00081CC5" w:rsidP="005B435E">
                  <w:pPr>
                    <w:tabs>
                      <w:tab w:val="left" w:pos="709"/>
                    </w:tabs>
                    <w:contextualSpacing/>
                    <w:jc w:val="center"/>
                    <w:rPr>
                      <w:rStyle w:val="normaltextrun"/>
                      <w:rFonts w:cs="Arial"/>
                      <w:sz w:val="16"/>
                      <w:szCs w:val="16"/>
                    </w:rPr>
                  </w:pPr>
                </w:p>
                <w:p w14:paraId="6D41C75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2F7CF2" w:rsidRPr="006145DB" w14:paraId="7EEE1D31" w14:textId="77777777" w:rsidTr="00E00523">
              <w:trPr>
                <w:trHeight w:val="295"/>
                <w:jc w:val="center"/>
              </w:trPr>
              <w:tc>
                <w:tcPr>
                  <w:tcW w:w="3455" w:type="dxa"/>
                  <w:vMerge w:val="restart"/>
                  <w:vAlign w:val="center"/>
                </w:tcPr>
                <w:p w14:paraId="215C6866" w14:textId="5F4BF96B"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p>
              </w:tc>
              <w:tc>
                <w:tcPr>
                  <w:tcW w:w="1276" w:type="dxa"/>
                  <w:vAlign w:val="center"/>
                </w:tcPr>
                <w:p w14:paraId="711DD1A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20007073" w14:textId="18E857D6"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BE6A698" w14:textId="247E66D0"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92059C" w14:textId="203B0AA3"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0B191FB0" w14:textId="77777777" w:rsidTr="00E00523">
              <w:trPr>
                <w:trHeight w:val="295"/>
                <w:jc w:val="center"/>
              </w:trPr>
              <w:tc>
                <w:tcPr>
                  <w:tcW w:w="3455" w:type="dxa"/>
                  <w:vMerge/>
                  <w:vAlign w:val="center"/>
                </w:tcPr>
                <w:p w14:paraId="0FE2D3BE" w14:textId="77777777" w:rsidR="00081CC5" w:rsidRPr="006145DB" w:rsidRDefault="00081CC5" w:rsidP="005B435E">
                  <w:pPr>
                    <w:tabs>
                      <w:tab w:val="left" w:pos="709"/>
                    </w:tabs>
                    <w:contextualSpacing/>
                    <w:jc w:val="both"/>
                    <w:rPr>
                      <w:rFonts w:cs="Arial"/>
                      <w:bCs/>
                      <w:sz w:val="16"/>
                      <w:szCs w:val="16"/>
                      <w:lang w:eastAsia="es-CO"/>
                    </w:rPr>
                  </w:pPr>
                </w:p>
              </w:tc>
              <w:tc>
                <w:tcPr>
                  <w:tcW w:w="1276" w:type="dxa"/>
                  <w:vAlign w:val="center"/>
                </w:tcPr>
                <w:p w14:paraId="0BE1EC1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52A7CC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7A00C8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7C8F993E" w14:textId="77777777" w:rsidTr="00E00523">
              <w:trPr>
                <w:trHeight w:val="295"/>
                <w:jc w:val="center"/>
              </w:trPr>
              <w:tc>
                <w:tcPr>
                  <w:tcW w:w="3455" w:type="dxa"/>
                  <w:vMerge w:val="restart"/>
                  <w:vAlign w:val="center"/>
                </w:tcPr>
                <w:p w14:paraId="5DE14B2C" w14:textId="1413D73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O</w:t>
                  </w:r>
                  <w:r w:rsidR="00CC46B4" w:rsidRPr="006145DB">
                    <w:rPr>
                      <w:rStyle w:val="normaltextrun"/>
                      <w:rFonts w:cs="Arial"/>
                      <w:sz w:val="16"/>
                      <w:szCs w:val="16"/>
                    </w:rPr>
                    <w:t xml:space="preserve"> f</w:t>
                  </w:r>
                  <w:r w:rsidRPr="006145DB">
                    <w:rPr>
                      <w:rStyle w:val="normaltextrun"/>
                      <w:rFonts w:cs="Arial"/>
                      <w:sz w:val="16"/>
                      <w:szCs w:val="16"/>
                    </w:rPr>
                    <w:t>amilias de personas con discapacidad desde los 18 años en adelante</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270DC59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56619C8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79BDBD4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F124FE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2439DDF" w14:textId="77777777" w:rsidTr="006F7F43">
              <w:trPr>
                <w:trHeight w:val="295"/>
                <w:jc w:val="center"/>
              </w:trPr>
              <w:tc>
                <w:tcPr>
                  <w:tcW w:w="3455" w:type="dxa"/>
                  <w:vMerge/>
                  <w:tcBorders>
                    <w:bottom w:val="single" w:sz="4" w:space="0" w:color="auto"/>
                  </w:tcBorders>
                  <w:vAlign w:val="center"/>
                </w:tcPr>
                <w:p w14:paraId="2BF6E160" w14:textId="77777777" w:rsidR="00081CC5" w:rsidRPr="006145DB" w:rsidRDefault="00081CC5"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3930F17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vAlign w:val="center"/>
                </w:tcPr>
                <w:p w14:paraId="25AC816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single" w:sz="4" w:space="0" w:color="auto"/>
                  </w:tcBorders>
                  <w:vAlign w:val="center"/>
                </w:tcPr>
                <w:p w14:paraId="65EC389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09F80EBD" w14:textId="77777777" w:rsidTr="00E00523">
              <w:trPr>
                <w:trHeight w:val="295"/>
                <w:jc w:val="center"/>
              </w:trPr>
              <w:tc>
                <w:tcPr>
                  <w:tcW w:w="3455" w:type="dxa"/>
                  <w:vMerge w:val="restart"/>
                  <w:vAlign w:val="center"/>
                </w:tcPr>
                <w:p w14:paraId="670C4382" w14:textId="58346E8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Residentes en Bogotá</w:t>
                  </w:r>
                  <w:r w:rsidRPr="006145DB">
                    <w:rPr>
                      <w:rStyle w:val="eop"/>
                      <w:rFonts w:cs="Arial"/>
                      <w:sz w:val="16"/>
                      <w:szCs w:val="16"/>
                    </w:rPr>
                    <w:t> D.C</w:t>
                  </w:r>
                  <w:r w:rsidR="006F1EFC" w:rsidRPr="006145DB">
                    <w:rPr>
                      <w:rStyle w:val="eop"/>
                      <w:rFonts w:cs="Arial"/>
                      <w:sz w:val="16"/>
                      <w:szCs w:val="16"/>
                    </w:rPr>
                    <w:t>.</w:t>
                  </w:r>
                </w:p>
              </w:tc>
              <w:tc>
                <w:tcPr>
                  <w:tcW w:w="1276" w:type="dxa"/>
                  <w:tcBorders>
                    <w:bottom w:val="single" w:sz="4" w:space="0" w:color="auto"/>
                  </w:tcBorders>
                  <w:vAlign w:val="center"/>
                </w:tcPr>
                <w:p w14:paraId="5C86C7B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39A88A2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tcBorders>
                    <w:bottom w:val="single" w:sz="4" w:space="0" w:color="auto"/>
                  </w:tcBorders>
                  <w:vAlign w:val="center"/>
                </w:tcPr>
                <w:p w14:paraId="11C7D4E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A3E7AC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C5A0C59" w14:textId="77777777" w:rsidTr="006F7F43">
              <w:trPr>
                <w:trHeight w:val="295"/>
                <w:jc w:val="center"/>
              </w:trPr>
              <w:tc>
                <w:tcPr>
                  <w:tcW w:w="3455" w:type="dxa"/>
                  <w:vMerge/>
                  <w:tcBorders>
                    <w:bottom w:val="nil"/>
                  </w:tcBorders>
                  <w:vAlign w:val="center"/>
                </w:tcPr>
                <w:p w14:paraId="0C5A2D39" w14:textId="77777777" w:rsidR="00081CC5" w:rsidRPr="006145DB" w:rsidRDefault="00081CC5"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7A859EE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vAlign w:val="center"/>
                </w:tcPr>
                <w:p w14:paraId="732DCA6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nil"/>
                  </w:tcBorders>
                  <w:vAlign w:val="center"/>
                </w:tcPr>
                <w:p w14:paraId="3EBB8E9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659895D6"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5408D8" w:rsidRPr="006145DB" w14:paraId="76EAD7C6" w14:textId="77777777" w:rsidTr="00536D01">
        <w:trPr>
          <w:trHeight w:val="2005"/>
          <w:jc w:val="center"/>
        </w:trPr>
        <w:tc>
          <w:tcPr>
            <w:tcW w:w="1696" w:type="dxa"/>
            <w:vAlign w:val="center"/>
          </w:tcPr>
          <w:p w14:paraId="6AFEBA92" w14:textId="380C8DD2" w:rsidR="005408D8" w:rsidRPr="006145DB" w:rsidRDefault="005408D8"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513" w:type="dxa"/>
              <w:tblInd w:w="2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08"/>
              <w:gridCol w:w="1701"/>
              <w:gridCol w:w="992"/>
              <w:gridCol w:w="1412"/>
            </w:tblGrid>
            <w:tr w:rsidR="006F1EFC" w:rsidRPr="006145DB" w14:paraId="7C95EFC5" w14:textId="77777777" w:rsidTr="00467D6D">
              <w:trPr>
                <w:trHeight w:val="300"/>
              </w:trPr>
              <w:tc>
                <w:tcPr>
                  <w:tcW w:w="3408" w:type="dxa"/>
                  <w:tcBorders>
                    <w:top w:val="nil"/>
                    <w:left w:val="single" w:sz="6" w:space="0" w:color="auto"/>
                    <w:bottom w:val="single" w:sz="6" w:space="0" w:color="auto"/>
                    <w:right w:val="single" w:sz="6" w:space="0" w:color="auto"/>
                  </w:tcBorders>
                  <w:vAlign w:val="center"/>
                  <w:hideMark/>
                </w:tcPr>
                <w:p w14:paraId="2C99599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701" w:type="dxa"/>
                  <w:tcBorders>
                    <w:top w:val="nil"/>
                    <w:left w:val="single" w:sz="6" w:space="0" w:color="auto"/>
                    <w:bottom w:val="single" w:sz="6" w:space="0" w:color="auto"/>
                    <w:right w:val="single" w:sz="6" w:space="0" w:color="auto"/>
                  </w:tcBorders>
                  <w:vAlign w:val="center"/>
                  <w:hideMark/>
                </w:tcPr>
                <w:p w14:paraId="120E96AD"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992" w:type="dxa"/>
                  <w:tcBorders>
                    <w:top w:val="nil"/>
                    <w:left w:val="single" w:sz="6" w:space="0" w:color="auto"/>
                    <w:bottom w:val="single" w:sz="6" w:space="0" w:color="auto"/>
                    <w:right w:val="single" w:sz="6" w:space="0" w:color="auto"/>
                  </w:tcBorders>
                  <w:vAlign w:val="center"/>
                  <w:hideMark/>
                </w:tcPr>
                <w:p w14:paraId="54B733C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412" w:type="dxa"/>
                  <w:tcBorders>
                    <w:top w:val="nil"/>
                    <w:left w:val="single" w:sz="6" w:space="0" w:color="auto"/>
                    <w:bottom w:val="single" w:sz="6" w:space="0" w:color="auto"/>
                    <w:right w:val="single" w:sz="6" w:space="0" w:color="auto"/>
                  </w:tcBorders>
                  <w:vAlign w:val="center"/>
                  <w:hideMark/>
                </w:tcPr>
                <w:p w14:paraId="134942D7"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6F1EFC" w:rsidRPr="006145DB" w14:paraId="25ED17A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F1C4537"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A9811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992" w:type="dxa"/>
                  <w:tcBorders>
                    <w:top w:val="single" w:sz="6" w:space="0" w:color="auto"/>
                    <w:left w:val="single" w:sz="6" w:space="0" w:color="auto"/>
                    <w:bottom w:val="single" w:sz="6" w:space="0" w:color="auto"/>
                    <w:right w:val="single" w:sz="6" w:space="0" w:color="auto"/>
                  </w:tcBorders>
                  <w:vAlign w:val="center"/>
                  <w:hideMark/>
                </w:tcPr>
                <w:p w14:paraId="56D67AD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Trimestral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D32EE4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6F1EFC" w:rsidRPr="006145DB" w14:paraId="1686D84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3B0478B" w14:textId="20357F51"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CB560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55673F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0AAE10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6F1EFC" w:rsidRPr="006145DB" w14:paraId="1097A760"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4E22F6E0" w14:textId="3F6207C3"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65D13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18A6D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33C4665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49C7C46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24FCBA16"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E7B97E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67FAF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B6EEEB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166BB38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0FC5B367" w14:textId="2ED0ACAA"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803B0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8664A4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73B3BA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66BAA4E3"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3CD24D28"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AE6C3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1EA12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BE6F7B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35899D6B"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hideMark/>
                </w:tcPr>
                <w:p w14:paraId="21547E4B" w14:textId="167CD405"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417DD75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BA10A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41C879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71B8B638"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7B68E03E" w14:textId="4EFD9889"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Hogar con dos o más integrantes con discapacidad.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16FAA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3EFB3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DC8F70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1B681D3E" w14:textId="77777777" w:rsidTr="00467D6D">
              <w:trPr>
                <w:trHeight w:val="300"/>
              </w:trPr>
              <w:tc>
                <w:tcPr>
                  <w:tcW w:w="3408" w:type="dxa"/>
                  <w:vMerge/>
                  <w:tcBorders>
                    <w:left w:val="single" w:sz="6" w:space="0" w:color="auto"/>
                    <w:bottom w:val="single" w:sz="6" w:space="0" w:color="auto"/>
                    <w:right w:val="single" w:sz="6" w:space="0" w:color="auto"/>
                  </w:tcBorders>
                  <w:vAlign w:val="center"/>
                </w:tcPr>
                <w:p w14:paraId="56336429"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C966B04"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01941E12"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2A52530F"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3493AF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736D2B5"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043686E4"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cuidadora jefa de hogar.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AE18CD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79E5ED09"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4C3664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641D1E11" w14:textId="77777777" w:rsidTr="00467D6D">
              <w:trPr>
                <w:trHeight w:val="300"/>
              </w:trPr>
              <w:tc>
                <w:tcPr>
                  <w:tcW w:w="3408" w:type="dxa"/>
                  <w:vMerge/>
                  <w:tcBorders>
                    <w:left w:val="single" w:sz="6" w:space="0" w:color="auto"/>
                    <w:bottom w:val="single" w:sz="6" w:space="0" w:color="auto"/>
                    <w:right w:val="single" w:sz="6" w:space="0" w:color="auto"/>
                  </w:tcBorders>
                </w:tcPr>
                <w:p w14:paraId="6D3E56B2"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B90EEEB"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522A516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3C821125"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64D896C6"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F9AD83F"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37EB232C"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que vive en residencias tipo paga diarios.</w:t>
                  </w:r>
                  <w:r w:rsidRPr="006145DB">
                    <w:rPr>
                      <w:rStyle w:val="normaltextrun"/>
                      <w:rFonts w:ascii="Arial" w:hAnsi="Arial" w:cs="Arial"/>
                    </w:rPr>
                    <w:tab/>
                  </w:r>
                  <w:r w:rsidRPr="006145DB">
                    <w:rPr>
                      <w:rStyle w:val="normaltextrun"/>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52B12D9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Instrumento de Focalización de Personas Usuarias de Soluciones Habitacionales</w:t>
                  </w:r>
                  <w:r w:rsidRPr="006145DB">
                    <w:rPr>
                      <w:rStyle w:val="normaltextrun"/>
                      <w:rFonts w:ascii="Arial" w:hAnsi="Arial" w:cs="Arial"/>
                      <w:sz w:val="16"/>
                      <w:szCs w:val="16"/>
                    </w:rPr>
                    <w:t> </w:t>
                  </w:r>
                </w:p>
                <w:p w14:paraId="722FF00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Temporales (paga diarios)</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418DA8C"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Entrega Única</w:t>
                  </w:r>
                </w:p>
                <w:p w14:paraId="3884ECC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2023</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E7C3F7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r w:rsidR="006F1EFC" w:rsidRPr="006145DB" w14:paraId="1B3B3FB3" w14:textId="77777777" w:rsidTr="00C4225E">
              <w:trPr>
                <w:trHeight w:val="300"/>
              </w:trPr>
              <w:tc>
                <w:tcPr>
                  <w:tcW w:w="3408" w:type="dxa"/>
                  <w:vMerge/>
                  <w:tcBorders>
                    <w:left w:val="single" w:sz="6" w:space="0" w:color="auto"/>
                    <w:bottom w:val="single" w:sz="4" w:space="0" w:color="auto"/>
                    <w:right w:val="single" w:sz="6" w:space="0" w:color="auto"/>
                  </w:tcBorders>
                </w:tcPr>
                <w:p w14:paraId="5266CEF0"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lang w:val="es-ES"/>
                    </w:rPr>
                  </w:pPr>
                </w:p>
              </w:tc>
              <w:tc>
                <w:tcPr>
                  <w:tcW w:w="1701" w:type="dxa"/>
                  <w:tcBorders>
                    <w:top w:val="single" w:sz="6" w:space="0" w:color="auto"/>
                    <w:left w:val="single" w:sz="6" w:space="0" w:color="auto"/>
                    <w:bottom w:val="single" w:sz="4" w:space="0" w:color="auto"/>
                    <w:right w:val="single" w:sz="6" w:space="0" w:color="auto"/>
                  </w:tcBorders>
                  <w:vAlign w:val="center"/>
                </w:tcPr>
                <w:p w14:paraId="4D1DB62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992" w:type="dxa"/>
                  <w:tcBorders>
                    <w:top w:val="single" w:sz="6" w:space="0" w:color="auto"/>
                    <w:left w:val="single" w:sz="6" w:space="0" w:color="auto"/>
                    <w:bottom w:val="single" w:sz="4" w:space="0" w:color="auto"/>
                    <w:right w:val="single" w:sz="6" w:space="0" w:color="auto"/>
                  </w:tcBorders>
                  <w:vAlign w:val="center"/>
                </w:tcPr>
                <w:p w14:paraId="07E22F1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2024</w:t>
                  </w:r>
                </w:p>
              </w:tc>
              <w:tc>
                <w:tcPr>
                  <w:tcW w:w="1412" w:type="dxa"/>
                  <w:tcBorders>
                    <w:top w:val="single" w:sz="6" w:space="0" w:color="auto"/>
                    <w:left w:val="single" w:sz="6" w:space="0" w:color="auto"/>
                    <w:bottom w:val="single" w:sz="4" w:space="0" w:color="auto"/>
                    <w:right w:val="single" w:sz="6" w:space="0" w:color="auto"/>
                  </w:tcBorders>
                  <w:vAlign w:val="center"/>
                </w:tcPr>
                <w:p w14:paraId="0B356A4A"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6F1EFC" w:rsidRPr="006145DB" w14:paraId="165DEADD" w14:textId="77777777" w:rsidTr="00C4225E">
              <w:trPr>
                <w:trHeight w:val="300"/>
              </w:trPr>
              <w:tc>
                <w:tcPr>
                  <w:tcW w:w="3408" w:type="dxa"/>
                  <w:tcBorders>
                    <w:top w:val="single" w:sz="4" w:space="0" w:color="auto"/>
                    <w:left w:val="single" w:sz="6" w:space="0" w:color="auto"/>
                    <w:bottom w:val="nil"/>
                    <w:right w:val="single" w:sz="6" w:space="0" w:color="auto"/>
                  </w:tcBorders>
                  <w:hideMark/>
                </w:tcPr>
                <w:p w14:paraId="4B076CF3" w14:textId="77777777"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4" w:space="0" w:color="auto"/>
                    <w:left w:val="single" w:sz="6" w:space="0" w:color="auto"/>
                    <w:bottom w:val="nil"/>
                    <w:right w:val="single" w:sz="6" w:space="0" w:color="auto"/>
                  </w:tcBorders>
                  <w:vAlign w:val="center"/>
                  <w:hideMark/>
                </w:tcPr>
                <w:p w14:paraId="76EB85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992" w:type="dxa"/>
                  <w:tcBorders>
                    <w:top w:val="single" w:sz="4" w:space="0" w:color="auto"/>
                    <w:left w:val="single" w:sz="6" w:space="0" w:color="auto"/>
                    <w:bottom w:val="nil"/>
                    <w:right w:val="single" w:sz="6" w:space="0" w:color="auto"/>
                  </w:tcBorders>
                  <w:vAlign w:val="center"/>
                  <w:hideMark/>
                </w:tcPr>
                <w:p w14:paraId="4470A72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412" w:type="dxa"/>
                  <w:tcBorders>
                    <w:top w:val="single" w:sz="4" w:space="0" w:color="auto"/>
                    <w:left w:val="single" w:sz="6" w:space="0" w:color="auto"/>
                    <w:bottom w:val="nil"/>
                    <w:right w:val="single" w:sz="6" w:space="0" w:color="auto"/>
                  </w:tcBorders>
                  <w:vAlign w:val="center"/>
                  <w:hideMark/>
                </w:tcPr>
                <w:p w14:paraId="30C87C8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494854D2" w14:textId="77777777" w:rsidR="005408D8" w:rsidRPr="006145DB" w:rsidRDefault="005408D8" w:rsidP="005B435E">
            <w:pPr>
              <w:spacing w:after="0" w:line="240" w:lineRule="auto"/>
              <w:rPr>
                <w:rFonts w:cs="Arial"/>
                <w:sz w:val="20"/>
                <w:szCs w:val="20"/>
              </w:rPr>
            </w:pPr>
          </w:p>
        </w:tc>
      </w:tr>
      <w:tr w:rsidR="00081CC5" w:rsidRPr="006145DB" w14:paraId="5F188BBF" w14:textId="77777777" w:rsidTr="00A4434A">
        <w:trPr>
          <w:trHeight w:val="6510"/>
          <w:jc w:val="center"/>
        </w:trPr>
        <w:tc>
          <w:tcPr>
            <w:tcW w:w="1696" w:type="dxa"/>
            <w:vAlign w:val="center"/>
          </w:tcPr>
          <w:p w14:paraId="21EED429" w14:textId="77777777" w:rsidR="00081CC5" w:rsidRPr="006145DB" w:rsidRDefault="00081CC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402"/>
              <w:gridCol w:w="1276"/>
              <w:gridCol w:w="1276"/>
              <w:gridCol w:w="1559"/>
            </w:tblGrid>
            <w:tr w:rsidR="006F1EFC" w:rsidRPr="006145DB" w14:paraId="172DAB2B" w14:textId="77777777" w:rsidTr="00BA1B94">
              <w:trPr>
                <w:trHeight w:val="372"/>
              </w:trPr>
              <w:tc>
                <w:tcPr>
                  <w:tcW w:w="3402" w:type="dxa"/>
                  <w:tcBorders>
                    <w:top w:val="nil"/>
                  </w:tcBorders>
                  <w:vAlign w:val="center"/>
                </w:tcPr>
                <w:p w14:paraId="617629E3"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tcBorders>
                  <w:vAlign w:val="center"/>
                </w:tcPr>
                <w:p w14:paraId="0D31D4B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nil"/>
                  </w:tcBorders>
                  <w:vAlign w:val="center"/>
                </w:tcPr>
                <w:p w14:paraId="4BB93B0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1C1971C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236EA994" w14:textId="77777777" w:rsidTr="00BA1B94">
              <w:trPr>
                <w:trHeight w:val="221"/>
              </w:trPr>
              <w:tc>
                <w:tcPr>
                  <w:tcW w:w="3402" w:type="dxa"/>
                  <w:vAlign w:val="center"/>
                </w:tcPr>
                <w:p w14:paraId="4E0C50FC" w14:textId="7724185E" w:rsidR="00081CC5" w:rsidRPr="006145DB" w:rsidRDefault="00081CC5" w:rsidP="005B435E">
                  <w:pPr>
                    <w:tabs>
                      <w:tab w:val="left" w:pos="709"/>
                    </w:tabs>
                    <w:ind w:left="-84"/>
                    <w:contextualSpacing/>
                    <w:jc w:val="both"/>
                    <w:rPr>
                      <w:rFonts w:cs="Arial"/>
                      <w:sz w:val="16"/>
                      <w:szCs w:val="16"/>
                    </w:rPr>
                  </w:pPr>
                  <w:r w:rsidRPr="006145DB">
                    <w:rPr>
                      <w:rStyle w:val="normaltextrun"/>
                      <w:rFonts w:cs="Arial"/>
                      <w:sz w:val="16"/>
                      <w:szCs w:val="16"/>
                    </w:rPr>
                    <w:t>Persona con discapacidad</w:t>
                  </w:r>
                  <w:r w:rsidR="00A4434A" w:rsidRPr="006145DB">
                    <w:rPr>
                      <w:rStyle w:val="normaltextrun"/>
                      <w:rFonts w:cs="Arial"/>
                      <w:sz w:val="16"/>
                      <w:szCs w:val="16"/>
                    </w:rPr>
                    <w:t>.</w:t>
                  </w:r>
                </w:p>
              </w:tc>
              <w:tc>
                <w:tcPr>
                  <w:tcW w:w="1276" w:type="dxa"/>
                  <w:vAlign w:val="center"/>
                </w:tcPr>
                <w:p w14:paraId="498BAE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vAlign w:val="center"/>
                </w:tcPr>
                <w:p w14:paraId="0EB29EB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57EFAF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710D0420" w14:textId="77777777" w:rsidTr="00BA1B94">
              <w:trPr>
                <w:trHeight w:val="221"/>
              </w:trPr>
              <w:tc>
                <w:tcPr>
                  <w:tcW w:w="3402" w:type="dxa"/>
                  <w:vMerge w:val="restart"/>
                  <w:vAlign w:val="center"/>
                </w:tcPr>
                <w:p w14:paraId="676C5021" w14:textId="3EC7C296"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Entre 14 y 59 años y 11 meses</w:t>
                  </w:r>
                  <w:r w:rsidR="00A4434A" w:rsidRPr="006145DB">
                    <w:rPr>
                      <w:rStyle w:val="normaltextrun"/>
                      <w:rFonts w:cs="Arial"/>
                      <w:sz w:val="16"/>
                      <w:szCs w:val="16"/>
                    </w:rPr>
                    <w:t>.</w:t>
                  </w:r>
                  <w:r w:rsidRPr="006145DB">
                    <w:rPr>
                      <w:rStyle w:val="eop"/>
                      <w:rFonts w:cs="Arial"/>
                      <w:sz w:val="16"/>
                      <w:szCs w:val="16"/>
                    </w:rPr>
                    <w:t> </w:t>
                  </w:r>
                </w:p>
              </w:tc>
              <w:tc>
                <w:tcPr>
                  <w:tcW w:w="1276" w:type="dxa"/>
                  <w:vAlign w:val="center"/>
                </w:tcPr>
                <w:p w14:paraId="414AF92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276" w:type="dxa"/>
                  <w:vAlign w:val="center"/>
                </w:tcPr>
                <w:p w14:paraId="7444131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729E6593"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41ABA60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B077C22" w14:textId="77777777" w:rsidTr="00BA1B94">
              <w:trPr>
                <w:trHeight w:val="221"/>
              </w:trPr>
              <w:tc>
                <w:tcPr>
                  <w:tcW w:w="3402" w:type="dxa"/>
                  <w:vMerge/>
                  <w:vAlign w:val="center"/>
                </w:tcPr>
                <w:p w14:paraId="1B643890" w14:textId="77777777" w:rsidR="00081CC5" w:rsidRPr="006145DB" w:rsidRDefault="00081CC5" w:rsidP="005B435E">
                  <w:pPr>
                    <w:tabs>
                      <w:tab w:val="left" w:pos="709"/>
                    </w:tabs>
                    <w:ind w:left="-84"/>
                    <w:contextualSpacing/>
                    <w:jc w:val="both"/>
                    <w:rPr>
                      <w:rStyle w:val="normaltextrun"/>
                      <w:rFonts w:cs="Arial"/>
                      <w:sz w:val="16"/>
                      <w:szCs w:val="16"/>
                    </w:rPr>
                  </w:pPr>
                </w:p>
              </w:tc>
              <w:tc>
                <w:tcPr>
                  <w:tcW w:w="1276" w:type="dxa"/>
                  <w:vAlign w:val="center"/>
                </w:tcPr>
                <w:p w14:paraId="6EDAA66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vAlign w:val="center"/>
                </w:tcPr>
                <w:p w14:paraId="552DCE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595E8B0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6F1EFC" w:rsidRPr="006145DB" w14:paraId="26D8CAC2" w14:textId="77777777" w:rsidTr="00BA1B94">
              <w:trPr>
                <w:trHeight w:val="231"/>
              </w:trPr>
              <w:tc>
                <w:tcPr>
                  <w:tcW w:w="3402" w:type="dxa"/>
                  <w:vAlign w:val="center"/>
                </w:tcPr>
                <w:p w14:paraId="0931E4DE" w14:textId="77777777" w:rsidR="00081CC5" w:rsidRPr="006145DB" w:rsidRDefault="00081CC5" w:rsidP="005B435E">
                  <w:pPr>
                    <w:tabs>
                      <w:tab w:val="left" w:pos="709"/>
                    </w:tabs>
                    <w:ind w:left="-84"/>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276" w:type="dxa"/>
                  <w:vAlign w:val="center"/>
                </w:tcPr>
                <w:p w14:paraId="5A25DB2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276" w:type="dxa"/>
                  <w:vAlign w:val="center"/>
                </w:tcPr>
                <w:p w14:paraId="79567F4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65E960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5AE3121" w14:textId="77777777" w:rsidR="00081CC5" w:rsidRPr="006145DB" w:rsidRDefault="00081CC5" w:rsidP="005B435E">
                  <w:pPr>
                    <w:tabs>
                      <w:tab w:val="left" w:pos="709"/>
                    </w:tabs>
                    <w:contextualSpacing/>
                    <w:jc w:val="center"/>
                    <w:rPr>
                      <w:rStyle w:val="normaltextrun"/>
                      <w:rFonts w:cs="Arial"/>
                      <w:sz w:val="16"/>
                      <w:szCs w:val="16"/>
                    </w:rPr>
                  </w:pPr>
                </w:p>
                <w:p w14:paraId="369FADB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377018A7" w14:textId="77777777" w:rsidTr="00BA1B94">
              <w:trPr>
                <w:trHeight w:val="231"/>
              </w:trPr>
              <w:tc>
                <w:tcPr>
                  <w:tcW w:w="3402" w:type="dxa"/>
                  <w:vMerge w:val="restart"/>
                  <w:vAlign w:val="center"/>
                </w:tcPr>
                <w:p w14:paraId="65E73690" w14:textId="1080D8D3"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r w:rsidR="00A4434A" w:rsidRPr="006145DB">
                    <w:rPr>
                      <w:rStyle w:val="normaltextrun"/>
                      <w:rFonts w:cs="Arial"/>
                      <w:sz w:val="16"/>
                      <w:szCs w:val="16"/>
                    </w:rPr>
                    <w:t>.</w:t>
                  </w:r>
                </w:p>
              </w:tc>
              <w:tc>
                <w:tcPr>
                  <w:tcW w:w="1276" w:type="dxa"/>
                  <w:vAlign w:val="center"/>
                </w:tcPr>
                <w:p w14:paraId="7225141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276" w:type="dxa"/>
                  <w:vAlign w:val="center"/>
                </w:tcPr>
                <w:p w14:paraId="1380B82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C24BAE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2325D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45C161E" w14:textId="77777777" w:rsidTr="00BA1B94">
              <w:trPr>
                <w:trHeight w:val="231"/>
              </w:trPr>
              <w:tc>
                <w:tcPr>
                  <w:tcW w:w="3402" w:type="dxa"/>
                  <w:vMerge/>
                  <w:vAlign w:val="center"/>
                </w:tcPr>
                <w:p w14:paraId="626E8D31" w14:textId="77777777" w:rsidR="00081CC5" w:rsidRPr="006145DB" w:rsidRDefault="00081CC5" w:rsidP="005B435E">
                  <w:pPr>
                    <w:tabs>
                      <w:tab w:val="left" w:pos="709"/>
                    </w:tabs>
                    <w:ind w:left="-84"/>
                    <w:contextualSpacing/>
                    <w:jc w:val="both"/>
                    <w:rPr>
                      <w:rFonts w:cs="Arial"/>
                      <w:bCs/>
                      <w:sz w:val="16"/>
                      <w:szCs w:val="16"/>
                      <w:lang w:eastAsia="es-CO"/>
                    </w:rPr>
                  </w:pPr>
                </w:p>
              </w:tc>
              <w:tc>
                <w:tcPr>
                  <w:tcW w:w="1276" w:type="dxa"/>
                  <w:vAlign w:val="center"/>
                </w:tcPr>
                <w:p w14:paraId="462B786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vAlign w:val="center"/>
                </w:tcPr>
                <w:p w14:paraId="0CB7CF7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29E778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58C0484" w14:textId="77777777" w:rsidTr="00BA1B94">
              <w:trPr>
                <w:trHeight w:val="231"/>
              </w:trPr>
              <w:tc>
                <w:tcPr>
                  <w:tcW w:w="3402" w:type="dxa"/>
                  <w:vMerge w:val="restart"/>
                  <w:vAlign w:val="center"/>
                </w:tcPr>
                <w:p w14:paraId="2BC9267D" w14:textId="3A0AD272"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 xml:space="preserve">O </w:t>
                  </w:r>
                  <w:r w:rsidR="00CC46B4" w:rsidRPr="006145DB">
                    <w:rPr>
                      <w:rStyle w:val="normaltextrun"/>
                      <w:rFonts w:cs="Arial"/>
                      <w:sz w:val="16"/>
                      <w:szCs w:val="16"/>
                    </w:rPr>
                    <w:t>f</w:t>
                  </w:r>
                  <w:r w:rsidRPr="006145DB">
                    <w:rPr>
                      <w:rStyle w:val="normaltextrun"/>
                      <w:rFonts w:cs="Arial"/>
                      <w:sz w:val="16"/>
                      <w:szCs w:val="16"/>
                    </w:rPr>
                    <w:t>amilias de personas con discapacidad desde los 18 años en adelante</w:t>
                  </w:r>
                  <w:r w:rsidR="00A4434A" w:rsidRPr="006145DB">
                    <w:rPr>
                      <w:rStyle w:val="normaltextrun"/>
                      <w:rFonts w:cs="Arial"/>
                      <w:sz w:val="16"/>
                      <w:szCs w:val="16"/>
                    </w:rPr>
                    <w:t>.</w:t>
                  </w:r>
                  <w:r w:rsidRPr="006145DB">
                    <w:rPr>
                      <w:rStyle w:val="eop"/>
                      <w:rFonts w:cs="Arial"/>
                      <w:sz w:val="16"/>
                      <w:szCs w:val="16"/>
                    </w:rPr>
                    <w:t> </w:t>
                  </w:r>
                </w:p>
              </w:tc>
              <w:tc>
                <w:tcPr>
                  <w:tcW w:w="1276" w:type="dxa"/>
                  <w:vAlign w:val="center"/>
                </w:tcPr>
                <w:p w14:paraId="5ED64C9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276" w:type="dxa"/>
                  <w:vAlign w:val="center"/>
                </w:tcPr>
                <w:p w14:paraId="5E4646F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91DCF2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7A08E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6E355317" w14:textId="77777777" w:rsidTr="00BA1B94">
              <w:trPr>
                <w:trHeight w:val="231"/>
              </w:trPr>
              <w:tc>
                <w:tcPr>
                  <w:tcW w:w="3402" w:type="dxa"/>
                  <w:vMerge/>
                  <w:vAlign w:val="center"/>
                </w:tcPr>
                <w:p w14:paraId="6795E982" w14:textId="77777777" w:rsidR="00081CC5" w:rsidRPr="006145DB" w:rsidRDefault="00081CC5" w:rsidP="005B435E">
                  <w:pPr>
                    <w:tabs>
                      <w:tab w:val="left" w:pos="709"/>
                    </w:tabs>
                    <w:ind w:left="-84"/>
                    <w:contextualSpacing/>
                    <w:jc w:val="both"/>
                    <w:rPr>
                      <w:rFonts w:cs="Arial"/>
                      <w:bCs/>
                      <w:sz w:val="16"/>
                      <w:szCs w:val="16"/>
                      <w:lang w:eastAsia="es-CO"/>
                    </w:rPr>
                  </w:pPr>
                </w:p>
              </w:tc>
              <w:tc>
                <w:tcPr>
                  <w:tcW w:w="1276" w:type="dxa"/>
                  <w:vAlign w:val="center"/>
                </w:tcPr>
                <w:p w14:paraId="7D2C0AD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vAlign w:val="center"/>
                </w:tcPr>
                <w:p w14:paraId="1DA912E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A4618E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B6C2880" w14:textId="77777777" w:rsidTr="00BA1B94">
              <w:trPr>
                <w:trHeight w:val="231"/>
              </w:trPr>
              <w:tc>
                <w:tcPr>
                  <w:tcW w:w="3402" w:type="dxa"/>
                  <w:vMerge w:val="restart"/>
                  <w:vAlign w:val="center"/>
                </w:tcPr>
                <w:p w14:paraId="0EC1942B" w14:textId="4C38374E"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Residentes en Bogotá</w:t>
                  </w:r>
                  <w:r w:rsidR="00A4434A" w:rsidRPr="006145DB">
                    <w:rPr>
                      <w:rStyle w:val="normaltextrun"/>
                      <w:rFonts w:cs="Arial"/>
                      <w:sz w:val="16"/>
                      <w:szCs w:val="16"/>
                    </w:rPr>
                    <w:t>.</w:t>
                  </w:r>
                  <w:r w:rsidRPr="006145DB">
                    <w:rPr>
                      <w:rStyle w:val="eop"/>
                      <w:rFonts w:cs="Arial"/>
                      <w:sz w:val="16"/>
                      <w:szCs w:val="16"/>
                    </w:rPr>
                    <w:t> </w:t>
                  </w:r>
                </w:p>
              </w:tc>
              <w:tc>
                <w:tcPr>
                  <w:tcW w:w="1276" w:type="dxa"/>
                  <w:vAlign w:val="center"/>
                </w:tcPr>
                <w:p w14:paraId="335DDE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276" w:type="dxa"/>
                  <w:vAlign w:val="center"/>
                </w:tcPr>
                <w:p w14:paraId="331AC8E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2599CE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9AF31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3220C786" w14:textId="77777777" w:rsidTr="00BA1B94">
              <w:trPr>
                <w:trHeight w:val="231"/>
              </w:trPr>
              <w:tc>
                <w:tcPr>
                  <w:tcW w:w="3402" w:type="dxa"/>
                  <w:vMerge/>
                  <w:vAlign w:val="center"/>
                </w:tcPr>
                <w:p w14:paraId="4F5A6EFF" w14:textId="77777777" w:rsidR="00081CC5" w:rsidRPr="006145DB" w:rsidRDefault="00081CC5" w:rsidP="005B435E">
                  <w:pPr>
                    <w:tabs>
                      <w:tab w:val="left" w:pos="709"/>
                    </w:tabs>
                    <w:contextualSpacing/>
                    <w:jc w:val="both"/>
                    <w:rPr>
                      <w:rFonts w:cs="Arial"/>
                      <w:bCs/>
                      <w:sz w:val="16"/>
                      <w:szCs w:val="16"/>
                      <w:lang w:eastAsia="es-CO"/>
                    </w:rPr>
                  </w:pPr>
                </w:p>
              </w:tc>
              <w:tc>
                <w:tcPr>
                  <w:tcW w:w="1276" w:type="dxa"/>
                  <w:vAlign w:val="center"/>
                </w:tcPr>
                <w:p w14:paraId="5B6104D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vAlign w:val="center"/>
                </w:tcPr>
                <w:p w14:paraId="34030AD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3C39B1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2E932C55" w14:textId="77777777" w:rsidR="00081CC5" w:rsidRPr="006145DB" w:rsidRDefault="00081CC5" w:rsidP="005B435E">
            <w:pPr>
              <w:pStyle w:val="Textoindependiente"/>
              <w:spacing w:after="0" w:line="240" w:lineRule="auto"/>
              <w:ind w:right="112"/>
              <w:jc w:val="both"/>
              <w:rPr>
                <w:rFonts w:cs="Arial"/>
                <w:bCs/>
                <w:sz w:val="20"/>
                <w:szCs w:val="20"/>
                <w:lang w:val="es-CO" w:eastAsia="es-CO"/>
              </w:rPr>
            </w:pPr>
          </w:p>
        </w:tc>
      </w:tr>
      <w:tr w:rsidR="00081CC5" w:rsidRPr="006145DB" w14:paraId="32963B8E" w14:textId="77777777" w:rsidTr="00467D6D">
        <w:trPr>
          <w:trHeight w:val="884"/>
          <w:jc w:val="center"/>
        </w:trPr>
        <w:tc>
          <w:tcPr>
            <w:tcW w:w="1696" w:type="dxa"/>
            <w:vAlign w:val="center"/>
          </w:tcPr>
          <w:p w14:paraId="4BB61A8B"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402"/>
              <w:gridCol w:w="1276"/>
              <w:gridCol w:w="1134"/>
              <w:gridCol w:w="1701"/>
            </w:tblGrid>
            <w:tr w:rsidR="006F1EFC" w:rsidRPr="006145DB" w14:paraId="4B892CA7" w14:textId="77777777" w:rsidTr="00BA1B94">
              <w:trPr>
                <w:trHeight w:val="380"/>
              </w:trPr>
              <w:tc>
                <w:tcPr>
                  <w:tcW w:w="3402" w:type="dxa"/>
                  <w:tcBorders>
                    <w:top w:val="nil"/>
                  </w:tcBorders>
                  <w:vAlign w:val="center"/>
                </w:tcPr>
                <w:p w14:paraId="3F36B656"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30FDE19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6C49B0D"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tcBorders>
                  <w:vAlign w:val="center"/>
                </w:tcPr>
                <w:p w14:paraId="0F7D0DD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55A2550F" w14:textId="77777777" w:rsidTr="00BA1B94">
              <w:trPr>
                <w:trHeight w:val="243"/>
              </w:trPr>
              <w:tc>
                <w:tcPr>
                  <w:tcW w:w="3402" w:type="dxa"/>
                  <w:vAlign w:val="center"/>
                </w:tcPr>
                <w:p w14:paraId="6882CEF1" w14:textId="0D02AEE4"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Finalización del tiempo de atención establecido en el servicio social</w:t>
                  </w:r>
                  <w:r w:rsidR="006F1EFC" w:rsidRPr="006145DB">
                    <w:rPr>
                      <w:rStyle w:val="eop"/>
                      <w:rFonts w:cs="Arial"/>
                      <w:sz w:val="16"/>
                      <w:szCs w:val="16"/>
                    </w:rPr>
                    <w:t>.</w:t>
                  </w:r>
                </w:p>
              </w:tc>
              <w:tc>
                <w:tcPr>
                  <w:tcW w:w="1276" w:type="dxa"/>
                  <w:vAlign w:val="center"/>
                </w:tcPr>
                <w:p w14:paraId="1894CABD" w14:textId="6C28DBF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F32657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B6A5D0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80434A"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22C862E5" w14:textId="77777777" w:rsidTr="00BA1B94">
              <w:trPr>
                <w:trHeight w:val="243"/>
              </w:trPr>
              <w:tc>
                <w:tcPr>
                  <w:tcW w:w="3402" w:type="dxa"/>
                  <w:vAlign w:val="center"/>
                </w:tcPr>
                <w:p w14:paraId="4FA5FEDC"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Incumplimiento de los acuerdos establecidos en el acta de compromiso.</w:t>
                  </w:r>
                </w:p>
              </w:tc>
              <w:tc>
                <w:tcPr>
                  <w:tcW w:w="1276" w:type="dxa"/>
                  <w:vAlign w:val="center"/>
                </w:tcPr>
                <w:p w14:paraId="5EEBEE4E" w14:textId="0E60AEB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C220B6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11CBC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67CF4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464BF209" w14:textId="77777777" w:rsidTr="00BA1B94">
              <w:trPr>
                <w:trHeight w:val="243"/>
              </w:trPr>
              <w:tc>
                <w:tcPr>
                  <w:tcW w:w="3402" w:type="dxa"/>
                  <w:vAlign w:val="center"/>
                </w:tcPr>
                <w:p w14:paraId="7C86BFC8"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r w:rsidRPr="006145DB">
                    <w:rPr>
                      <w:rStyle w:val="eop"/>
                      <w:rFonts w:cs="Arial"/>
                      <w:sz w:val="16"/>
                      <w:szCs w:val="16"/>
                    </w:rPr>
                    <w:t> </w:t>
                  </w:r>
                </w:p>
              </w:tc>
              <w:tc>
                <w:tcPr>
                  <w:tcW w:w="1276" w:type="dxa"/>
                  <w:vAlign w:val="center"/>
                </w:tcPr>
                <w:p w14:paraId="58785EA1" w14:textId="77777777" w:rsidR="00081CC5" w:rsidRPr="006145DB" w:rsidRDefault="00081CC5" w:rsidP="005B435E">
                  <w:pPr>
                    <w:tabs>
                      <w:tab w:val="left" w:pos="453"/>
                    </w:tabs>
                    <w:contextualSpacing/>
                    <w:jc w:val="center"/>
                    <w:rPr>
                      <w:rFonts w:cs="Arial"/>
                      <w:bCs/>
                      <w:sz w:val="16"/>
                      <w:szCs w:val="16"/>
                      <w:lang w:eastAsia="es-CO"/>
                    </w:rPr>
                  </w:pPr>
                  <w:r w:rsidRPr="006145DB">
                    <w:rPr>
                      <w:rStyle w:val="normaltextrun"/>
                      <w:rFonts w:cs="Arial"/>
                      <w:sz w:val="16"/>
                      <w:szCs w:val="16"/>
                    </w:rPr>
                    <w:t>Verificación en campo / Solicitud ciudadana</w:t>
                  </w:r>
                </w:p>
              </w:tc>
              <w:tc>
                <w:tcPr>
                  <w:tcW w:w="1134" w:type="dxa"/>
                  <w:vAlign w:val="center"/>
                </w:tcPr>
                <w:p w14:paraId="1CD333D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D7766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A67E6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59536974" w14:textId="77777777" w:rsidTr="00BA1B94">
              <w:trPr>
                <w:trHeight w:val="259"/>
              </w:trPr>
              <w:tc>
                <w:tcPr>
                  <w:tcW w:w="3402" w:type="dxa"/>
                  <w:vAlign w:val="center"/>
                </w:tcPr>
                <w:p w14:paraId="6A911B15" w14:textId="3AFC106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Inconsistencia en la información aportada y que derive en el incumplimiento de criterios de ingreso</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5BC8F05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6B8E8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3EC837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20C9F9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6948B5EA" w14:textId="77777777" w:rsidTr="00BA1B94">
              <w:trPr>
                <w:trHeight w:val="237"/>
              </w:trPr>
              <w:tc>
                <w:tcPr>
                  <w:tcW w:w="3402" w:type="dxa"/>
                  <w:vAlign w:val="center"/>
                </w:tcPr>
                <w:p w14:paraId="70015BCF" w14:textId="730E4CBB" w:rsidR="00081CC5" w:rsidRPr="006145DB" w:rsidRDefault="00081CC5"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006F1EFC" w:rsidRPr="006145DB">
                    <w:rPr>
                      <w:rStyle w:val="normaltextrun"/>
                      <w:rFonts w:ascii="Arial" w:hAnsi="Arial" w:cs="Arial"/>
                      <w:sz w:val="16"/>
                      <w:szCs w:val="16"/>
                      <w:lang w:val="es-ES"/>
                    </w:rPr>
                    <w:t>.</w:t>
                  </w:r>
                  <w:r w:rsidRPr="006145DB">
                    <w:rPr>
                      <w:rStyle w:val="normaltextrun"/>
                      <w:rFonts w:ascii="Arial" w:hAnsi="Arial" w:cs="Arial"/>
                      <w:sz w:val="16"/>
                      <w:szCs w:val="16"/>
                      <w:lang w:val="es-ES"/>
                    </w:rPr>
                    <w:t> </w:t>
                  </w:r>
                  <w:r w:rsidRPr="006145DB">
                    <w:rPr>
                      <w:rStyle w:val="eop"/>
                      <w:rFonts w:ascii="Arial" w:hAnsi="Arial" w:cs="Arial"/>
                      <w:sz w:val="16"/>
                      <w:szCs w:val="16"/>
                    </w:rPr>
                    <w:t> </w:t>
                  </w:r>
                </w:p>
              </w:tc>
              <w:tc>
                <w:tcPr>
                  <w:tcW w:w="1276" w:type="dxa"/>
                  <w:vAlign w:val="center"/>
                </w:tcPr>
                <w:p w14:paraId="7F2BF7C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4" w:type="dxa"/>
                  <w:vAlign w:val="center"/>
                </w:tcPr>
                <w:p w14:paraId="54CD769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694A7A7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6F1EFC" w:rsidRPr="006145DB" w14:paraId="1651E762" w14:textId="77777777" w:rsidTr="00BA1B94">
              <w:trPr>
                <w:trHeight w:val="206"/>
              </w:trPr>
              <w:tc>
                <w:tcPr>
                  <w:tcW w:w="3402" w:type="dxa"/>
                  <w:vMerge w:val="restart"/>
                  <w:vAlign w:val="center"/>
                </w:tcPr>
                <w:p w14:paraId="2577C2ED" w14:textId="06A291CE"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Traslado o cambio de residencia fuera de Bogotá D.C</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7E7DCDA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SISBEN IV Bogotá</w:t>
                  </w:r>
                </w:p>
              </w:tc>
              <w:tc>
                <w:tcPr>
                  <w:tcW w:w="1134" w:type="dxa"/>
                  <w:vAlign w:val="center"/>
                </w:tcPr>
                <w:p w14:paraId="3B48159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57709D5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Planeación - SDP</w:t>
                  </w:r>
                </w:p>
              </w:tc>
            </w:tr>
            <w:tr w:rsidR="006F1EFC" w:rsidRPr="006145DB" w14:paraId="6F8684A7" w14:textId="77777777" w:rsidTr="00BA1B94">
              <w:trPr>
                <w:trHeight w:val="206"/>
              </w:trPr>
              <w:tc>
                <w:tcPr>
                  <w:tcW w:w="3402" w:type="dxa"/>
                  <w:vMerge/>
                  <w:tcBorders>
                    <w:bottom w:val="single" w:sz="4" w:space="0" w:color="auto"/>
                  </w:tcBorders>
                  <w:vAlign w:val="center"/>
                </w:tcPr>
                <w:p w14:paraId="5F2651F9" w14:textId="77777777" w:rsidR="00081CC5" w:rsidRPr="006145DB" w:rsidRDefault="00081CC5" w:rsidP="005B435E">
                  <w:pPr>
                    <w:tabs>
                      <w:tab w:val="left" w:pos="709"/>
                    </w:tabs>
                    <w:contextualSpacing/>
                    <w:jc w:val="both"/>
                    <w:rPr>
                      <w:rStyle w:val="normaltextrun"/>
                      <w:rFonts w:cs="Arial"/>
                      <w:sz w:val="16"/>
                      <w:szCs w:val="16"/>
                    </w:rPr>
                  </w:pPr>
                </w:p>
              </w:tc>
              <w:tc>
                <w:tcPr>
                  <w:tcW w:w="1276" w:type="dxa"/>
                  <w:tcBorders>
                    <w:bottom w:val="single" w:sz="4" w:space="0" w:color="auto"/>
                  </w:tcBorders>
                  <w:vAlign w:val="center"/>
                </w:tcPr>
                <w:p w14:paraId="5C23A03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5DC620E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14E8AC8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D2FD83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5878B442" w14:textId="77777777" w:rsidTr="00BA1B94">
              <w:trPr>
                <w:trHeight w:val="206"/>
              </w:trPr>
              <w:tc>
                <w:tcPr>
                  <w:tcW w:w="3402" w:type="dxa"/>
                  <w:tcBorders>
                    <w:bottom w:val="nil"/>
                  </w:tcBorders>
                  <w:vAlign w:val="center"/>
                </w:tcPr>
                <w:p w14:paraId="169BF03C" w14:textId="77777777"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Presentar una condición de salud física o mental asociada, que requiera cuidados especializados o que esté en su fase aguda, previo estudio de caso.  </w:t>
                  </w:r>
                  <w:r w:rsidRPr="006145DB">
                    <w:rPr>
                      <w:rStyle w:val="eop"/>
                      <w:rFonts w:cs="Arial"/>
                      <w:sz w:val="16"/>
                      <w:szCs w:val="16"/>
                    </w:rPr>
                    <w:t> </w:t>
                  </w:r>
                </w:p>
              </w:tc>
              <w:tc>
                <w:tcPr>
                  <w:tcW w:w="1276" w:type="dxa"/>
                  <w:tcBorders>
                    <w:bottom w:val="nil"/>
                  </w:tcBorders>
                  <w:vAlign w:val="center"/>
                </w:tcPr>
                <w:p w14:paraId="775BE11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vAlign w:val="center"/>
                </w:tcPr>
                <w:p w14:paraId="1AD84C5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nil"/>
                  </w:tcBorders>
                  <w:vAlign w:val="center"/>
                </w:tcPr>
                <w:p w14:paraId="76F6470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110B1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bl>
          <w:p w14:paraId="29A824BD"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081CC5" w:rsidRPr="006145DB" w14:paraId="0553D0B9" w14:textId="77777777" w:rsidTr="00A4434A">
        <w:trPr>
          <w:trHeight w:val="539"/>
          <w:jc w:val="center"/>
        </w:trPr>
        <w:tc>
          <w:tcPr>
            <w:tcW w:w="1696" w:type="dxa"/>
            <w:vAlign w:val="center"/>
          </w:tcPr>
          <w:p w14:paraId="487788B5"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CC46497" w14:textId="0C462B25" w:rsidR="00081CC5" w:rsidRPr="006145DB" w:rsidRDefault="00081CC5" w:rsidP="005B435E">
            <w:pPr>
              <w:tabs>
                <w:tab w:val="left" w:pos="709"/>
              </w:tabs>
              <w:spacing w:after="0" w:line="240" w:lineRule="auto"/>
              <w:contextualSpacing/>
              <w:jc w:val="both"/>
              <w:rPr>
                <w:rFonts w:eastAsia="Calibri" w:cs="Arial"/>
                <w:bCs/>
                <w:sz w:val="20"/>
                <w:szCs w:val="20"/>
                <w:lang w:eastAsia="es-CO"/>
              </w:rPr>
            </w:pPr>
            <w:r w:rsidRPr="006145DB">
              <w:rPr>
                <w:rFonts w:cs="Arial"/>
                <w:sz w:val="20"/>
                <w:szCs w:val="20"/>
                <w:lang w:val="es-ES_tradnl"/>
              </w:rPr>
              <w:t>No aplica</w:t>
            </w:r>
            <w:r w:rsidR="00BA1B94" w:rsidRPr="006145DB">
              <w:rPr>
                <w:rFonts w:cs="Arial"/>
                <w:sz w:val="20"/>
                <w:szCs w:val="20"/>
                <w:lang w:val="es-ES_tradnl"/>
              </w:rPr>
              <w:t>.</w:t>
            </w:r>
          </w:p>
        </w:tc>
      </w:tr>
      <w:tr w:rsidR="00081CC5" w:rsidRPr="006145DB" w14:paraId="39B2D4F2" w14:textId="77777777" w:rsidTr="00536D01">
        <w:trPr>
          <w:trHeight w:val="983"/>
          <w:jc w:val="center"/>
        </w:trPr>
        <w:tc>
          <w:tcPr>
            <w:tcW w:w="1696" w:type="dxa"/>
            <w:vAlign w:val="center"/>
          </w:tcPr>
          <w:p w14:paraId="7B7AF0D7" w14:textId="7AF1DA78"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36766BAE"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El servicio es de carácter distrital, a través de dos canales de atención; 1. Presencial en las Subdirecciones Locales y en la unidad operativa de Los Mártires y 2. Móvil en territorio, por medio de articulación intrainstitucional y transectorial con entidades públicas y privadas. </w:t>
            </w:r>
          </w:p>
          <w:p w14:paraId="780DCA8C" w14:textId="77777777" w:rsidR="00081CC5" w:rsidRPr="006145DB" w:rsidRDefault="00081CC5" w:rsidP="005B435E">
            <w:pPr>
              <w:pStyle w:val="Textoindependiente"/>
              <w:spacing w:after="0" w:line="240" w:lineRule="auto"/>
              <w:jc w:val="both"/>
              <w:rPr>
                <w:rFonts w:cs="Arial"/>
                <w:sz w:val="20"/>
                <w:szCs w:val="20"/>
                <w:lang w:val="es-CO" w:eastAsia="es-CO"/>
              </w:rPr>
            </w:pPr>
          </w:p>
          <w:p w14:paraId="442062FB"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rPr>
              <w:t xml:space="preserve">Se aplica una valoración multidimensional con el fin de identificar necesidades de atención. Conforme los resultados se determina la atención en alguno de los siguientes </w:t>
            </w:r>
            <w:r w:rsidRPr="006145DB">
              <w:rPr>
                <w:rFonts w:cs="Arial"/>
                <w:sz w:val="20"/>
                <w:szCs w:val="20"/>
                <w:lang w:val="es-CO"/>
              </w:rPr>
              <w:t>tres componentes:</w:t>
            </w:r>
          </w:p>
          <w:p w14:paraId="2982166B" w14:textId="77777777" w:rsidR="00081CC5" w:rsidRPr="006145DB" w:rsidRDefault="00081CC5" w:rsidP="005B435E">
            <w:pPr>
              <w:pStyle w:val="Textoindependiente"/>
              <w:spacing w:after="0" w:line="240" w:lineRule="auto"/>
              <w:jc w:val="both"/>
              <w:rPr>
                <w:rFonts w:cs="Arial"/>
                <w:sz w:val="20"/>
                <w:szCs w:val="20"/>
              </w:rPr>
            </w:pPr>
          </w:p>
          <w:p w14:paraId="3DB7F8CA" w14:textId="637E0583" w:rsidR="00081CC5" w:rsidRPr="006145DB" w:rsidRDefault="00081CC5">
            <w:pPr>
              <w:pStyle w:val="Textoindependiente"/>
              <w:numPr>
                <w:ilvl w:val="0"/>
                <w:numId w:val="75"/>
              </w:numPr>
              <w:spacing w:after="0" w:line="240" w:lineRule="auto"/>
              <w:ind w:left="360"/>
              <w:contextualSpacing/>
              <w:jc w:val="both"/>
              <w:rPr>
                <w:rFonts w:cs="Arial"/>
                <w:sz w:val="20"/>
                <w:szCs w:val="20"/>
              </w:rPr>
            </w:pPr>
            <w:r w:rsidRPr="006145DB">
              <w:rPr>
                <w:rFonts w:cs="Arial"/>
                <w:sz w:val="20"/>
                <w:szCs w:val="20"/>
              </w:rPr>
              <w:t xml:space="preserve">Orientación y referenciación: </w:t>
            </w:r>
            <w:r w:rsidR="001805A4" w:rsidRPr="006145DB">
              <w:rPr>
                <w:rFonts w:cs="Arial"/>
                <w:sz w:val="20"/>
                <w:szCs w:val="20"/>
              </w:rPr>
              <w:t>a</w:t>
            </w:r>
            <w:r w:rsidRPr="006145DB">
              <w:rPr>
                <w:rFonts w:cs="Arial"/>
                <w:sz w:val="20"/>
                <w:szCs w:val="20"/>
              </w:rPr>
              <w:t xml:space="preserve"> partir de la información, se buscará la oferta distrital que dé respuesta a las necesidades identificadas, para ejecutar el enrutamiento transectorial a las entidades o actores correspondientes tanto de orden local como distrital. Posteriormente, se llevará a cabo la orientación a esta oferta, en relación con cómo acceder, su ubicación y su alcance.</w:t>
            </w:r>
          </w:p>
          <w:p w14:paraId="74CEEAD9" w14:textId="77777777" w:rsidR="00081CC5" w:rsidRPr="006145DB" w:rsidRDefault="00081CC5" w:rsidP="005B435E">
            <w:pPr>
              <w:pStyle w:val="Textoindependiente"/>
              <w:spacing w:after="0" w:line="240" w:lineRule="auto"/>
              <w:ind w:left="360"/>
              <w:contextualSpacing/>
              <w:jc w:val="both"/>
              <w:rPr>
                <w:rFonts w:cs="Arial"/>
                <w:sz w:val="20"/>
                <w:szCs w:val="20"/>
              </w:rPr>
            </w:pPr>
          </w:p>
          <w:p w14:paraId="695D1108" w14:textId="18462BCF"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 xml:space="preserve">Se llevará a cabo el seguimiento a la persona beneficiaria en su proceso de enrutamiento para verificar su ingreso o permanencia al servicio referenciado. Al identificar barreras de acceso a la oferta referenciada, el profesional de territorio podrá realizar seguimiento a la entidad oferente. </w:t>
            </w:r>
          </w:p>
          <w:p w14:paraId="289BF89F" w14:textId="4F2D4F40"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Lo anterior, permite la construcción de análisis de resultados que, aportarán a un proceso de retroalimentación a nivel local y distrital, a través tanto de los Sistemas Locales de Discapacidad, en el marco del Sistema Distrital de Discapacidad y del Sistema Distrital de Cuidado, con el fin de fortalecer la respuesta institucional y orientar acciones de mejora en la garantía de derechos y el bienestar de la población con discapacidad de la ciudad.</w:t>
            </w:r>
          </w:p>
          <w:p w14:paraId="029DB2F3" w14:textId="464F5395"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Capacidades: </w:t>
            </w:r>
            <w:r w:rsidR="001805A4" w:rsidRPr="006145DB">
              <w:rPr>
                <w:rFonts w:cs="Arial"/>
                <w:sz w:val="20"/>
                <w:szCs w:val="20"/>
                <w:lang w:val="es-CO" w:eastAsia="es-CO"/>
              </w:rPr>
              <w:t>e</w:t>
            </w:r>
            <w:r w:rsidRPr="006145DB">
              <w:rPr>
                <w:rFonts w:cs="Arial"/>
                <w:sz w:val="20"/>
                <w:szCs w:val="20"/>
                <w:lang w:val="es-CO" w:eastAsia="es-CO"/>
              </w:rPr>
              <w:t>ste componente abarca tres (3) acciones principales: </w:t>
            </w:r>
          </w:p>
          <w:p w14:paraId="76E6B6D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06567C33" w14:textId="55D09AE5" w:rsidR="00081CC5" w:rsidRPr="006145DB" w:rsidRDefault="00081CC5">
            <w:pPr>
              <w:pStyle w:val="Textoindependiente"/>
              <w:numPr>
                <w:ilvl w:val="0"/>
                <w:numId w:val="89"/>
              </w:numPr>
              <w:spacing w:after="0" w:line="240" w:lineRule="auto"/>
              <w:contextualSpacing/>
              <w:jc w:val="both"/>
              <w:rPr>
                <w:rFonts w:cs="Arial"/>
                <w:sz w:val="20"/>
                <w:szCs w:val="20"/>
                <w:lang w:val="es-CO" w:eastAsia="es-CO"/>
              </w:rPr>
            </w:pPr>
            <w:r w:rsidRPr="006145DB">
              <w:rPr>
                <w:rFonts w:cs="Arial"/>
                <w:sz w:val="20"/>
                <w:szCs w:val="20"/>
                <w:lang w:val="es-CO" w:eastAsia="es-CO"/>
              </w:rPr>
              <w:t xml:space="preserve">Acompañamiento pedagógico: </w:t>
            </w:r>
            <w:r w:rsidR="001805A4" w:rsidRPr="006145DB">
              <w:rPr>
                <w:rFonts w:cs="Arial"/>
                <w:sz w:val="20"/>
                <w:szCs w:val="20"/>
                <w:lang w:val="es-CO" w:eastAsia="es-CO"/>
              </w:rPr>
              <w:t>e</w:t>
            </w:r>
            <w:r w:rsidRPr="006145DB">
              <w:rPr>
                <w:rFonts w:cs="Arial"/>
                <w:sz w:val="20"/>
                <w:szCs w:val="20"/>
                <w:lang w:val="es-CO" w:eastAsia="es-CO"/>
              </w:rPr>
              <w:t xml:space="preserve">l equipo del servicio apoya los procesos de fortalecimiento de competencias para implementar ajustes razonables que faciliten la participación de la población objetivo en cursos de formación, ya sean ofrecidos por la SDIS o gestionados mediante la articulación intra e interinstitucional o </w:t>
            </w:r>
            <w:r w:rsidRPr="006145DB">
              <w:rPr>
                <w:rFonts w:cs="Arial"/>
                <w:sz w:val="20"/>
                <w:szCs w:val="20"/>
                <w:lang w:eastAsia="es-CO"/>
              </w:rPr>
              <w:t>transectorial</w:t>
            </w:r>
            <w:r w:rsidRPr="006145DB">
              <w:rPr>
                <w:rFonts w:cs="Arial"/>
                <w:sz w:val="20"/>
                <w:szCs w:val="20"/>
                <w:lang w:val="es-CO" w:eastAsia="es-CO"/>
              </w:rPr>
              <w:t>. </w:t>
            </w:r>
          </w:p>
          <w:p w14:paraId="1A991EFC" w14:textId="77777777" w:rsidR="00132E73" w:rsidRPr="006145DB" w:rsidRDefault="00132E73" w:rsidP="005B435E">
            <w:pPr>
              <w:pStyle w:val="Textoindependiente"/>
              <w:spacing w:after="0" w:line="240" w:lineRule="auto"/>
              <w:ind w:left="360"/>
              <w:contextualSpacing/>
              <w:jc w:val="both"/>
              <w:rPr>
                <w:rFonts w:cs="Arial"/>
                <w:sz w:val="20"/>
                <w:szCs w:val="20"/>
                <w:lang w:val="es-CO" w:eastAsia="es-CO"/>
              </w:rPr>
            </w:pPr>
          </w:p>
          <w:p w14:paraId="3EE774B6" w14:textId="4740426A" w:rsidR="00081CC5" w:rsidRPr="006145DB" w:rsidRDefault="00081CC5">
            <w:pPr>
              <w:pStyle w:val="Textoindependiente"/>
              <w:numPr>
                <w:ilvl w:val="0"/>
                <w:numId w:val="76"/>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Escuela de Familias Empoderantes: </w:t>
            </w:r>
            <w:r w:rsidR="00BA1B94" w:rsidRPr="006145DB">
              <w:rPr>
                <w:rFonts w:cs="Arial"/>
                <w:sz w:val="20"/>
                <w:szCs w:val="20"/>
                <w:lang w:val="es-CO" w:eastAsia="es-CO"/>
              </w:rPr>
              <w:t>s</w:t>
            </w:r>
            <w:r w:rsidRPr="006145DB">
              <w:rPr>
                <w:rFonts w:cs="Arial"/>
                <w:sz w:val="20"/>
                <w:szCs w:val="20"/>
                <w:lang w:val="es-CO" w:eastAsia="es-CO"/>
              </w:rPr>
              <w:t>e realizan acciones y estrategias de atención individual y grupal, dirigidas a fortalecer las capacidades y habilidades de las familias para que promuevan el empoderamiento y la autonomía de las personas con discapacidad, mediante procesos de formación. Junto con acompañamiento a procesos de cualificación de la labor del cuidado mediane acciones transectoriales.  </w:t>
            </w:r>
          </w:p>
          <w:p w14:paraId="50754F32" w14:textId="77777777" w:rsidR="00081CC5" w:rsidRPr="006145DB" w:rsidRDefault="00081CC5" w:rsidP="005B435E">
            <w:pPr>
              <w:pStyle w:val="Textoindependiente"/>
              <w:spacing w:after="0" w:line="240" w:lineRule="auto"/>
              <w:ind w:left="360"/>
              <w:jc w:val="both"/>
              <w:rPr>
                <w:rFonts w:cs="Arial"/>
                <w:sz w:val="20"/>
                <w:szCs w:val="20"/>
                <w:lang w:eastAsia="es-CO"/>
              </w:rPr>
            </w:pPr>
            <w:r w:rsidRPr="006145DB">
              <w:rPr>
                <w:rFonts w:cs="Arial"/>
                <w:sz w:val="20"/>
                <w:szCs w:val="20"/>
                <w:lang w:eastAsia="es-CO"/>
              </w:rPr>
              <w:t> </w:t>
            </w:r>
          </w:p>
          <w:p w14:paraId="3F6C0C47" w14:textId="5A0D5594" w:rsidR="00081CC5" w:rsidRPr="006145DB" w:rsidRDefault="00081CC5">
            <w:pPr>
              <w:pStyle w:val="Textoindependiente"/>
              <w:numPr>
                <w:ilvl w:val="0"/>
                <w:numId w:val="77"/>
              </w:numPr>
              <w:spacing w:after="0" w:line="240" w:lineRule="auto"/>
              <w:ind w:left="360"/>
              <w:contextualSpacing/>
              <w:jc w:val="both"/>
              <w:rPr>
                <w:rFonts w:cs="Arial"/>
                <w:sz w:val="20"/>
                <w:szCs w:val="20"/>
                <w:lang w:eastAsia="es-CO"/>
              </w:rPr>
            </w:pPr>
            <w:r w:rsidRPr="006145DB">
              <w:rPr>
                <w:rFonts w:cs="Arial"/>
                <w:sz w:val="20"/>
                <w:szCs w:val="20"/>
                <w:lang w:val="es-CO" w:eastAsia="es-CO"/>
              </w:rPr>
              <w:t xml:space="preserve">Escuela de Vida Independiente: </w:t>
            </w:r>
            <w:r w:rsidR="00BA1B94" w:rsidRPr="006145DB">
              <w:rPr>
                <w:rFonts w:cs="Arial"/>
                <w:sz w:val="20"/>
                <w:szCs w:val="20"/>
                <w:lang w:val="es-CO" w:eastAsia="es-CO"/>
              </w:rPr>
              <w:t>s</w:t>
            </w:r>
            <w:r w:rsidRPr="006145DB">
              <w:rPr>
                <w:rFonts w:cs="Arial"/>
                <w:sz w:val="20"/>
                <w:szCs w:val="20"/>
                <w:lang w:val="es-CO" w:eastAsia="es-CO"/>
              </w:rPr>
              <w:t xml:space="preserve">e realizan acciones y estrategias de atención individual y grupal para la persona con discapacidad, que promuevan habilidades para la autonomía e independencia y facilitar su participación en diversos entornos. </w:t>
            </w:r>
            <w:r w:rsidRPr="006145DB">
              <w:rPr>
                <w:rFonts w:cs="Arial"/>
                <w:sz w:val="20"/>
                <w:szCs w:val="20"/>
                <w:lang w:eastAsia="es-CO"/>
              </w:rPr>
              <w:t> </w:t>
            </w:r>
          </w:p>
          <w:p w14:paraId="3EA34143" w14:textId="180B860D" w:rsidR="00CC46B4" w:rsidRPr="006145DB" w:rsidRDefault="00CC46B4" w:rsidP="005B435E">
            <w:pPr>
              <w:pStyle w:val="Textoindependiente"/>
              <w:spacing w:after="0" w:line="240" w:lineRule="auto"/>
              <w:ind w:left="360"/>
              <w:contextualSpacing/>
              <w:jc w:val="both"/>
              <w:rPr>
                <w:rFonts w:cs="Arial"/>
                <w:sz w:val="20"/>
                <w:szCs w:val="20"/>
                <w:lang w:val="es-CO" w:eastAsia="es-CO"/>
              </w:rPr>
            </w:pPr>
          </w:p>
          <w:p w14:paraId="7334F5CC" w14:textId="231D1D18"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Oportunidades: </w:t>
            </w:r>
            <w:r w:rsidR="00BA1B94" w:rsidRPr="006145DB">
              <w:rPr>
                <w:rFonts w:cs="Arial"/>
                <w:sz w:val="20"/>
                <w:szCs w:val="20"/>
                <w:lang w:val="es-CO" w:eastAsia="es-CO"/>
              </w:rPr>
              <w:t>e</w:t>
            </w:r>
            <w:r w:rsidRPr="006145DB">
              <w:rPr>
                <w:rFonts w:cs="Arial"/>
                <w:sz w:val="20"/>
                <w:szCs w:val="20"/>
                <w:lang w:val="es-CO" w:eastAsia="es-CO"/>
              </w:rPr>
              <w:t>ste componente abarca tres (3) acciones con las personas con discapacidad, sus familias y personas cuidadoras que se desarrolla a través de la articulación inter e intrainstitucional y transectorial: </w:t>
            </w:r>
          </w:p>
          <w:p w14:paraId="51C68E1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4944FEDD" w14:textId="413FE7C8" w:rsidR="00081CC5" w:rsidRPr="006145DB" w:rsidRDefault="00081CC5">
            <w:pPr>
              <w:pStyle w:val="Textoindependiente"/>
              <w:numPr>
                <w:ilvl w:val="0"/>
                <w:numId w:val="78"/>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Perfilamiento ocupacional: </w:t>
            </w:r>
            <w:r w:rsidR="001805A4" w:rsidRPr="006145DB">
              <w:rPr>
                <w:rFonts w:cs="Arial"/>
                <w:sz w:val="20"/>
                <w:szCs w:val="20"/>
                <w:lang w:val="es-CO" w:eastAsia="es-CO"/>
              </w:rPr>
              <w:t>p</w:t>
            </w:r>
            <w:r w:rsidRPr="006145DB">
              <w:rPr>
                <w:rFonts w:cs="Arial"/>
                <w:sz w:val="20"/>
                <w:szCs w:val="20"/>
                <w:lang w:val="es-CO" w:eastAsia="es-CO"/>
              </w:rPr>
              <w:t>erfilamiento ocupacional de las personas participantes que acceden a formación titulada o emprendimiento, con el objetivo de identificar intereses, habilidades e historia ocupacional para orientar el proceso de inclusión. </w:t>
            </w:r>
          </w:p>
          <w:p w14:paraId="76F23235" w14:textId="77777777"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eastAsia="es-CO"/>
              </w:rPr>
              <w:t> </w:t>
            </w:r>
          </w:p>
          <w:p w14:paraId="43708864" w14:textId="1501F4CA" w:rsidR="00081CC5" w:rsidRPr="006145DB" w:rsidRDefault="00081CC5">
            <w:pPr>
              <w:pStyle w:val="Textoindependiente"/>
              <w:numPr>
                <w:ilvl w:val="0"/>
                <w:numId w:val="79"/>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Educación e inclusión financiera: </w:t>
            </w:r>
            <w:r w:rsidR="001805A4" w:rsidRPr="006145DB">
              <w:rPr>
                <w:rFonts w:cs="Arial"/>
                <w:sz w:val="20"/>
                <w:szCs w:val="20"/>
                <w:lang w:val="es-CO" w:eastAsia="es-CO"/>
              </w:rPr>
              <w:t>g</w:t>
            </w:r>
            <w:r w:rsidRPr="006145DB">
              <w:rPr>
                <w:rFonts w:cs="Arial"/>
                <w:sz w:val="20"/>
                <w:szCs w:val="20"/>
                <w:lang w:val="es-CO" w:eastAsia="es-CO"/>
              </w:rPr>
              <w:t xml:space="preserve">estión y articulación de la oferta educativa, de productos y servicios del sector financiero para el acceso a soluciones acorde con las necesidades y características de la población objetivo. </w:t>
            </w:r>
          </w:p>
          <w:p w14:paraId="0E092F76" w14:textId="7D0EFF99" w:rsidR="00081CC5" w:rsidRPr="006145DB" w:rsidRDefault="00081CC5" w:rsidP="005B435E">
            <w:pPr>
              <w:pStyle w:val="Textoindependiente"/>
              <w:spacing w:after="0" w:line="240" w:lineRule="auto"/>
              <w:ind w:left="360"/>
              <w:contextualSpacing/>
              <w:jc w:val="both"/>
              <w:rPr>
                <w:rFonts w:cs="Arial"/>
                <w:sz w:val="20"/>
                <w:szCs w:val="20"/>
                <w:lang w:val="es-CO" w:eastAsia="es-CO"/>
              </w:rPr>
            </w:pPr>
            <w:r w:rsidRPr="006145DB">
              <w:rPr>
                <w:rFonts w:cs="Arial"/>
                <w:sz w:val="20"/>
                <w:szCs w:val="20"/>
                <w:lang w:val="es-CO" w:eastAsia="es-CO"/>
              </w:rPr>
              <w:t> </w:t>
            </w:r>
          </w:p>
          <w:p w14:paraId="116E81DC" w14:textId="77777777" w:rsidR="00081CC5" w:rsidRPr="006145DB" w:rsidRDefault="00081CC5">
            <w:pPr>
              <w:pStyle w:val="Textoindependiente"/>
              <w:numPr>
                <w:ilvl w:val="0"/>
                <w:numId w:val="80"/>
              </w:numPr>
              <w:spacing w:after="0" w:line="240" w:lineRule="auto"/>
              <w:ind w:left="12"/>
              <w:contextualSpacing/>
              <w:jc w:val="both"/>
              <w:rPr>
                <w:rFonts w:cs="Arial"/>
                <w:sz w:val="20"/>
                <w:szCs w:val="20"/>
                <w:lang w:val="es-CO" w:eastAsia="es-CO"/>
              </w:rPr>
            </w:pPr>
            <w:r w:rsidRPr="006145DB">
              <w:rPr>
                <w:rFonts w:cs="Arial"/>
                <w:sz w:val="20"/>
                <w:szCs w:val="20"/>
                <w:lang w:val="es-CO" w:eastAsia="es-CO"/>
              </w:rPr>
              <w:t>Acompañamiento a inclusión laboral y a emprendimientos:  </w:t>
            </w:r>
          </w:p>
          <w:p w14:paraId="57788D0B" w14:textId="77777777" w:rsidR="00081CC5" w:rsidRPr="006145DB" w:rsidRDefault="00081CC5" w:rsidP="005B435E">
            <w:pPr>
              <w:pStyle w:val="Textoindependiente"/>
              <w:spacing w:after="0" w:line="240" w:lineRule="auto"/>
              <w:ind w:left="12"/>
              <w:jc w:val="both"/>
              <w:rPr>
                <w:rFonts w:cs="Arial"/>
                <w:sz w:val="20"/>
                <w:szCs w:val="20"/>
                <w:lang w:val="es-CO" w:eastAsia="es-CO"/>
              </w:rPr>
            </w:pPr>
          </w:p>
          <w:p w14:paraId="46C7BAB5" w14:textId="77777777" w:rsidR="00081CC5" w:rsidRPr="006145DB" w:rsidRDefault="00081CC5">
            <w:pPr>
              <w:pStyle w:val="Textoindependiente"/>
              <w:numPr>
                <w:ilvl w:val="0"/>
                <w:numId w:val="81"/>
              </w:numPr>
              <w:spacing w:after="0" w:line="240" w:lineRule="auto"/>
              <w:ind w:left="360"/>
              <w:contextualSpacing/>
              <w:jc w:val="both"/>
              <w:rPr>
                <w:rFonts w:cs="Arial"/>
                <w:sz w:val="20"/>
                <w:szCs w:val="20"/>
                <w:lang w:eastAsia="es-CO"/>
              </w:rPr>
            </w:pPr>
            <w:r w:rsidRPr="006145DB">
              <w:rPr>
                <w:rFonts w:cs="Arial"/>
                <w:sz w:val="20"/>
                <w:szCs w:val="20"/>
                <w:lang w:val="es-CO" w:eastAsia="es-CO"/>
              </w:rPr>
              <w:t>Acompañamiento a la población objeto del servicio a los procesos de selección, inducción en puesto de trabajo y recomendaciones frente a ajustes razonables, mediante alianzas públicas y privadas</w:t>
            </w:r>
            <w:r w:rsidRPr="006145DB">
              <w:rPr>
                <w:rFonts w:cs="Arial"/>
                <w:sz w:val="20"/>
                <w:szCs w:val="20"/>
                <w:lang w:eastAsia="es-CO"/>
              </w:rPr>
              <w:t> </w:t>
            </w:r>
          </w:p>
          <w:p w14:paraId="36A5022A" w14:textId="7FF19029" w:rsidR="00081CC5" w:rsidRPr="006145DB" w:rsidRDefault="00081CC5">
            <w:pPr>
              <w:pStyle w:val="Textoindependiente"/>
              <w:numPr>
                <w:ilvl w:val="0"/>
                <w:numId w:val="82"/>
              </w:numPr>
              <w:spacing w:after="0" w:line="240" w:lineRule="auto"/>
              <w:ind w:left="360"/>
              <w:contextualSpacing/>
              <w:jc w:val="both"/>
              <w:rPr>
                <w:rFonts w:cs="Arial"/>
                <w:sz w:val="20"/>
                <w:szCs w:val="20"/>
                <w:lang w:eastAsia="es-CO"/>
              </w:rPr>
            </w:pPr>
            <w:r w:rsidRPr="006145DB">
              <w:rPr>
                <w:rFonts w:cs="Arial"/>
                <w:sz w:val="20"/>
                <w:szCs w:val="20"/>
                <w:lang w:eastAsia="es-CO"/>
              </w:rPr>
              <w:t>Identificar</w:t>
            </w:r>
            <w:r w:rsidRPr="006145DB">
              <w:rPr>
                <w:rFonts w:cs="Arial"/>
                <w:sz w:val="20"/>
                <w:szCs w:val="20"/>
                <w:lang w:val="es-CO" w:eastAsia="es-CO"/>
              </w:rPr>
              <w:t>, fortalecer y desarrollar las capacidades emprendedoras. Así mismo se realizar articulaciones para abrir espacios en donde se puedan visibilizar dichos emprendimientos. </w:t>
            </w:r>
            <w:r w:rsidRPr="006145DB">
              <w:rPr>
                <w:rFonts w:cs="Arial"/>
                <w:sz w:val="20"/>
                <w:szCs w:val="20"/>
                <w:lang w:eastAsia="es-CO"/>
              </w:rPr>
              <w:t> </w:t>
            </w:r>
          </w:p>
          <w:p w14:paraId="01FEEE8B" w14:textId="77777777" w:rsidR="00081CC5" w:rsidRPr="006145DB" w:rsidRDefault="00081CC5" w:rsidP="005B435E">
            <w:pPr>
              <w:pStyle w:val="Textoindependiente"/>
              <w:spacing w:after="0" w:line="240" w:lineRule="auto"/>
              <w:ind w:left="1068"/>
              <w:contextualSpacing/>
              <w:jc w:val="both"/>
              <w:rPr>
                <w:rFonts w:cs="Arial"/>
                <w:sz w:val="20"/>
                <w:szCs w:val="20"/>
                <w:lang w:eastAsia="es-CO"/>
              </w:rPr>
            </w:pPr>
          </w:p>
          <w:p w14:paraId="003B1761" w14:textId="5A34B02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Durante la prestación del servicio se brindará un apoyo</w:t>
            </w:r>
            <w:r w:rsidRPr="006145DB">
              <w:rPr>
                <w:rFonts w:cs="Arial"/>
                <w:sz w:val="20"/>
                <w:szCs w:val="20"/>
                <w:lang w:eastAsia="es-CO"/>
              </w:rPr>
              <w:t xml:space="preserve"> alimentario que consiste en un refrigerio el cual será entregado únicamente en la unidad operativa de Los Mártires, que cuenta con personal y área adecuada para el almacenamiento y manipulación de alimentos.</w:t>
            </w:r>
            <w:r w:rsidRPr="006145DB">
              <w:rPr>
                <w:rFonts w:cs="Arial"/>
                <w:sz w:val="20"/>
                <w:szCs w:val="20"/>
                <w:lang w:val="es-CO" w:eastAsia="es-CO"/>
              </w:rPr>
              <w:t> </w:t>
            </w:r>
          </w:p>
          <w:p w14:paraId="4328FE2C" w14:textId="77777777" w:rsidR="00095BC2" w:rsidRPr="006145DB" w:rsidRDefault="00095BC2" w:rsidP="005B435E">
            <w:pPr>
              <w:pStyle w:val="Textoindependiente"/>
              <w:spacing w:after="0" w:line="240" w:lineRule="auto"/>
              <w:jc w:val="both"/>
              <w:rPr>
                <w:rFonts w:cs="Arial"/>
                <w:sz w:val="20"/>
                <w:szCs w:val="20"/>
                <w:lang w:val="es-CO" w:eastAsia="es-CO"/>
              </w:rPr>
            </w:pPr>
          </w:p>
          <w:p w14:paraId="76551927" w14:textId="37368F6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En caso de interrupción total o parcial del servicio </w:t>
            </w:r>
            <w:r w:rsidRPr="006145DB">
              <w:rPr>
                <w:rFonts w:eastAsia="Lucida Sans Unicode" w:cs="Arial"/>
                <w:sz w:val="20"/>
                <w:szCs w:val="20"/>
              </w:rPr>
              <w:t>Centro Distrital de Referenciación y Apoyo Integral para la Inclusión Social - CADIS+ se</w:t>
            </w:r>
            <w:r w:rsidRPr="006145DB">
              <w:rPr>
                <w:rFonts w:cs="Arial"/>
                <w:sz w:val="20"/>
                <w:szCs w:val="20"/>
                <w:lang w:val="es-CO" w:eastAsia="es-CO"/>
              </w:rPr>
              <w:t xml:space="preserve"> implementará el plan operativo de continuidad correspondiente.  </w:t>
            </w:r>
          </w:p>
        </w:tc>
      </w:tr>
      <w:tr w:rsidR="00081CC5" w:rsidRPr="006145DB" w14:paraId="673826E0" w14:textId="77777777" w:rsidTr="00536D01">
        <w:trPr>
          <w:trHeight w:val="983"/>
          <w:jc w:val="center"/>
        </w:trPr>
        <w:tc>
          <w:tcPr>
            <w:tcW w:w="1696" w:type="dxa"/>
            <w:vAlign w:val="center"/>
          </w:tcPr>
          <w:p w14:paraId="1CA0116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7C39CA64" w14:textId="77777777" w:rsidR="005916FF"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Para el servicio aplican las siguientes categorías: </w:t>
            </w:r>
          </w:p>
          <w:p w14:paraId="14835E3F" w14:textId="50164CFF" w:rsidR="00081CC5"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 </w:t>
            </w:r>
          </w:p>
          <w:p w14:paraId="0EC3602B"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Talento humano </w:t>
            </w:r>
          </w:p>
          <w:p w14:paraId="784D1DD2"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Ambientes adecuados y seguros </w:t>
            </w:r>
          </w:p>
          <w:p w14:paraId="417DF714"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Atención social </w:t>
            </w:r>
          </w:p>
          <w:p w14:paraId="187C826D"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Gestión Administrativa </w:t>
            </w:r>
          </w:p>
          <w:p w14:paraId="7BA43FFF"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Nutrición y Salubridad </w:t>
            </w:r>
          </w:p>
        </w:tc>
      </w:tr>
    </w:tbl>
    <w:p w14:paraId="5509804D" w14:textId="77777777" w:rsidR="005577A5" w:rsidRPr="006145DB" w:rsidRDefault="005577A5" w:rsidP="005B435E">
      <w:pPr>
        <w:pStyle w:val="Ttulo1"/>
        <w:tabs>
          <w:tab w:val="left" w:pos="633"/>
        </w:tabs>
        <w:jc w:val="center"/>
      </w:pPr>
      <w:bookmarkStart w:id="299" w:name="_Toc210213218"/>
    </w:p>
    <w:p w14:paraId="039DBF79" w14:textId="2CD57A8E" w:rsidR="005577A5" w:rsidRPr="006145DB" w:rsidRDefault="007153BD" w:rsidP="005B435E">
      <w:pPr>
        <w:pStyle w:val="Ttulo1"/>
        <w:tabs>
          <w:tab w:val="left" w:pos="633"/>
        </w:tabs>
        <w:jc w:val="center"/>
      </w:pPr>
      <w:bookmarkStart w:id="300" w:name="_Toc213273491"/>
      <w:bookmarkStart w:id="301" w:name="_Toc213276118"/>
      <w:bookmarkStart w:id="302" w:name="_Toc216902452"/>
      <w:r w:rsidRPr="006145DB">
        <w:t>7.6.6 Servicio valoración de apoyos para personas con discapacidad</w:t>
      </w:r>
      <w:bookmarkEnd w:id="299"/>
      <w:bookmarkEnd w:id="300"/>
      <w:bookmarkEnd w:id="301"/>
      <w:bookmarkEnd w:id="30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7153BD" w:rsidRPr="006145DB" w14:paraId="0CD39D25" w14:textId="77777777" w:rsidTr="005916FF">
        <w:trPr>
          <w:trHeight w:val="585"/>
          <w:jc w:val="center"/>
        </w:trPr>
        <w:tc>
          <w:tcPr>
            <w:tcW w:w="1696" w:type="dxa"/>
            <w:tcBorders>
              <w:bottom w:val="single" w:sz="4" w:space="0" w:color="auto"/>
            </w:tcBorders>
            <w:shd w:val="clear" w:color="auto" w:fill="FFFFFF" w:themeFill="background1"/>
            <w:vAlign w:val="center"/>
          </w:tcPr>
          <w:p w14:paraId="11F574AC" w14:textId="0B22A8A3" w:rsidR="007153BD" w:rsidRPr="006145DB" w:rsidRDefault="007153BD"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tcBorders>
              <w:bottom w:val="single" w:sz="4" w:space="0" w:color="auto"/>
            </w:tcBorders>
            <w:shd w:val="clear" w:color="auto" w:fill="FFFFFF" w:themeFill="background1"/>
            <w:vAlign w:val="center"/>
          </w:tcPr>
          <w:p w14:paraId="1089AD8C" w14:textId="77777777" w:rsidR="007153BD" w:rsidRPr="006145DB" w:rsidRDefault="007153BD" w:rsidP="005B435E">
            <w:pPr>
              <w:pStyle w:val="Textoindependiente"/>
              <w:spacing w:after="0" w:line="240" w:lineRule="auto"/>
              <w:ind w:left="-113"/>
              <w:rPr>
                <w:rFonts w:eastAsia="Arial" w:cs="Arial"/>
                <w:sz w:val="20"/>
                <w:szCs w:val="20"/>
              </w:rPr>
            </w:pPr>
            <w:r w:rsidRPr="006145DB">
              <w:rPr>
                <w:rFonts w:eastAsia="Arial" w:cs="Arial"/>
                <w:sz w:val="20"/>
                <w:szCs w:val="20"/>
              </w:rPr>
              <w:t>Valoración de apoyos para personas con discapacidad.</w:t>
            </w:r>
          </w:p>
        </w:tc>
      </w:tr>
      <w:tr w:rsidR="007153BD" w:rsidRPr="006145DB" w14:paraId="630E3649" w14:textId="77777777" w:rsidTr="005916FF">
        <w:trPr>
          <w:trHeight w:val="585"/>
          <w:jc w:val="center"/>
        </w:trPr>
        <w:tc>
          <w:tcPr>
            <w:tcW w:w="1696" w:type="dxa"/>
            <w:tcBorders>
              <w:bottom w:val="single" w:sz="4" w:space="0" w:color="auto"/>
            </w:tcBorders>
            <w:shd w:val="clear" w:color="auto" w:fill="FFFFFF" w:themeFill="background1"/>
            <w:vAlign w:val="center"/>
          </w:tcPr>
          <w:p w14:paraId="1408AB95" w14:textId="6314046D" w:rsidR="007153BD" w:rsidRPr="006145DB" w:rsidRDefault="007153BD" w:rsidP="002D5151">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699" w:type="dxa"/>
            <w:tcBorders>
              <w:bottom w:val="single" w:sz="4" w:space="0" w:color="auto"/>
            </w:tcBorders>
            <w:shd w:val="clear" w:color="auto" w:fill="FFFFFF" w:themeFill="background1"/>
            <w:vAlign w:val="center"/>
          </w:tcPr>
          <w:p w14:paraId="2BAB3B49" w14:textId="77777777" w:rsidR="007153BD" w:rsidRPr="006145DB" w:rsidRDefault="007153BD" w:rsidP="005B435E">
            <w:pPr>
              <w:spacing w:after="0" w:line="240" w:lineRule="auto"/>
              <w:ind w:left="-113"/>
              <w:contextualSpacing/>
              <w:jc w:val="both"/>
              <w:rPr>
                <w:rFonts w:cs="Arial"/>
                <w:sz w:val="20"/>
                <w:szCs w:val="20"/>
                <w:lang w:eastAsia="es-CO"/>
              </w:rPr>
            </w:pPr>
            <w:r w:rsidRPr="006145DB">
              <w:rPr>
                <w:rFonts w:eastAsia="Arial" w:cs="Arial"/>
                <w:sz w:val="20"/>
                <w:szCs w:val="20"/>
              </w:rPr>
              <w:t>Atender las solicitudes de valoración de apoyos en el marco de la implementación de la Ley 1996 de 2019</w:t>
            </w:r>
            <w:r w:rsidRPr="006145DB">
              <w:rPr>
                <w:rStyle w:val="Refdenotaalpie"/>
                <w:rFonts w:eastAsia="Arial" w:cs="Arial"/>
                <w:sz w:val="20"/>
                <w:szCs w:val="20"/>
              </w:rPr>
              <w:footnoteReference w:id="4"/>
            </w:r>
            <w:r w:rsidRPr="006145DB">
              <w:rPr>
                <w:rFonts w:eastAsia="Arial" w:cs="Arial"/>
                <w:sz w:val="20"/>
                <w:szCs w:val="20"/>
              </w:rPr>
              <w:t xml:space="preserve">, con el fin de identificar, documentar y recomendar los apoyos necesarios para que las personas con discapacidad ejerzan su capacidad legal en la celebración de actos jurídicos, garantizando el respeto a su voluntad, autonomía, dignidad y la igualdad de condiciones frente a las demás personas. </w:t>
            </w:r>
          </w:p>
        </w:tc>
      </w:tr>
      <w:tr w:rsidR="007153BD" w:rsidRPr="006145DB" w14:paraId="4D505BA3" w14:textId="77777777" w:rsidTr="005916FF">
        <w:trPr>
          <w:trHeight w:val="926"/>
          <w:jc w:val="center"/>
        </w:trPr>
        <w:tc>
          <w:tcPr>
            <w:tcW w:w="1696" w:type="dxa"/>
            <w:tcBorders>
              <w:top w:val="single" w:sz="4" w:space="0" w:color="auto"/>
            </w:tcBorders>
            <w:shd w:val="clear" w:color="auto" w:fill="FFFFFF" w:themeFill="background1"/>
            <w:vAlign w:val="center"/>
          </w:tcPr>
          <w:p w14:paraId="0AB58C98" w14:textId="50DB60F0"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Oferta servici</w:t>
            </w:r>
            <w:r w:rsidR="00132E73" w:rsidRPr="006145DB">
              <w:rPr>
                <w:rFonts w:cs="Arial"/>
                <w:sz w:val="20"/>
                <w:szCs w:val="20"/>
                <w:lang w:eastAsia="es-CO"/>
              </w:rPr>
              <w:t>o</w:t>
            </w:r>
          </w:p>
        </w:tc>
        <w:tc>
          <w:tcPr>
            <w:tcW w:w="7699" w:type="dxa"/>
            <w:tcBorders>
              <w:top w:val="single" w:sz="4" w:space="0" w:color="auto"/>
            </w:tcBorders>
            <w:shd w:val="clear" w:color="auto" w:fill="FFFFFF" w:themeFill="background1"/>
            <w:vAlign w:val="center"/>
          </w:tcPr>
          <w:p w14:paraId="21C2A8AE" w14:textId="429A574E" w:rsidR="007153BD" w:rsidRPr="006145DB" w:rsidRDefault="007153BD" w:rsidP="005B435E">
            <w:pPr>
              <w:keepNext/>
              <w:keepLines/>
              <w:spacing w:after="0" w:line="240" w:lineRule="auto"/>
              <w:ind w:left="-113"/>
              <w:jc w:val="both"/>
              <w:rPr>
                <w:rFonts w:cs="Arial"/>
                <w:sz w:val="20"/>
                <w:szCs w:val="20"/>
              </w:rPr>
            </w:pPr>
            <w:r w:rsidRPr="006145DB">
              <w:rPr>
                <w:rFonts w:cs="Arial"/>
                <w:sz w:val="20"/>
                <w:szCs w:val="20"/>
              </w:rPr>
              <w:t>Realizar la valoración de apoyos a personas con discapacidad, de acuerdo con lo establecido en la Ley 1996 de 2019 y sus decretos reglamentarios. Los apoyos son formas de asistencia, como: la ayuda en la comunicación, la comprensión de actos jurídicos y sus consecuencias, o la manifestación de la voluntad y preferencias que facilitan el ejercicio pleno de la capacidad legal.</w:t>
            </w:r>
          </w:p>
          <w:p w14:paraId="0E675285" w14:textId="77777777" w:rsidR="00BA1B94" w:rsidRPr="006145DB" w:rsidRDefault="00BA1B94" w:rsidP="005B435E">
            <w:pPr>
              <w:keepNext/>
              <w:keepLines/>
              <w:spacing w:after="0" w:line="240" w:lineRule="auto"/>
              <w:ind w:left="-113"/>
              <w:jc w:val="both"/>
              <w:rPr>
                <w:rFonts w:cs="Arial"/>
                <w:sz w:val="20"/>
                <w:szCs w:val="20"/>
              </w:rPr>
            </w:pPr>
          </w:p>
          <w:p w14:paraId="43CDE82A" w14:textId="2EF1D439" w:rsidR="007153BD" w:rsidRPr="006145DB" w:rsidRDefault="007153BD" w:rsidP="005B435E">
            <w:pPr>
              <w:keepNext/>
              <w:keepLines/>
              <w:spacing w:after="0" w:line="240" w:lineRule="auto"/>
              <w:ind w:left="-113"/>
              <w:jc w:val="both"/>
              <w:rPr>
                <w:rFonts w:cs="Arial"/>
                <w:sz w:val="20"/>
                <w:szCs w:val="20"/>
              </w:rPr>
            </w:pPr>
            <w:r w:rsidRPr="006145DB">
              <w:rPr>
                <w:rFonts w:cs="Arial"/>
                <w:sz w:val="20"/>
                <w:szCs w:val="20"/>
              </w:rPr>
              <w:t>El servicio a través de un proceso técnico e interdisciplinario identifica, documenta y recomienda los apoyos requeridos para cada persona con discapacidad, culminando con la elaboración y entrega de un informe oficial de valoración de apoyos, que sirve como herramienta jurídica y social para garantizar que las decisiones adoptadas respeten siempre la autonomía, dignidad y voluntad de la persona con discapacidad.</w:t>
            </w:r>
          </w:p>
        </w:tc>
      </w:tr>
      <w:tr w:rsidR="007153BD" w:rsidRPr="006145DB" w14:paraId="4520E5D8" w14:textId="77777777" w:rsidTr="007153BD">
        <w:trPr>
          <w:trHeight w:val="20"/>
          <w:jc w:val="center"/>
        </w:trPr>
        <w:tc>
          <w:tcPr>
            <w:tcW w:w="1696" w:type="dxa"/>
            <w:shd w:val="clear" w:color="auto" w:fill="FFFFFF" w:themeFill="background1"/>
            <w:vAlign w:val="center"/>
          </w:tcPr>
          <w:p w14:paraId="1ED867E4"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6F1649FA" w14:textId="77777777" w:rsidR="007153BD" w:rsidRPr="006145DB" w:rsidRDefault="007153BD" w:rsidP="005B435E">
            <w:pPr>
              <w:tabs>
                <w:tab w:val="left" w:pos="709"/>
              </w:tabs>
              <w:spacing w:after="0" w:line="240" w:lineRule="auto"/>
              <w:ind w:left="-113"/>
              <w:contextualSpacing/>
              <w:jc w:val="both"/>
              <w:rPr>
                <w:rFonts w:cs="Arial"/>
                <w:sz w:val="20"/>
                <w:szCs w:val="20"/>
                <w:lang w:eastAsia="es-CO"/>
              </w:rPr>
            </w:pPr>
            <w:r w:rsidRPr="006145DB">
              <w:rPr>
                <w:rFonts w:cs="Arial"/>
                <w:sz w:val="20"/>
                <w:szCs w:val="20"/>
                <w:lang w:eastAsia="es-CO"/>
              </w:rPr>
              <w:t xml:space="preserve">Focalización por demanda </w:t>
            </w:r>
          </w:p>
        </w:tc>
      </w:tr>
      <w:tr w:rsidR="007153BD" w:rsidRPr="006145DB" w14:paraId="13B28598" w14:textId="77777777" w:rsidTr="007153BD">
        <w:trPr>
          <w:trHeight w:val="612"/>
          <w:jc w:val="center"/>
        </w:trPr>
        <w:tc>
          <w:tcPr>
            <w:tcW w:w="1696" w:type="dxa"/>
            <w:shd w:val="clear" w:color="auto" w:fill="FFFFFF" w:themeFill="background1"/>
            <w:vAlign w:val="center"/>
          </w:tcPr>
          <w:p w14:paraId="1A1E6A36"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1BDD4BD2" w14:textId="77777777" w:rsidR="007153BD" w:rsidRPr="006145DB" w:rsidRDefault="007153BD" w:rsidP="005B435E">
            <w:pPr>
              <w:pStyle w:val="Textoindependiente"/>
              <w:spacing w:after="0" w:line="240" w:lineRule="auto"/>
              <w:ind w:left="-113"/>
              <w:jc w:val="both"/>
              <w:rPr>
                <w:rFonts w:cs="Arial"/>
                <w:sz w:val="20"/>
                <w:szCs w:val="20"/>
                <w:lang w:eastAsia="es-CO"/>
              </w:rPr>
            </w:pPr>
            <w:r w:rsidRPr="006145DB">
              <w:rPr>
                <w:rFonts w:eastAsia="Arial" w:cs="Arial"/>
                <w:sz w:val="20"/>
                <w:szCs w:val="20"/>
              </w:rPr>
              <w:t>Personas con discapacidad mayores de edad que solicitan la valoración de apoyos, por voluntad propia o por parte un tercero o por solicitud de una autoridad competente, que residen en la ciudad de Bogotá D.C.</w:t>
            </w:r>
          </w:p>
        </w:tc>
      </w:tr>
      <w:tr w:rsidR="007153BD" w:rsidRPr="006145DB" w14:paraId="5656057B" w14:textId="77777777" w:rsidTr="007153BD">
        <w:trPr>
          <w:trHeight w:val="828"/>
          <w:jc w:val="center"/>
        </w:trPr>
        <w:tc>
          <w:tcPr>
            <w:tcW w:w="1696" w:type="dxa"/>
            <w:shd w:val="clear" w:color="auto" w:fill="FFFFFF" w:themeFill="background1"/>
            <w:vAlign w:val="center"/>
          </w:tcPr>
          <w:p w14:paraId="42BBC494"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p w14:paraId="3871299F" w14:textId="77777777" w:rsidR="007153BD" w:rsidRPr="006145DB" w:rsidRDefault="007153BD" w:rsidP="005B435E">
            <w:pPr>
              <w:spacing w:after="0" w:line="240" w:lineRule="auto"/>
              <w:rPr>
                <w:rFonts w:cs="Arial"/>
                <w:sz w:val="14"/>
                <w:szCs w:val="14"/>
              </w:rPr>
            </w:pPr>
          </w:p>
          <w:tbl>
            <w:tblPr>
              <w:tblStyle w:val="Tablaconcuadrcula"/>
              <w:tblW w:w="7491" w:type="dxa"/>
              <w:jc w:val="center"/>
              <w:shd w:val="clear" w:color="auto" w:fill="FFFFFF" w:themeFill="background1"/>
              <w:tblLayout w:type="fixed"/>
              <w:tblLook w:val="04A0" w:firstRow="1" w:lastRow="0" w:firstColumn="1" w:lastColumn="0" w:noHBand="0" w:noVBand="1"/>
            </w:tblPr>
            <w:tblGrid>
              <w:gridCol w:w="3440"/>
              <w:gridCol w:w="1134"/>
              <w:gridCol w:w="1134"/>
              <w:gridCol w:w="1783"/>
            </w:tblGrid>
            <w:tr w:rsidR="001F6D37" w:rsidRPr="006145DB" w14:paraId="44713DF4" w14:textId="77777777" w:rsidTr="00BA1B94">
              <w:trPr>
                <w:trHeight w:val="372"/>
                <w:jc w:val="center"/>
              </w:trPr>
              <w:tc>
                <w:tcPr>
                  <w:tcW w:w="3440" w:type="dxa"/>
                  <w:shd w:val="clear" w:color="auto" w:fill="FFFFFF" w:themeFill="background1"/>
                  <w:vAlign w:val="center"/>
                </w:tcPr>
                <w:p w14:paraId="68569A04"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D5F82D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42A4CF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shd w:val="clear" w:color="auto" w:fill="FFFFFF" w:themeFill="background1"/>
                  <w:vAlign w:val="center"/>
                </w:tcPr>
                <w:p w14:paraId="55D76CA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F6D37" w:rsidRPr="006145DB" w14:paraId="6F8D6CEF" w14:textId="77777777" w:rsidTr="00BA1B94">
              <w:trPr>
                <w:trHeight w:val="221"/>
                <w:jc w:val="center"/>
              </w:trPr>
              <w:tc>
                <w:tcPr>
                  <w:tcW w:w="3440" w:type="dxa"/>
                  <w:vMerge w:val="restart"/>
                  <w:shd w:val="clear" w:color="auto" w:fill="FFFFFF" w:themeFill="background1"/>
                  <w:vAlign w:val="center"/>
                </w:tcPr>
                <w:p w14:paraId="4762A550"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con discapacidad mayor de edad </w:t>
                  </w:r>
                </w:p>
              </w:tc>
              <w:tc>
                <w:tcPr>
                  <w:tcW w:w="1134" w:type="dxa"/>
                  <w:shd w:val="clear" w:color="auto" w:fill="FFFFFF" w:themeFill="background1"/>
                  <w:vAlign w:val="center"/>
                </w:tcPr>
                <w:p w14:paraId="2E6CC89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1E57996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21A5C54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F6D37" w:rsidRPr="006145DB" w14:paraId="25D448C0" w14:textId="77777777" w:rsidTr="00BA1B94">
              <w:trPr>
                <w:trHeight w:val="221"/>
                <w:jc w:val="center"/>
              </w:trPr>
              <w:tc>
                <w:tcPr>
                  <w:tcW w:w="3440" w:type="dxa"/>
                  <w:vMerge/>
                  <w:shd w:val="clear" w:color="auto" w:fill="FFFFFF" w:themeFill="background1"/>
                  <w:vAlign w:val="center"/>
                </w:tcPr>
                <w:p w14:paraId="1F99059C" w14:textId="77777777" w:rsidR="007153BD" w:rsidRPr="006145DB" w:rsidRDefault="007153BD" w:rsidP="005B435E">
                  <w:pPr>
                    <w:tabs>
                      <w:tab w:val="left" w:pos="709"/>
                    </w:tabs>
                    <w:contextualSpacing/>
                    <w:jc w:val="both"/>
                    <w:rPr>
                      <w:rStyle w:val="normaltextrun"/>
                      <w:rFonts w:cs="Arial"/>
                      <w:sz w:val="16"/>
                      <w:szCs w:val="16"/>
                    </w:rPr>
                  </w:pPr>
                </w:p>
              </w:tc>
              <w:tc>
                <w:tcPr>
                  <w:tcW w:w="1134" w:type="dxa"/>
                  <w:shd w:val="clear" w:color="auto" w:fill="FFFFFF" w:themeFill="background1"/>
                  <w:vAlign w:val="center"/>
                </w:tcPr>
                <w:p w14:paraId="4C79040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599BFF31"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83" w:type="dxa"/>
                  <w:shd w:val="clear" w:color="auto" w:fill="FFFFFF" w:themeFill="background1"/>
                  <w:vAlign w:val="center"/>
                </w:tcPr>
                <w:p w14:paraId="5099F0A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CB278E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4AEF97F4" w14:textId="77777777" w:rsidTr="00BA1B94">
              <w:trPr>
                <w:trHeight w:val="221"/>
                <w:jc w:val="center"/>
              </w:trPr>
              <w:tc>
                <w:tcPr>
                  <w:tcW w:w="3440" w:type="dxa"/>
                  <w:tcBorders>
                    <w:bottom w:val="single" w:sz="4" w:space="0" w:color="auto"/>
                  </w:tcBorders>
                  <w:shd w:val="clear" w:color="auto" w:fill="FFFFFF" w:themeFill="background1"/>
                  <w:vAlign w:val="center"/>
                </w:tcPr>
                <w:p w14:paraId="5BF7AEA3"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134" w:type="dxa"/>
                  <w:tcBorders>
                    <w:bottom w:val="single" w:sz="4" w:space="0" w:color="auto"/>
                  </w:tcBorders>
                  <w:shd w:val="clear" w:color="auto" w:fill="FFFFFF" w:themeFill="background1"/>
                  <w:vAlign w:val="center"/>
                </w:tcPr>
                <w:p w14:paraId="47F3889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64CBFFD7"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0122C60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E13DC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3C6A1D0E" w14:textId="77777777" w:rsidTr="00BA1B94">
              <w:trPr>
                <w:trHeight w:val="231"/>
                <w:jc w:val="center"/>
              </w:trPr>
              <w:tc>
                <w:tcPr>
                  <w:tcW w:w="3440" w:type="dxa"/>
                  <w:tcBorders>
                    <w:bottom w:val="single" w:sz="4" w:space="0" w:color="auto"/>
                  </w:tcBorders>
                  <w:shd w:val="clear" w:color="auto" w:fill="FFFFFF" w:themeFill="background1"/>
                  <w:vAlign w:val="center"/>
                </w:tcPr>
                <w:p w14:paraId="64A54E0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134" w:type="dxa"/>
                  <w:tcBorders>
                    <w:bottom w:val="single" w:sz="4" w:space="0" w:color="auto"/>
                  </w:tcBorders>
                  <w:shd w:val="clear" w:color="auto" w:fill="FFFFFF" w:themeFill="background1"/>
                  <w:vAlign w:val="center"/>
                </w:tcPr>
                <w:p w14:paraId="34B0728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7025D5F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768F594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460B0C3"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45AF2483" w14:textId="77777777" w:rsidTr="00BA1B94">
              <w:trPr>
                <w:trHeight w:val="231"/>
                <w:jc w:val="center"/>
              </w:trPr>
              <w:tc>
                <w:tcPr>
                  <w:tcW w:w="3440" w:type="dxa"/>
                  <w:vMerge w:val="restart"/>
                  <w:shd w:val="clear" w:color="auto" w:fill="FFFFFF" w:themeFill="background1"/>
                  <w:vAlign w:val="center"/>
                </w:tcPr>
                <w:p w14:paraId="4DE9716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Bogotá D.C. </w:t>
                  </w:r>
                </w:p>
              </w:tc>
              <w:tc>
                <w:tcPr>
                  <w:tcW w:w="1134" w:type="dxa"/>
                  <w:tcBorders>
                    <w:bottom w:val="single" w:sz="4" w:space="0" w:color="auto"/>
                  </w:tcBorders>
                  <w:shd w:val="clear" w:color="auto" w:fill="FFFFFF" w:themeFill="background1"/>
                  <w:vAlign w:val="center"/>
                </w:tcPr>
                <w:p w14:paraId="0FB196E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2AF5EA4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3728F2D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F90E87"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01AC6930" w14:textId="77777777" w:rsidTr="00BA1B94">
              <w:trPr>
                <w:trHeight w:val="231"/>
                <w:jc w:val="center"/>
              </w:trPr>
              <w:tc>
                <w:tcPr>
                  <w:tcW w:w="3440" w:type="dxa"/>
                  <w:vMerge/>
                  <w:tcBorders>
                    <w:bottom w:val="single" w:sz="4" w:space="0" w:color="auto"/>
                  </w:tcBorders>
                  <w:shd w:val="clear" w:color="auto" w:fill="FFFFFF" w:themeFill="background1"/>
                  <w:vAlign w:val="center"/>
                </w:tcPr>
                <w:p w14:paraId="6B189CC4" w14:textId="77777777" w:rsidR="007153BD" w:rsidRPr="006145DB" w:rsidRDefault="007153BD" w:rsidP="005B435E">
                  <w:pPr>
                    <w:tabs>
                      <w:tab w:val="left" w:pos="709"/>
                    </w:tabs>
                    <w:contextualSpacing/>
                    <w:jc w:val="both"/>
                    <w:rPr>
                      <w:rFonts w:cs="Arial"/>
                      <w:bCs/>
                      <w:sz w:val="16"/>
                      <w:szCs w:val="16"/>
                      <w:lang w:eastAsia="es-CO"/>
                    </w:rPr>
                  </w:pPr>
                </w:p>
              </w:tc>
              <w:tc>
                <w:tcPr>
                  <w:tcW w:w="1134" w:type="dxa"/>
                  <w:tcBorders>
                    <w:bottom w:val="single" w:sz="4" w:space="0" w:color="auto"/>
                  </w:tcBorders>
                  <w:shd w:val="clear" w:color="auto" w:fill="FFFFFF" w:themeFill="background1"/>
                  <w:vAlign w:val="center"/>
                </w:tcPr>
                <w:p w14:paraId="2A42E99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640900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486FBCD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4E4C0B30"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5995934F" w14:textId="77777777" w:rsidTr="007153BD">
        <w:trPr>
          <w:trHeight w:val="422"/>
          <w:jc w:val="center"/>
        </w:trPr>
        <w:tc>
          <w:tcPr>
            <w:tcW w:w="1696" w:type="dxa"/>
            <w:shd w:val="clear" w:color="auto" w:fill="FFFFFF" w:themeFill="background1"/>
            <w:vAlign w:val="center"/>
          </w:tcPr>
          <w:p w14:paraId="3D1D36BF"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tbl>
            <w:tblPr>
              <w:tblW w:w="7548"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54"/>
              <w:gridCol w:w="1447"/>
              <w:gridCol w:w="1104"/>
              <w:gridCol w:w="1843"/>
            </w:tblGrid>
            <w:tr w:rsidR="001F6D37" w:rsidRPr="006145DB" w14:paraId="7AEEAB4F" w14:textId="77777777" w:rsidTr="006259B0">
              <w:trPr>
                <w:trHeight w:val="300"/>
                <w:jc w:val="center"/>
              </w:trPr>
              <w:tc>
                <w:tcPr>
                  <w:tcW w:w="3154" w:type="dxa"/>
                  <w:tcBorders>
                    <w:top w:val="nil"/>
                    <w:left w:val="single" w:sz="6" w:space="0" w:color="auto"/>
                    <w:bottom w:val="single" w:sz="6" w:space="0" w:color="auto"/>
                    <w:right w:val="single" w:sz="6" w:space="0" w:color="auto"/>
                  </w:tcBorders>
                  <w:shd w:val="clear" w:color="auto" w:fill="FFFFFF" w:themeFill="background1"/>
                  <w:vAlign w:val="center"/>
                  <w:hideMark/>
                </w:tcPr>
                <w:p w14:paraId="24CA08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447" w:type="dxa"/>
                  <w:tcBorders>
                    <w:top w:val="nil"/>
                    <w:left w:val="single" w:sz="6" w:space="0" w:color="auto"/>
                    <w:bottom w:val="single" w:sz="6" w:space="0" w:color="auto"/>
                    <w:right w:val="single" w:sz="6" w:space="0" w:color="auto"/>
                  </w:tcBorders>
                  <w:shd w:val="clear" w:color="auto" w:fill="FFFFFF" w:themeFill="background1"/>
                  <w:vAlign w:val="center"/>
                  <w:hideMark/>
                </w:tcPr>
                <w:p w14:paraId="75C4D67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1104" w:type="dxa"/>
                  <w:tcBorders>
                    <w:top w:val="nil"/>
                    <w:left w:val="single" w:sz="6" w:space="0" w:color="auto"/>
                    <w:bottom w:val="single" w:sz="6" w:space="0" w:color="auto"/>
                    <w:right w:val="single" w:sz="6" w:space="0" w:color="auto"/>
                  </w:tcBorders>
                  <w:shd w:val="clear" w:color="auto" w:fill="FFFFFF" w:themeFill="background1"/>
                  <w:vAlign w:val="center"/>
                  <w:hideMark/>
                </w:tcPr>
                <w:p w14:paraId="1B639A4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843" w:type="dxa"/>
                  <w:tcBorders>
                    <w:top w:val="nil"/>
                    <w:left w:val="single" w:sz="6" w:space="0" w:color="auto"/>
                    <w:bottom w:val="single" w:sz="6" w:space="0" w:color="auto"/>
                    <w:right w:val="single" w:sz="6" w:space="0" w:color="auto"/>
                  </w:tcBorders>
                  <w:shd w:val="clear" w:color="auto" w:fill="FFFFFF" w:themeFill="background1"/>
                  <w:vAlign w:val="center"/>
                  <w:hideMark/>
                </w:tcPr>
                <w:p w14:paraId="5723292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F6D37" w:rsidRPr="006145DB" w14:paraId="6573A8D1" w14:textId="77777777" w:rsidTr="006259B0">
              <w:trPr>
                <w:trHeight w:val="300"/>
                <w:jc w:val="center"/>
              </w:trPr>
              <w:tc>
                <w:tcPr>
                  <w:tcW w:w="3154" w:type="dxa"/>
                  <w:tcBorders>
                    <w:top w:val="single" w:sz="6" w:space="0" w:color="auto"/>
                    <w:left w:val="single" w:sz="6" w:space="0" w:color="auto"/>
                    <w:bottom w:val="single" w:sz="6" w:space="0" w:color="auto"/>
                    <w:right w:val="single" w:sz="6" w:space="0" w:color="auto"/>
                  </w:tcBorders>
                  <w:vAlign w:val="center"/>
                  <w:hideMark/>
                </w:tcPr>
                <w:p w14:paraId="312EF65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cuya solicitud del servicio sea remitida por orden judicial por la autoridad competente.</w:t>
                  </w:r>
                </w:p>
              </w:tc>
              <w:tc>
                <w:tcPr>
                  <w:tcW w:w="1447" w:type="dxa"/>
                  <w:tcBorders>
                    <w:top w:val="single" w:sz="6" w:space="0" w:color="auto"/>
                    <w:left w:val="single" w:sz="6" w:space="0" w:color="auto"/>
                    <w:bottom w:val="single" w:sz="6" w:space="0" w:color="auto"/>
                    <w:right w:val="single" w:sz="6" w:space="0" w:color="auto"/>
                  </w:tcBorders>
                  <w:vAlign w:val="center"/>
                  <w:hideMark/>
                </w:tcPr>
                <w:p w14:paraId="71ADAFE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04" w:type="dxa"/>
                  <w:tcBorders>
                    <w:top w:val="single" w:sz="6" w:space="0" w:color="auto"/>
                    <w:left w:val="single" w:sz="6" w:space="0" w:color="auto"/>
                    <w:bottom w:val="single" w:sz="6" w:space="0" w:color="auto"/>
                    <w:right w:val="single" w:sz="6" w:space="0" w:color="auto"/>
                  </w:tcBorders>
                  <w:vAlign w:val="center"/>
                  <w:hideMark/>
                </w:tcPr>
                <w:p w14:paraId="2F41857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843" w:type="dxa"/>
                  <w:tcBorders>
                    <w:top w:val="single" w:sz="6" w:space="0" w:color="auto"/>
                    <w:left w:val="single" w:sz="6" w:space="0" w:color="auto"/>
                    <w:bottom w:val="single" w:sz="6" w:space="0" w:color="auto"/>
                    <w:right w:val="single" w:sz="6" w:space="0" w:color="auto"/>
                  </w:tcBorders>
                  <w:vAlign w:val="center"/>
                  <w:hideMark/>
                </w:tcPr>
                <w:p w14:paraId="7FA9CC37"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00C5DB5"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Equipo del servicio Social</w:t>
                  </w:r>
                </w:p>
              </w:tc>
            </w:tr>
            <w:tr w:rsidR="001F6D37" w:rsidRPr="006145DB" w14:paraId="5E54D3E8" w14:textId="77777777" w:rsidTr="006259B0">
              <w:trPr>
                <w:trHeight w:val="300"/>
                <w:jc w:val="center"/>
              </w:trPr>
              <w:tc>
                <w:tcPr>
                  <w:tcW w:w="3154" w:type="dxa"/>
                  <w:vMerge w:val="restart"/>
                  <w:tcBorders>
                    <w:top w:val="single" w:sz="6" w:space="0" w:color="auto"/>
                    <w:left w:val="single" w:sz="6" w:space="0" w:color="auto"/>
                    <w:right w:val="single" w:sz="6" w:space="0" w:color="auto"/>
                  </w:tcBorders>
                  <w:vAlign w:val="center"/>
                </w:tcPr>
                <w:p w14:paraId="21203F62"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pobreza extrema, con clasificación A1 hasta A5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6D2C43D4"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563302D1"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7DFFEDDB"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49E34B96" w14:textId="77777777" w:rsidTr="006259B0">
              <w:trPr>
                <w:trHeight w:val="300"/>
                <w:jc w:val="center"/>
              </w:trPr>
              <w:tc>
                <w:tcPr>
                  <w:tcW w:w="3154" w:type="dxa"/>
                  <w:vMerge/>
                  <w:tcBorders>
                    <w:left w:val="single" w:sz="6" w:space="0" w:color="auto"/>
                    <w:bottom w:val="single" w:sz="6" w:space="0" w:color="auto"/>
                    <w:right w:val="single" w:sz="6" w:space="0" w:color="auto"/>
                  </w:tcBorders>
                  <w:vAlign w:val="center"/>
                </w:tcPr>
                <w:p w14:paraId="7752541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6" w:space="0" w:color="auto"/>
                    <w:right w:val="single" w:sz="6" w:space="0" w:color="auto"/>
                  </w:tcBorders>
                  <w:vAlign w:val="center"/>
                </w:tcPr>
                <w:p w14:paraId="2C716E1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6" w:space="0" w:color="auto"/>
                    <w:right w:val="single" w:sz="6" w:space="0" w:color="auto"/>
                  </w:tcBorders>
                  <w:vAlign w:val="center"/>
                </w:tcPr>
                <w:p w14:paraId="16986F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Fonts w:ascii="Arial" w:hAnsi="Arial" w:cs="Arial"/>
                      <w:sz w:val="16"/>
                      <w:szCs w:val="16"/>
                    </w:rPr>
                    <w:t>Semestral</w:t>
                  </w:r>
                </w:p>
              </w:tc>
              <w:tc>
                <w:tcPr>
                  <w:tcW w:w="1843" w:type="dxa"/>
                  <w:tcBorders>
                    <w:top w:val="single" w:sz="6" w:space="0" w:color="auto"/>
                    <w:left w:val="single" w:sz="6" w:space="0" w:color="auto"/>
                    <w:bottom w:val="single" w:sz="6" w:space="0" w:color="auto"/>
                    <w:right w:val="single" w:sz="6" w:space="0" w:color="auto"/>
                  </w:tcBorders>
                  <w:vAlign w:val="center"/>
                </w:tcPr>
                <w:p w14:paraId="70FA357F"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21644CFC" w14:textId="77777777" w:rsidTr="006259B0">
              <w:trPr>
                <w:trHeight w:val="300"/>
                <w:jc w:val="center"/>
              </w:trPr>
              <w:tc>
                <w:tcPr>
                  <w:tcW w:w="3154" w:type="dxa"/>
                  <w:vMerge w:val="restart"/>
                  <w:tcBorders>
                    <w:left w:val="single" w:sz="6" w:space="0" w:color="auto"/>
                    <w:right w:val="single" w:sz="6" w:space="0" w:color="auto"/>
                  </w:tcBorders>
                  <w:vAlign w:val="center"/>
                </w:tcPr>
                <w:p w14:paraId="2FD79C79"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pobreza moderada, con clasificación B1 hasta B7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7D9AA5C5"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30D6724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2DEABD1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5D19CF34" w14:textId="77777777" w:rsidTr="006259B0">
              <w:trPr>
                <w:trHeight w:val="300"/>
                <w:jc w:val="center"/>
              </w:trPr>
              <w:tc>
                <w:tcPr>
                  <w:tcW w:w="3154" w:type="dxa"/>
                  <w:vMerge/>
                  <w:tcBorders>
                    <w:left w:val="single" w:sz="6" w:space="0" w:color="auto"/>
                    <w:bottom w:val="single" w:sz="4" w:space="0" w:color="auto"/>
                    <w:right w:val="single" w:sz="6" w:space="0" w:color="auto"/>
                  </w:tcBorders>
                  <w:vAlign w:val="center"/>
                </w:tcPr>
                <w:p w14:paraId="1FEA132D"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4" w:space="0" w:color="auto"/>
                    <w:right w:val="single" w:sz="6" w:space="0" w:color="auto"/>
                  </w:tcBorders>
                  <w:vAlign w:val="center"/>
                </w:tcPr>
                <w:p w14:paraId="71EE5E9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4" w:space="0" w:color="auto"/>
                    <w:right w:val="single" w:sz="6" w:space="0" w:color="auto"/>
                  </w:tcBorders>
                  <w:vAlign w:val="center"/>
                </w:tcPr>
                <w:p w14:paraId="60AFBE5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6" w:space="0" w:color="auto"/>
                    <w:left w:val="single" w:sz="6" w:space="0" w:color="auto"/>
                    <w:bottom w:val="single" w:sz="4" w:space="0" w:color="auto"/>
                    <w:right w:val="single" w:sz="6" w:space="0" w:color="auto"/>
                  </w:tcBorders>
                  <w:vAlign w:val="center"/>
                </w:tcPr>
                <w:p w14:paraId="5126EB32"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6D4387B5" w14:textId="77777777" w:rsidTr="006259B0">
              <w:trPr>
                <w:trHeight w:val="300"/>
                <w:jc w:val="center"/>
              </w:trPr>
              <w:tc>
                <w:tcPr>
                  <w:tcW w:w="3154" w:type="dxa"/>
                  <w:vMerge w:val="restart"/>
                  <w:tcBorders>
                    <w:top w:val="single" w:sz="4" w:space="0" w:color="auto"/>
                    <w:left w:val="single" w:sz="4" w:space="0" w:color="auto"/>
                    <w:bottom w:val="single" w:sz="4" w:space="0" w:color="auto"/>
                    <w:right w:val="single" w:sz="4" w:space="0" w:color="auto"/>
                  </w:tcBorders>
                  <w:vAlign w:val="center"/>
                </w:tcPr>
                <w:p w14:paraId="422EE943"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vulnerabilidad por inseguridad, con clasificación C1 hasta C9 de SISBEN IV</w:t>
                  </w:r>
                </w:p>
              </w:tc>
              <w:tc>
                <w:tcPr>
                  <w:tcW w:w="1447" w:type="dxa"/>
                  <w:tcBorders>
                    <w:top w:val="single" w:sz="4" w:space="0" w:color="auto"/>
                    <w:left w:val="single" w:sz="4" w:space="0" w:color="auto"/>
                    <w:bottom w:val="single" w:sz="4" w:space="0" w:color="auto"/>
                    <w:right w:val="single" w:sz="4" w:space="0" w:color="auto"/>
                  </w:tcBorders>
                  <w:vAlign w:val="center"/>
                </w:tcPr>
                <w:p w14:paraId="1CB7945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SISBEN IV Bogotá.</w:t>
                  </w:r>
                </w:p>
              </w:tc>
              <w:tc>
                <w:tcPr>
                  <w:tcW w:w="1104" w:type="dxa"/>
                  <w:tcBorders>
                    <w:top w:val="single" w:sz="4" w:space="0" w:color="auto"/>
                    <w:left w:val="single" w:sz="4" w:space="0" w:color="auto"/>
                    <w:bottom w:val="single" w:sz="4" w:space="0" w:color="auto"/>
                    <w:right w:val="single" w:sz="4" w:space="0" w:color="auto"/>
                  </w:tcBorders>
                  <w:vAlign w:val="center"/>
                </w:tcPr>
                <w:p w14:paraId="49C2C81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4" w:space="0" w:color="auto"/>
                    <w:left w:val="single" w:sz="4" w:space="0" w:color="auto"/>
                    <w:bottom w:val="single" w:sz="4" w:space="0" w:color="auto"/>
                    <w:right w:val="single" w:sz="4" w:space="0" w:color="auto"/>
                  </w:tcBorders>
                  <w:vAlign w:val="center"/>
                </w:tcPr>
                <w:p w14:paraId="5083D9B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4A469A3B" w14:textId="77777777" w:rsidTr="006259B0">
              <w:trPr>
                <w:trHeight w:val="300"/>
                <w:jc w:val="center"/>
              </w:trPr>
              <w:tc>
                <w:tcPr>
                  <w:tcW w:w="3154" w:type="dxa"/>
                  <w:vMerge/>
                  <w:tcBorders>
                    <w:top w:val="single" w:sz="4" w:space="0" w:color="auto"/>
                    <w:left w:val="single" w:sz="4" w:space="0" w:color="auto"/>
                    <w:bottom w:val="single" w:sz="4" w:space="0" w:color="auto"/>
                    <w:right w:val="single" w:sz="4" w:space="0" w:color="auto"/>
                  </w:tcBorders>
                  <w:vAlign w:val="center"/>
                </w:tcPr>
                <w:p w14:paraId="52BA293B"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4" w:space="0" w:color="auto"/>
                    <w:left w:val="single" w:sz="4" w:space="0" w:color="auto"/>
                    <w:bottom w:val="single" w:sz="4" w:space="0" w:color="auto"/>
                    <w:right w:val="single" w:sz="4" w:space="0" w:color="auto"/>
                  </w:tcBorders>
                  <w:vAlign w:val="center"/>
                </w:tcPr>
                <w:p w14:paraId="4ACCADA6"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4" w:space="0" w:color="auto"/>
                    <w:left w:val="single" w:sz="4" w:space="0" w:color="auto"/>
                    <w:bottom w:val="single" w:sz="4" w:space="0" w:color="auto"/>
                    <w:right w:val="single" w:sz="4" w:space="0" w:color="auto"/>
                  </w:tcBorders>
                  <w:vAlign w:val="center"/>
                </w:tcPr>
                <w:p w14:paraId="292EA4C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4" w:space="0" w:color="auto"/>
                    <w:left w:val="single" w:sz="4" w:space="0" w:color="auto"/>
                    <w:bottom w:val="single" w:sz="4" w:space="0" w:color="auto"/>
                    <w:right w:val="single" w:sz="4" w:space="0" w:color="auto"/>
                  </w:tcBorders>
                  <w:vAlign w:val="center"/>
                </w:tcPr>
                <w:p w14:paraId="7D7345B8"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010E72E0"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1197A2FA" w14:textId="77777777" w:rsidR="007153BD" w:rsidRPr="006145DB" w:rsidRDefault="007153BD"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tcPr>
                <w:p w14:paraId="0154069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1104" w:type="dxa"/>
                  <w:tcBorders>
                    <w:top w:val="single" w:sz="4" w:space="0" w:color="auto"/>
                    <w:left w:val="single" w:sz="4" w:space="0" w:color="auto"/>
                    <w:bottom w:val="single" w:sz="4" w:space="0" w:color="auto"/>
                    <w:right w:val="single" w:sz="4" w:space="0" w:color="auto"/>
                  </w:tcBorders>
                  <w:vAlign w:val="center"/>
                </w:tcPr>
                <w:p w14:paraId="0F8EC54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Trimestral </w:t>
                  </w:r>
                </w:p>
              </w:tc>
              <w:tc>
                <w:tcPr>
                  <w:tcW w:w="1843" w:type="dxa"/>
                  <w:tcBorders>
                    <w:top w:val="single" w:sz="4" w:space="0" w:color="auto"/>
                    <w:left w:val="single" w:sz="4" w:space="0" w:color="auto"/>
                    <w:bottom w:val="single" w:sz="4" w:space="0" w:color="auto"/>
                    <w:right w:val="single" w:sz="4" w:space="0" w:color="auto"/>
                  </w:tcBorders>
                  <w:vAlign w:val="center"/>
                </w:tcPr>
                <w:p w14:paraId="7332DB2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1F6D37" w:rsidRPr="006145DB" w14:paraId="5FA9BB4C"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2259B572"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6692A77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33039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2AC3E4"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1F6D37" w:rsidRPr="006145DB" w14:paraId="3796FEBB"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0D8338A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7E21945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945C658"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D702E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58B38252"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6B72938"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2BB528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E56A4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2C11C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61AEB98"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99B5B14"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801FF8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B5DD00"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EC30D9"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1152E605"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1CCFC3C"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FF577B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FE934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65D96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006B34AE"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44F02DE"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62DC9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58C9F7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CE6E52"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3FEA401"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0141DBD2" w14:textId="3A37CF1F" w:rsidR="007153BD" w:rsidRPr="006145DB" w:rsidRDefault="00C64D60"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w:t>
                  </w:r>
                  <w:r w:rsidR="007153BD" w:rsidRPr="006145DB">
                    <w:rPr>
                      <w:rStyle w:val="normaltextrun"/>
                      <w:rFonts w:ascii="Arial" w:hAnsi="Arial" w:cs="Arial"/>
                      <w:sz w:val="16"/>
                      <w:szCs w:val="16"/>
                      <w:lang w:val="es-ES"/>
                    </w:rPr>
                    <w:t>ersona que vive en residencias tipo paga diarios.</w:t>
                  </w:r>
                </w:p>
              </w:tc>
              <w:tc>
                <w:tcPr>
                  <w:tcW w:w="1447" w:type="dxa"/>
                  <w:tcBorders>
                    <w:top w:val="single" w:sz="4" w:space="0" w:color="auto"/>
                    <w:left w:val="single" w:sz="4" w:space="0" w:color="auto"/>
                    <w:bottom w:val="single" w:sz="4" w:space="0" w:color="auto"/>
                    <w:right w:val="single" w:sz="4" w:space="0" w:color="auto"/>
                  </w:tcBorders>
                  <w:vAlign w:val="center"/>
                </w:tcPr>
                <w:p w14:paraId="569AA87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1104" w:type="dxa"/>
                  <w:tcBorders>
                    <w:top w:val="single" w:sz="4" w:space="0" w:color="auto"/>
                    <w:left w:val="single" w:sz="4" w:space="0" w:color="auto"/>
                    <w:bottom w:val="single" w:sz="4" w:space="0" w:color="auto"/>
                    <w:right w:val="single" w:sz="4" w:space="0" w:color="auto"/>
                  </w:tcBorders>
                  <w:vAlign w:val="center"/>
                </w:tcPr>
                <w:p w14:paraId="063CF2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Vigente</w:t>
                  </w:r>
                </w:p>
              </w:tc>
              <w:tc>
                <w:tcPr>
                  <w:tcW w:w="1843" w:type="dxa"/>
                  <w:tcBorders>
                    <w:top w:val="single" w:sz="4" w:space="0" w:color="auto"/>
                    <w:left w:val="single" w:sz="4" w:space="0" w:color="auto"/>
                    <w:bottom w:val="single" w:sz="4" w:space="0" w:color="auto"/>
                    <w:right w:val="single" w:sz="4" w:space="0" w:color="auto"/>
                  </w:tcBorders>
                  <w:vAlign w:val="center"/>
                </w:tcPr>
                <w:p w14:paraId="6B2FCDF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1F6D37" w:rsidRPr="006145DB" w14:paraId="2BEF0F25" w14:textId="77777777" w:rsidTr="00C64D60">
              <w:trPr>
                <w:trHeight w:val="300"/>
                <w:jc w:val="center"/>
              </w:trPr>
              <w:tc>
                <w:tcPr>
                  <w:tcW w:w="3154" w:type="dxa"/>
                  <w:tcBorders>
                    <w:top w:val="single" w:sz="4" w:space="0" w:color="auto"/>
                    <w:left w:val="single" w:sz="4" w:space="0" w:color="auto"/>
                    <w:bottom w:val="nil"/>
                    <w:right w:val="single" w:sz="4" w:space="0" w:color="auto"/>
                  </w:tcBorders>
                  <w:vAlign w:val="center"/>
                  <w:hideMark/>
                </w:tcPr>
                <w:p w14:paraId="7AE67148"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447" w:type="dxa"/>
                  <w:tcBorders>
                    <w:top w:val="single" w:sz="4" w:space="0" w:color="auto"/>
                    <w:left w:val="single" w:sz="4" w:space="0" w:color="auto"/>
                    <w:bottom w:val="nil"/>
                    <w:right w:val="single" w:sz="4" w:space="0" w:color="auto"/>
                  </w:tcBorders>
                  <w:vAlign w:val="center"/>
                  <w:hideMark/>
                </w:tcPr>
                <w:p w14:paraId="7594DCD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1104" w:type="dxa"/>
                  <w:tcBorders>
                    <w:top w:val="single" w:sz="4" w:space="0" w:color="auto"/>
                    <w:left w:val="single" w:sz="4" w:space="0" w:color="auto"/>
                    <w:bottom w:val="nil"/>
                    <w:right w:val="single" w:sz="4" w:space="0" w:color="auto"/>
                  </w:tcBorders>
                  <w:vAlign w:val="center"/>
                  <w:hideMark/>
                </w:tcPr>
                <w:p w14:paraId="6AE88C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843" w:type="dxa"/>
                  <w:tcBorders>
                    <w:top w:val="single" w:sz="4" w:space="0" w:color="auto"/>
                    <w:left w:val="single" w:sz="4" w:space="0" w:color="auto"/>
                    <w:bottom w:val="nil"/>
                    <w:right w:val="single" w:sz="4" w:space="0" w:color="auto"/>
                  </w:tcBorders>
                  <w:vAlign w:val="center"/>
                  <w:hideMark/>
                </w:tcPr>
                <w:p w14:paraId="7668C2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0D24D895" w14:textId="77777777" w:rsidR="007153BD" w:rsidRPr="006145DB" w:rsidRDefault="007153BD" w:rsidP="005B435E">
            <w:pPr>
              <w:tabs>
                <w:tab w:val="left" w:pos="709"/>
              </w:tabs>
              <w:spacing w:after="0" w:line="240" w:lineRule="auto"/>
              <w:contextualSpacing/>
              <w:jc w:val="both"/>
              <w:rPr>
                <w:rFonts w:cs="Arial"/>
                <w:sz w:val="16"/>
                <w:szCs w:val="16"/>
                <w:lang w:eastAsia="es-CO"/>
              </w:rPr>
            </w:pPr>
          </w:p>
        </w:tc>
      </w:tr>
      <w:tr w:rsidR="007153BD" w:rsidRPr="006145DB" w14:paraId="727318C1" w14:textId="77777777" w:rsidTr="00C64D60">
        <w:trPr>
          <w:trHeight w:val="4381"/>
          <w:jc w:val="center"/>
        </w:trPr>
        <w:tc>
          <w:tcPr>
            <w:tcW w:w="1696" w:type="dxa"/>
            <w:shd w:val="clear" w:color="auto" w:fill="FFFFFF" w:themeFill="background1"/>
            <w:vAlign w:val="center"/>
          </w:tcPr>
          <w:p w14:paraId="5A412CF7"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p w14:paraId="1166F5D2" w14:textId="77777777" w:rsidR="007153BD" w:rsidRPr="006145DB" w:rsidRDefault="007153BD" w:rsidP="005B435E">
            <w:pPr>
              <w:spacing w:after="0" w:line="240" w:lineRule="auto"/>
              <w:rPr>
                <w:rFonts w:cs="Arial"/>
                <w:sz w:val="10"/>
                <w:szCs w:val="10"/>
              </w:rPr>
            </w:pPr>
          </w:p>
          <w:tbl>
            <w:tblPr>
              <w:tblStyle w:val="Tablaconcuadrcula"/>
              <w:tblW w:w="7536" w:type="dxa"/>
              <w:shd w:val="clear" w:color="auto" w:fill="FFFFFF" w:themeFill="background1"/>
              <w:tblLayout w:type="fixed"/>
              <w:tblLook w:val="04A0" w:firstRow="1" w:lastRow="0" w:firstColumn="1" w:lastColumn="0" w:noHBand="0" w:noVBand="1"/>
            </w:tblPr>
            <w:tblGrid>
              <w:gridCol w:w="3148"/>
              <w:gridCol w:w="1411"/>
              <w:gridCol w:w="1134"/>
              <w:gridCol w:w="1843"/>
            </w:tblGrid>
            <w:tr w:rsidR="00354BD6" w:rsidRPr="006145DB" w14:paraId="132F37E7" w14:textId="77777777" w:rsidTr="002D5151">
              <w:trPr>
                <w:trHeight w:val="372"/>
              </w:trPr>
              <w:tc>
                <w:tcPr>
                  <w:tcW w:w="3148" w:type="dxa"/>
                  <w:shd w:val="clear" w:color="auto" w:fill="FFFFFF" w:themeFill="background1"/>
                  <w:vAlign w:val="center"/>
                </w:tcPr>
                <w:p w14:paraId="35F136F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1" w:type="dxa"/>
                  <w:shd w:val="clear" w:color="auto" w:fill="FFFFFF" w:themeFill="background1"/>
                  <w:vAlign w:val="center"/>
                </w:tcPr>
                <w:p w14:paraId="01D61B4A"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DE1A7E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shd w:val="clear" w:color="auto" w:fill="FFFFFF" w:themeFill="background1"/>
                  <w:vAlign w:val="center"/>
                </w:tcPr>
                <w:p w14:paraId="24F2D70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3A4B4D2F" w14:textId="77777777" w:rsidTr="002D5151">
              <w:trPr>
                <w:trHeight w:val="221"/>
              </w:trPr>
              <w:tc>
                <w:tcPr>
                  <w:tcW w:w="3148" w:type="dxa"/>
                  <w:vMerge w:val="restart"/>
                  <w:shd w:val="clear" w:color="auto" w:fill="FFFFFF" w:themeFill="background1"/>
                  <w:vAlign w:val="center"/>
                </w:tcPr>
                <w:p w14:paraId="15805A09" w14:textId="77777777" w:rsidR="007153BD" w:rsidRPr="006145DB" w:rsidRDefault="007153BD" w:rsidP="005B435E">
                  <w:pPr>
                    <w:tabs>
                      <w:tab w:val="left" w:pos="709"/>
                    </w:tabs>
                    <w:contextualSpacing/>
                    <w:jc w:val="both"/>
                    <w:rPr>
                      <w:rFonts w:cs="Arial"/>
                      <w:sz w:val="16"/>
                      <w:szCs w:val="16"/>
                      <w:lang w:eastAsia="es-CO"/>
                    </w:rPr>
                  </w:pPr>
                  <w:r w:rsidRPr="006145DB">
                    <w:rPr>
                      <w:rStyle w:val="normaltextrun"/>
                      <w:rFonts w:cs="Arial"/>
                      <w:sz w:val="16"/>
                      <w:szCs w:val="16"/>
                    </w:rPr>
                    <w:t>Persona con discapacidad mayor de edad</w:t>
                  </w:r>
                </w:p>
              </w:tc>
              <w:tc>
                <w:tcPr>
                  <w:tcW w:w="1411" w:type="dxa"/>
                  <w:shd w:val="clear" w:color="auto" w:fill="FFFFFF" w:themeFill="background1"/>
                  <w:vAlign w:val="center"/>
                </w:tcPr>
                <w:p w14:paraId="780AB8D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E61614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08DDA68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354BD6" w:rsidRPr="006145DB" w14:paraId="2F55330C" w14:textId="77777777" w:rsidTr="002D5151">
              <w:trPr>
                <w:trHeight w:val="221"/>
              </w:trPr>
              <w:tc>
                <w:tcPr>
                  <w:tcW w:w="3148" w:type="dxa"/>
                  <w:vMerge/>
                  <w:shd w:val="clear" w:color="auto" w:fill="FFFFFF" w:themeFill="background1"/>
                  <w:vAlign w:val="center"/>
                </w:tcPr>
                <w:p w14:paraId="75DCD55E" w14:textId="77777777" w:rsidR="007153BD" w:rsidRPr="006145DB" w:rsidRDefault="007153BD" w:rsidP="005B435E">
                  <w:pPr>
                    <w:tabs>
                      <w:tab w:val="left" w:pos="709"/>
                    </w:tabs>
                    <w:contextualSpacing/>
                    <w:jc w:val="both"/>
                    <w:rPr>
                      <w:rStyle w:val="normaltextrun"/>
                      <w:rFonts w:cs="Arial"/>
                      <w:sz w:val="16"/>
                      <w:szCs w:val="16"/>
                    </w:rPr>
                  </w:pPr>
                </w:p>
              </w:tc>
              <w:tc>
                <w:tcPr>
                  <w:tcW w:w="1411" w:type="dxa"/>
                  <w:shd w:val="clear" w:color="auto" w:fill="FFFFFF" w:themeFill="background1"/>
                  <w:vAlign w:val="center"/>
                </w:tcPr>
                <w:p w14:paraId="33F27A6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784F641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18BEAA0F"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8EB8D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632947D9" w14:textId="77777777" w:rsidTr="002D5151">
              <w:trPr>
                <w:trHeight w:val="221"/>
              </w:trPr>
              <w:tc>
                <w:tcPr>
                  <w:tcW w:w="3148" w:type="dxa"/>
                  <w:shd w:val="clear" w:color="auto" w:fill="FFFFFF" w:themeFill="background1"/>
                  <w:vAlign w:val="center"/>
                </w:tcPr>
                <w:p w14:paraId="72941645"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411" w:type="dxa"/>
                  <w:shd w:val="clear" w:color="auto" w:fill="FFFFFF" w:themeFill="background1"/>
                  <w:vAlign w:val="center"/>
                </w:tcPr>
                <w:p w14:paraId="362736C6"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196D1E6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0A33178E"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1B4B6C"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0A0B41B7" w14:textId="77777777" w:rsidTr="002D5151">
              <w:trPr>
                <w:trHeight w:val="231"/>
              </w:trPr>
              <w:tc>
                <w:tcPr>
                  <w:tcW w:w="3148" w:type="dxa"/>
                  <w:shd w:val="clear" w:color="auto" w:fill="FFFFFF" w:themeFill="background1"/>
                  <w:vAlign w:val="center"/>
                </w:tcPr>
                <w:p w14:paraId="41B632F6"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411" w:type="dxa"/>
                  <w:shd w:val="clear" w:color="auto" w:fill="FFFFFF" w:themeFill="background1"/>
                  <w:vAlign w:val="center"/>
                </w:tcPr>
                <w:p w14:paraId="05CDED20"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480E8B5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710545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238D9DF"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6849E404" w14:textId="77777777" w:rsidTr="002D5151">
              <w:trPr>
                <w:trHeight w:val="231"/>
              </w:trPr>
              <w:tc>
                <w:tcPr>
                  <w:tcW w:w="3148" w:type="dxa"/>
                  <w:vMerge w:val="restart"/>
                  <w:shd w:val="clear" w:color="auto" w:fill="FFFFFF" w:themeFill="background1"/>
                  <w:vAlign w:val="center"/>
                </w:tcPr>
                <w:p w14:paraId="6CE4CD23"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Residente en Bogotá D.C</w:t>
                  </w:r>
                </w:p>
              </w:tc>
              <w:tc>
                <w:tcPr>
                  <w:tcW w:w="1411" w:type="dxa"/>
                  <w:shd w:val="clear" w:color="auto" w:fill="FFFFFF" w:themeFill="background1"/>
                  <w:vAlign w:val="center"/>
                </w:tcPr>
                <w:p w14:paraId="209EB8B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042222C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2C9CBFE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47BB13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1AE5F2E7" w14:textId="77777777" w:rsidTr="002D5151">
              <w:trPr>
                <w:trHeight w:val="425"/>
              </w:trPr>
              <w:tc>
                <w:tcPr>
                  <w:tcW w:w="3148" w:type="dxa"/>
                  <w:vMerge/>
                  <w:shd w:val="clear" w:color="auto" w:fill="FFFFFF" w:themeFill="background1"/>
                </w:tcPr>
                <w:p w14:paraId="75BD5C45" w14:textId="77777777" w:rsidR="007153BD" w:rsidRPr="006145DB" w:rsidRDefault="007153BD" w:rsidP="005B435E">
                  <w:pPr>
                    <w:tabs>
                      <w:tab w:val="left" w:pos="709"/>
                    </w:tabs>
                    <w:contextualSpacing/>
                    <w:jc w:val="both"/>
                    <w:rPr>
                      <w:rFonts w:cs="Arial"/>
                      <w:bCs/>
                      <w:sz w:val="16"/>
                      <w:szCs w:val="16"/>
                      <w:lang w:eastAsia="es-CO"/>
                    </w:rPr>
                  </w:pPr>
                </w:p>
              </w:tc>
              <w:tc>
                <w:tcPr>
                  <w:tcW w:w="1411" w:type="dxa"/>
                  <w:shd w:val="clear" w:color="auto" w:fill="FFFFFF" w:themeFill="background1"/>
                  <w:vAlign w:val="center"/>
                </w:tcPr>
                <w:p w14:paraId="7C89B5B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A0CB74C"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64E0B0A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02A4418B" w14:textId="77777777" w:rsidR="007153BD" w:rsidRPr="006145DB" w:rsidRDefault="007153BD" w:rsidP="005B435E">
            <w:pPr>
              <w:pStyle w:val="Textoindependiente"/>
              <w:spacing w:after="0" w:line="240" w:lineRule="auto"/>
              <w:ind w:right="112"/>
              <w:jc w:val="both"/>
              <w:rPr>
                <w:rFonts w:cs="Arial"/>
                <w:bCs/>
                <w:sz w:val="20"/>
                <w:szCs w:val="20"/>
                <w:lang w:val="es-CO" w:eastAsia="es-CO"/>
              </w:rPr>
            </w:pPr>
          </w:p>
        </w:tc>
      </w:tr>
      <w:tr w:rsidR="007153BD" w:rsidRPr="006145DB" w14:paraId="21D01878" w14:textId="77777777" w:rsidTr="007153BD">
        <w:trPr>
          <w:trHeight w:val="20"/>
          <w:jc w:val="center"/>
        </w:trPr>
        <w:tc>
          <w:tcPr>
            <w:tcW w:w="1696" w:type="dxa"/>
            <w:shd w:val="clear" w:color="auto" w:fill="FFFFFF" w:themeFill="background1"/>
            <w:vAlign w:val="center"/>
          </w:tcPr>
          <w:p w14:paraId="4489AB36"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p w14:paraId="707A1433" w14:textId="77777777" w:rsidR="007153BD" w:rsidRPr="006145DB" w:rsidRDefault="007153BD" w:rsidP="005B435E">
            <w:pPr>
              <w:spacing w:after="0" w:line="240" w:lineRule="auto"/>
              <w:rPr>
                <w:rFonts w:cs="Arial"/>
                <w:sz w:val="12"/>
                <w:szCs w:val="12"/>
              </w:rPr>
            </w:pPr>
          </w:p>
          <w:tbl>
            <w:tblPr>
              <w:tblStyle w:val="Tablaconcuadrcula"/>
              <w:tblW w:w="7521" w:type="dxa"/>
              <w:jc w:val="center"/>
              <w:shd w:val="clear" w:color="auto" w:fill="FFFFFF" w:themeFill="background1"/>
              <w:tblLayout w:type="fixed"/>
              <w:tblLook w:val="04A0" w:firstRow="1" w:lastRow="0" w:firstColumn="1" w:lastColumn="0" w:noHBand="0" w:noVBand="1"/>
            </w:tblPr>
            <w:tblGrid>
              <w:gridCol w:w="3172"/>
              <w:gridCol w:w="1417"/>
              <w:gridCol w:w="1134"/>
              <w:gridCol w:w="1798"/>
            </w:tblGrid>
            <w:tr w:rsidR="00354BD6" w:rsidRPr="006145DB" w14:paraId="2AF22EA5" w14:textId="77777777" w:rsidTr="00354BD6">
              <w:trPr>
                <w:trHeight w:val="380"/>
                <w:jc w:val="center"/>
              </w:trPr>
              <w:tc>
                <w:tcPr>
                  <w:tcW w:w="3172" w:type="dxa"/>
                  <w:shd w:val="clear" w:color="auto" w:fill="FFFFFF" w:themeFill="background1"/>
                  <w:vAlign w:val="center"/>
                </w:tcPr>
                <w:p w14:paraId="1665E3B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7" w:type="dxa"/>
                  <w:shd w:val="clear" w:color="auto" w:fill="FFFFFF" w:themeFill="background1"/>
                  <w:vAlign w:val="center"/>
                </w:tcPr>
                <w:p w14:paraId="5DDD884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16C1A00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8" w:type="dxa"/>
                  <w:shd w:val="clear" w:color="auto" w:fill="FFFFFF" w:themeFill="background1"/>
                  <w:vAlign w:val="center"/>
                </w:tcPr>
                <w:p w14:paraId="1D24E1AB"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61F0F51F" w14:textId="77777777" w:rsidTr="00354BD6">
              <w:trPr>
                <w:trHeight w:val="243"/>
                <w:jc w:val="center"/>
              </w:trPr>
              <w:tc>
                <w:tcPr>
                  <w:tcW w:w="3172" w:type="dxa"/>
                  <w:shd w:val="clear" w:color="auto" w:fill="FFFFFF" w:themeFill="background1"/>
                  <w:vAlign w:val="center"/>
                </w:tcPr>
                <w:p w14:paraId="27F43B65" w14:textId="7EBF622E" w:rsidR="007153BD" w:rsidRPr="006145DB" w:rsidRDefault="007153BD" w:rsidP="005B435E">
                  <w:pPr>
                    <w:tabs>
                      <w:tab w:val="left" w:pos="709"/>
                    </w:tabs>
                    <w:contextualSpacing/>
                    <w:jc w:val="both"/>
                    <w:rPr>
                      <w:rFonts w:cs="Arial"/>
                      <w:bCs/>
                      <w:sz w:val="16"/>
                      <w:szCs w:val="16"/>
                      <w:lang w:eastAsia="es-CO"/>
                    </w:rPr>
                  </w:pPr>
                  <w:r w:rsidRPr="006145DB">
                    <w:rPr>
                      <w:rFonts w:cs="Arial"/>
                      <w:bCs/>
                      <w:sz w:val="16"/>
                      <w:szCs w:val="16"/>
                      <w:lang w:eastAsia="es-CO"/>
                    </w:rPr>
                    <w:t>Finalización del proceso de valoración de apoyos</w:t>
                  </w:r>
                  <w:r w:rsidR="00136BDE" w:rsidRPr="006145DB">
                    <w:rPr>
                      <w:rFonts w:cs="Arial"/>
                      <w:bCs/>
                      <w:sz w:val="16"/>
                      <w:szCs w:val="16"/>
                      <w:lang w:eastAsia="es-CO"/>
                    </w:rPr>
                    <w:t>.</w:t>
                  </w:r>
                </w:p>
              </w:tc>
              <w:tc>
                <w:tcPr>
                  <w:tcW w:w="1417" w:type="dxa"/>
                  <w:shd w:val="clear" w:color="auto" w:fill="FFFFFF" w:themeFill="background1"/>
                  <w:vAlign w:val="center"/>
                </w:tcPr>
                <w:p w14:paraId="5F976828"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rPr>
                    <w:t>Verificación en campo</w:t>
                  </w:r>
                </w:p>
              </w:tc>
              <w:tc>
                <w:tcPr>
                  <w:tcW w:w="1134" w:type="dxa"/>
                  <w:shd w:val="clear" w:color="auto" w:fill="FFFFFF" w:themeFill="background1"/>
                  <w:vAlign w:val="center"/>
                </w:tcPr>
                <w:p w14:paraId="4E83B7E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798" w:type="dxa"/>
                  <w:shd w:val="clear" w:color="auto" w:fill="FFFFFF" w:themeFill="background1"/>
                  <w:vAlign w:val="center"/>
                </w:tcPr>
                <w:p w14:paraId="2E32C594" w14:textId="77777777" w:rsidR="007153BD" w:rsidRPr="006145DB" w:rsidRDefault="007153BD" w:rsidP="005B435E">
                  <w:pPr>
                    <w:tabs>
                      <w:tab w:val="left" w:pos="709"/>
                    </w:tabs>
                    <w:contextualSpacing/>
                    <w:jc w:val="center"/>
                    <w:rPr>
                      <w:rFonts w:cs="Arial"/>
                      <w:sz w:val="16"/>
                      <w:szCs w:val="16"/>
                    </w:rPr>
                  </w:pPr>
                  <w:r w:rsidRPr="006145DB">
                    <w:rPr>
                      <w:rFonts w:cs="Arial"/>
                      <w:sz w:val="16"/>
                      <w:szCs w:val="16"/>
                    </w:rPr>
                    <w:t>Subdirección para la discapacidad</w:t>
                  </w:r>
                </w:p>
                <w:p w14:paraId="6CD27C2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4E203B5D" w14:textId="77777777" w:rsidTr="00354BD6">
              <w:trPr>
                <w:trHeight w:val="243"/>
                <w:jc w:val="center"/>
              </w:trPr>
              <w:tc>
                <w:tcPr>
                  <w:tcW w:w="3172" w:type="dxa"/>
                  <w:shd w:val="clear" w:color="auto" w:fill="FFFFFF" w:themeFill="background1"/>
                  <w:vAlign w:val="center"/>
                </w:tcPr>
                <w:p w14:paraId="24030152" w14:textId="781834AE" w:rsidR="007153BD" w:rsidRPr="006145DB" w:rsidRDefault="007153BD" w:rsidP="005B435E">
                  <w:pPr>
                    <w:pStyle w:val="Textoindependiente"/>
                    <w:spacing w:after="0"/>
                    <w:jc w:val="both"/>
                    <w:rPr>
                      <w:rFonts w:eastAsia="Arial" w:cs="Arial"/>
                      <w:sz w:val="16"/>
                      <w:szCs w:val="16"/>
                    </w:rPr>
                  </w:pPr>
                  <w:r w:rsidRPr="006145DB">
                    <w:rPr>
                      <w:rFonts w:eastAsia="Arial" w:cs="Arial"/>
                      <w:sz w:val="16"/>
                      <w:szCs w:val="16"/>
                    </w:rPr>
                    <w:t>Retiro voluntario manifestado libre y expresamente por escrito</w:t>
                  </w:r>
                  <w:r w:rsidR="00136BDE" w:rsidRPr="006145DB">
                    <w:rPr>
                      <w:rFonts w:eastAsia="Arial" w:cs="Arial"/>
                      <w:sz w:val="16"/>
                      <w:szCs w:val="16"/>
                    </w:rPr>
                    <w:t>rio.</w:t>
                  </w:r>
                </w:p>
              </w:tc>
              <w:tc>
                <w:tcPr>
                  <w:tcW w:w="1417" w:type="dxa"/>
                  <w:shd w:val="clear" w:color="auto" w:fill="FFFFFF" w:themeFill="background1"/>
                  <w:vAlign w:val="center"/>
                </w:tcPr>
                <w:p w14:paraId="67922033" w14:textId="34B2EFEA" w:rsidR="007153BD" w:rsidRPr="006145DB" w:rsidRDefault="00941E4D" w:rsidP="00941E4D">
                  <w:pPr>
                    <w:pStyle w:val="Textoindependiente"/>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shd w:val="clear" w:color="auto" w:fill="FFFFFF" w:themeFill="background1"/>
                  <w:vAlign w:val="center"/>
                </w:tcPr>
                <w:p w14:paraId="6BEA2735"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798" w:type="dxa"/>
                  <w:shd w:val="clear" w:color="auto" w:fill="FFFFFF" w:themeFill="background1"/>
                  <w:vAlign w:val="center"/>
                </w:tcPr>
                <w:p w14:paraId="10EEFE9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3BA899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016719B0" w14:textId="77777777" w:rsidTr="00354BD6">
              <w:trPr>
                <w:trHeight w:val="259"/>
                <w:jc w:val="center"/>
              </w:trPr>
              <w:tc>
                <w:tcPr>
                  <w:tcW w:w="3172" w:type="dxa"/>
                  <w:vMerge w:val="restart"/>
                  <w:shd w:val="clear" w:color="auto" w:fill="FFFFFF" w:themeFill="background1"/>
                  <w:vAlign w:val="center"/>
                </w:tcPr>
                <w:p w14:paraId="459230FB" w14:textId="77777777" w:rsidR="007153BD" w:rsidRPr="006145DB" w:rsidRDefault="007153BD" w:rsidP="005B435E">
                  <w:pPr>
                    <w:tabs>
                      <w:tab w:val="left" w:pos="709"/>
                    </w:tabs>
                    <w:contextualSpacing/>
                    <w:jc w:val="both"/>
                    <w:rPr>
                      <w:rFonts w:eastAsia="Arial" w:cs="Arial"/>
                      <w:sz w:val="16"/>
                      <w:szCs w:val="16"/>
                    </w:rPr>
                  </w:pPr>
                  <w:r w:rsidRPr="006145DB">
                    <w:rPr>
                      <w:rFonts w:eastAsia="Arial" w:cs="Arial"/>
                      <w:sz w:val="16"/>
                      <w:szCs w:val="16"/>
                    </w:rPr>
                    <w:t xml:space="preserve">Fallecimiento </w:t>
                  </w:r>
                </w:p>
              </w:tc>
              <w:tc>
                <w:tcPr>
                  <w:tcW w:w="1417" w:type="dxa"/>
                  <w:shd w:val="clear" w:color="auto" w:fill="FFFFFF" w:themeFill="background1"/>
                  <w:vAlign w:val="center"/>
                </w:tcPr>
                <w:p w14:paraId="146DF0FE"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Registro Social de Hogares</w:t>
                  </w:r>
                </w:p>
              </w:tc>
              <w:tc>
                <w:tcPr>
                  <w:tcW w:w="1134" w:type="dxa"/>
                  <w:shd w:val="clear" w:color="auto" w:fill="FFFFFF" w:themeFill="background1"/>
                  <w:vAlign w:val="center"/>
                </w:tcPr>
                <w:p w14:paraId="58C2F1A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Mensual (Mes Vencido)</w:t>
                  </w:r>
                </w:p>
              </w:tc>
              <w:tc>
                <w:tcPr>
                  <w:tcW w:w="1798" w:type="dxa"/>
                  <w:shd w:val="clear" w:color="auto" w:fill="FFFFFF" w:themeFill="background1"/>
                  <w:vAlign w:val="center"/>
                </w:tcPr>
                <w:p w14:paraId="49BD620B"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354BD6" w:rsidRPr="006145DB" w14:paraId="111B7D58" w14:textId="77777777" w:rsidTr="00354BD6">
              <w:trPr>
                <w:trHeight w:val="259"/>
                <w:jc w:val="center"/>
              </w:trPr>
              <w:tc>
                <w:tcPr>
                  <w:tcW w:w="3172" w:type="dxa"/>
                  <w:vMerge/>
                  <w:shd w:val="clear" w:color="auto" w:fill="FFFFFF" w:themeFill="background1"/>
                  <w:vAlign w:val="center"/>
                </w:tcPr>
                <w:p w14:paraId="6B5138AC" w14:textId="77777777" w:rsidR="007153BD" w:rsidRPr="006145DB" w:rsidRDefault="007153BD" w:rsidP="005B435E">
                  <w:pPr>
                    <w:tabs>
                      <w:tab w:val="left" w:pos="709"/>
                    </w:tabs>
                    <w:contextualSpacing/>
                    <w:jc w:val="both"/>
                    <w:rPr>
                      <w:rFonts w:eastAsia="Arial" w:cs="Arial"/>
                      <w:sz w:val="16"/>
                      <w:szCs w:val="16"/>
                    </w:rPr>
                  </w:pPr>
                </w:p>
              </w:tc>
              <w:tc>
                <w:tcPr>
                  <w:tcW w:w="1417" w:type="dxa"/>
                  <w:shd w:val="clear" w:color="auto" w:fill="FFFFFF" w:themeFill="background1"/>
                  <w:vAlign w:val="center"/>
                </w:tcPr>
                <w:p w14:paraId="25F8001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134" w:type="dxa"/>
                  <w:shd w:val="clear" w:color="auto" w:fill="FFFFFF" w:themeFill="background1"/>
                  <w:vAlign w:val="center"/>
                </w:tcPr>
                <w:p w14:paraId="6B215D9F"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98" w:type="dxa"/>
                  <w:shd w:val="clear" w:color="auto" w:fill="FFFFFF" w:themeFill="background1"/>
                  <w:vAlign w:val="center"/>
                </w:tcPr>
                <w:p w14:paraId="7A119F5C"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354BD6" w:rsidRPr="006145DB" w14:paraId="79062B95" w14:textId="77777777" w:rsidTr="00136BDE">
              <w:trPr>
                <w:trHeight w:val="259"/>
                <w:jc w:val="center"/>
              </w:trPr>
              <w:tc>
                <w:tcPr>
                  <w:tcW w:w="3172" w:type="dxa"/>
                  <w:vMerge/>
                  <w:tcBorders>
                    <w:bottom w:val="single" w:sz="4" w:space="0" w:color="auto"/>
                  </w:tcBorders>
                  <w:shd w:val="clear" w:color="auto" w:fill="FFFFFF" w:themeFill="background1"/>
                  <w:vAlign w:val="center"/>
                </w:tcPr>
                <w:p w14:paraId="66A44241" w14:textId="77777777" w:rsidR="007153BD" w:rsidRPr="006145DB" w:rsidRDefault="007153BD" w:rsidP="005B435E">
                  <w:pPr>
                    <w:tabs>
                      <w:tab w:val="left" w:pos="709"/>
                    </w:tabs>
                    <w:contextualSpacing/>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468E94A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shd w:val="clear" w:color="auto" w:fill="FFFFFF" w:themeFill="background1"/>
                  <w:vAlign w:val="center"/>
                </w:tcPr>
                <w:p w14:paraId="66EA7B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98" w:type="dxa"/>
                  <w:tcBorders>
                    <w:bottom w:val="single" w:sz="4" w:space="0" w:color="auto"/>
                  </w:tcBorders>
                  <w:shd w:val="clear" w:color="auto" w:fill="FFFFFF" w:themeFill="background1"/>
                  <w:vAlign w:val="center"/>
                </w:tcPr>
                <w:p w14:paraId="4C872E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54BD6" w:rsidRPr="006145DB" w14:paraId="098D91B4" w14:textId="77777777" w:rsidTr="00354BD6">
              <w:trPr>
                <w:trHeight w:val="237"/>
                <w:jc w:val="center"/>
              </w:trPr>
              <w:tc>
                <w:tcPr>
                  <w:tcW w:w="3172" w:type="dxa"/>
                  <w:vMerge w:val="restart"/>
                  <w:shd w:val="clear" w:color="auto" w:fill="FFFFFF" w:themeFill="background1"/>
                  <w:vAlign w:val="center"/>
                </w:tcPr>
                <w:p w14:paraId="5C2F0A85" w14:textId="0B4653D2" w:rsidR="007153BD" w:rsidRPr="006145DB" w:rsidRDefault="007153BD" w:rsidP="005B435E">
                  <w:pPr>
                    <w:pStyle w:val="Textoindependiente"/>
                    <w:jc w:val="both"/>
                    <w:rPr>
                      <w:rFonts w:eastAsia="Arial" w:cs="Arial"/>
                      <w:sz w:val="16"/>
                      <w:szCs w:val="16"/>
                    </w:rPr>
                  </w:pPr>
                  <w:r w:rsidRPr="006145DB">
                    <w:rPr>
                      <w:rFonts w:eastAsia="Arial" w:cs="Arial"/>
                      <w:sz w:val="16"/>
                      <w:szCs w:val="16"/>
                    </w:rPr>
                    <w:t>Por traslado o cambio de residencia fuera de Bogotá D.C.</w:t>
                  </w:r>
                </w:p>
              </w:tc>
              <w:tc>
                <w:tcPr>
                  <w:tcW w:w="1417" w:type="dxa"/>
                  <w:shd w:val="clear" w:color="auto" w:fill="FFFFFF" w:themeFill="background1"/>
                  <w:vAlign w:val="center"/>
                </w:tcPr>
                <w:p w14:paraId="13B38309"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SISBEN IV Bogotá</w:t>
                  </w:r>
                </w:p>
              </w:tc>
              <w:tc>
                <w:tcPr>
                  <w:tcW w:w="1134" w:type="dxa"/>
                  <w:shd w:val="clear" w:color="auto" w:fill="FFFFFF" w:themeFill="background1"/>
                  <w:vAlign w:val="center"/>
                </w:tcPr>
                <w:p w14:paraId="68B6A744"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Mensual (Mes Vencido)</w:t>
                  </w:r>
                </w:p>
              </w:tc>
              <w:tc>
                <w:tcPr>
                  <w:tcW w:w="1798" w:type="dxa"/>
                  <w:shd w:val="clear" w:color="auto" w:fill="FFFFFF" w:themeFill="background1"/>
                  <w:vAlign w:val="center"/>
                </w:tcPr>
                <w:p w14:paraId="423BC1FB" w14:textId="77777777" w:rsidR="007153BD" w:rsidRPr="006145DB" w:rsidRDefault="007153BD"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54BD6" w:rsidRPr="006145DB" w14:paraId="6A86180B" w14:textId="77777777" w:rsidTr="00136BDE">
              <w:trPr>
                <w:trHeight w:val="237"/>
                <w:jc w:val="center"/>
              </w:trPr>
              <w:tc>
                <w:tcPr>
                  <w:tcW w:w="3172" w:type="dxa"/>
                  <w:vMerge/>
                  <w:tcBorders>
                    <w:bottom w:val="nil"/>
                  </w:tcBorders>
                  <w:shd w:val="clear" w:color="auto" w:fill="FFFFFF" w:themeFill="background1"/>
                  <w:vAlign w:val="center"/>
                </w:tcPr>
                <w:p w14:paraId="171B5FDD" w14:textId="77777777" w:rsidR="007153BD" w:rsidRPr="006145DB" w:rsidRDefault="007153BD" w:rsidP="005B435E">
                  <w:pPr>
                    <w:pStyle w:val="Textoindependiente"/>
                    <w:jc w:val="both"/>
                    <w:rPr>
                      <w:rFonts w:eastAsia="Arial" w:cs="Arial"/>
                      <w:sz w:val="16"/>
                      <w:szCs w:val="16"/>
                    </w:rPr>
                  </w:pPr>
                </w:p>
              </w:tc>
              <w:tc>
                <w:tcPr>
                  <w:tcW w:w="1417" w:type="dxa"/>
                  <w:tcBorders>
                    <w:bottom w:val="nil"/>
                  </w:tcBorders>
                  <w:shd w:val="clear" w:color="auto" w:fill="FFFFFF" w:themeFill="background1"/>
                  <w:vAlign w:val="center"/>
                </w:tcPr>
                <w:p w14:paraId="103960FA"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4" w:type="dxa"/>
                  <w:tcBorders>
                    <w:bottom w:val="nil"/>
                  </w:tcBorders>
                  <w:shd w:val="clear" w:color="auto" w:fill="FFFFFF" w:themeFill="background1"/>
                  <w:vAlign w:val="center"/>
                </w:tcPr>
                <w:p w14:paraId="044A196F"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798" w:type="dxa"/>
                  <w:tcBorders>
                    <w:bottom w:val="nil"/>
                  </w:tcBorders>
                  <w:shd w:val="clear" w:color="auto" w:fill="FFFFFF" w:themeFill="background1"/>
                  <w:vAlign w:val="center"/>
                </w:tcPr>
                <w:p w14:paraId="29BE7D29"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0BD44C77" w14:textId="77777777" w:rsidR="007153BD" w:rsidRPr="006145DB" w:rsidRDefault="007153BD" w:rsidP="005B435E">
                  <w:pPr>
                    <w:tabs>
                      <w:tab w:val="left" w:pos="709"/>
                    </w:tabs>
                    <w:contextualSpacing/>
                    <w:jc w:val="center"/>
                    <w:rPr>
                      <w:rFonts w:eastAsia="Arial" w:cs="Arial"/>
                      <w:sz w:val="16"/>
                      <w:szCs w:val="16"/>
                    </w:rPr>
                  </w:pPr>
                  <w:r w:rsidRPr="006145DB">
                    <w:rPr>
                      <w:rStyle w:val="normaltextrun"/>
                      <w:rFonts w:cs="Arial"/>
                      <w:sz w:val="16"/>
                      <w:szCs w:val="16"/>
                    </w:rPr>
                    <w:t>Equipo del servicio Social</w:t>
                  </w:r>
                </w:p>
              </w:tc>
            </w:tr>
          </w:tbl>
          <w:p w14:paraId="35553B48"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0BB996C9" w14:textId="77777777" w:rsidTr="007153BD">
        <w:trPr>
          <w:trHeight w:val="955"/>
          <w:jc w:val="center"/>
        </w:trPr>
        <w:tc>
          <w:tcPr>
            <w:tcW w:w="1696" w:type="dxa"/>
            <w:shd w:val="clear" w:color="auto" w:fill="FFFFFF" w:themeFill="background1"/>
            <w:vAlign w:val="center"/>
          </w:tcPr>
          <w:p w14:paraId="474768DE"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p w14:paraId="198EEC1C" w14:textId="77777777" w:rsidR="007153BD" w:rsidRPr="006145DB" w:rsidRDefault="007153BD" w:rsidP="005B435E">
            <w:pPr>
              <w:spacing w:after="0" w:line="240" w:lineRule="auto"/>
              <w:rPr>
                <w:rFonts w:cs="Arial"/>
                <w:sz w:val="14"/>
                <w:szCs w:val="14"/>
                <w:lang w:val="es-ES_tradnl"/>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3148"/>
              <w:gridCol w:w="1417"/>
              <w:gridCol w:w="1134"/>
              <w:gridCol w:w="1732"/>
            </w:tblGrid>
            <w:tr w:rsidR="00136BDE" w:rsidRPr="006145DB" w14:paraId="13D6BCB7" w14:textId="77777777" w:rsidTr="00941E4D">
              <w:trPr>
                <w:trHeight w:val="372"/>
                <w:jc w:val="center"/>
              </w:trPr>
              <w:tc>
                <w:tcPr>
                  <w:tcW w:w="3148" w:type="dxa"/>
                  <w:shd w:val="clear" w:color="auto" w:fill="FFFFFF" w:themeFill="background1"/>
                  <w:vAlign w:val="center"/>
                </w:tcPr>
                <w:p w14:paraId="1B04B163"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417" w:type="dxa"/>
                  <w:shd w:val="clear" w:color="auto" w:fill="FFFFFF" w:themeFill="background1"/>
                  <w:vAlign w:val="center"/>
                </w:tcPr>
                <w:p w14:paraId="1E15D3D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66BE3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32" w:type="dxa"/>
                  <w:shd w:val="clear" w:color="auto" w:fill="FFFFFF" w:themeFill="background1"/>
                  <w:vAlign w:val="center"/>
                </w:tcPr>
                <w:p w14:paraId="33F9DE6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36BDE" w:rsidRPr="006145DB" w14:paraId="23AC0D16" w14:textId="77777777" w:rsidTr="00941E4D">
              <w:trPr>
                <w:trHeight w:val="221"/>
                <w:jc w:val="center"/>
              </w:trPr>
              <w:tc>
                <w:tcPr>
                  <w:tcW w:w="3148" w:type="dxa"/>
                  <w:shd w:val="clear" w:color="auto" w:fill="FFFFFF" w:themeFill="background1"/>
                  <w:vAlign w:val="center"/>
                </w:tcPr>
                <w:p w14:paraId="4CE151E4" w14:textId="5079A3F7" w:rsidR="007153BD" w:rsidRPr="006145DB" w:rsidRDefault="007153BD" w:rsidP="005B435E">
                  <w:pPr>
                    <w:pStyle w:val="Textoindependiente"/>
                    <w:jc w:val="both"/>
                    <w:rPr>
                      <w:rFonts w:eastAsia="Times New Roman" w:cs="Arial"/>
                      <w:sz w:val="16"/>
                      <w:szCs w:val="16"/>
                      <w:lang w:val="es-CO" w:eastAsia="es-CO"/>
                    </w:rPr>
                  </w:pPr>
                  <w:r w:rsidRPr="006145DB">
                    <w:rPr>
                      <w:rFonts w:eastAsia="Times New Roman" w:cs="Arial"/>
                      <w:sz w:val="16"/>
                      <w:szCs w:val="16"/>
                      <w:lang w:val="es-CO" w:eastAsia="es-CO"/>
                    </w:rPr>
                    <w:t>Valoración de apoyos implementada o en proceso de realización por otra entidad del distrito capital.</w:t>
                  </w:r>
                </w:p>
              </w:tc>
              <w:tc>
                <w:tcPr>
                  <w:tcW w:w="1417" w:type="dxa"/>
                  <w:shd w:val="clear" w:color="auto" w:fill="FFFFFF" w:themeFill="background1"/>
                  <w:vAlign w:val="center"/>
                </w:tcPr>
                <w:p w14:paraId="7B0F83DF" w14:textId="5C1B25CA" w:rsidR="007153BD" w:rsidRPr="006145DB" w:rsidRDefault="007153BD" w:rsidP="005B435E">
                  <w:pPr>
                    <w:pStyle w:val="Textoindependiente"/>
                    <w:tabs>
                      <w:tab w:val="left" w:pos="709"/>
                    </w:tabs>
                    <w:jc w:val="both"/>
                    <w:rPr>
                      <w:rFonts w:eastAsia="Times New Roman" w:cs="Arial"/>
                      <w:sz w:val="16"/>
                      <w:szCs w:val="16"/>
                      <w:lang w:eastAsia="es-CO"/>
                    </w:rPr>
                  </w:pPr>
                  <w:r w:rsidRPr="006145DB">
                    <w:rPr>
                      <w:rFonts w:eastAsia="Times New Roman" w:cs="Arial"/>
                      <w:sz w:val="16"/>
                      <w:szCs w:val="16"/>
                      <w:lang w:eastAsia="es-CO"/>
                    </w:rPr>
                    <w:t>Base de datos Mesa de Trabajo y Coordinación Interinstitucional para la Prestación del Servicio de Valoración de Apoyos en Bogotá D.C. – MIVAB</w:t>
                  </w:r>
                </w:p>
              </w:tc>
              <w:tc>
                <w:tcPr>
                  <w:tcW w:w="1134" w:type="dxa"/>
                  <w:shd w:val="clear" w:color="auto" w:fill="FFFFFF" w:themeFill="background1"/>
                  <w:vAlign w:val="center"/>
                </w:tcPr>
                <w:p w14:paraId="1D42FF5F" w14:textId="77777777" w:rsidR="007153BD" w:rsidRPr="006145DB" w:rsidRDefault="007153BD" w:rsidP="005B435E">
                  <w:pPr>
                    <w:pStyle w:val="Textoindependiente"/>
                    <w:tabs>
                      <w:tab w:val="left" w:pos="709"/>
                    </w:tabs>
                    <w:jc w:val="both"/>
                    <w:rPr>
                      <w:rFonts w:cs="Arial"/>
                      <w:sz w:val="16"/>
                      <w:szCs w:val="16"/>
                      <w:lang w:eastAsia="es-CO"/>
                    </w:rPr>
                  </w:pPr>
                  <w:r w:rsidRPr="006145DB">
                    <w:rPr>
                      <w:rFonts w:eastAsia="Times New Roman" w:cs="Arial"/>
                      <w:sz w:val="16"/>
                      <w:szCs w:val="16"/>
                      <w:lang w:eastAsia="es-CO"/>
                    </w:rPr>
                    <w:t>Demanda</w:t>
                  </w:r>
                </w:p>
              </w:tc>
              <w:tc>
                <w:tcPr>
                  <w:tcW w:w="1732" w:type="dxa"/>
                  <w:shd w:val="clear" w:color="auto" w:fill="FFFFFF" w:themeFill="background1"/>
                  <w:vAlign w:val="center"/>
                </w:tcPr>
                <w:p w14:paraId="2E4B8EA5" w14:textId="77777777" w:rsidR="007153BD" w:rsidRPr="006145DB" w:rsidRDefault="007153BD" w:rsidP="005B435E">
                  <w:pPr>
                    <w:pStyle w:val="Textoindependiente"/>
                    <w:tabs>
                      <w:tab w:val="left" w:pos="709"/>
                    </w:tabs>
                    <w:jc w:val="both"/>
                    <w:rPr>
                      <w:rFonts w:cs="Arial"/>
                      <w:sz w:val="16"/>
                      <w:szCs w:val="16"/>
                      <w:lang w:eastAsia="es-CO"/>
                    </w:rPr>
                  </w:pPr>
                  <w:r w:rsidRPr="006145DB">
                    <w:rPr>
                      <w:rFonts w:eastAsia="Times New Roman" w:cs="Arial"/>
                      <w:sz w:val="16"/>
                      <w:szCs w:val="16"/>
                      <w:lang w:eastAsia="es-CO"/>
                    </w:rPr>
                    <w:t>Secretaría Distrital de Planeación - SDP</w:t>
                  </w:r>
                </w:p>
              </w:tc>
            </w:tr>
          </w:tbl>
          <w:p w14:paraId="1A7EC0DD" w14:textId="77777777" w:rsidR="007153BD" w:rsidRPr="006145DB" w:rsidRDefault="007153BD" w:rsidP="005B435E">
            <w:pPr>
              <w:tabs>
                <w:tab w:val="left" w:pos="709"/>
              </w:tabs>
              <w:spacing w:line="240" w:lineRule="auto"/>
              <w:contextualSpacing/>
              <w:jc w:val="both"/>
              <w:rPr>
                <w:rFonts w:eastAsia="Calibri" w:cs="Arial"/>
                <w:bCs/>
                <w:sz w:val="18"/>
                <w:szCs w:val="18"/>
                <w:lang w:eastAsia="es-CO"/>
              </w:rPr>
            </w:pPr>
          </w:p>
        </w:tc>
      </w:tr>
      <w:tr w:rsidR="007153BD" w:rsidRPr="006145DB" w14:paraId="7CAFE9AC" w14:textId="77777777" w:rsidTr="007153BD">
        <w:trPr>
          <w:trHeight w:val="983"/>
          <w:jc w:val="center"/>
        </w:trPr>
        <w:tc>
          <w:tcPr>
            <w:tcW w:w="1696" w:type="dxa"/>
            <w:shd w:val="clear" w:color="auto" w:fill="FFFFFF" w:themeFill="background1"/>
            <w:vAlign w:val="center"/>
          </w:tcPr>
          <w:p w14:paraId="69DA4ED8" w14:textId="3712823D" w:rsidR="007153BD" w:rsidRPr="006145DB" w:rsidRDefault="002D5151" w:rsidP="002D5151">
            <w:pPr>
              <w:spacing w:line="240" w:lineRule="auto"/>
              <w:contextualSpacing/>
              <w:rPr>
                <w:rFonts w:cs="Arial"/>
                <w:sz w:val="20"/>
                <w:szCs w:val="20"/>
                <w:lang w:eastAsia="es-CO"/>
              </w:rPr>
            </w:pPr>
            <w:r w:rsidRPr="006145DB">
              <w:rPr>
                <w:rFonts w:cs="Arial"/>
                <w:sz w:val="20"/>
                <w:szCs w:val="20"/>
                <w:lang w:eastAsia="es-CO"/>
              </w:rPr>
              <w:t>E</w:t>
            </w:r>
            <w:r w:rsidR="007153BD" w:rsidRPr="006145DB">
              <w:rPr>
                <w:rFonts w:cs="Arial"/>
                <w:sz w:val="20"/>
                <w:szCs w:val="20"/>
                <w:lang w:eastAsia="es-CO"/>
              </w:rPr>
              <w:t>jecución</w:t>
            </w:r>
          </w:p>
        </w:tc>
        <w:tc>
          <w:tcPr>
            <w:tcW w:w="7699" w:type="dxa"/>
            <w:shd w:val="clear" w:color="auto" w:fill="FFFFFF" w:themeFill="background1"/>
            <w:vAlign w:val="center"/>
          </w:tcPr>
          <w:p w14:paraId="2F5F69FF" w14:textId="0823F1FC"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El servicio de valoración de apoyos para personas con discapacidad, se consolida como una respuesta operativa a la implementación de la Ley 1996 de 2019, la cual reconoce el derecho de las personas con discapacidad a ejercer su capacidad jurídica en igualdad de condiciones. Es de carácter distrital y se implementa con un equipo que realiza la valoración en el lugar donde se encuentre la persona con discapacidad en la ciudad de Bogotá D.C. </w:t>
            </w:r>
          </w:p>
          <w:p w14:paraId="7F3EBBAE" w14:textId="77777777" w:rsidR="00136BDE" w:rsidRPr="006145DB" w:rsidRDefault="00136BDE" w:rsidP="005B435E">
            <w:pPr>
              <w:pStyle w:val="Textoindependiente"/>
              <w:spacing w:after="0" w:line="240" w:lineRule="auto"/>
              <w:jc w:val="both"/>
              <w:rPr>
                <w:rFonts w:eastAsia="Arial" w:cs="Arial"/>
                <w:sz w:val="20"/>
                <w:szCs w:val="20"/>
                <w:lang w:val="es-CO"/>
              </w:rPr>
            </w:pPr>
          </w:p>
          <w:p w14:paraId="07837D23" w14:textId="6594243A"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En concordancia con esta norma, todas las solicitudes de valoración de apoyos que se realicen al servicio ya sea por reparto judicial o por radicación directa, son sometidas a un proceso de verificación técnica que permite establecer si cumplen con la población objetivo y los criterios de ingreso previamente definidos. Cuando no se cumplen dichas categorías o criterios, por razones como no residir en Bogotá D.C o no aportar información suficiente, o por no atender las visitas domiciliarias programadas en dos oportunidades, se emite una respuesta formal que informa del no cumplimiento de criterios y orienta a la persona solicitante sobre los pasos a seguir. </w:t>
            </w:r>
          </w:p>
          <w:p w14:paraId="7FC72CFA" w14:textId="77777777" w:rsidR="00136BDE" w:rsidRPr="006145DB" w:rsidRDefault="00136BDE" w:rsidP="005B435E">
            <w:pPr>
              <w:pStyle w:val="Textoindependiente"/>
              <w:spacing w:after="0" w:line="240" w:lineRule="auto"/>
              <w:jc w:val="both"/>
              <w:rPr>
                <w:rFonts w:eastAsia="Arial" w:cs="Arial"/>
                <w:sz w:val="20"/>
                <w:szCs w:val="20"/>
                <w:lang w:val="es-CO"/>
              </w:rPr>
            </w:pPr>
          </w:p>
          <w:p w14:paraId="5910A131" w14:textId="24B2F0A8"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Solo cuando la solicitud es validada, se agenda la visita de valoración y el caso se considera formalmente admitido en el servicio, por lo cual la persona quedará en estado “EN ATENCIÓN” en el Sistema de Información y Registro de Beneficiarios - SIRBE-. A partir de este momento, se implementa el proceso técnico de valoración de apoyos, cuyo resultado es la emisión del informe, el cual constituye el producto final y determina el cierre del caso, bajo el cual la persona pasará a estado “ATENDIDO” (egresado) en el Sistema de Información y Registro de Beneficiarios - SIRBE-. </w:t>
            </w:r>
          </w:p>
          <w:p w14:paraId="2BD3AB8C" w14:textId="77777777" w:rsidR="00136BDE" w:rsidRPr="006145DB" w:rsidRDefault="00136BDE" w:rsidP="005B435E">
            <w:pPr>
              <w:pStyle w:val="Textoindependiente"/>
              <w:spacing w:after="0" w:line="240" w:lineRule="auto"/>
              <w:jc w:val="both"/>
              <w:rPr>
                <w:rFonts w:eastAsia="Arial" w:cs="Arial"/>
                <w:sz w:val="20"/>
                <w:szCs w:val="20"/>
                <w:lang w:val="es-CO"/>
              </w:rPr>
            </w:pPr>
          </w:p>
          <w:p w14:paraId="486CB00E" w14:textId="630FC211"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El servicio implementa las siguientes actividades:</w:t>
            </w:r>
          </w:p>
          <w:p w14:paraId="5AB50171" w14:textId="77777777" w:rsidR="002D5151" w:rsidRPr="006145DB" w:rsidRDefault="002D5151" w:rsidP="005B435E">
            <w:pPr>
              <w:pStyle w:val="Textoindependiente"/>
              <w:spacing w:after="0" w:line="240" w:lineRule="auto"/>
              <w:jc w:val="both"/>
              <w:rPr>
                <w:rFonts w:eastAsia="Arial" w:cs="Arial"/>
                <w:sz w:val="20"/>
                <w:szCs w:val="20"/>
                <w:lang w:val="es-CO"/>
              </w:rPr>
            </w:pPr>
          </w:p>
          <w:p w14:paraId="0CAAE720" w14:textId="77777777" w:rsidR="007153BD" w:rsidRPr="006145DB" w:rsidRDefault="007153BD">
            <w:pPr>
              <w:pStyle w:val="Prrafodelista"/>
              <w:numPr>
                <w:ilvl w:val="0"/>
                <w:numId w:val="103"/>
              </w:numPr>
              <w:spacing w:after="0" w:line="240" w:lineRule="auto"/>
              <w:jc w:val="both"/>
              <w:rPr>
                <w:rFonts w:eastAsia="Arial" w:cs="Arial"/>
                <w:sz w:val="20"/>
                <w:szCs w:val="20"/>
              </w:rPr>
            </w:pPr>
            <w:r w:rsidRPr="006145DB">
              <w:rPr>
                <w:rFonts w:eastAsia="Arial" w:cs="Arial"/>
                <w:sz w:val="20"/>
                <w:szCs w:val="20"/>
              </w:rPr>
              <w:t xml:space="preserve">Vista Domiciliaria: El equipo del servicio lleva a cabo la visita, para determinar los actos jurídicos que requieren las personas con discapacidad y si es necesario apoyo o no para ellos. Al requerirse, se lleva a cabo el proceso de valoración de apoyos, lo cual implica la revisión de las condiciones personales, familiares, sociales y jurídicas de la persona, con el fin de determinar apoyos pertinentes y ajustados a su realidad, garantizando que la personas cuenten con los apoyos comunicativos y en la comprensión del acto jurídico, promoviendo que estos respeten la voluntad y preferencias de la persona con discapacidad. </w:t>
            </w:r>
          </w:p>
          <w:p w14:paraId="13716888" w14:textId="77777777" w:rsidR="007153BD" w:rsidRPr="006145DB" w:rsidRDefault="007153BD" w:rsidP="005B435E">
            <w:pPr>
              <w:pStyle w:val="Prrafodelista"/>
              <w:spacing w:after="0" w:line="240" w:lineRule="auto"/>
              <w:jc w:val="both"/>
              <w:rPr>
                <w:rFonts w:eastAsia="Arial" w:cs="Arial"/>
                <w:sz w:val="20"/>
                <w:szCs w:val="20"/>
              </w:rPr>
            </w:pPr>
          </w:p>
          <w:p w14:paraId="74D55D95" w14:textId="5624F675" w:rsidR="007153BD" w:rsidRPr="006145DB" w:rsidRDefault="007153BD" w:rsidP="005B435E">
            <w:pPr>
              <w:pStyle w:val="Prrafodelista"/>
              <w:spacing w:after="0" w:line="240" w:lineRule="auto"/>
              <w:ind w:left="360"/>
              <w:jc w:val="both"/>
              <w:rPr>
                <w:rFonts w:eastAsia="Arial" w:cs="Arial"/>
                <w:sz w:val="20"/>
                <w:szCs w:val="20"/>
              </w:rPr>
            </w:pPr>
            <w:r w:rsidRPr="006145DB">
              <w:rPr>
                <w:rFonts w:eastAsia="Arial" w:cs="Arial"/>
                <w:sz w:val="20"/>
                <w:szCs w:val="20"/>
              </w:rPr>
              <w:t xml:space="preserve">En caso en que la persona con discapacidad viva en la zona rural de Bogotá D.C, esta visita se puede llevar a cabo a través de canales virtuales. </w:t>
            </w:r>
          </w:p>
          <w:p w14:paraId="3E099AD5" w14:textId="77777777" w:rsidR="00136BDE" w:rsidRPr="006145DB" w:rsidRDefault="00136BDE" w:rsidP="005B435E">
            <w:pPr>
              <w:pStyle w:val="Prrafodelista"/>
              <w:spacing w:after="0" w:line="240" w:lineRule="auto"/>
              <w:ind w:left="360"/>
              <w:jc w:val="both"/>
              <w:rPr>
                <w:rFonts w:eastAsia="Arial" w:cs="Arial"/>
                <w:sz w:val="20"/>
                <w:szCs w:val="20"/>
              </w:rPr>
            </w:pPr>
          </w:p>
          <w:p w14:paraId="56AAC4CA" w14:textId="155067FA" w:rsidR="007153BD" w:rsidRPr="006145DB" w:rsidRDefault="007153BD">
            <w:pPr>
              <w:pStyle w:val="Textoindependiente"/>
              <w:numPr>
                <w:ilvl w:val="0"/>
                <w:numId w:val="103"/>
              </w:numPr>
              <w:spacing w:after="0" w:line="240" w:lineRule="auto"/>
              <w:contextualSpacing/>
              <w:jc w:val="both"/>
              <w:rPr>
                <w:rFonts w:eastAsia="Arial" w:cs="Arial"/>
                <w:sz w:val="20"/>
                <w:szCs w:val="20"/>
                <w:lang w:val="es-CO"/>
              </w:rPr>
            </w:pPr>
            <w:r w:rsidRPr="006145DB">
              <w:rPr>
                <w:rFonts w:eastAsia="Arial" w:cs="Arial"/>
                <w:sz w:val="20"/>
                <w:szCs w:val="20"/>
                <w:lang w:val="es-CO"/>
              </w:rPr>
              <w:t>Informe de Valoración de Apoyos</w:t>
            </w:r>
            <w:r w:rsidRPr="006145DB">
              <w:rPr>
                <w:rFonts w:eastAsia="Arial" w:cs="Arial"/>
                <w:b/>
                <w:bCs/>
                <w:sz w:val="20"/>
                <w:szCs w:val="20"/>
                <w:lang w:val="es-CO"/>
              </w:rPr>
              <w:t>:</w:t>
            </w:r>
            <w:r w:rsidRPr="006145DB">
              <w:rPr>
                <w:rFonts w:eastAsia="Arial" w:cs="Arial"/>
                <w:sz w:val="20"/>
                <w:szCs w:val="20"/>
                <w:lang w:val="es-CO"/>
              </w:rPr>
              <w:t xml:space="preserve"> posterior a la realización de la visita domiciliaria, el equipo proyecta y envía el informe de valoración de apoyos a la entidad o el solicitante correspondiente. Dicho informe brinda múltiples beneficios, entre ellos, reconocer y documentar la capacidad jurídica de la persona con discapacidad en el marco de la Ley 1996 de 2019. Permite identificar los actos jurídicos relevantes para su vida cotidiana, así como los apoyos que podría requerir para ejercerlos de forma autónoma y segura. Además, formaliza redes de apoyo reales, disponibles y significativas, brindando un insumo técnico útil para los procesos judiciales de adjudicación de apoyos. </w:t>
            </w:r>
          </w:p>
          <w:p w14:paraId="6146046F" w14:textId="77777777" w:rsidR="007153BD" w:rsidRPr="006145DB" w:rsidRDefault="007153BD" w:rsidP="005B435E">
            <w:pPr>
              <w:pStyle w:val="Textoindependiente"/>
              <w:spacing w:after="0" w:line="240" w:lineRule="auto"/>
              <w:ind w:left="360"/>
              <w:contextualSpacing/>
              <w:jc w:val="both"/>
              <w:rPr>
                <w:rFonts w:eastAsia="Arial" w:cs="Arial"/>
                <w:sz w:val="20"/>
                <w:szCs w:val="20"/>
                <w:lang w:val="es-CO"/>
              </w:rPr>
            </w:pPr>
          </w:p>
          <w:p w14:paraId="3B8BDE98" w14:textId="72C417C4" w:rsidR="007153BD" w:rsidRPr="006145DB" w:rsidRDefault="007153BD" w:rsidP="005B435E">
            <w:pPr>
              <w:pStyle w:val="Textoindependiente"/>
              <w:spacing w:after="0" w:line="240" w:lineRule="auto"/>
              <w:ind w:left="360"/>
              <w:jc w:val="both"/>
              <w:rPr>
                <w:rFonts w:eastAsia="Arial" w:cs="Arial"/>
                <w:sz w:val="20"/>
                <w:szCs w:val="20"/>
                <w:lang w:val="es-CO"/>
              </w:rPr>
            </w:pPr>
            <w:r w:rsidRPr="006145DB">
              <w:rPr>
                <w:rFonts w:eastAsia="Arial" w:cs="Arial"/>
                <w:sz w:val="20"/>
                <w:szCs w:val="20"/>
                <w:lang w:val="es-CO"/>
              </w:rPr>
              <w:t xml:space="preserve">Este informe no se basa únicamente en el diagnóstico, sino que recoge las capacidades, preferencias y necesidades de la persona, fortaleciendo las garantías de acceso a la justicia y el ejercicio pleno de sus derechos, favoreciendo procesos de inclusión social en entornos como salud, educativo, financiero, cultural y laboral.  </w:t>
            </w:r>
          </w:p>
          <w:p w14:paraId="45EFFAD1" w14:textId="77777777" w:rsidR="00136BDE" w:rsidRPr="006145DB" w:rsidRDefault="00136BDE" w:rsidP="005B435E">
            <w:pPr>
              <w:pStyle w:val="Textoindependiente"/>
              <w:spacing w:after="0" w:line="240" w:lineRule="auto"/>
              <w:jc w:val="both"/>
              <w:rPr>
                <w:rFonts w:eastAsia="Arial" w:cs="Arial"/>
                <w:sz w:val="20"/>
                <w:szCs w:val="20"/>
                <w:lang w:val="es-CO"/>
              </w:rPr>
            </w:pPr>
          </w:p>
          <w:p w14:paraId="66B4DB16" w14:textId="0960141B"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En la operación, el equipo técnico no solo se encarga de la recepción y gestión de solicitudes de valoración orientadas a procesos judiciales de adjudicación de apoyos, sino que también desarrolla de manera paralela un componente misional de carácter pedagógico. Ya que, de forma complementaria, el equipo adelanta acciones de socialización y pedagogía jurídica sobre la Ley 1996 de 2019 en todas las localidades del distrito capital, dirigidas a personas con discapacidad, sus familias, y personas cuidadoras. Estas acciones buscan fortalecer el conocimiento colectivo sobre el ejercicio de la capacidad legal, prevenir prácticas restrictivas de derechos y promover la implementación efectiva de los sistemas de apoyos requeridas para favorecer la autonomía e independencia de la población con discapacidad.</w:t>
            </w:r>
          </w:p>
          <w:p w14:paraId="2516488C" w14:textId="77777777" w:rsidR="00136BDE" w:rsidRPr="006145DB" w:rsidRDefault="00136BDE" w:rsidP="005B435E">
            <w:pPr>
              <w:pStyle w:val="Default"/>
              <w:jc w:val="both"/>
              <w:rPr>
                <w:color w:val="auto"/>
                <w:sz w:val="20"/>
                <w:szCs w:val="20"/>
              </w:rPr>
            </w:pPr>
          </w:p>
          <w:p w14:paraId="64FA9841" w14:textId="227607CF" w:rsidR="007153BD" w:rsidRPr="006145DB" w:rsidRDefault="007153BD" w:rsidP="005B435E">
            <w:pPr>
              <w:pStyle w:val="Default"/>
              <w:jc w:val="both"/>
              <w:rPr>
                <w:color w:val="auto"/>
                <w:sz w:val="20"/>
                <w:szCs w:val="20"/>
              </w:rPr>
            </w:pPr>
            <w:r w:rsidRPr="006145DB">
              <w:rPr>
                <w:color w:val="auto"/>
                <w:sz w:val="20"/>
                <w:szCs w:val="20"/>
              </w:rPr>
              <w:t>En caso de interrupción total o parcial del servicio se implementará el plan operativo de continuidad correspondiente.</w:t>
            </w:r>
          </w:p>
        </w:tc>
      </w:tr>
      <w:tr w:rsidR="007153BD" w:rsidRPr="006145DB" w14:paraId="42CF6902" w14:textId="77777777" w:rsidTr="007153BD">
        <w:trPr>
          <w:trHeight w:val="983"/>
          <w:jc w:val="center"/>
        </w:trPr>
        <w:tc>
          <w:tcPr>
            <w:tcW w:w="1696" w:type="dxa"/>
            <w:shd w:val="clear" w:color="auto" w:fill="FFFFFF" w:themeFill="background1"/>
            <w:vAlign w:val="center"/>
          </w:tcPr>
          <w:p w14:paraId="03A4798D" w14:textId="77777777" w:rsidR="007153BD" w:rsidRPr="006145DB" w:rsidRDefault="007153BD" w:rsidP="005B435E">
            <w:pPr>
              <w:spacing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699" w:type="dxa"/>
            <w:shd w:val="clear" w:color="auto" w:fill="FFFFFF" w:themeFill="background1"/>
            <w:vAlign w:val="center"/>
          </w:tcPr>
          <w:p w14:paraId="0EA08FD6" w14:textId="5E5A31A9" w:rsidR="007153BD" w:rsidRPr="006145DB" w:rsidRDefault="007153BD" w:rsidP="005B435E">
            <w:pPr>
              <w:tabs>
                <w:tab w:val="left" w:pos="709"/>
              </w:tabs>
              <w:spacing w:after="0" w:line="240" w:lineRule="auto"/>
              <w:jc w:val="both"/>
              <w:rPr>
                <w:rFonts w:cs="Arial"/>
                <w:sz w:val="20"/>
                <w:szCs w:val="20"/>
                <w:lang w:eastAsia="es-CO"/>
              </w:rPr>
            </w:pPr>
            <w:r w:rsidRPr="006145DB">
              <w:rPr>
                <w:rFonts w:cs="Arial"/>
                <w:sz w:val="20"/>
                <w:szCs w:val="20"/>
                <w:lang w:eastAsia="es-CO"/>
              </w:rPr>
              <w:t>Para el servicio aplican las siguientes condiciones de calidad:</w:t>
            </w:r>
          </w:p>
          <w:p w14:paraId="2DFE0639" w14:textId="77777777" w:rsidR="00136BDE" w:rsidRPr="006145DB" w:rsidRDefault="00136BDE" w:rsidP="005B435E">
            <w:pPr>
              <w:pStyle w:val="Ttulo1"/>
              <w:rPr>
                <w:sz w:val="20"/>
                <w:szCs w:val="20"/>
                <w:lang w:eastAsia="es-CO"/>
              </w:rPr>
            </w:pPr>
          </w:p>
          <w:p w14:paraId="40BACB8D"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Talento humano</w:t>
            </w:r>
          </w:p>
          <w:p w14:paraId="591FACA6"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Atención social</w:t>
            </w:r>
          </w:p>
          <w:p w14:paraId="2F2F40A3"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Gestión administrativa</w:t>
            </w:r>
          </w:p>
        </w:tc>
      </w:tr>
    </w:tbl>
    <w:p w14:paraId="32DC6C54" w14:textId="77777777" w:rsidR="007153BD" w:rsidRPr="006145DB" w:rsidRDefault="007153BD" w:rsidP="005B435E">
      <w:pPr>
        <w:pStyle w:val="Ttulo1"/>
      </w:pPr>
    </w:p>
    <w:p w14:paraId="33D3EB66" w14:textId="14C90385" w:rsidR="00DD5666" w:rsidRPr="006145DB" w:rsidRDefault="006B1B6C">
      <w:pPr>
        <w:pStyle w:val="Ttulo1"/>
        <w:numPr>
          <w:ilvl w:val="1"/>
          <w:numId w:val="72"/>
        </w:numPr>
        <w:tabs>
          <w:tab w:val="left" w:pos="633"/>
        </w:tabs>
        <w:ind w:left="426" w:hanging="426"/>
      </w:pPr>
      <w:bookmarkStart w:id="303" w:name="_Toc210213219"/>
      <w:bookmarkStart w:id="304" w:name="_Toc213273492"/>
      <w:bookmarkStart w:id="305" w:name="_Toc213276119"/>
      <w:bookmarkStart w:id="306" w:name="_Toc216902453"/>
      <w:r w:rsidRPr="006145DB">
        <w:t xml:space="preserve">Servicios </w:t>
      </w:r>
      <w:r w:rsidR="004E3DE1" w:rsidRPr="006145DB">
        <w:t xml:space="preserve">y </w:t>
      </w:r>
      <w:r w:rsidR="00941E4D" w:rsidRPr="006145DB">
        <w:t>e</w:t>
      </w:r>
      <w:r w:rsidR="004E3DE1" w:rsidRPr="006145DB">
        <w:t xml:space="preserve">strategia </w:t>
      </w:r>
      <w:r w:rsidRPr="006145DB">
        <w:t xml:space="preserve">para la </w:t>
      </w:r>
      <w:r w:rsidR="00374320" w:rsidRPr="006145DB">
        <w:t>a</w:t>
      </w:r>
      <w:r w:rsidRPr="006145DB">
        <w:t xml:space="preserve">tención y </w:t>
      </w:r>
      <w:r w:rsidR="00374320" w:rsidRPr="006145DB">
        <w:t>p</w:t>
      </w:r>
      <w:r w:rsidRPr="006145DB">
        <w:t xml:space="preserve">rotección de </w:t>
      </w:r>
      <w:r w:rsidR="00374320" w:rsidRPr="006145DB">
        <w:t>p</w:t>
      </w:r>
      <w:r w:rsidRPr="006145DB">
        <w:t xml:space="preserve">ersonas </w:t>
      </w:r>
      <w:r w:rsidR="00374320" w:rsidRPr="006145DB">
        <w:t>v</w:t>
      </w:r>
      <w:r w:rsidRPr="006145DB">
        <w:t xml:space="preserve">íctimas de </w:t>
      </w:r>
      <w:r w:rsidR="00374320" w:rsidRPr="006145DB">
        <w:t>v</w:t>
      </w:r>
      <w:r w:rsidRPr="006145DB">
        <w:t xml:space="preserve">iolencia </w:t>
      </w:r>
      <w:r w:rsidR="00374320" w:rsidRPr="006145DB">
        <w:t>i</w:t>
      </w:r>
      <w:r w:rsidRPr="006145DB">
        <w:t>ntrafamiliar</w:t>
      </w:r>
      <w:bookmarkEnd w:id="303"/>
      <w:bookmarkEnd w:id="304"/>
      <w:bookmarkEnd w:id="305"/>
      <w:bookmarkEnd w:id="306"/>
    </w:p>
    <w:p w14:paraId="7043237A" w14:textId="77777777" w:rsidR="00136BDE" w:rsidRPr="006145DB" w:rsidRDefault="00136BDE" w:rsidP="005B435E">
      <w:pPr>
        <w:spacing w:after="0" w:line="240" w:lineRule="auto"/>
        <w:rPr>
          <w:rFonts w:cs="Arial"/>
        </w:rPr>
      </w:pPr>
    </w:p>
    <w:p w14:paraId="284895F0" w14:textId="7747603A" w:rsidR="00820471" w:rsidRPr="006145DB" w:rsidRDefault="00EC3728">
      <w:pPr>
        <w:pStyle w:val="Ttulo1"/>
        <w:numPr>
          <w:ilvl w:val="2"/>
          <w:numId w:val="72"/>
        </w:numPr>
        <w:ind w:left="1134"/>
        <w:jc w:val="center"/>
      </w:pPr>
      <w:bookmarkStart w:id="307" w:name="_Toc210213220"/>
      <w:bookmarkStart w:id="308" w:name="_Toc213273493"/>
      <w:bookmarkStart w:id="309" w:name="_Toc213276120"/>
      <w:bookmarkStart w:id="310" w:name="_Toc216902454"/>
      <w:r w:rsidRPr="006145DB">
        <w:t xml:space="preserve">Servicio </w:t>
      </w:r>
      <w:r w:rsidR="002E62B7" w:rsidRPr="006145DB">
        <w:t xml:space="preserve">Centros </w:t>
      </w:r>
      <w:r w:rsidR="00941E4D" w:rsidRPr="006145DB">
        <w:t>proteger</w:t>
      </w:r>
      <w:bookmarkEnd w:id="307"/>
      <w:bookmarkEnd w:id="308"/>
      <w:bookmarkEnd w:id="309"/>
      <w:bookmarkEnd w:id="31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E4551E" w:rsidRPr="006145DB" w14:paraId="4A34B1C3" w14:textId="77777777" w:rsidTr="007A3BB1">
        <w:trPr>
          <w:trHeight w:val="348"/>
          <w:jc w:val="center"/>
        </w:trPr>
        <w:tc>
          <w:tcPr>
            <w:tcW w:w="1696" w:type="dxa"/>
            <w:shd w:val="clear" w:color="auto" w:fill="FFFFFF" w:themeFill="background1"/>
            <w:vAlign w:val="center"/>
          </w:tcPr>
          <w:p w14:paraId="2DC7754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shd w:val="clear" w:color="auto" w:fill="FFFFFF" w:themeFill="background1"/>
            <w:vAlign w:val="center"/>
          </w:tcPr>
          <w:p w14:paraId="57EA1501" w14:textId="367A26E7" w:rsidR="00E4551E" w:rsidRPr="006145DB" w:rsidRDefault="00E4551E" w:rsidP="005B435E">
            <w:pPr>
              <w:pStyle w:val="Textoindependiente"/>
              <w:spacing w:after="0" w:line="240" w:lineRule="auto"/>
              <w:jc w:val="both"/>
              <w:rPr>
                <w:rFonts w:eastAsia="Lucida Sans Unicode" w:cs="Arial"/>
                <w:sz w:val="20"/>
                <w:szCs w:val="20"/>
              </w:rPr>
            </w:pPr>
            <w:r w:rsidRPr="006145DB">
              <w:rPr>
                <w:rStyle w:val="normaltextrun"/>
                <w:rFonts w:cs="Arial"/>
                <w:sz w:val="20"/>
                <w:szCs w:val="20"/>
                <w:shd w:val="clear" w:color="auto" w:fill="FFFFFF"/>
              </w:rPr>
              <w:t>Centros P</w:t>
            </w:r>
            <w:r w:rsidR="00941E4D" w:rsidRPr="006145DB">
              <w:rPr>
                <w:rStyle w:val="normaltextrun"/>
                <w:rFonts w:cs="Arial"/>
                <w:sz w:val="20"/>
                <w:szCs w:val="20"/>
                <w:shd w:val="clear" w:color="auto" w:fill="FFFFFF"/>
              </w:rPr>
              <w:t>roteger.</w:t>
            </w:r>
          </w:p>
        </w:tc>
      </w:tr>
      <w:tr w:rsidR="00E4551E" w:rsidRPr="006145DB" w14:paraId="0D25525A" w14:textId="77777777" w:rsidTr="00536D01">
        <w:trPr>
          <w:trHeight w:val="585"/>
          <w:jc w:val="center"/>
        </w:trPr>
        <w:tc>
          <w:tcPr>
            <w:tcW w:w="1696" w:type="dxa"/>
            <w:shd w:val="clear" w:color="auto" w:fill="FFFFFF" w:themeFill="background1"/>
            <w:vAlign w:val="center"/>
          </w:tcPr>
          <w:p w14:paraId="70BFEC89" w14:textId="6F36A0DF" w:rsidR="00E4551E" w:rsidRPr="006145DB" w:rsidRDefault="00E4551E" w:rsidP="002D5151">
            <w:pPr>
              <w:spacing w:line="240" w:lineRule="auto"/>
              <w:ind w:left="22"/>
              <w:contextualSpacing/>
              <w:rPr>
                <w:rFonts w:cs="Arial"/>
                <w:sz w:val="20"/>
                <w:szCs w:val="20"/>
                <w:lang w:eastAsia="es-CO"/>
              </w:rPr>
            </w:pPr>
            <w:r w:rsidRPr="006145DB">
              <w:rPr>
                <w:rFonts w:cs="Arial"/>
                <w:sz w:val="20"/>
                <w:szCs w:val="20"/>
                <w:lang w:eastAsia="es-CO"/>
              </w:rPr>
              <w:t>Objeto del servicio</w:t>
            </w:r>
          </w:p>
        </w:tc>
        <w:tc>
          <w:tcPr>
            <w:tcW w:w="7699" w:type="dxa"/>
            <w:shd w:val="clear" w:color="auto" w:fill="FFFFFF" w:themeFill="background1"/>
            <w:vAlign w:val="center"/>
          </w:tcPr>
          <w:p w14:paraId="0DE23E6E" w14:textId="77777777" w:rsidR="00E4551E" w:rsidRPr="006145DB" w:rsidRDefault="00E4551E" w:rsidP="005B435E">
            <w:pPr>
              <w:spacing w:line="240" w:lineRule="auto"/>
              <w:contextualSpacing/>
              <w:jc w:val="both"/>
              <w:rPr>
                <w:rFonts w:eastAsia="Arial" w:cs="Arial"/>
                <w:sz w:val="20"/>
                <w:szCs w:val="20"/>
              </w:rPr>
            </w:pPr>
            <w:r w:rsidRPr="006145DB">
              <w:rPr>
                <w:rFonts w:eastAsia="Arial" w:cs="Arial"/>
                <w:sz w:val="20"/>
                <w:szCs w:val="20"/>
              </w:rPr>
              <w:t xml:space="preserve">Brindar atención integral y oportuna a niñas y niños entre cero (0) y once (11) años y once (11) meses de edad en situación de vulneración de derechos, con medida de ubicación institucional adoptada por autoridad competente (Comisaría de Familia o Defensoría de Familia). Desarrolla procesos de intervención y acompañamiento individual y familiar desde una apuesta interdisciplinar que permite el restablecimiento de derechos, la generación de condiciones en las familias de origen, de acuerdo con la problemática existente, procurando la reunificación familiar, promoviendo el derecho a tener una familia y no ser separados de ella. </w:t>
            </w:r>
          </w:p>
          <w:p w14:paraId="3B81C2C6" w14:textId="77777777" w:rsidR="00E4551E" w:rsidRPr="006145DB" w:rsidRDefault="00E4551E" w:rsidP="005B435E">
            <w:pPr>
              <w:spacing w:line="240" w:lineRule="auto"/>
              <w:contextualSpacing/>
              <w:jc w:val="both"/>
              <w:rPr>
                <w:rFonts w:eastAsia="Arial" w:cs="Arial"/>
                <w:sz w:val="20"/>
                <w:szCs w:val="20"/>
              </w:rPr>
            </w:pPr>
          </w:p>
          <w:p w14:paraId="7C1A0456" w14:textId="77777777" w:rsidR="00E4551E" w:rsidRPr="006145DB" w:rsidRDefault="00E4551E" w:rsidP="005B435E">
            <w:pPr>
              <w:spacing w:line="240" w:lineRule="auto"/>
              <w:contextualSpacing/>
              <w:jc w:val="both"/>
              <w:rPr>
                <w:rFonts w:eastAsia="Arial" w:cs="Arial"/>
                <w:sz w:val="20"/>
                <w:szCs w:val="20"/>
                <w:lang w:eastAsia="es-MX"/>
              </w:rPr>
            </w:pPr>
            <w:r w:rsidRPr="006145DB">
              <w:rPr>
                <w:rFonts w:eastAsia="Arial" w:cs="Arial"/>
                <w:sz w:val="20"/>
                <w:szCs w:val="20"/>
              </w:rPr>
              <w:t>Esta atención brinda entornos seguros, afectivos, protectores e inclusivos, que garantizan el desarrollo integral, el bienestar emocional y físico de las niñas, niños y adolescentes, en coherencia con la prevalencia de sus derechos y su interés superior.</w:t>
            </w:r>
          </w:p>
        </w:tc>
      </w:tr>
      <w:tr w:rsidR="00E4551E" w:rsidRPr="006145DB" w14:paraId="2F3B0B43" w14:textId="77777777" w:rsidTr="007A3BB1">
        <w:trPr>
          <w:trHeight w:val="2350"/>
          <w:jc w:val="center"/>
        </w:trPr>
        <w:tc>
          <w:tcPr>
            <w:tcW w:w="1696" w:type="dxa"/>
            <w:shd w:val="clear" w:color="auto" w:fill="FFFFFF" w:themeFill="background1"/>
            <w:vAlign w:val="center"/>
          </w:tcPr>
          <w:p w14:paraId="6BD50AF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Oferta del servicio</w:t>
            </w:r>
          </w:p>
        </w:tc>
        <w:tc>
          <w:tcPr>
            <w:tcW w:w="7699" w:type="dxa"/>
            <w:shd w:val="clear" w:color="auto" w:fill="FFFFFF" w:themeFill="background1"/>
            <w:vAlign w:val="center"/>
          </w:tcPr>
          <w:p w14:paraId="3D301D14" w14:textId="1F7F8580" w:rsidR="00E4551E" w:rsidRPr="006145DB" w:rsidRDefault="00E4551E" w:rsidP="00941E4D">
            <w:pPr>
              <w:pStyle w:val="Textoindependiente"/>
              <w:spacing w:after="0" w:line="240" w:lineRule="auto"/>
              <w:jc w:val="both"/>
              <w:rPr>
                <w:rFonts w:eastAsia="Arial" w:cs="Arial"/>
                <w:sz w:val="20"/>
                <w:szCs w:val="20"/>
              </w:rPr>
            </w:pPr>
            <w:r w:rsidRPr="006145DB">
              <w:rPr>
                <w:rFonts w:eastAsia="Arial" w:cs="Arial"/>
                <w:sz w:val="20"/>
                <w:szCs w:val="20"/>
              </w:rPr>
              <w:t xml:space="preserve">Atención integral a niñas y niños en vulneración de derechos en entornos protectores, inclusivos y seguros, para el restablecimiento de sus derechos y la satisfacción de sus necesidades básicas a partir del desarrollo de actividades en la cotidianidad para su desarrollo integral, el cuidado oportuno, acceso a educación, salud, recreación, alimentación balanceada, entre otras. </w:t>
            </w:r>
          </w:p>
          <w:p w14:paraId="073345FC" w14:textId="77777777" w:rsidR="00941E4D" w:rsidRPr="006145DB" w:rsidRDefault="00941E4D" w:rsidP="005B435E">
            <w:pPr>
              <w:spacing w:after="0" w:line="240" w:lineRule="auto"/>
              <w:jc w:val="both"/>
              <w:rPr>
                <w:rFonts w:eastAsia="Arial" w:cs="Arial"/>
                <w:sz w:val="20"/>
                <w:szCs w:val="20"/>
              </w:rPr>
            </w:pPr>
          </w:p>
          <w:p w14:paraId="7EA5870D" w14:textId="7A314674" w:rsidR="00E4551E" w:rsidRPr="006145DB" w:rsidRDefault="00E4551E" w:rsidP="005B435E">
            <w:pPr>
              <w:spacing w:after="0" w:line="240" w:lineRule="auto"/>
              <w:jc w:val="both"/>
              <w:rPr>
                <w:rFonts w:eastAsia="Arial" w:cs="Arial"/>
                <w:sz w:val="20"/>
                <w:szCs w:val="20"/>
              </w:rPr>
            </w:pPr>
            <w:r w:rsidRPr="006145DB">
              <w:rPr>
                <w:rFonts w:eastAsia="Arial" w:cs="Arial"/>
                <w:sz w:val="20"/>
                <w:szCs w:val="20"/>
              </w:rPr>
              <w:t>Adicionalmente, se desarrollan procesos de intervención y acompañamiento con las familias de las y los participantes del servicio en acciones interdisciplinarias para el diseño y la implementación de planes de acción orientados al reintegro familiar, el fortalecimiento y creación de capacidades, según la problemática específica asociada.</w:t>
            </w:r>
          </w:p>
        </w:tc>
      </w:tr>
      <w:tr w:rsidR="00E4551E" w:rsidRPr="006145DB" w14:paraId="78628736" w14:textId="77777777" w:rsidTr="00536D01">
        <w:trPr>
          <w:trHeight w:val="20"/>
          <w:jc w:val="center"/>
        </w:trPr>
        <w:tc>
          <w:tcPr>
            <w:tcW w:w="1696" w:type="dxa"/>
            <w:shd w:val="clear" w:color="auto" w:fill="FFFFFF" w:themeFill="background1"/>
            <w:vAlign w:val="center"/>
          </w:tcPr>
          <w:p w14:paraId="072BE7D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3A69655E" w14:textId="77777777" w:rsidR="00E4551E" w:rsidRPr="006145DB" w:rsidRDefault="00E4551E"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demanda, niñas y niños remitidos con medida de ubicación institucional por la autoridad competente de Bogotá. </w:t>
            </w:r>
          </w:p>
        </w:tc>
      </w:tr>
      <w:tr w:rsidR="00E4551E" w:rsidRPr="006145DB" w14:paraId="134FEDB6" w14:textId="77777777" w:rsidTr="00536D01">
        <w:trPr>
          <w:trHeight w:val="612"/>
          <w:jc w:val="center"/>
        </w:trPr>
        <w:tc>
          <w:tcPr>
            <w:tcW w:w="1696" w:type="dxa"/>
            <w:shd w:val="clear" w:color="auto" w:fill="FFFFFF" w:themeFill="background1"/>
            <w:vAlign w:val="center"/>
          </w:tcPr>
          <w:p w14:paraId="76EA0811"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5BE1029B" w14:textId="3E8BBEF2"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Niñas y niños de cero (0) a once (11) años y once (11) meses, con medida de ubicación institucional remitidos por autoridad competente Comisario/a de Familia </w:t>
            </w:r>
            <w:r w:rsidR="00C37FB5" w:rsidRPr="006145DB">
              <w:rPr>
                <w:rFonts w:cs="Arial"/>
                <w:sz w:val="20"/>
                <w:szCs w:val="20"/>
                <w:lang w:eastAsia="es-CO"/>
              </w:rPr>
              <w:t>o</w:t>
            </w:r>
            <w:r w:rsidRPr="006145DB">
              <w:rPr>
                <w:rFonts w:cs="Arial"/>
                <w:sz w:val="20"/>
                <w:szCs w:val="20"/>
                <w:lang w:eastAsia="es-CO"/>
              </w:rPr>
              <w:t xml:space="preserve"> Defensor/a de Familia.  </w:t>
            </w:r>
          </w:p>
          <w:p w14:paraId="341FAA32" w14:textId="77777777" w:rsidR="00941E4D" w:rsidRPr="006145DB" w:rsidRDefault="00941E4D" w:rsidP="005B435E">
            <w:pPr>
              <w:pStyle w:val="Textoindependiente"/>
              <w:spacing w:after="0" w:line="240" w:lineRule="auto"/>
              <w:jc w:val="both"/>
              <w:rPr>
                <w:rFonts w:cs="Arial"/>
                <w:sz w:val="20"/>
                <w:szCs w:val="20"/>
              </w:rPr>
            </w:pPr>
          </w:p>
          <w:p w14:paraId="622DD4F7" w14:textId="77777777" w:rsidR="00E4551E" w:rsidRPr="006145DB" w:rsidRDefault="00E4551E" w:rsidP="005B435E">
            <w:pPr>
              <w:pStyle w:val="Textoindependiente"/>
              <w:spacing w:after="0" w:line="240" w:lineRule="auto"/>
              <w:jc w:val="both"/>
              <w:rPr>
                <w:rFonts w:cs="Arial"/>
                <w:sz w:val="20"/>
                <w:szCs w:val="20"/>
              </w:rPr>
            </w:pPr>
            <w:r w:rsidRPr="006145DB">
              <w:rPr>
                <w:rFonts w:cs="Arial"/>
                <w:sz w:val="20"/>
                <w:szCs w:val="20"/>
              </w:rPr>
              <w:t>De manera excepcional, podrán permanecer hasta los trece (13) años y once (11) meses aquellas niñas y niños, cuya situación particular así lo requiera, en articulación con las autoridades responsables del proceso y en garantía del principio de interés superior.</w:t>
            </w:r>
          </w:p>
        </w:tc>
      </w:tr>
      <w:tr w:rsidR="00E4551E" w:rsidRPr="006145DB" w14:paraId="2B60B953" w14:textId="77777777" w:rsidTr="00536D01">
        <w:trPr>
          <w:trHeight w:val="828"/>
          <w:jc w:val="center"/>
        </w:trPr>
        <w:tc>
          <w:tcPr>
            <w:tcW w:w="1696" w:type="dxa"/>
            <w:shd w:val="clear" w:color="auto" w:fill="FFFFFF" w:themeFill="background1"/>
            <w:vAlign w:val="center"/>
          </w:tcPr>
          <w:p w14:paraId="7C5F1AC2"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tbl>
            <w:tblPr>
              <w:tblStyle w:val="Tablaconcuadrcula"/>
              <w:tblW w:w="7371" w:type="dxa"/>
              <w:tblInd w:w="23" w:type="dxa"/>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2432D514" w14:textId="77777777" w:rsidTr="002D5151">
              <w:trPr>
                <w:trHeight w:val="372"/>
              </w:trPr>
              <w:tc>
                <w:tcPr>
                  <w:tcW w:w="3827" w:type="dxa"/>
                  <w:shd w:val="clear" w:color="auto" w:fill="FFFFFF" w:themeFill="background1"/>
                  <w:vAlign w:val="center"/>
                </w:tcPr>
                <w:p w14:paraId="7897745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65585E8A"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A2FC20E"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6534587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rsidDel="00AE3569" w14:paraId="34A2D7D7" w14:textId="77777777" w:rsidTr="002D5151">
              <w:trPr>
                <w:trHeight w:val="300"/>
              </w:trPr>
              <w:tc>
                <w:tcPr>
                  <w:tcW w:w="3827" w:type="dxa"/>
                  <w:shd w:val="clear" w:color="auto" w:fill="FFFFFF" w:themeFill="background1"/>
                </w:tcPr>
                <w:p w14:paraId="4D251FCE" w14:textId="6CF24B64" w:rsidR="00E4551E" w:rsidRPr="006145DB" w:rsidDel="00AE3569"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edades comprendidas entre los cero (0) y once (11) años y once (11) meses</w:t>
                  </w:r>
                  <w:r w:rsidR="007A3BB1" w:rsidRPr="006145DB">
                    <w:rPr>
                      <w:rFonts w:cs="Arial"/>
                      <w:sz w:val="16"/>
                      <w:szCs w:val="16"/>
                      <w:lang w:eastAsia="es-CO"/>
                    </w:rPr>
                    <w:t>.</w:t>
                  </w:r>
                </w:p>
              </w:tc>
              <w:tc>
                <w:tcPr>
                  <w:tcW w:w="1134" w:type="dxa"/>
                  <w:shd w:val="clear" w:color="auto" w:fill="FFFFFF" w:themeFill="background1"/>
                  <w:vAlign w:val="center"/>
                </w:tcPr>
                <w:p w14:paraId="2441FCE0" w14:textId="77777777" w:rsidR="00E4551E" w:rsidRPr="006145DB" w:rsidDel="00AE3569"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FEB7EF6"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Demanda</w:t>
                  </w:r>
                </w:p>
              </w:tc>
              <w:tc>
                <w:tcPr>
                  <w:tcW w:w="1276" w:type="dxa"/>
                  <w:shd w:val="clear" w:color="auto" w:fill="FFFFFF" w:themeFill="background1"/>
                  <w:vAlign w:val="center"/>
                </w:tcPr>
                <w:p w14:paraId="58725139"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Subdirección para la Familia</w:t>
                  </w:r>
                </w:p>
              </w:tc>
            </w:tr>
            <w:tr w:rsidR="007A3BB1" w:rsidRPr="006145DB" w14:paraId="64B0B7D4" w14:textId="77777777" w:rsidTr="002D5151">
              <w:trPr>
                <w:trHeight w:val="231"/>
              </w:trPr>
              <w:tc>
                <w:tcPr>
                  <w:tcW w:w="3827" w:type="dxa"/>
                  <w:shd w:val="clear" w:color="auto" w:fill="FFFFFF" w:themeFill="background1"/>
                </w:tcPr>
                <w:p w14:paraId="663F2EAA" w14:textId="7E0A51D5"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 Defensor/a de Familia</w:t>
                  </w:r>
                  <w:r w:rsidR="007A3BB1" w:rsidRPr="006145DB">
                    <w:rPr>
                      <w:rFonts w:cs="Arial"/>
                      <w:sz w:val="16"/>
                      <w:szCs w:val="16"/>
                      <w:lang w:eastAsia="es-CO"/>
                    </w:rPr>
                    <w:t>.</w:t>
                  </w:r>
                </w:p>
              </w:tc>
              <w:tc>
                <w:tcPr>
                  <w:tcW w:w="1134" w:type="dxa"/>
                  <w:shd w:val="clear" w:color="auto" w:fill="FFFFFF" w:themeFill="background1"/>
                  <w:vAlign w:val="center"/>
                </w:tcPr>
                <w:p w14:paraId="20EE2E9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C7F045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Demanda </w:t>
                  </w:r>
                </w:p>
              </w:tc>
              <w:tc>
                <w:tcPr>
                  <w:tcW w:w="1276" w:type="dxa"/>
                  <w:shd w:val="clear" w:color="auto" w:fill="FFFFFF" w:themeFill="background1"/>
                  <w:vAlign w:val="center"/>
                </w:tcPr>
                <w:p w14:paraId="5FD760F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Subdirección para la Familia</w:t>
                  </w:r>
                </w:p>
              </w:tc>
            </w:tr>
          </w:tbl>
          <w:p w14:paraId="6A892BC3"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72982F63" w14:textId="77777777" w:rsidTr="00536D01">
        <w:trPr>
          <w:trHeight w:val="422"/>
          <w:jc w:val="center"/>
        </w:trPr>
        <w:tc>
          <w:tcPr>
            <w:tcW w:w="1696" w:type="dxa"/>
            <w:shd w:val="clear" w:color="auto" w:fill="FFFFFF" w:themeFill="background1"/>
            <w:vAlign w:val="center"/>
          </w:tcPr>
          <w:p w14:paraId="38B264B1"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p w14:paraId="24B298AF" w14:textId="5AD3AD3A" w:rsidR="00E4551E" w:rsidRPr="006145DB" w:rsidRDefault="00E4551E" w:rsidP="00941E4D">
            <w:pPr>
              <w:spacing w:after="0" w:line="240" w:lineRule="auto"/>
              <w:rPr>
                <w:rFonts w:cs="Arial"/>
                <w:sz w:val="20"/>
                <w:szCs w:val="20"/>
                <w:lang w:val="es-ES_tradnl"/>
              </w:rPr>
            </w:pPr>
            <w:r w:rsidRPr="006145DB">
              <w:rPr>
                <w:rFonts w:cs="Arial"/>
                <w:sz w:val="20"/>
                <w:szCs w:val="20"/>
                <w:lang w:val="es-ES_tradnl"/>
              </w:rPr>
              <w:t>No aplic</w:t>
            </w:r>
            <w:r w:rsidR="007A3BB1" w:rsidRPr="006145DB">
              <w:rPr>
                <w:rFonts w:cs="Arial"/>
                <w:sz w:val="20"/>
                <w:szCs w:val="20"/>
                <w:lang w:val="es-ES_tradnl"/>
              </w:rPr>
              <w:t>a.</w:t>
            </w:r>
          </w:p>
        </w:tc>
      </w:tr>
      <w:tr w:rsidR="00E4551E" w:rsidRPr="006145DB" w14:paraId="00896FD9" w14:textId="77777777" w:rsidTr="007A3BB1">
        <w:trPr>
          <w:trHeight w:val="1309"/>
          <w:jc w:val="center"/>
        </w:trPr>
        <w:tc>
          <w:tcPr>
            <w:tcW w:w="1696" w:type="dxa"/>
            <w:shd w:val="clear" w:color="auto" w:fill="FFFFFF" w:themeFill="background1"/>
            <w:vAlign w:val="center"/>
          </w:tcPr>
          <w:p w14:paraId="535EE38C"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4C661244" w14:textId="77777777" w:rsidTr="002D5151">
              <w:trPr>
                <w:trHeight w:val="346"/>
              </w:trPr>
              <w:tc>
                <w:tcPr>
                  <w:tcW w:w="3827" w:type="dxa"/>
                  <w:shd w:val="clear" w:color="auto" w:fill="FFFFFF" w:themeFill="background1"/>
                  <w:vAlign w:val="center"/>
                </w:tcPr>
                <w:p w14:paraId="5CF258D6"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5846E262"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2679ED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4C469F9C"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A16B8A9" w14:textId="77777777" w:rsidTr="002D5151">
              <w:trPr>
                <w:trHeight w:val="242"/>
              </w:trPr>
              <w:tc>
                <w:tcPr>
                  <w:tcW w:w="3827" w:type="dxa"/>
                  <w:shd w:val="clear" w:color="auto" w:fill="FFFFFF" w:themeFill="background1"/>
                </w:tcPr>
                <w:p w14:paraId="02D79871"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Defensor/a de Familia.</w:t>
                  </w:r>
                </w:p>
              </w:tc>
              <w:tc>
                <w:tcPr>
                  <w:tcW w:w="1134" w:type="dxa"/>
                  <w:shd w:val="clear" w:color="auto" w:fill="FFFFFF" w:themeFill="background1"/>
                  <w:vAlign w:val="center"/>
                </w:tcPr>
                <w:p w14:paraId="23FFE37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2AC54F5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6E811BD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bl>
          <w:p w14:paraId="04B72169" w14:textId="77777777" w:rsidR="00E4551E" w:rsidRPr="006145DB" w:rsidRDefault="00E4551E" w:rsidP="005B435E">
            <w:pPr>
              <w:pStyle w:val="Textoindependiente"/>
              <w:spacing w:line="240" w:lineRule="auto"/>
              <w:ind w:right="112"/>
              <w:jc w:val="both"/>
              <w:rPr>
                <w:rFonts w:cs="Arial"/>
                <w:bCs/>
                <w:sz w:val="20"/>
                <w:szCs w:val="20"/>
                <w:lang w:eastAsia="es-CO"/>
              </w:rPr>
            </w:pPr>
          </w:p>
        </w:tc>
      </w:tr>
      <w:tr w:rsidR="00E4551E" w:rsidRPr="006145DB" w14:paraId="0EBF251E" w14:textId="77777777" w:rsidTr="00536D01">
        <w:trPr>
          <w:trHeight w:val="20"/>
          <w:jc w:val="center"/>
        </w:trPr>
        <w:tc>
          <w:tcPr>
            <w:tcW w:w="1696" w:type="dxa"/>
            <w:shd w:val="clear" w:color="auto" w:fill="FFFFFF" w:themeFill="background1"/>
            <w:vAlign w:val="center"/>
          </w:tcPr>
          <w:p w14:paraId="33947BE0"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6AF47E62" w14:textId="77777777" w:rsidTr="002D5151">
              <w:trPr>
                <w:trHeight w:val="380"/>
              </w:trPr>
              <w:tc>
                <w:tcPr>
                  <w:tcW w:w="3827" w:type="dxa"/>
                  <w:tcBorders>
                    <w:top w:val="nil"/>
                  </w:tcBorders>
                  <w:shd w:val="clear" w:color="auto" w:fill="FFFFFF" w:themeFill="background1"/>
                  <w:vAlign w:val="center"/>
                </w:tcPr>
                <w:p w14:paraId="3E9716E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shd w:val="clear" w:color="auto" w:fill="FFFFFF" w:themeFill="background1"/>
                  <w:vAlign w:val="center"/>
                </w:tcPr>
                <w:p w14:paraId="45575E8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3D37355"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21FC667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214A21B2" w14:textId="77777777" w:rsidTr="002D5151">
              <w:trPr>
                <w:trHeight w:val="243"/>
              </w:trPr>
              <w:tc>
                <w:tcPr>
                  <w:tcW w:w="3827" w:type="dxa"/>
                  <w:shd w:val="clear" w:color="auto" w:fill="FFFFFF" w:themeFill="background1"/>
                  <w:vAlign w:val="center"/>
                </w:tcPr>
                <w:p w14:paraId="40A15F8D"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Reintegro familiar de la niña o el niño, emitido por la autoridad competente Comisario/a de Familia- Defensor/a de Familia. </w:t>
                  </w:r>
                </w:p>
              </w:tc>
              <w:tc>
                <w:tcPr>
                  <w:tcW w:w="1134" w:type="dxa"/>
                  <w:shd w:val="clear" w:color="auto" w:fill="FFFFFF" w:themeFill="background1"/>
                  <w:vAlign w:val="center"/>
                </w:tcPr>
                <w:p w14:paraId="09DB781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39A07D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2B403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79FABCA8" w14:textId="77777777" w:rsidTr="002D5151">
              <w:trPr>
                <w:trHeight w:val="243"/>
              </w:trPr>
              <w:tc>
                <w:tcPr>
                  <w:tcW w:w="3827" w:type="dxa"/>
                  <w:shd w:val="clear" w:color="auto" w:fill="FFFFFF" w:themeFill="background1"/>
                  <w:vAlign w:val="center"/>
                </w:tcPr>
                <w:p w14:paraId="33FB5C3E"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Traslado de la niña o el niño a otro servicio institucionalizado, emitido por la autoridad competente Comisario/a de Familia- Defensor/a de Familia.</w:t>
                  </w:r>
                </w:p>
              </w:tc>
              <w:tc>
                <w:tcPr>
                  <w:tcW w:w="1134" w:type="dxa"/>
                  <w:shd w:val="clear" w:color="auto" w:fill="FFFFFF" w:themeFill="background1"/>
                  <w:vAlign w:val="center"/>
                </w:tcPr>
                <w:p w14:paraId="4D0E814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0834B7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F26AE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06FF39F6" w14:textId="77777777" w:rsidTr="002D5151">
              <w:trPr>
                <w:trHeight w:val="243"/>
              </w:trPr>
              <w:tc>
                <w:tcPr>
                  <w:tcW w:w="3827" w:type="dxa"/>
                  <w:tcBorders>
                    <w:bottom w:val="single" w:sz="4" w:space="0" w:color="auto"/>
                  </w:tcBorders>
                  <w:shd w:val="clear" w:color="auto" w:fill="FFFFFF" w:themeFill="background1"/>
                  <w:vAlign w:val="center"/>
                </w:tcPr>
                <w:p w14:paraId="23247C75" w14:textId="679EDD13"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Adopción de la niña o el niño</w:t>
                  </w:r>
                  <w:r w:rsidR="007A3BB1" w:rsidRPr="006145DB">
                    <w:rPr>
                      <w:rFonts w:cs="Arial"/>
                      <w:sz w:val="16"/>
                      <w:szCs w:val="16"/>
                      <w:lang w:eastAsia="es-CO"/>
                    </w:rPr>
                    <w:t>.</w:t>
                  </w:r>
                </w:p>
              </w:tc>
              <w:tc>
                <w:tcPr>
                  <w:tcW w:w="1134" w:type="dxa"/>
                  <w:tcBorders>
                    <w:bottom w:val="single" w:sz="4" w:space="0" w:color="auto"/>
                  </w:tcBorders>
                  <w:shd w:val="clear" w:color="auto" w:fill="FFFFFF" w:themeFill="background1"/>
                  <w:vAlign w:val="center"/>
                </w:tcPr>
                <w:p w14:paraId="49C75F0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0096920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2B6CC64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4318D7BF" w14:textId="77777777" w:rsidTr="002D5151">
              <w:trPr>
                <w:trHeight w:val="259"/>
              </w:trPr>
              <w:tc>
                <w:tcPr>
                  <w:tcW w:w="3827" w:type="dxa"/>
                  <w:vMerge w:val="restart"/>
                  <w:shd w:val="clear" w:color="auto" w:fill="FFFFFF" w:themeFill="background1"/>
                  <w:vAlign w:val="center"/>
                </w:tcPr>
                <w:p w14:paraId="085F38C6"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Fallecimiento de la niña o el niño. </w:t>
                  </w:r>
                </w:p>
              </w:tc>
              <w:tc>
                <w:tcPr>
                  <w:tcW w:w="1134" w:type="dxa"/>
                  <w:shd w:val="clear" w:color="auto" w:fill="FFFFFF" w:themeFill="background1"/>
                  <w:vAlign w:val="center"/>
                </w:tcPr>
                <w:p w14:paraId="4811A7B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Fallecidos</w:t>
                  </w:r>
                </w:p>
                <w:p w14:paraId="685BAD8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(Inhumados)</w:t>
                  </w:r>
                </w:p>
              </w:tc>
              <w:tc>
                <w:tcPr>
                  <w:tcW w:w="1134" w:type="dxa"/>
                  <w:shd w:val="clear" w:color="auto" w:fill="FFFFFF" w:themeFill="background1"/>
                  <w:vAlign w:val="center"/>
                </w:tcPr>
                <w:p w14:paraId="201DAD7A"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276" w:type="dxa"/>
                  <w:shd w:val="clear" w:color="auto" w:fill="FFFFFF" w:themeFill="background1"/>
                  <w:vAlign w:val="center"/>
                </w:tcPr>
                <w:p w14:paraId="2D94DE1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  </w:t>
                  </w:r>
                </w:p>
              </w:tc>
            </w:tr>
            <w:tr w:rsidR="007A3BB1" w:rsidRPr="006145DB" w14:paraId="484AA352" w14:textId="77777777" w:rsidTr="002D5151">
              <w:trPr>
                <w:trHeight w:val="259"/>
              </w:trPr>
              <w:tc>
                <w:tcPr>
                  <w:tcW w:w="3827" w:type="dxa"/>
                  <w:vMerge/>
                  <w:shd w:val="clear" w:color="auto" w:fill="FFFFFF" w:themeFill="background1"/>
                  <w:vAlign w:val="center"/>
                </w:tcPr>
                <w:p w14:paraId="2B19877D" w14:textId="77777777" w:rsidR="00E4551E" w:rsidRPr="006145DB" w:rsidRDefault="00E4551E" w:rsidP="005B435E">
                  <w:pPr>
                    <w:tabs>
                      <w:tab w:val="left" w:pos="709"/>
                    </w:tabs>
                    <w:contextualSpacing/>
                    <w:jc w:val="both"/>
                    <w:rPr>
                      <w:rFonts w:cs="Arial"/>
                      <w:sz w:val="16"/>
                      <w:szCs w:val="16"/>
                      <w:lang w:eastAsia="es-CO"/>
                    </w:rPr>
                  </w:pPr>
                </w:p>
              </w:tc>
              <w:tc>
                <w:tcPr>
                  <w:tcW w:w="1134" w:type="dxa"/>
                  <w:shd w:val="clear" w:color="auto" w:fill="FFFFFF" w:themeFill="background1"/>
                  <w:vAlign w:val="center"/>
                </w:tcPr>
                <w:p w14:paraId="0D6F9CB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shd w:val="clear" w:color="auto" w:fill="FFFFFF" w:themeFill="background1"/>
                  <w:vAlign w:val="center"/>
                </w:tcPr>
                <w:p w14:paraId="0DDC6F01"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shd w:val="clear" w:color="auto" w:fill="FFFFFF" w:themeFill="background1"/>
                  <w:vAlign w:val="center"/>
                </w:tcPr>
                <w:p w14:paraId="5C9B2E4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7A3BB1" w:rsidRPr="006145DB" w14:paraId="7BECC610" w14:textId="77777777" w:rsidTr="002D5151">
              <w:trPr>
                <w:trHeight w:val="259"/>
              </w:trPr>
              <w:tc>
                <w:tcPr>
                  <w:tcW w:w="3827" w:type="dxa"/>
                  <w:vMerge/>
                  <w:tcBorders>
                    <w:bottom w:val="nil"/>
                  </w:tcBorders>
                  <w:shd w:val="clear" w:color="auto" w:fill="FFFFFF" w:themeFill="background1"/>
                  <w:vAlign w:val="center"/>
                </w:tcPr>
                <w:p w14:paraId="7268589A" w14:textId="77777777" w:rsidR="00E4551E" w:rsidRPr="006145DB" w:rsidRDefault="00E4551E"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281C07A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565E674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tcBorders>
                    <w:bottom w:val="nil"/>
                  </w:tcBorders>
                  <w:shd w:val="clear" w:color="auto" w:fill="FFFFFF" w:themeFill="background1"/>
                  <w:vAlign w:val="center"/>
                </w:tcPr>
                <w:p w14:paraId="7EAE33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457759DC"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4A27986D" w14:textId="77777777" w:rsidTr="00941E4D">
        <w:trPr>
          <w:trHeight w:val="459"/>
          <w:jc w:val="center"/>
        </w:trPr>
        <w:tc>
          <w:tcPr>
            <w:tcW w:w="1696" w:type="dxa"/>
            <w:shd w:val="clear" w:color="auto" w:fill="FFFFFF" w:themeFill="background1"/>
            <w:vAlign w:val="center"/>
          </w:tcPr>
          <w:p w14:paraId="55FF9B5B" w14:textId="4DC738CD" w:rsidR="00E4551E" w:rsidRPr="006145DB" w:rsidRDefault="00E4551E"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35BBC317" w14:textId="77777777" w:rsidTr="002D5151">
              <w:trPr>
                <w:trHeight w:val="372"/>
              </w:trPr>
              <w:tc>
                <w:tcPr>
                  <w:tcW w:w="3827" w:type="dxa"/>
                  <w:tcBorders>
                    <w:top w:val="nil"/>
                  </w:tcBorders>
                  <w:shd w:val="clear" w:color="auto" w:fill="FFFFFF" w:themeFill="background1"/>
                  <w:vAlign w:val="center"/>
                </w:tcPr>
                <w:p w14:paraId="445B70F3"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shd w:val="clear" w:color="auto" w:fill="FFFFFF" w:themeFill="background1"/>
                  <w:vAlign w:val="center"/>
                </w:tcPr>
                <w:p w14:paraId="0308E6C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078A4B9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5F82BDE4"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9DB6051" w14:textId="77777777" w:rsidTr="002D5151">
              <w:trPr>
                <w:trHeight w:val="231"/>
              </w:trPr>
              <w:tc>
                <w:tcPr>
                  <w:tcW w:w="3827" w:type="dxa"/>
                  <w:shd w:val="clear" w:color="auto" w:fill="FFFFFF" w:themeFill="background1"/>
                  <w:vAlign w:val="center"/>
                </w:tcPr>
                <w:p w14:paraId="7F3809CA" w14:textId="7821F326"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que presenten consumo de sustancias psicoactivas</w:t>
                  </w:r>
                  <w:r w:rsidR="007A3BB1" w:rsidRPr="006145DB">
                    <w:rPr>
                      <w:rFonts w:cs="Arial"/>
                      <w:sz w:val="16"/>
                      <w:szCs w:val="16"/>
                      <w:lang w:eastAsia="es-CO"/>
                    </w:rPr>
                    <w:t>.</w:t>
                  </w:r>
                </w:p>
              </w:tc>
              <w:tc>
                <w:tcPr>
                  <w:tcW w:w="1134" w:type="dxa"/>
                  <w:shd w:val="clear" w:color="auto" w:fill="FFFFFF" w:themeFill="background1"/>
                  <w:vAlign w:val="center"/>
                </w:tcPr>
                <w:p w14:paraId="23DC92AE"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5FF3E04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29EFA6B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7B131BD8" w14:textId="77777777" w:rsidTr="002D5151">
              <w:trPr>
                <w:trHeight w:val="231"/>
              </w:trPr>
              <w:tc>
                <w:tcPr>
                  <w:tcW w:w="3827" w:type="dxa"/>
                  <w:tcBorders>
                    <w:bottom w:val="single" w:sz="4" w:space="0" w:color="auto"/>
                  </w:tcBorders>
                  <w:shd w:val="clear" w:color="auto" w:fill="FFFFFF" w:themeFill="background1"/>
                  <w:vAlign w:val="center"/>
                </w:tcPr>
                <w:p w14:paraId="200AF937"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Diagnóstico psiquiátrico y/o trastorno mental en fase aguda que requiera atención especializada en salud mental.</w:t>
                  </w:r>
                </w:p>
              </w:tc>
              <w:tc>
                <w:tcPr>
                  <w:tcW w:w="1134" w:type="dxa"/>
                  <w:tcBorders>
                    <w:bottom w:val="single" w:sz="4" w:space="0" w:color="auto"/>
                  </w:tcBorders>
                  <w:shd w:val="clear" w:color="auto" w:fill="FFFFFF" w:themeFill="background1"/>
                  <w:vAlign w:val="center"/>
                </w:tcPr>
                <w:p w14:paraId="60077B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0BC47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507D898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2245FC69" w14:textId="77777777" w:rsidTr="002D5151">
              <w:trPr>
                <w:trHeight w:val="231"/>
              </w:trPr>
              <w:tc>
                <w:tcPr>
                  <w:tcW w:w="3827" w:type="dxa"/>
                  <w:tcBorders>
                    <w:bottom w:val="nil"/>
                  </w:tcBorders>
                  <w:shd w:val="clear" w:color="auto" w:fill="FFFFFF" w:themeFill="background1"/>
                  <w:vAlign w:val="center"/>
                </w:tcPr>
                <w:p w14:paraId="27203910"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Niñas en estado de gestación</w:t>
                  </w:r>
                </w:p>
              </w:tc>
              <w:tc>
                <w:tcPr>
                  <w:tcW w:w="1134" w:type="dxa"/>
                  <w:tcBorders>
                    <w:bottom w:val="nil"/>
                  </w:tcBorders>
                  <w:shd w:val="clear" w:color="auto" w:fill="FFFFFF" w:themeFill="background1"/>
                  <w:vAlign w:val="center"/>
                </w:tcPr>
                <w:p w14:paraId="1A39DD9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nil"/>
                  </w:tcBorders>
                  <w:shd w:val="clear" w:color="auto" w:fill="FFFFFF" w:themeFill="background1"/>
                  <w:vAlign w:val="center"/>
                </w:tcPr>
                <w:p w14:paraId="38F6242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nil"/>
                  </w:tcBorders>
                  <w:shd w:val="clear" w:color="auto" w:fill="FFFFFF" w:themeFill="background1"/>
                  <w:vAlign w:val="center"/>
                </w:tcPr>
                <w:p w14:paraId="55D688A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Subdirección para la Familia </w:t>
                  </w:r>
                </w:p>
              </w:tc>
            </w:tr>
          </w:tbl>
          <w:p w14:paraId="71F11E62" w14:textId="77777777" w:rsidR="00E4551E" w:rsidRPr="006145DB" w:rsidRDefault="00E4551E" w:rsidP="005B435E">
            <w:pPr>
              <w:tabs>
                <w:tab w:val="left" w:pos="709"/>
              </w:tabs>
              <w:spacing w:line="240" w:lineRule="auto"/>
              <w:contextualSpacing/>
              <w:jc w:val="both"/>
              <w:rPr>
                <w:rFonts w:eastAsia="Calibri" w:cs="Arial"/>
                <w:bCs/>
                <w:sz w:val="20"/>
                <w:szCs w:val="20"/>
                <w:lang w:eastAsia="es-CO"/>
              </w:rPr>
            </w:pPr>
          </w:p>
        </w:tc>
      </w:tr>
      <w:tr w:rsidR="00E4551E" w:rsidRPr="006145DB" w14:paraId="784C1375" w14:textId="77777777" w:rsidTr="00941E4D">
        <w:trPr>
          <w:trHeight w:val="458"/>
          <w:jc w:val="center"/>
        </w:trPr>
        <w:tc>
          <w:tcPr>
            <w:tcW w:w="1696" w:type="dxa"/>
            <w:shd w:val="clear" w:color="auto" w:fill="FFFFFF" w:themeFill="background1"/>
            <w:vAlign w:val="center"/>
          </w:tcPr>
          <w:p w14:paraId="6C0F6D2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shd w:val="clear" w:color="auto" w:fill="FFFFFF" w:themeFill="background1"/>
            <w:vAlign w:val="center"/>
          </w:tcPr>
          <w:p w14:paraId="26DA7B88" w14:textId="4BCE0C9C"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val="es-CO"/>
              </w:rPr>
              <w:t xml:space="preserve">El servicio contempla acciones de cuidado diario y protección a niñas y niños cuyos derechos han sido vulnerados, en unidades operativas propias de la entidad, con operación directa y presencial de domingo a domingo las 24 horas del día, en modalidad institucional.  </w:t>
            </w:r>
          </w:p>
          <w:p w14:paraId="26C1E3A7" w14:textId="77777777" w:rsidR="00E4551E" w:rsidRPr="006145DB" w:rsidRDefault="00E4551E" w:rsidP="005B435E">
            <w:pPr>
              <w:pStyle w:val="Textoindependiente"/>
              <w:spacing w:after="0" w:line="240" w:lineRule="auto"/>
              <w:jc w:val="both"/>
              <w:rPr>
                <w:rFonts w:cs="Arial"/>
                <w:bCs/>
                <w:sz w:val="20"/>
                <w:szCs w:val="20"/>
                <w:lang w:eastAsia="es-CO"/>
              </w:rPr>
            </w:pPr>
          </w:p>
          <w:p w14:paraId="77474FF0"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La atención integral a niñas y niños con y sin discapacidad con apoyos extensos o generalizados tiene un abordaje interdisciplinario por parte de los equipos de cuidado, psicosociales, de salud, pedagogía, jurídico y administrativo, a partir de la construcción de planes de acción para la superación de condiciones de vulnerabilidad existentes, el restablecimiento de sus derechos y la satisfacción de sus necesidades básicas desde un enfoque inclusivo y diferencial.</w:t>
            </w:r>
          </w:p>
          <w:p w14:paraId="7AA9750F"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A partir de los procesos de intervención y acompañamiento individual que se realiza en el marco de los planes de atención se articulan acciones con las autoridades administrativas competentes en este caso Defensor/a de Familia, Comisario/a de Familia, promoviendo acciones corresponsables que permitan el restablecimiento y la garantía de derechos.</w:t>
            </w:r>
          </w:p>
          <w:p w14:paraId="34601683" w14:textId="77777777" w:rsidR="00C37FB5" w:rsidRPr="006145DB" w:rsidRDefault="00C37FB5" w:rsidP="005B435E">
            <w:pPr>
              <w:pStyle w:val="Textoindependiente"/>
              <w:spacing w:after="0" w:line="240" w:lineRule="auto"/>
              <w:jc w:val="both"/>
              <w:rPr>
                <w:rFonts w:cs="Arial"/>
                <w:sz w:val="20"/>
                <w:szCs w:val="20"/>
                <w:lang w:eastAsia="es-CO"/>
              </w:rPr>
            </w:pPr>
          </w:p>
          <w:p w14:paraId="67D97F73"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En el componente de atención a familias, se realizan procesos de intervención y acompañamiento familiar e individual para:</w:t>
            </w:r>
            <w:r w:rsidRPr="006145DB">
              <w:rPr>
                <w:rFonts w:cs="Arial"/>
                <w:sz w:val="20"/>
                <w:szCs w:val="20"/>
                <w:lang w:val="es-CO"/>
              </w:rPr>
              <w:t xml:space="preserve"> mitigar las violencias al interior de la familia,</w:t>
            </w:r>
            <w:r w:rsidRPr="006145DB">
              <w:rPr>
                <w:rFonts w:cs="Arial"/>
                <w:sz w:val="20"/>
                <w:szCs w:val="20"/>
                <w:lang w:eastAsia="es-CO"/>
              </w:rPr>
              <w:t xml:space="preserve"> fortalecer habilidades parentales y transformar dinámicas familiares que permitan consolidar entornos protectores, inclusivos y seguros para las niñas y los niños, </w:t>
            </w:r>
            <w:r w:rsidRPr="006145DB">
              <w:rPr>
                <w:rFonts w:cs="Arial"/>
                <w:sz w:val="20"/>
                <w:szCs w:val="20"/>
                <w:lang w:val="es-CO"/>
              </w:rPr>
              <w:t>minimizando los tiempos de institucionalización y promoviendo el reintegro seguro de niñas y niños a su medio familiar</w:t>
            </w:r>
            <w:r w:rsidRPr="006145DB">
              <w:rPr>
                <w:rFonts w:cs="Arial"/>
                <w:sz w:val="20"/>
                <w:szCs w:val="20"/>
                <w:lang w:eastAsia="es-CO"/>
              </w:rPr>
              <w:t>.</w:t>
            </w:r>
          </w:p>
          <w:p w14:paraId="3E4C0BA1" w14:textId="77777777" w:rsidR="00C37FB5" w:rsidRPr="006145DB" w:rsidRDefault="00C37FB5" w:rsidP="005B435E">
            <w:pPr>
              <w:pStyle w:val="Textoindependiente"/>
              <w:spacing w:after="0" w:line="240" w:lineRule="auto"/>
              <w:jc w:val="both"/>
              <w:rPr>
                <w:rFonts w:cs="Arial"/>
                <w:sz w:val="20"/>
                <w:szCs w:val="20"/>
                <w:lang w:eastAsia="es-CO"/>
              </w:rPr>
            </w:pPr>
          </w:p>
          <w:p w14:paraId="4EDF3BB6" w14:textId="77777777" w:rsidR="00E4551E" w:rsidRPr="006145DB" w:rsidRDefault="00E4551E"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Así mismo, se desarrolla articulación con las ofertas, tanto al interior de la SDIS como con otros sectores, orientada a promover los procesos de inclusión social y productiva de las familias y la movilización de redes familiares, barriales y comunitarias que permitan superar las condiciones de vulnerabilidad reconociendo los recursos y capacidades individuales y familiares con que ellos cuentan. </w:t>
            </w:r>
            <w:r w:rsidRPr="006145DB">
              <w:rPr>
                <w:rStyle w:val="normaltextrun"/>
                <w:rFonts w:ascii="Arial" w:hAnsi="Arial" w:cs="Arial"/>
                <w:sz w:val="20"/>
                <w:szCs w:val="20"/>
              </w:rPr>
              <w:t> </w:t>
            </w:r>
            <w:r w:rsidRPr="006145DB">
              <w:rPr>
                <w:rStyle w:val="eop"/>
                <w:rFonts w:ascii="Arial" w:hAnsi="Arial" w:cs="Arial"/>
                <w:sz w:val="20"/>
                <w:szCs w:val="20"/>
              </w:rPr>
              <w:t> </w:t>
            </w:r>
          </w:p>
          <w:p w14:paraId="4CB86988" w14:textId="77777777" w:rsidR="00C37FB5" w:rsidRPr="006145DB"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4357400F" w14:textId="71EFD5A4" w:rsidR="00E4551E" w:rsidRPr="006145DB" w:rsidRDefault="00E4551E"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 xml:space="preserve">Con el fin de evitar el reingreso a los sistemas de protección, el servicio incorpora el seguimiento post egreso a cada uno de los casos teniendo en cuenta las directrices del ente rector Instituto Colombiano de Bienestar Familiar (ICBF), avanzando en una cultura de cuidado y protección, así como el derecho a tener una familia cuidadora, resiliente, amorosa y protectora.  </w:t>
            </w:r>
          </w:p>
          <w:p w14:paraId="7C26EEEB" w14:textId="77777777" w:rsidR="00C37FB5" w:rsidRPr="006145DB"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05415D57" w14:textId="77777777" w:rsidR="00E4551E" w:rsidRPr="006145DB" w:rsidRDefault="00E4551E" w:rsidP="005B435E">
            <w:pPr>
              <w:pStyle w:val="paragraph"/>
              <w:spacing w:before="0" w:beforeAutospacing="0" w:after="0" w:afterAutospacing="0"/>
              <w:jc w:val="both"/>
              <w:rPr>
                <w:rFonts w:ascii="Arial" w:eastAsia="Arial" w:hAnsi="Arial" w:cs="Arial"/>
                <w:sz w:val="20"/>
                <w:szCs w:val="20"/>
                <w:lang w:val="es-ES"/>
              </w:rPr>
            </w:pPr>
            <w:r w:rsidRPr="006145DB">
              <w:rPr>
                <w:rStyle w:val="eop"/>
                <w:rFonts w:ascii="Arial" w:hAnsi="Arial" w:cs="Arial"/>
                <w:sz w:val="20"/>
                <w:szCs w:val="20"/>
              </w:rPr>
              <w:t xml:space="preserve">El servicio de atención integral incluye entornos protectores y seguros para las niñas y los niños, acompañamiento y cuidado oportuno en la cotidianidad, con enfoque inclusivo y diferencial que permiten el desarrollo de actividades lúdicas, pedagógicas, recreativas, entre otras, para el desarrollo integral, garantizando la vinculación al sistema educativo y de salud, así como el </w:t>
            </w:r>
            <w:r w:rsidRPr="006145DB">
              <w:rPr>
                <w:rFonts w:ascii="Arial" w:eastAsia="Arial" w:hAnsi="Arial" w:cs="Arial"/>
                <w:sz w:val="20"/>
                <w:szCs w:val="20"/>
                <w:lang w:val="es-ES"/>
              </w:rPr>
              <w:t>servicio de transporte para el desplazamiento de la población atendida y el apoyo alimentario en cinco tiempos de comida, desayuno, nueves, almuerzo, onces y cena.</w:t>
            </w:r>
          </w:p>
          <w:p w14:paraId="6BCA6CBC" w14:textId="77777777" w:rsidR="00C37FB5" w:rsidRPr="006145DB" w:rsidRDefault="00C37FB5" w:rsidP="005B435E">
            <w:pPr>
              <w:spacing w:after="0" w:line="240" w:lineRule="auto"/>
              <w:jc w:val="both"/>
              <w:rPr>
                <w:rFonts w:cs="Arial"/>
                <w:sz w:val="20"/>
                <w:szCs w:val="20"/>
                <w:lang w:eastAsia="es-CO"/>
              </w:rPr>
            </w:pPr>
          </w:p>
          <w:p w14:paraId="081FA013" w14:textId="7CA89E36" w:rsidR="00E4551E" w:rsidRPr="006145DB" w:rsidRDefault="00E4551E" w:rsidP="005B435E">
            <w:pPr>
              <w:spacing w:after="0" w:line="240" w:lineRule="auto"/>
              <w:jc w:val="both"/>
              <w:rPr>
                <w:rFonts w:cs="Arial"/>
                <w:sz w:val="20"/>
                <w:szCs w:val="20"/>
                <w:lang w:eastAsia="es-CO"/>
              </w:rPr>
            </w:pPr>
            <w:r w:rsidRPr="006145DB">
              <w:rPr>
                <w:rFonts w:cs="Arial"/>
                <w:sz w:val="20"/>
                <w:szCs w:val="20"/>
                <w:lang w:eastAsia="es-CO"/>
              </w:rPr>
              <w:t xml:space="preserve">Paralelamente se desarrollan acciones de vigilancia nutricional y de educación alimentaria y nutricional, orientadas a la promoción de hábitos y estilos de vida saludables en materia de alimentación, nutrición y actividad física. </w:t>
            </w:r>
          </w:p>
          <w:p w14:paraId="37B43A79" w14:textId="77777777" w:rsidR="00C37FB5" w:rsidRPr="006145DB" w:rsidRDefault="00C37FB5" w:rsidP="005B435E">
            <w:pPr>
              <w:pStyle w:val="Ttulo1"/>
              <w:rPr>
                <w:sz w:val="20"/>
                <w:szCs w:val="20"/>
                <w:lang w:eastAsia="es-CO"/>
              </w:rPr>
            </w:pPr>
          </w:p>
          <w:p w14:paraId="59C86809" w14:textId="77777777" w:rsidR="00E4551E" w:rsidRPr="006145DB" w:rsidRDefault="00E4551E" w:rsidP="005B435E">
            <w:pPr>
              <w:pStyle w:val="paragraph"/>
              <w:spacing w:before="0" w:beforeAutospacing="0" w:after="0" w:afterAutospacing="0"/>
              <w:jc w:val="both"/>
              <w:textAlignment w:val="baseline"/>
              <w:rPr>
                <w:rFonts w:ascii="Arial" w:hAnsi="Arial" w:cs="Arial"/>
                <w:sz w:val="20"/>
                <w:szCs w:val="20"/>
                <w:lang w:eastAsia="es-MX"/>
              </w:rPr>
            </w:pPr>
            <w:r w:rsidRPr="006145DB">
              <w:rPr>
                <w:rStyle w:val="normaltextrun"/>
                <w:rFonts w:ascii="Arial" w:hAnsi="Arial" w:cs="Arial"/>
                <w:sz w:val="20"/>
                <w:szCs w:val="20"/>
                <w:shd w:val="clear" w:color="auto" w:fill="FFFFFF"/>
              </w:rPr>
              <w:t>Dada la naturaleza del servicio social, en caso de interrupción parcial o total en la prestación se implementará el plan operativo de continuidad correspondiente, teniendo en cuenta la responsabilidad de la Secretaría Distrital de Integración Social en la protección y el cuidado de la población beneficiaria.</w:t>
            </w:r>
            <w:r w:rsidRPr="006145DB">
              <w:rPr>
                <w:rStyle w:val="eop"/>
                <w:rFonts w:ascii="Arial" w:hAnsi="Arial" w:cs="Arial"/>
                <w:sz w:val="20"/>
                <w:szCs w:val="20"/>
              </w:rPr>
              <w:t> </w:t>
            </w:r>
          </w:p>
        </w:tc>
      </w:tr>
      <w:tr w:rsidR="00E4551E" w:rsidRPr="006145DB" w14:paraId="4C55C21D" w14:textId="77777777" w:rsidTr="00536D01">
        <w:trPr>
          <w:trHeight w:val="149"/>
          <w:jc w:val="center"/>
        </w:trPr>
        <w:tc>
          <w:tcPr>
            <w:tcW w:w="1696" w:type="dxa"/>
            <w:shd w:val="clear" w:color="auto" w:fill="FFFFFF" w:themeFill="background1"/>
            <w:vAlign w:val="center"/>
          </w:tcPr>
          <w:p w14:paraId="199368D1" w14:textId="77777777" w:rsidR="00E4551E" w:rsidRPr="006145DB" w:rsidRDefault="00E4551E" w:rsidP="00941E4D">
            <w:pPr>
              <w:spacing w:after="0" w:line="240" w:lineRule="auto"/>
              <w:ind w:left="22"/>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shd w:val="clear" w:color="auto" w:fill="FFFFFF" w:themeFill="background1"/>
            <w:vAlign w:val="center"/>
          </w:tcPr>
          <w:p w14:paraId="03CFB4EC" w14:textId="18340389"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el servicio aplican las siguientes categorías: </w:t>
            </w:r>
          </w:p>
          <w:p w14:paraId="1D0750B3" w14:textId="77777777" w:rsidR="00941E4D" w:rsidRPr="006145DB" w:rsidRDefault="00941E4D" w:rsidP="00941E4D">
            <w:pPr>
              <w:pStyle w:val="Textoindependiente"/>
              <w:spacing w:after="0" w:line="240" w:lineRule="auto"/>
              <w:jc w:val="both"/>
              <w:rPr>
                <w:rFonts w:cs="Arial"/>
                <w:sz w:val="20"/>
                <w:szCs w:val="20"/>
                <w:lang w:eastAsia="es-CO"/>
              </w:rPr>
            </w:pPr>
          </w:p>
          <w:p w14:paraId="525C695F"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Talento humano</w:t>
            </w:r>
          </w:p>
          <w:p w14:paraId="3E433EB9"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Ambientes adecuados y seguros</w:t>
            </w:r>
          </w:p>
          <w:p w14:paraId="34CA178C"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Nutrición</w:t>
            </w:r>
          </w:p>
          <w:p w14:paraId="47F6359E"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Salubridad</w:t>
            </w:r>
          </w:p>
          <w:p w14:paraId="4B73CD7B"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Atención social</w:t>
            </w:r>
          </w:p>
          <w:p w14:paraId="349ED4C8"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 xml:space="preserve">Gestión administrativa </w:t>
            </w:r>
          </w:p>
        </w:tc>
      </w:tr>
    </w:tbl>
    <w:p w14:paraId="40AA363E" w14:textId="6764D4E1" w:rsidR="00DB3E78" w:rsidRPr="006145DB" w:rsidRDefault="00DB3E78" w:rsidP="005B435E">
      <w:pPr>
        <w:spacing w:after="0" w:line="240" w:lineRule="auto"/>
        <w:rPr>
          <w:rFonts w:cs="Arial"/>
          <w:lang w:val="es-CO"/>
        </w:rPr>
      </w:pPr>
    </w:p>
    <w:p w14:paraId="77C282E6" w14:textId="29C9D584" w:rsidR="00B6362A" w:rsidRPr="006145DB" w:rsidRDefault="00C6211D">
      <w:pPr>
        <w:pStyle w:val="Ttulo1"/>
        <w:numPr>
          <w:ilvl w:val="3"/>
          <w:numId w:val="72"/>
        </w:numPr>
        <w:tabs>
          <w:tab w:val="left" w:pos="1560"/>
        </w:tabs>
        <w:ind w:left="851" w:hanging="862"/>
        <w:jc w:val="center"/>
      </w:pPr>
      <w:bookmarkStart w:id="311" w:name="_Toc128412644"/>
      <w:r w:rsidRPr="006145DB">
        <w:t xml:space="preserve"> </w:t>
      </w:r>
      <w:bookmarkStart w:id="312" w:name="_Toc210213221"/>
      <w:bookmarkStart w:id="313" w:name="_Toc213273494"/>
      <w:bookmarkStart w:id="314" w:name="_Toc213276121"/>
      <w:bookmarkStart w:id="315" w:name="_Toc216902455"/>
      <w:r w:rsidR="00F65A58" w:rsidRPr="006145DB">
        <w:t xml:space="preserve">Estrategia de </w:t>
      </w:r>
      <w:r w:rsidR="00941E4D" w:rsidRPr="006145DB">
        <w:t>prevención del riesgo de ubicación institucional de niñas y niños</w:t>
      </w:r>
      <w:bookmarkEnd w:id="311"/>
      <w:bookmarkEnd w:id="312"/>
      <w:bookmarkEnd w:id="313"/>
      <w:bookmarkEnd w:id="314"/>
      <w:bookmarkEnd w:id="315"/>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801"/>
      </w:tblGrid>
      <w:tr w:rsidR="00115DA4" w:rsidRPr="006145DB" w14:paraId="249F67B6" w14:textId="77777777" w:rsidTr="00DC2E09">
        <w:trPr>
          <w:trHeight w:val="45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8102340" w14:textId="2CC94849" w:rsidR="00B6362A" w:rsidRPr="006145DB" w:rsidRDefault="008D7EE1" w:rsidP="005B435E">
            <w:pPr>
              <w:spacing w:after="0" w:line="240" w:lineRule="auto"/>
              <w:contextualSpacing/>
              <w:rPr>
                <w:rFonts w:eastAsia="Times New Roman" w:cs="Arial"/>
                <w:bCs/>
                <w:sz w:val="20"/>
                <w:szCs w:val="20"/>
                <w:lang w:val="es-CO" w:eastAsia="es-CO"/>
              </w:rPr>
            </w:pPr>
            <w:r w:rsidRPr="006145DB">
              <w:rPr>
                <w:rFonts w:cs="Arial"/>
                <w:bCs/>
                <w:sz w:val="20"/>
                <w:szCs w:val="20"/>
                <w:lang w:eastAsia="es-CO"/>
              </w:rPr>
              <w:t xml:space="preserve">Objeto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tcPr>
          <w:p w14:paraId="7B3F4F7E" w14:textId="173F0E3C"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Brindar atención integral a niñas y niños en vulneración de derechos con medida de ubicación institucional remitidos por autoridad competente, desarrollando procesos de intervención y acompañamiento con sus familias que permitan la creación y fortalecimiento de capacidades, avanzando en la creación de espacios protectores y seguros que permitan e</w:t>
            </w:r>
            <w:r w:rsidR="008303EF" w:rsidRPr="006145DB">
              <w:rPr>
                <w:rFonts w:cs="Arial"/>
                <w:sz w:val="20"/>
                <w:szCs w:val="20"/>
              </w:rPr>
              <w:t>l reintegro a su medio familiar</w:t>
            </w:r>
            <w:r w:rsidR="009E43D5" w:rsidRPr="006145DB">
              <w:rPr>
                <w:rFonts w:cs="Arial"/>
                <w:sz w:val="20"/>
                <w:szCs w:val="20"/>
              </w:rPr>
              <w:t>.</w:t>
            </w:r>
          </w:p>
          <w:p w14:paraId="58D504E6" w14:textId="77777777" w:rsidR="00970BE7" w:rsidRPr="006145DB" w:rsidRDefault="00970BE7" w:rsidP="005B435E">
            <w:pPr>
              <w:pStyle w:val="Ttulo1"/>
            </w:pPr>
          </w:p>
          <w:p w14:paraId="46D997BF" w14:textId="77777777"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 xml:space="preserve">El objeto de la estrategia es </w:t>
            </w:r>
            <w:r w:rsidRPr="006145DB">
              <w:rPr>
                <w:rStyle w:val="normaltextrun"/>
                <w:rFonts w:cs="Arial"/>
                <w:sz w:val="20"/>
                <w:szCs w:val="20"/>
                <w:shd w:val="clear" w:color="auto" w:fill="FFFFFF"/>
              </w:rPr>
              <w:t>prevenir la ubicación institucional de niñas y niños a través del fortalecimiento de capacidades de las familias que promuevan la creación y el fortalecimiento de capacidades para la construcción de espacios protectores y seguros con el fin de evitar la pérdida del cuidado parental.</w:t>
            </w:r>
            <w:r w:rsidRPr="006145DB">
              <w:rPr>
                <w:rStyle w:val="eop"/>
                <w:rFonts w:cs="Arial"/>
                <w:sz w:val="20"/>
                <w:szCs w:val="20"/>
                <w:shd w:val="clear" w:color="auto" w:fill="FFFFFF"/>
              </w:rPr>
              <w:t> </w:t>
            </w:r>
          </w:p>
        </w:tc>
      </w:tr>
      <w:tr w:rsidR="00115DA4" w:rsidRPr="006145DB" w14:paraId="0466A575"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25A651F" w14:textId="06EFB665"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hideMark/>
          </w:tcPr>
          <w:p w14:paraId="30E60BFD" w14:textId="77777777" w:rsidR="00B6362A" w:rsidRPr="006145DB" w:rsidRDefault="00B6362A" w:rsidP="005B435E">
            <w:pPr>
              <w:tabs>
                <w:tab w:val="left" w:pos="709"/>
              </w:tabs>
              <w:spacing w:after="0" w:line="240" w:lineRule="auto"/>
              <w:jc w:val="both"/>
              <w:rPr>
                <w:rFonts w:eastAsia="Lucida Sans Unicode" w:cs="Arial"/>
                <w:bCs/>
                <w:sz w:val="20"/>
                <w:szCs w:val="20"/>
                <w:lang w:eastAsia="es-MX"/>
              </w:rPr>
            </w:pPr>
            <w:r w:rsidRPr="006145DB">
              <w:rPr>
                <w:rStyle w:val="normaltextrun"/>
                <w:rFonts w:cs="Arial"/>
                <w:sz w:val="20"/>
                <w:szCs w:val="20"/>
                <w:shd w:val="clear" w:color="auto" w:fill="FFFFFF"/>
              </w:rPr>
              <w:t>Desarrollo de procesos de intervención y acompañamiento a familias con niñas y niños en riesgo de ubicación institucional, que permita la creación y fortalecimiento de capacidades parentales de crianza, vínculo y cuidado que deriven en la creación de espacios protectores y seguros previniendo la pérdida del cuidado parental.</w:t>
            </w:r>
            <w:r w:rsidRPr="006145DB">
              <w:rPr>
                <w:rStyle w:val="eop"/>
                <w:rFonts w:cs="Arial"/>
                <w:sz w:val="20"/>
                <w:szCs w:val="20"/>
                <w:shd w:val="clear" w:color="auto" w:fill="FFFFFF"/>
              </w:rPr>
              <w:t> </w:t>
            </w:r>
          </w:p>
        </w:tc>
      </w:tr>
      <w:tr w:rsidR="00115DA4" w:rsidRPr="006145DB" w14:paraId="28F15BEA"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0E623FC" w14:textId="77777777"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 xml:space="preserve">Tipo de Focalización </w:t>
            </w:r>
          </w:p>
        </w:tc>
        <w:tc>
          <w:tcPr>
            <w:tcW w:w="7801" w:type="dxa"/>
            <w:tcBorders>
              <w:top w:val="single" w:sz="4" w:space="0" w:color="auto"/>
              <w:left w:val="single" w:sz="4" w:space="0" w:color="auto"/>
              <w:bottom w:val="single" w:sz="4" w:space="0" w:color="auto"/>
              <w:right w:val="single" w:sz="4" w:space="0" w:color="auto"/>
            </w:tcBorders>
            <w:vAlign w:val="center"/>
            <w:hideMark/>
          </w:tcPr>
          <w:p w14:paraId="47FF7A60" w14:textId="03F07BC5"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demanda</w:t>
            </w:r>
            <w:r w:rsidR="00130F89" w:rsidRPr="006145DB">
              <w:rPr>
                <w:rFonts w:cs="Arial"/>
                <w:sz w:val="20"/>
                <w:szCs w:val="20"/>
              </w:rPr>
              <w:t>.</w:t>
            </w:r>
          </w:p>
          <w:p w14:paraId="2F068A38" w14:textId="3BC8D4B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abordaje territorial</w:t>
            </w:r>
            <w:r w:rsidR="00130F89" w:rsidRPr="006145DB">
              <w:rPr>
                <w:rFonts w:cs="Arial"/>
                <w:sz w:val="20"/>
                <w:szCs w:val="20"/>
              </w:rPr>
              <w:t>.</w:t>
            </w:r>
          </w:p>
        </w:tc>
      </w:tr>
      <w:tr w:rsidR="00115DA4" w:rsidRPr="006145DB" w14:paraId="36A6CA09" w14:textId="77777777" w:rsidTr="00DC2E09">
        <w:trPr>
          <w:trHeight w:val="72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E5FE41E"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801" w:type="dxa"/>
            <w:tcBorders>
              <w:top w:val="single" w:sz="4" w:space="0" w:color="auto"/>
              <w:left w:val="single" w:sz="4" w:space="0" w:color="auto"/>
              <w:bottom w:val="single" w:sz="4" w:space="0" w:color="auto"/>
              <w:right w:val="single" w:sz="4" w:space="0" w:color="auto"/>
            </w:tcBorders>
            <w:vAlign w:val="center"/>
          </w:tcPr>
          <w:p w14:paraId="74C7F8F5" w14:textId="61C77150" w:rsidR="00B6362A" w:rsidRPr="006145DB" w:rsidRDefault="00B6362A" w:rsidP="005B435E">
            <w:pPr>
              <w:spacing w:after="0" w:line="240" w:lineRule="auto"/>
              <w:jc w:val="both"/>
              <w:rPr>
                <w:rFonts w:cs="Arial"/>
                <w:i/>
                <w:iCs/>
                <w:sz w:val="20"/>
                <w:szCs w:val="20"/>
                <w:lang w:eastAsia="es-MX"/>
              </w:rPr>
            </w:pPr>
            <w:r w:rsidRPr="006145DB">
              <w:rPr>
                <w:rStyle w:val="normaltextrun"/>
                <w:rFonts w:cs="Arial"/>
                <w:sz w:val="20"/>
                <w:szCs w:val="20"/>
                <w:shd w:val="clear" w:color="auto" w:fill="FFFFFF"/>
              </w:rPr>
              <w:t>Niñas y niños de 0 a 11 años residentes en Bogotá D.C. en riesgo de ubicación institucional y sus familias identificadas en los diferentes territorios y/o remitidas por los servicios de la entidad o por autoridad competente:</w:t>
            </w:r>
            <w:r w:rsidRPr="006145DB">
              <w:rPr>
                <w:rStyle w:val="eop"/>
                <w:rFonts w:cs="Arial"/>
                <w:sz w:val="20"/>
                <w:szCs w:val="20"/>
                <w:shd w:val="clear" w:color="auto" w:fill="FFFFFF"/>
              </w:rPr>
              <w:t> </w:t>
            </w:r>
            <w:r w:rsidRPr="006145DB">
              <w:rPr>
                <w:rFonts w:cs="Arial"/>
                <w:sz w:val="20"/>
                <w:szCs w:val="20"/>
              </w:rPr>
              <w:t>Comisarías de Familia, Defensorías de Familia o Centro Zonal Revivir.</w:t>
            </w:r>
          </w:p>
        </w:tc>
      </w:tr>
      <w:tr w:rsidR="00115DA4" w:rsidRPr="006145DB" w14:paraId="12405FEA" w14:textId="77777777" w:rsidTr="00DC2E09">
        <w:trPr>
          <w:trHeight w:val="587"/>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7A19F00" w14:textId="77777777" w:rsidR="00B6362A" w:rsidRPr="006145DB" w:rsidRDefault="00B6362A" w:rsidP="005B435E">
            <w:pPr>
              <w:spacing w:after="0" w:line="240" w:lineRule="auto"/>
              <w:contextualSpacing/>
              <w:rPr>
                <w:rFonts w:cs="Arial"/>
                <w:sz w:val="20"/>
                <w:szCs w:val="20"/>
                <w:lang w:eastAsia="es-CO"/>
              </w:rPr>
            </w:pPr>
            <w:r w:rsidRPr="006145DB">
              <w:rPr>
                <w:rFonts w:cs="Arial"/>
                <w:sz w:val="20"/>
                <w:szCs w:val="20"/>
                <w:lang w:eastAsia="es-CO"/>
              </w:rPr>
              <w:t>Criterios de priorización</w:t>
            </w:r>
          </w:p>
        </w:tc>
        <w:tc>
          <w:tcPr>
            <w:tcW w:w="7801" w:type="dxa"/>
            <w:tcBorders>
              <w:top w:val="single" w:sz="4" w:space="0" w:color="auto"/>
              <w:left w:val="single" w:sz="4" w:space="0" w:color="auto"/>
              <w:bottom w:val="single" w:sz="4" w:space="0" w:color="auto"/>
              <w:right w:val="single" w:sz="4" w:space="0" w:color="auto"/>
            </w:tcBorders>
            <w:vAlign w:val="center"/>
          </w:tcPr>
          <w:p w14:paraId="76FAE56C" w14:textId="17BABE1A" w:rsidR="00B6362A" w:rsidRPr="006145DB" w:rsidRDefault="00B6362A" w:rsidP="005B435E">
            <w:pPr>
              <w:spacing w:after="0" w:line="240" w:lineRule="auto"/>
              <w:jc w:val="both"/>
              <w:rPr>
                <w:rFonts w:eastAsia="Arial" w:cs="Arial"/>
                <w:sz w:val="20"/>
                <w:szCs w:val="20"/>
                <w:lang w:eastAsia="es-MX"/>
              </w:rPr>
            </w:pPr>
            <w:r w:rsidRPr="006145DB">
              <w:rPr>
                <w:rFonts w:eastAsia="Arial" w:cs="Arial"/>
                <w:sz w:val="20"/>
                <w:szCs w:val="20"/>
              </w:rPr>
              <w:t xml:space="preserve">Esta estrategia </w:t>
            </w:r>
            <w:r w:rsidRPr="006145DB">
              <w:rPr>
                <w:rStyle w:val="normaltextrun"/>
                <w:rFonts w:cs="Arial"/>
                <w:sz w:val="20"/>
                <w:szCs w:val="20"/>
                <w:shd w:val="clear" w:color="auto" w:fill="FFFFFF"/>
              </w:rPr>
              <w:t>no tiene criterios de priorización por cuanto se atiende la demanda de las niñas y los niños en riesgo de ubicación institucional.</w:t>
            </w:r>
            <w:r w:rsidRPr="006145DB">
              <w:rPr>
                <w:rStyle w:val="eop"/>
                <w:rFonts w:cs="Arial"/>
                <w:sz w:val="20"/>
                <w:szCs w:val="20"/>
                <w:shd w:val="clear" w:color="auto" w:fill="FFFFFF"/>
              </w:rPr>
              <w:t> </w:t>
            </w:r>
            <w:r w:rsidRPr="006145DB">
              <w:rPr>
                <w:rFonts w:cs="Arial"/>
                <w:sz w:val="20"/>
                <w:szCs w:val="20"/>
              </w:rPr>
              <w:t xml:space="preserve"> </w:t>
            </w:r>
          </w:p>
        </w:tc>
      </w:tr>
      <w:tr w:rsidR="00115DA4" w:rsidRPr="006145DB" w14:paraId="0561DF22" w14:textId="77777777" w:rsidTr="00DC2E09">
        <w:trPr>
          <w:trHeight w:val="236"/>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AAC5B44"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Ingreso</w:t>
            </w:r>
          </w:p>
        </w:tc>
        <w:tc>
          <w:tcPr>
            <w:tcW w:w="7801" w:type="dxa"/>
            <w:tcBorders>
              <w:top w:val="single" w:sz="4" w:space="0" w:color="auto"/>
              <w:left w:val="single" w:sz="4" w:space="0" w:color="auto"/>
              <w:bottom w:val="single" w:sz="4" w:space="0" w:color="auto"/>
              <w:right w:val="single" w:sz="4" w:space="0" w:color="auto"/>
            </w:tcBorders>
            <w:vAlign w:val="center"/>
          </w:tcPr>
          <w:p w14:paraId="6CA8173A" w14:textId="77777777" w:rsidR="0025402A" w:rsidRPr="006145DB" w:rsidRDefault="00B6362A" w:rsidP="005B435E">
            <w:pPr>
              <w:spacing w:after="0" w:line="240" w:lineRule="auto"/>
              <w:jc w:val="both"/>
              <w:rPr>
                <w:rFonts w:cs="Arial"/>
                <w:sz w:val="20"/>
                <w:szCs w:val="20"/>
              </w:rPr>
            </w:pPr>
            <w:r w:rsidRPr="006145DB">
              <w:rPr>
                <w:rFonts w:cs="Arial"/>
                <w:sz w:val="20"/>
                <w:szCs w:val="20"/>
              </w:rPr>
              <w:t xml:space="preserve">Niñas y niños de 0 a 11 años. en riesgo de ubicación institucional y sus familias, </w:t>
            </w:r>
            <w:r w:rsidRPr="006145DB">
              <w:rPr>
                <w:rFonts w:cs="Arial"/>
                <w:iCs/>
                <w:sz w:val="20"/>
                <w:szCs w:val="20"/>
              </w:rPr>
              <w:t xml:space="preserve">en situación de alta vulnerabilidad social y en riesgo de pérdida de cuidado parental, </w:t>
            </w:r>
            <w:r w:rsidRPr="006145DB">
              <w:rPr>
                <w:rFonts w:eastAsia="Arial" w:cs="Arial"/>
                <w:iCs/>
                <w:sz w:val="20"/>
                <w:szCs w:val="20"/>
              </w:rPr>
              <w:t>que</w:t>
            </w:r>
            <w:r w:rsidRPr="006145DB">
              <w:rPr>
                <w:rFonts w:cs="Arial"/>
                <w:sz w:val="20"/>
                <w:szCs w:val="20"/>
              </w:rPr>
              <w:t xml:space="preserve"> cumplan con una o más de las siguientes situaciones:</w:t>
            </w:r>
          </w:p>
          <w:p w14:paraId="054A368E" w14:textId="40E6ADD8" w:rsidR="00B6362A" w:rsidRPr="006145DB" w:rsidRDefault="00B6362A" w:rsidP="005B435E">
            <w:pPr>
              <w:spacing w:after="0" w:line="240" w:lineRule="auto"/>
              <w:jc w:val="both"/>
              <w:rPr>
                <w:rFonts w:cs="Arial"/>
                <w:sz w:val="20"/>
                <w:szCs w:val="20"/>
                <w:lang w:eastAsia="es-MX"/>
              </w:rPr>
            </w:pPr>
            <w:r w:rsidRPr="006145DB">
              <w:rPr>
                <w:rFonts w:cs="Arial"/>
                <w:sz w:val="20"/>
                <w:szCs w:val="20"/>
              </w:rPr>
              <w:t xml:space="preserve">   </w:t>
            </w:r>
          </w:p>
          <w:p w14:paraId="0B1BA85A" w14:textId="6394C304"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sin vinculación a sistema de seguridad social en salud</w:t>
            </w:r>
            <w:r w:rsidR="00791B9C" w:rsidRPr="006145DB">
              <w:rPr>
                <w:rFonts w:cs="Arial"/>
                <w:sz w:val="20"/>
                <w:szCs w:val="20"/>
              </w:rPr>
              <w:t>.</w:t>
            </w:r>
          </w:p>
          <w:p w14:paraId="3F16321A" w14:textId="782CA3C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vinculados a situaciones de conflicto familiar o violencia intrafamiliar</w:t>
            </w:r>
            <w:r w:rsidR="00791B9C" w:rsidRPr="006145DB">
              <w:rPr>
                <w:rFonts w:cs="Arial"/>
                <w:sz w:val="20"/>
                <w:szCs w:val="20"/>
              </w:rPr>
              <w:t>.</w:t>
            </w:r>
            <w:r w:rsidRPr="006145DB">
              <w:rPr>
                <w:rFonts w:cs="Arial"/>
                <w:sz w:val="20"/>
                <w:szCs w:val="20"/>
              </w:rPr>
              <w:t xml:space="preserve"> </w:t>
            </w:r>
          </w:p>
          <w:p w14:paraId="518CEC22" w14:textId="7CC04BE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con antecedentes de abandono y negligencia</w:t>
            </w:r>
            <w:r w:rsidR="00791B9C" w:rsidRPr="006145DB">
              <w:rPr>
                <w:rFonts w:cs="Arial"/>
                <w:sz w:val="20"/>
                <w:szCs w:val="20"/>
              </w:rPr>
              <w:t>.</w:t>
            </w:r>
            <w:r w:rsidRPr="006145DB">
              <w:rPr>
                <w:rFonts w:cs="Arial"/>
                <w:sz w:val="20"/>
                <w:szCs w:val="20"/>
              </w:rPr>
              <w:t xml:space="preserve"> </w:t>
            </w:r>
          </w:p>
          <w:p w14:paraId="264BA247" w14:textId="12AC72E4"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situación de pautas de crianza inadecuadas</w:t>
            </w:r>
            <w:r w:rsidR="00791B9C" w:rsidRPr="006145DB">
              <w:rPr>
                <w:rFonts w:cs="Arial"/>
                <w:sz w:val="20"/>
                <w:szCs w:val="20"/>
              </w:rPr>
              <w:t>.</w:t>
            </w:r>
            <w:r w:rsidRPr="006145DB">
              <w:rPr>
                <w:rFonts w:cs="Arial"/>
                <w:sz w:val="20"/>
                <w:szCs w:val="20"/>
              </w:rPr>
              <w:t xml:space="preserve"> </w:t>
            </w:r>
          </w:p>
          <w:p w14:paraId="3E9D5409" w14:textId="74CDB52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al cuidado de adultos mayores que no tenga habilidades de cuidado</w:t>
            </w:r>
            <w:r w:rsidR="00791B9C" w:rsidRPr="006145DB">
              <w:rPr>
                <w:rFonts w:cs="Arial"/>
                <w:sz w:val="20"/>
                <w:szCs w:val="20"/>
              </w:rPr>
              <w:t>.</w:t>
            </w:r>
          </w:p>
          <w:p w14:paraId="34ADB9BB" w14:textId="58462B9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que ejercen roles de adultos en labores domésticas o de cuidado.</w:t>
            </w:r>
          </w:p>
          <w:p w14:paraId="07BB1A52" w14:textId="218E8D4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con redes de apoyo escasas o inexistentes</w:t>
            </w:r>
            <w:r w:rsidR="00791B9C" w:rsidRPr="006145DB">
              <w:rPr>
                <w:rFonts w:cs="Arial"/>
                <w:sz w:val="20"/>
                <w:szCs w:val="20"/>
              </w:rPr>
              <w:t>.</w:t>
            </w:r>
          </w:p>
          <w:p w14:paraId="2FED7808" w14:textId="15C03E4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en situación de pobreza multidimensional</w:t>
            </w:r>
            <w:r w:rsidR="00791B9C" w:rsidRPr="006145DB">
              <w:rPr>
                <w:rFonts w:cs="Arial"/>
                <w:sz w:val="20"/>
                <w:szCs w:val="20"/>
              </w:rPr>
              <w:t>.</w:t>
            </w:r>
            <w:r w:rsidRPr="006145DB">
              <w:rPr>
                <w:rFonts w:cs="Arial"/>
                <w:sz w:val="20"/>
                <w:szCs w:val="20"/>
              </w:rPr>
              <w:t xml:space="preserve"> </w:t>
            </w:r>
          </w:p>
          <w:p w14:paraId="4422A63E" w14:textId="5D0A5EA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desescolarizados</w:t>
            </w:r>
            <w:r w:rsidR="00791B9C" w:rsidRPr="006145DB">
              <w:rPr>
                <w:rFonts w:cs="Arial"/>
                <w:sz w:val="20"/>
                <w:szCs w:val="20"/>
              </w:rPr>
              <w:t>.</w:t>
            </w:r>
            <w:r w:rsidRPr="006145DB">
              <w:rPr>
                <w:rFonts w:cs="Arial"/>
                <w:sz w:val="20"/>
                <w:szCs w:val="20"/>
              </w:rPr>
              <w:t xml:space="preserve"> </w:t>
            </w:r>
          </w:p>
          <w:p w14:paraId="0050827A" w14:textId="6F18D0F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 xml:space="preserve">Niñas y niños en </w:t>
            </w:r>
            <w:r w:rsidR="000023BE" w:rsidRPr="006145DB">
              <w:rPr>
                <w:rFonts w:cs="Arial"/>
                <w:sz w:val="20"/>
                <w:szCs w:val="20"/>
              </w:rPr>
              <w:t>trabajo infantil o vinculado</w:t>
            </w:r>
            <w:r w:rsidRPr="006145DB">
              <w:rPr>
                <w:rFonts w:cs="Arial"/>
                <w:sz w:val="20"/>
                <w:szCs w:val="20"/>
              </w:rPr>
              <w:t xml:space="preserve"> a trabajo de sus madres, padres, cuidadores o en condición de mendicidad</w:t>
            </w:r>
            <w:r w:rsidR="00791B9C" w:rsidRPr="006145DB">
              <w:rPr>
                <w:rFonts w:cs="Arial"/>
                <w:sz w:val="20"/>
                <w:szCs w:val="20"/>
              </w:rPr>
              <w:t>.</w:t>
            </w:r>
            <w:r w:rsidRPr="006145DB">
              <w:rPr>
                <w:rFonts w:cs="Arial"/>
                <w:sz w:val="20"/>
                <w:szCs w:val="20"/>
              </w:rPr>
              <w:t xml:space="preserve"> </w:t>
            </w:r>
          </w:p>
          <w:p w14:paraId="2BAA2FA7" w14:textId="0B87C30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inadecuadas condiciones habitacionales</w:t>
            </w:r>
            <w:r w:rsidR="00791B9C" w:rsidRPr="006145DB">
              <w:rPr>
                <w:rFonts w:cs="Arial"/>
                <w:sz w:val="20"/>
                <w:szCs w:val="20"/>
              </w:rPr>
              <w:t>.</w:t>
            </w:r>
            <w:r w:rsidRPr="006145DB">
              <w:rPr>
                <w:rFonts w:cs="Arial"/>
                <w:sz w:val="20"/>
                <w:szCs w:val="20"/>
              </w:rPr>
              <w:t xml:space="preserve"> </w:t>
            </w:r>
          </w:p>
          <w:p w14:paraId="14D68967" w14:textId="72517E4A" w:rsidR="00B6362A" w:rsidRPr="006145DB" w:rsidRDefault="00B6362A">
            <w:pPr>
              <w:numPr>
                <w:ilvl w:val="0"/>
                <w:numId w:val="4"/>
              </w:numPr>
              <w:spacing w:after="0" w:line="240" w:lineRule="auto"/>
              <w:jc w:val="both"/>
              <w:rPr>
                <w:rFonts w:cs="Arial"/>
                <w:bCs/>
                <w:sz w:val="20"/>
                <w:szCs w:val="20"/>
                <w:lang w:eastAsia="es-CO"/>
              </w:rPr>
            </w:pPr>
            <w:r w:rsidRPr="006145DB">
              <w:rPr>
                <w:rFonts w:cs="Arial"/>
                <w:sz w:val="20"/>
                <w:szCs w:val="20"/>
              </w:rPr>
              <w:t>Niñas y niños en desnutrición, malnutrición o en riesgo de estarlo</w:t>
            </w:r>
            <w:r w:rsidR="00791B9C" w:rsidRPr="006145DB">
              <w:rPr>
                <w:rFonts w:cs="Arial"/>
                <w:sz w:val="20"/>
                <w:szCs w:val="20"/>
              </w:rPr>
              <w:t>.</w:t>
            </w:r>
          </w:p>
        </w:tc>
      </w:tr>
      <w:tr w:rsidR="00115DA4" w:rsidRPr="006145DB" w14:paraId="2A128457"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6B9BCFF"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Egreso</w:t>
            </w:r>
          </w:p>
        </w:tc>
        <w:tc>
          <w:tcPr>
            <w:tcW w:w="7801" w:type="dxa"/>
            <w:tcBorders>
              <w:top w:val="single" w:sz="4" w:space="0" w:color="auto"/>
              <w:left w:val="single" w:sz="4" w:space="0" w:color="auto"/>
              <w:bottom w:val="single" w:sz="4" w:space="0" w:color="auto"/>
              <w:right w:val="single" w:sz="4" w:space="0" w:color="auto"/>
            </w:tcBorders>
            <w:vAlign w:val="center"/>
          </w:tcPr>
          <w:p w14:paraId="4A200359" w14:textId="13686A8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Culminación del proceso familiar</w:t>
            </w:r>
            <w:r w:rsidR="009E43D5" w:rsidRPr="006145DB">
              <w:rPr>
                <w:rFonts w:cs="Arial"/>
                <w:sz w:val="20"/>
                <w:szCs w:val="20"/>
              </w:rPr>
              <w:t>.</w:t>
            </w:r>
          </w:p>
          <w:p w14:paraId="492D558F" w14:textId="0B2B33A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Pérdida de contacto con el núcleo familiar</w:t>
            </w:r>
            <w:r w:rsidR="009E43D5" w:rsidRPr="006145DB">
              <w:rPr>
                <w:rFonts w:cs="Arial"/>
                <w:sz w:val="20"/>
                <w:szCs w:val="20"/>
              </w:rPr>
              <w:t>.</w:t>
            </w:r>
          </w:p>
          <w:p w14:paraId="6B381BD3" w14:textId="7CFCD959"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Retiro voluntario de la familia expresado por el cuidador o adulto responsable</w:t>
            </w:r>
            <w:r w:rsidR="009E43D5" w:rsidRPr="006145DB">
              <w:rPr>
                <w:rFonts w:cs="Arial"/>
                <w:sz w:val="20"/>
                <w:szCs w:val="20"/>
              </w:rPr>
              <w:t>.</w:t>
            </w:r>
          </w:p>
          <w:p w14:paraId="562A2677" w14:textId="43F3D9F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Fallecimiento del niño o niña en situación de riesgo</w:t>
            </w:r>
            <w:r w:rsidR="009E43D5" w:rsidRPr="006145DB">
              <w:rPr>
                <w:rFonts w:cs="Arial"/>
                <w:sz w:val="20"/>
                <w:szCs w:val="20"/>
              </w:rPr>
              <w:t>.</w:t>
            </w:r>
          </w:p>
        </w:tc>
      </w:tr>
      <w:tr w:rsidR="00115DA4" w:rsidRPr="006145DB" w14:paraId="4800209F" w14:textId="77777777" w:rsidTr="00DC2E09">
        <w:trPr>
          <w:trHeight w:val="541"/>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36BC0AB" w14:textId="557BF16C"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Restricciones</w:t>
            </w:r>
          </w:p>
        </w:tc>
        <w:tc>
          <w:tcPr>
            <w:tcW w:w="7801" w:type="dxa"/>
            <w:tcBorders>
              <w:top w:val="single" w:sz="4" w:space="0" w:color="auto"/>
              <w:left w:val="single" w:sz="4" w:space="0" w:color="auto"/>
              <w:bottom w:val="single" w:sz="4" w:space="0" w:color="auto"/>
              <w:right w:val="single" w:sz="4" w:space="0" w:color="auto"/>
            </w:tcBorders>
            <w:vAlign w:val="center"/>
            <w:hideMark/>
          </w:tcPr>
          <w:p w14:paraId="77CB2966" w14:textId="77777777" w:rsidR="00B6362A" w:rsidRPr="006145DB" w:rsidRDefault="00B6362A" w:rsidP="005B435E">
            <w:pPr>
              <w:tabs>
                <w:tab w:val="left" w:pos="709"/>
              </w:tabs>
              <w:spacing w:after="0" w:line="240" w:lineRule="auto"/>
              <w:jc w:val="both"/>
              <w:rPr>
                <w:rFonts w:eastAsia="Calibri" w:cs="Arial"/>
                <w:sz w:val="20"/>
                <w:szCs w:val="20"/>
                <w:lang w:eastAsia="es-CO"/>
              </w:rPr>
            </w:pPr>
            <w:r w:rsidRPr="006145DB">
              <w:rPr>
                <w:rFonts w:cs="Arial"/>
                <w:sz w:val="20"/>
                <w:szCs w:val="20"/>
              </w:rPr>
              <w:t>Familias cuyas madres, padres o cuidadores tengan características de consumo de SPA, condiciones de habitabilidad en calle o diagnóstico psiquiátrico.</w:t>
            </w:r>
          </w:p>
        </w:tc>
      </w:tr>
      <w:tr w:rsidR="00B6362A" w:rsidRPr="006145DB" w14:paraId="212A26F9" w14:textId="77777777" w:rsidTr="00DC2E09">
        <w:trPr>
          <w:trHeight w:val="5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7F04343" w14:textId="35350241"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Ejecución</w:t>
            </w:r>
            <w:r w:rsidR="00122FCB" w:rsidRPr="006145DB">
              <w:rPr>
                <w:rFonts w:cs="Arial"/>
                <w:bCs/>
                <w:sz w:val="20"/>
                <w:szCs w:val="20"/>
                <w:lang w:eastAsia="es-CO"/>
              </w:rPr>
              <w:t xml:space="preserve"> </w:t>
            </w:r>
          </w:p>
        </w:tc>
        <w:tc>
          <w:tcPr>
            <w:tcW w:w="7801" w:type="dxa"/>
            <w:tcBorders>
              <w:top w:val="single" w:sz="4" w:space="0" w:color="auto"/>
              <w:left w:val="single" w:sz="4" w:space="0" w:color="auto"/>
              <w:bottom w:val="single" w:sz="4" w:space="0" w:color="auto"/>
              <w:right w:val="single" w:sz="4" w:space="0" w:color="auto"/>
            </w:tcBorders>
            <w:vAlign w:val="center"/>
          </w:tcPr>
          <w:p w14:paraId="30BD17E1" w14:textId="39660B5E" w:rsidR="00B6362A" w:rsidRPr="006145DB" w:rsidRDefault="00B6362A" w:rsidP="005B435E">
            <w:pPr>
              <w:spacing w:after="0" w:line="240" w:lineRule="auto"/>
              <w:jc w:val="both"/>
              <w:rPr>
                <w:rFonts w:cs="Arial"/>
                <w:sz w:val="20"/>
                <w:szCs w:val="20"/>
                <w:lang w:eastAsia="es-CO"/>
              </w:rPr>
            </w:pPr>
            <w:r w:rsidRPr="006145DB">
              <w:rPr>
                <w:rFonts w:eastAsia="Arial" w:cs="Arial"/>
                <w:sz w:val="20"/>
                <w:szCs w:val="20"/>
              </w:rPr>
              <w:t xml:space="preserve">Dentro de la estrategia de </w:t>
            </w:r>
            <w:r w:rsidRPr="006145DB">
              <w:rPr>
                <w:rStyle w:val="normaltextrun"/>
                <w:rFonts w:cs="Arial"/>
                <w:sz w:val="20"/>
                <w:szCs w:val="20"/>
                <w:shd w:val="clear" w:color="auto" w:fill="FFFFFF"/>
              </w:rPr>
              <w:t xml:space="preserve">prevención del riesgo de ubicación institucional de niñas y niños, </w:t>
            </w:r>
            <w:r w:rsidRPr="006145DB">
              <w:rPr>
                <w:rFonts w:cs="Arial"/>
                <w:sz w:val="20"/>
                <w:szCs w:val="20"/>
              </w:rPr>
              <w:t xml:space="preserve">se implementan procesos de intervención y acompañamiento a niñas, niños y sus familias en acciones interdisciplinarias que permiten implementar planes de acción de acuerdo con la problemática específica asociada, avanzando en la creación y fortalecimiento de capacidades de las familias </w:t>
            </w:r>
            <w:r w:rsidRPr="006145DB">
              <w:rPr>
                <w:rFonts w:cs="Arial"/>
                <w:sz w:val="20"/>
                <w:szCs w:val="20"/>
                <w:lang w:eastAsia="es-CO"/>
              </w:rPr>
              <w:t>creando espacios protectores y seguros.</w:t>
            </w:r>
          </w:p>
          <w:p w14:paraId="0E691141" w14:textId="77777777" w:rsidR="00941E4D" w:rsidRPr="006145DB" w:rsidRDefault="00941E4D" w:rsidP="00941E4D">
            <w:pPr>
              <w:pStyle w:val="Ttulo1"/>
              <w:rPr>
                <w:sz w:val="20"/>
                <w:lang w:eastAsia="es-CO"/>
              </w:rPr>
            </w:pPr>
          </w:p>
          <w:p w14:paraId="68488680" w14:textId="6BE6538C" w:rsidR="00B6362A" w:rsidRPr="006145DB" w:rsidRDefault="00F5316F" w:rsidP="005B435E">
            <w:pPr>
              <w:spacing w:after="0" w:line="240" w:lineRule="auto"/>
              <w:jc w:val="both"/>
              <w:rPr>
                <w:rFonts w:cs="Arial"/>
                <w:sz w:val="20"/>
                <w:szCs w:val="20"/>
                <w:lang w:eastAsia="es-CO"/>
              </w:rPr>
            </w:pPr>
            <w:r w:rsidRPr="006145DB">
              <w:rPr>
                <w:rFonts w:cs="Arial"/>
                <w:sz w:val="20"/>
                <w:szCs w:val="20"/>
                <w:lang w:eastAsia="es-CO"/>
              </w:rPr>
              <w:t>Las familias identificadas</w:t>
            </w:r>
            <w:r w:rsidR="00B6362A" w:rsidRPr="006145DB">
              <w:rPr>
                <w:rFonts w:cs="Arial"/>
                <w:sz w:val="20"/>
                <w:szCs w:val="20"/>
                <w:lang w:eastAsia="es-CO"/>
              </w:rPr>
              <w:t xml:space="preserve"> se vinculan a la estrategia realizando procesos de intervención y acompañamiento en una apuesta interdisciplinar liderada por binas psicosociales a nivel territorial, haciendo uso de las unidades operativas disponibles y cercanas al domicilio de la familia, construyendo planes de acción de acuerdo a la problemática específica. </w:t>
            </w:r>
          </w:p>
          <w:p w14:paraId="6FC7A727" w14:textId="77777777" w:rsidR="00941E4D" w:rsidRPr="006145DB" w:rsidRDefault="00941E4D" w:rsidP="005B435E">
            <w:pPr>
              <w:spacing w:after="0" w:line="240" w:lineRule="auto"/>
              <w:jc w:val="both"/>
              <w:rPr>
                <w:rFonts w:cs="Arial"/>
                <w:sz w:val="20"/>
                <w:szCs w:val="20"/>
                <w:lang w:eastAsia="es-CO"/>
              </w:rPr>
            </w:pPr>
          </w:p>
          <w:p w14:paraId="415CD37D" w14:textId="6ED1B291" w:rsidR="006950F9" w:rsidRPr="006145DB" w:rsidRDefault="00B6362A" w:rsidP="005B435E">
            <w:pPr>
              <w:spacing w:after="0" w:line="240" w:lineRule="auto"/>
              <w:jc w:val="both"/>
              <w:rPr>
                <w:rFonts w:cs="Arial"/>
                <w:sz w:val="20"/>
                <w:szCs w:val="20"/>
                <w:lang w:eastAsia="es-CO"/>
              </w:rPr>
            </w:pPr>
            <w:r w:rsidRPr="006145DB">
              <w:rPr>
                <w:rFonts w:cs="Arial"/>
                <w:sz w:val="20"/>
                <w:szCs w:val="20"/>
                <w:lang w:eastAsia="es-CO"/>
              </w:rPr>
              <w:t>El proceso de intervención y acompañamiento con las familias tiene el objetivo de crear y fortalecer capacidades, generar apegos seguros, pautas de crianza adecuadas, comunicación asertiva, movilización de redes de apoyo inter e intrainstitucionales, que permitan construir espacios protectores y seguros para las niñas y los niños con el fin de evitar la pérdida del cuidado parental, para que la ubicación institucional sea la última alternativa en el marco de la prevalencia de derechos.</w:t>
            </w:r>
          </w:p>
        </w:tc>
      </w:tr>
    </w:tbl>
    <w:p w14:paraId="321C69DA" w14:textId="77777777" w:rsidR="00DB3E78" w:rsidRPr="006145DB" w:rsidRDefault="00DB3E78" w:rsidP="005B435E">
      <w:pPr>
        <w:spacing w:after="0" w:line="240" w:lineRule="auto"/>
        <w:rPr>
          <w:rFonts w:cs="Arial"/>
        </w:rPr>
      </w:pPr>
    </w:p>
    <w:p w14:paraId="0D5D942E" w14:textId="24B796AE" w:rsidR="000E1226" w:rsidRPr="006145DB" w:rsidRDefault="00DF018D">
      <w:pPr>
        <w:pStyle w:val="Ttulo1"/>
        <w:numPr>
          <w:ilvl w:val="2"/>
          <w:numId w:val="72"/>
        </w:numPr>
        <w:tabs>
          <w:tab w:val="left" w:pos="851"/>
        </w:tabs>
        <w:ind w:left="567" w:hanging="579"/>
        <w:jc w:val="center"/>
      </w:pPr>
      <w:bookmarkStart w:id="316" w:name="_Toc210213222"/>
      <w:bookmarkStart w:id="317" w:name="_Toc213273495"/>
      <w:bookmarkStart w:id="318" w:name="_Toc213276122"/>
      <w:bookmarkStart w:id="319" w:name="_Toc216902456"/>
      <w:r w:rsidRPr="006145DB">
        <w:t>Servicio</w:t>
      </w:r>
      <w:r w:rsidR="00393BB0" w:rsidRPr="006145DB">
        <w:t xml:space="preserve"> de acceso a la justicia - </w:t>
      </w:r>
      <w:r w:rsidR="002E62B7" w:rsidRPr="006145DB">
        <w:t>Comisarías de Familia</w:t>
      </w:r>
      <w:bookmarkEnd w:id="316"/>
      <w:bookmarkEnd w:id="317"/>
      <w:bookmarkEnd w:id="318"/>
      <w:bookmarkEnd w:id="31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797"/>
      </w:tblGrid>
      <w:tr w:rsidR="00C37FB5" w:rsidRPr="006145DB" w14:paraId="60EFC19F" w14:textId="77777777" w:rsidTr="00941E4D">
        <w:trPr>
          <w:trHeight w:val="283"/>
          <w:jc w:val="center"/>
        </w:trPr>
        <w:tc>
          <w:tcPr>
            <w:tcW w:w="1696" w:type="dxa"/>
            <w:shd w:val="clear" w:color="auto" w:fill="FFFFFF" w:themeFill="background1"/>
            <w:vAlign w:val="center"/>
          </w:tcPr>
          <w:p w14:paraId="39D201E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797" w:type="dxa"/>
            <w:shd w:val="clear" w:color="auto" w:fill="FFFFFF" w:themeFill="background1"/>
            <w:vAlign w:val="center"/>
          </w:tcPr>
          <w:p w14:paraId="48A0EEA3" w14:textId="2F610A34" w:rsidR="00C37FB5" w:rsidRPr="006145DB" w:rsidRDefault="00C37FB5"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Servicio de acceso a la justicia - Comisarías de Familia</w:t>
            </w:r>
            <w:r w:rsidR="00873378">
              <w:rPr>
                <w:rFonts w:cs="Arial"/>
                <w:bCs/>
                <w:sz w:val="20"/>
                <w:szCs w:val="20"/>
                <w:lang w:eastAsia="es-CO"/>
              </w:rPr>
              <w:t>.</w:t>
            </w:r>
          </w:p>
        </w:tc>
      </w:tr>
      <w:tr w:rsidR="00C37FB5" w:rsidRPr="006145DB" w14:paraId="4A47F93E" w14:textId="77777777" w:rsidTr="00CF07AF">
        <w:trPr>
          <w:trHeight w:val="1076"/>
          <w:jc w:val="center"/>
        </w:trPr>
        <w:tc>
          <w:tcPr>
            <w:tcW w:w="1696" w:type="dxa"/>
            <w:shd w:val="clear" w:color="auto" w:fill="FFFFFF" w:themeFill="background1"/>
            <w:vAlign w:val="center"/>
          </w:tcPr>
          <w:p w14:paraId="68E3EBDE"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797" w:type="dxa"/>
            <w:shd w:val="clear" w:color="auto" w:fill="FFFFFF" w:themeFill="background1"/>
            <w:vAlign w:val="center"/>
          </w:tcPr>
          <w:p w14:paraId="0ADC8E33" w14:textId="77777777" w:rsidR="00C37FB5" w:rsidRPr="006145DB" w:rsidRDefault="00C37FB5" w:rsidP="005B435E">
            <w:pPr>
              <w:pStyle w:val="Textoindependiente"/>
              <w:spacing w:after="0" w:line="240" w:lineRule="auto"/>
              <w:jc w:val="both"/>
              <w:rPr>
                <w:rFonts w:eastAsia="Times New Roman" w:cs="Arial"/>
                <w:sz w:val="20"/>
                <w:szCs w:val="20"/>
                <w:lang w:val="es-CO" w:eastAsia="es-MX"/>
              </w:rPr>
            </w:pPr>
            <w:r w:rsidRPr="006145DB">
              <w:rPr>
                <w:rFonts w:cs="Arial"/>
                <w:sz w:val="20"/>
                <w:szCs w:val="20"/>
              </w:rPr>
              <w:t>Las Comisarías de Familia son las entidades encargadas de brindar atención especializada e interdisciplinaria para prevenir, proteger, restablecer, reparar y garantizar los derechos de quienes estén en riesgo, sean o hayan sido víctimas de violencia por razones de género en el contexto familiar y/o víctimas de otras violencias en el contexto familiar, según lo establecido en el artículo 2 de la Ley 2126 de 2021.</w:t>
            </w:r>
          </w:p>
        </w:tc>
      </w:tr>
      <w:tr w:rsidR="00C37FB5" w:rsidRPr="006145DB" w14:paraId="210FA809" w14:textId="77777777" w:rsidTr="00DC2E09">
        <w:trPr>
          <w:trHeight w:val="20"/>
          <w:jc w:val="center"/>
        </w:trPr>
        <w:tc>
          <w:tcPr>
            <w:tcW w:w="1696" w:type="dxa"/>
            <w:shd w:val="clear" w:color="auto" w:fill="FFFFFF" w:themeFill="background1"/>
            <w:vAlign w:val="center"/>
          </w:tcPr>
          <w:p w14:paraId="46319AA3"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797" w:type="dxa"/>
            <w:shd w:val="clear" w:color="auto" w:fill="FFFFFF" w:themeFill="background1"/>
            <w:vAlign w:val="center"/>
          </w:tcPr>
          <w:p w14:paraId="78063441" w14:textId="1CFA8500" w:rsidR="00C37FB5" w:rsidRPr="006145DB" w:rsidRDefault="00C37FB5" w:rsidP="005B435E">
            <w:pPr>
              <w:pStyle w:val="Textoindependiente"/>
              <w:spacing w:after="0" w:line="240" w:lineRule="auto"/>
              <w:jc w:val="both"/>
              <w:rPr>
                <w:rFonts w:cs="Arial"/>
                <w:sz w:val="20"/>
                <w:szCs w:val="20"/>
              </w:rPr>
            </w:pPr>
            <w:r w:rsidRPr="006145DB">
              <w:rPr>
                <w:rStyle w:val="normaltextrun"/>
                <w:rFonts w:cs="Arial"/>
                <w:sz w:val="20"/>
                <w:szCs w:val="20"/>
              </w:rPr>
              <w:t xml:space="preserve">De conformidad con el artículo 13 de la Ley 2126 de 2021, </w:t>
            </w:r>
            <w:r w:rsidRPr="006145DB">
              <w:rPr>
                <w:rFonts w:cs="Arial"/>
                <w:sz w:val="20"/>
                <w:szCs w:val="20"/>
              </w:rPr>
              <w:t xml:space="preserve">corresponde a las Comisarías de Familia, garantizar, proteger, restablecer y reparar los derechos de quienes estén en riesgo o hayan sido víctimas de la violencia en el contexto familiar, orientándolas sobre sus derechos y obligaciones. Así mismo, brindando atención especializada, recibiendo solicitudes de protección en casos de violencia en el contexto familiar, activando la ruta de atención integral de las víctimas en el contexto familiar, </w:t>
            </w:r>
            <w:r w:rsidRPr="006145DB">
              <w:rPr>
                <w:rFonts w:cs="Arial"/>
                <w:sz w:val="20"/>
                <w:szCs w:val="20"/>
                <w:highlight w:val="white"/>
              </w:rPr>
              <w:t xml:space="preserve">gestionando las acciones para decretar medidas de protección y/o procesos administrativos de restablecimiento de derechos en favor de las víctimas y remitiendo a la </w:t>
            </w:r>
            <w:r w:rsidR="00CF07AF" w:rsidRPr="006145DB">
              <w:rPr>
                <w:rFonts w:cs="Arial"/>
                <w:sz w:val="20"/>
                <w:szCs w:val="20"/>
                <w:highlight w:val="white"/>
              </w:rPr>
              <w:t>fiscalía general</w:t>
            </w:r>
            <w:r w:rsidRPr="006145DB">
              <w:rPr>
                <w:rFonts w:cs="Arial"/>
                <w:sz w:val="20"/>
                <w:szCs w:val="20"/>
                <w:highlight w:val="white"/>
              </w:rPr>
              <w:t> de la Nación para que realice las acciones correspondientes de su competencia.</w:t>
            </w:r>
            <w:r w:rsidRPr="006145DB">
              <w:rPr>
                <w:rFonts w:cs="Arial"/>
                <w:sz w:val="20"/>
                <w:szCs w:val="20"/>
              </w:rPr>
              <w:t xml:space="preserve"> </w:t>
            </w:r>
          </w:p>
        </w:tc>
      </w:tr>
      <w:tr w:rsidR="00C37FB5" w:rsidRPr="006145DB" w14:paraId="4B748171" w14:textId="77777777" w:rsidTr="00DC2E09">
        <w:trPr>
          <w:trHeight w:val="20"/>
          <w:jc w:val="center"/>
        </w:trPr>
        <w:tc>
          <w:tcPr>
            <w:tcW w:w="1696" w:type="dxa"/>
            <w:shd w:val="clear" w:color="auto" w:fill="FFFFFF" w:themeFill="background1"/>
            <w:vAlign w:val="center"/>
          </w:tcPr>
          <w:p w14:paraId="70AE3603"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797" w:type="dxa"/>
            <w:shd w:val="clear" w:color="auto" w:fill="FFFFFF" w:themeFill="background1"/>
            <w:vAlign w:val="center"/>
          </w:tcPr>
          <w:p w14:paraId="665AFBA3" w14:textId="51CD0466" w:rsidR="00C37FB5" w:rsidRPr="006145DB" w:rsidRDefault="00C37FB5" w:rsidP="005B435E">
            <w:pPr>
              <w:tabs>
                <w:tab w:val="left" w:pos="397"/>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CF07AF" w:rsidRPr="006145DB">
              <w:rPr>
                <w:rFonts w:cs="Arial"/>
                <w:sz w:val="20"/>
                <w:szCs w:val="20"/>
                <w:lang w:eastAsia="es-CO"/>
              </w:rPr>
              <w:t>.</w:t>
            </w:r>
          </w:p>
        </w:tc>
      </w:tr>
      <w:tr w:rsidR="00C37FB5" w:rsidRPr="006145DB" w14:paraId="368818B2" w14:textId="77777777" w:rsidTr="00873378">
        <w:trPr>
          <w:trHeight w:val="627"/>
          <w:jc w:val="center"/>
        </w:trPr>
        <w:tc>
          <w:tcPr>
            <w:tcW w:w="1696" w:type="dxa"/>
            <w:shd w:val="clear" w:color="auto" w:fill="FFFFFF" w:themeFill="background1"/>
            <w:vAlign w:val="center"/>
          </w:tcPr>
          <w:p w14:paraId="4F96B51A"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797" w:type="dxa"/>
            <w:shd w:val="clear" w:color="auto" w:fill="FFFFFF" w:themeFill="background1"/>
            <w:vAlign w:val="center"/>
          </w:tcPr>
          <w:p w14:paraId="63AE733F" w14:textId="77777777" w:rsidR="00C37FB5" w:rsidRPr="006145DB" w:rsidRDefault="00C37FB5" w:rsidP="005B435E">
            <w:pPr>
              <w:tabs>
                <w:tab w:val="left" w:pos="709"/>
              </w:tabs>
              <w:spacing w:line="240" w:lineRule="auto"/>
              <w:contextualSpacing/>
              <w:jc w:val="both"/>
              <w:rPr>
                <w:rFonts w:cs="Arial"/>
                <w:bCs/>
                <w:sz w:val="20"/>
                <w:szCs w:val="20"/>
                <w:highlight w:val="yellow"/>
                <w:lang w:eastAsia="es-CO"/>
              </w:rPr>
            </w:pPr>
            <w:r w:rsidRPr="006145DB">
              <w:rPr>
                <w:rFonts w:cs="Arial"/>
                <w:bCs/>
                <w:sz w:val="20"/>
                <w:szCs w:val="20"/>
                <w:lang w:eastAsia="es-CO"/>
              </w:rPr>
              <w:t>Personas víctimas de violencia por razones de género u otras violencias en el contexto familiar, según lo establecido en el Artículo 5º de la Ley 2126 de 2021 y el artículo 4º de la Ley 294 de 1996.</w:t>
            </w:r>
          </w:p>
        </w:tc>
      </w:tr>
      <w:tr w:rsidR="00C37FB5" w:rsidRPr="006145DB" w14:paraId="0C8E0DA6" w14:textId="77777777" w:rsidTr="00DC2E09">
        <w:trPr>
          <w:trHeight w:val="828"/>
          <w:jc w:val="center"/>
        </w:trPr>
        <w:tc>
          <w:tcPr>
            <w:tcW w:w="1696" w:type="dxa"/>
            <w:shd w:val="clear" w:color="auto" w:fill="FFFFFF" w:themeFill="background1"/>
            <w:vAlign w:val="center"/>
          </w:tcPr>
          <w:p w14:paraId="1E28323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797" w:type="dxa"/>
            <w:shd w:val="clear" w:color="auto" w:fill="FFFFFF" w:themeFill="background1"/>
            <w:vAlign w:val="center"/>
          </w:tcPr>
          <w:tbl>
            <w:tblPr>
              <w:tblStyle w:val="Tablaconcuadrcula"/>
              <w:tblW w:w="7617" w:type="dxa"/>
              <w:jc w:val="center"/>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4111"/>
              <w:gridCol w:w="1134"/>
              <w:gridCol w:w="1134"/>
              <w:gridCol w:w="1238"/>
            </w:tblGrid>
            <w:tr w:rsidR="00CF07AF" w:rsidRPr="006145DB" w14:paraId="3C43D983" w14:textId="77777777" w:rsidTr="00873378">
              <w:trPr>
                <w:trHeight w:val="372"/>
                <w:jc w:val="center"/>
              </w:trPr>
              <w:tc>
                <w:tcPr>
                  <w:tcW w:w="4111" w:type="dxa"/>
                  <w:shd w:val="clear" w:color="auto" w:fill="FFFFFF" w:themeFill="background1"/>
                  <w:vAlign w:val="center"/>
                </w:tcPr>
                <w:p w14:paraId="3BB60717"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13ADADE"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9EB447F"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38" w:type="dxa"/>
                  <w:shd w:val="clear" w:color="auto" w:fill="FFFFFF" w:themeFill="background1"/>
                  <w:vAlign w:val="center"/>
                </w:tcPr>
                <w:p w14:paraId="31AFB1C6"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F07AF" w:rsidRPr="006145DB" w14:paraId="31C846F7" w14:textId="77777777" w:rsidTr="00873378">
              <w:trPr>
                <w:trHeight w:val="221"/>
                <w:jc w:val="center"/>
              </w:trPr>
              <w:tc>
                <w:tcPr>
                  <w:tcW w:w="4111" w:type="dxa"/>
                  <w:shd w:val="clear" w:color="auto" w:fill="FFFFFF" w:themeFill="background1"/>
                  <w:vAlign w:val="center"/>
                </w:tcPr>
                <w:p w14:paraId="11FC559A" w14:textId="77777777" w:rsidR="00C37FB5" w:rsidRPr="006145DB" w:rsidRDefault="00C37FB5" w:rsidP="005B435E">
                  <w:pPr>
                    <w:tabs>
                      <w:tab w:val="left" w:pos="709"/>
                    </w:tabs>
                    <w:contextualSpacing/>
                    <w:jc w:val="both"/>
                    <w:rPr>
                      <w:rFonts w:cs="Arial"/>
                      <w:bCs/>
                      <w:sz w:val="16"/>
                      <w:szCs w:val="16"/>
                      <w:lang w:eastAsia="es-CO"/>
                    </w:rPr>
                  </w:pPr>
                  <w:r w:rsidRPr="006145DB">
                    <w:rPr>
                      <w:rFonts w:cs="Arial"/>
                      <w:bCs/>
                      <w:sz w:val="16"/>
                      <w:szCs w:val="16"/>
                      <w:lang w:eastAsia="es-CO"/>
                    </w:rPr>
                    <w:t>Personas víctimas de violencia por razones de género u otras violencias en el contexto familiar, según lo establecido en el Artículo 5° de la Ley 2126 de 2021 y el artículo 4° de la Ley 294 de 1996.</w:t>
                  </w:r>
                </w:p>
              </w:tc>
              <w:tc>
                <w:tcPr>
                  <w:tcW w:w="1134" w:type="dxa"/>
                  <w:shd w:val="clear" w:color="auto" w:fill="FFFFFF" w:themeFill="background1"/>
                  <w:vAlign w:val="center"/>
                </w:tcPr>
                <w:p w14:paraId="186CB4B6"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SIRBE Comisarias de Familia</w:t>
                  </w:r>
                </w:p>
              </w:tc>
              <w:tc>
                <w:tcPr>
                  <w:tcW w:w="1134" w:type="dxa"/>
                  <w:shd w:val="clear" w:color="auto" w:fill="FFFFFF" w:themeFill="background1"/>
                  <w:vAlign w:val="center"/>
                </w:tcPr>
                <w:p w14:paraId="1D5D73B3"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38" w:type="dxa"/>
                  <w:shd w:val="clear" w:color="auto" w:fill="FFFFFF" w:themeFill="background1"/>
                  <w:vAlign w:val="center"/>
                </w:tcPr>
                <w:p w14:paraId="252C5BBE" w14:textId="4FD7AED4" w:rsidR="00C37FB5" w:rsidRPr="006145DB" w:rsidRDefault="00941E4D" w:rsidP="005B435E">
                  <w:pPr>
                    <w:tabs>
                      <w:tab w:val="left" w:pos="709"/>
                    </w:tabs>
                    <w:contextualSpacing/>
                    <w:jc w:val="center"/>
                    <w:rPr>
                      <w:rFonts w:cs="Arial"/>
                      <w:bCs/>
                      <w:sz w:val="16"/>
                      <w:szCs w:val="16"/>
                      <w:lang w:eastAsia="es-CO"/>
                    </w:rPr>
                  </w:pPr>
                  <w:r w:rsidRPr="006145DB">
                    <w:rPr>
                      <w:rFonts w:cs="Arial"/>
                      <w:bCs/>
                      <w:sz w:val="16"/>
                      <w:szCs w:val="16"/>
                      <w:lang w:eastAsia="es-CO"/>
                    </w:rPr>
                    <w:t>Secretarí</w:t>
                  </w:r>
                  <w:r w:rsidR="00C37FB5" w:rsidRPr="006145DB">
                    <w:rPr>
                      <w:rFonts w:cs="Arial"/>
                      <w:bCs/>
                      <w:sz w:val="16"/>
                      <w:szCs w:val="16"/>
                      <w:lang w:eastAsia="es-CO"/>
                    </w:rPr>
                    <w:t>a Distrital de Integración Social</w:t>
                  </w:r>
                </w:p>
              </w:tc>
            </w:tr>
          </w:tbl>
          <w:p w14:paraId="6B573B62" w14:textId="77777777" w:rsidR="00C37FB5" w:rsidRPr="006145DB" w:rsidRDefault="00C37FB5" w:rsidP="005B435E">
            <w:pPr>
              <w:tabs>
                <w:tab w:val="left" w:pos="709"/>
              </w:tabs>
              <w:spacing w:line="240" w:lineRule="auto"/>
              <w:contextualSpacing/>
              <w:jc w:val="both"/>
              <w:rPr>
                <w:rFonts w:cs="Arial"/>
                <w:bCs/>
                <w:sz w:val="20"/>
                <w:szCs w:val="20"/>
                <w:lang w:eastAsia="es-CO"/>
              </w:rPr>
            </w:pPr>
          </w:p>
        </w:tc>
      </w:tr>
      <w:tr w:rsidR="00C37FB5" w:rsidRPr="006145DB" w14:paraId="1217DAF9" w14:textId="77777777" w:rsidTr="0038043E">
        <w:trPr>
          <w:trHeight w:val="714"/>
          <w:jc w:val="center"/>
        </w:trPr>
        <w:tc>
          <w:tcPr>
            <w:tcW w:w="1696" w:type="dxa"/>
            <w:shd w:val="clear" w:color="auto" w:fill="FFFFFF" w:themeFill="background1"/>
            <w:vAlign w:val="center"/>
          </w:tcPr>
          <w:p w14:paraId="40AE5446"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797" w:type="dxa"/>
            <w:shd w:val="clear" w:color="auto" w:fill="FFFFFF" w:themeFill="background1"/>
            <w:vAlign w:val="center"/>
          </w:tcPr>
          <w:p w14:paraId="7AE3D964" w14:textId="0BD69334"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D4476B1" w14:textId="77777777" w:rsidTr="0038043E">
        <w:trPr>
          <w:trHeight w:val="643"/>
          <w:jc w:val="center"/>
        </w:trPr>
        <w:tc>
          <w:tcPr>
            <w:tcW w:w="1696" w:type="dxa"/>
            <w:shd w:val="clear" w:color="auto" w:fill="FFFFFF" w:themeFill="background1"/>
            <w:vAlign w:val="center"/>
          </w:tcPr>
          <w:p w14:paraId="38384FDC"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797" w:type="dxa"/>
            <w:shd w:val="clear" w:color="auto" w:fill="FFFFFF" w:themeFill="background1"/>
            <w:vAlign w:val="center"/>
          </w:tcPr>
          <w:p w14:paraId="635C76BF" w14:textId="4BFFC9B8"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2AF94B6" w14:textId="77777777" w:rsidTr="0038043E">
        <w:trPr>
          <w:trHeight w:val="699"/>
          <w:jc w:val="center"/>
        </w:trPr>
        <w:tc>
          <w:tcPr>
            <w:tcW w:w="1696" w:type="dxa"/>
            <w:shd w:val="clear" w:color="auto" w:fill="FFFFFF" w:themeFill="background1"/>
            <w:vAlign w:val="center"/>
          </w:tcPr>
          <w:p w14:paraId="768A676C"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797" w:type="dxa"/>
            <w:shd w:val="clear" w:color="auto" w:fill="FFFFFF" w:themeFill="background1"/>
            <w:vAlign w:val="center"/>
          </w:tcPr>
          <w:p w14:paraId="36AE95A4" w14:textId="2EEA74FB" w:rsidR="00C37FB5" w:rsidRPr="006145DB" w:rsidRDefault="00C37FB5" w:rsidP="005B435E">
            <w:pPr>
              <w:spacing w:after="0" w:line="240" w:lineRule="auto"/>
              <w:rPr>
                <w:rFonts w:cs="Arial"/>
                <w:sz w:val="20"/>
                <w:szCs w:val="20"/>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619ECB8" w14:textId="77777777" w:rsidTr="006348CD">
        <w:trPr>
          <w:trHeight w:val="699"/>
          <w:jc w:val="center"/>
        </w:trPr>
        <w:tc>
          <w:tcPr>
            <w:tcW w:w="1696" w:type="dxa"/>
            <w:shd w:val="clear" w:color="auto" w:fill="FFFFFF" w:themeFill="background1"/>
            <w:vAlign w:val="center"/>
          </w:tcPr>
          <w:p w14:paraId="04E8E5A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797" w:type="dxa"/>
            <w:shd w:val="clear" w:color="auto" w:fill="FFFFFF" w:themeFill="background1"/>
            <w:vAlign w:val="center"/>
          </w:tcPr>
          <w:p w14:paraId="75C01CB3" w14:textId="7396928E"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0CC34983" w14:textId="77777777" w:rsidTr="00DC2E09">
        <w:trPr>
          <w:trHeight w:val="70"/>
          <w:jc w:val="center"/>
        </w:trPr>
        <w:tc>
          <w:tcPr>
            <w:tcW w:w="1696" w:type="dxa"/>
            <w:shd w:val="clear" w:color="auto" w:fill="FFFFFF" w:themeFill="background1"/>
            <w:vAlign w:val="center"/>
          </w:tcPr>
          <w:p w14:paraId="0B9B4C0D"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797" w:type="dxa"/>
            <w:shd w:val="clear" w:color="auto" w:fill="FFFFFF" w:themeFill="background1"/>
          </w:tcPr>
          <w:p w14:paraId="1714EDAC" w14:textId="5D78793B" w:rsidR="00C37FB5" w:rsidRPr="006145DB" w:rsidRDefault="00C37FB5" w:rsidP="005B435E">
            <w:pPr>
              <w:spacing w:after="0" w:line="240" w:lineRule="auto"/>
              <w:jc w:val="both"/>
              <w:rPr>
                <w:rFonts w:cs="Arial"/>
                <w:sz w:val="20"/>
                <w:szCs w:val="20"/>
              </w:rPr>
            </w:pPr>
            <w:r w:rsidRPr="006145DB">
              <w:rPr>
                <w:rFonts w:cs="Arial"/>
                <w:sz w:val="20"/>
                <w:szCs w:val="20"/>
              </w:rPr>
              <w:t>Bogotá cuenta con Comisarías de Familia distribuidas en todas las localidades y cuyos horarios de atención son los siguientes:</w:t>
            </w:r>
          </w:p>
          <w:p w14:paraId="1B83CF51" w14:textId="77777777" w:rsidR="006348CD" w:rsidRPr="006145DB" w:rsidRDefault="006348CD" w:rsidP="005B435E">
            <w:pPr>
              <w:pStyle w:val="Ttulo1"/>
              <w:rPr>
                <w:sz w:val="20"/>
                <w:szCs w:val="20"/>
              </w:rPr>
            </w:pPr>
          </w:p>
          <w:p w14:paraId="18EE9EBA"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Diurno: lunes a viernes, de 7 a.m. a 4 p.m.</w:t>
            </w:r>
          </w:p>
          <w:p w14:paraId="154C04B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Semipermanentes: lunes a viernes, de 7 a.m. a 11 p.m.</w:t>
            </w:r>
          </w:p>
          <w:p w14:paraId="205E7EDC"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Permanentes: 24 horas los 7 días de la semana.</w:t>
            </w:r>
          </w:p>
          <w:p w14:paraId="64357A3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rurales: jueves a domingo de 7 a.m. a 4 p.m.</w:t>
            </w:r>
          </w:p>
          <w:p w14:paraId="12EF5463" w14:textId="1221D5F6" w:rsidR="00E558D9"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móviles, en zonas periféricas de la ciudad y apoyando comisarías fijas priorizadas, con horario diurno de lunes a viernes.</w:t>
            </w:r>
          </w:p>
          <w:p w14:paraId="61ECF503" w14:textId="77777777" w:rsidR="00CF07AF" w:rsidRPr="006145DB" w:rsidRDefault="00CF07AF" w:rsidP="005B435E">
            <w:pPr>
              <w:pStyle w:val="Prrafodelista"/>
              <w:spacing w:after="0" w:line="240" w:lineRule="auto"/>
              <w:jc w:val="both"/>
              <w:rPr>
                <w:rFonts w:cs="Arial"/>
                <w:sz w:val="20"/>
                <w:szCs w:val="20"/>
              </w:rPr>
            </w:pPr>
          </w:p>
          <w:p w14:paraId="452ADC2E" w14:textId="184DABAE" w:rsidR="00E558D9" w:rsidRPr="006145DB" w:rsidRDefault="00C37FB5" w:rsidP="005B435E">
            <w:pPr>
              <w:spacing w:after="0" w:line="240" w:lineRule="auto"/>
              <w:jc w:val="both"/>
              <w:rPr>
                <w:rFonts w:cs="Arial"/>
                <w:sz w:val="20"/>
                <w:szCs w:val="20"/>
              </w:rPr>
            </w:pPr>
            <w:r w:rsidRPr="006145DB">
              <w:rPr>
                <w:rFonts w:cs="Arial"/>
                <w:sz w:val="20"/>
                <w:szCs w:val="20"/>
              </w:rPr>
              <w:t>Adicionalmente, cuenta con un canal de atención no presencial de Comisarías para dar respuesta inmediata a través de acciones provisionales de protección y orientación a favor de víctimas de violencia por razones de género y/o de otras violencias en el contexto familiar, a través de la línea telefónica 601-3808400, denominado “Una Llamada de Vida”, cuyo funcionamiento es permanente, 24 horas, todos los días del año.</w:t>
            </w:r>
          </w:p>
          <w:p w14:paraId="7BA3726D" w14:textId="77777777" w:rsidR="00CF07AF" w:rsidRPr="006145DB" w:rsidRDefault="00CF07AF" w:rsidP="005B435E">
            <w:pPr>
              <w:pStyle w:val="Ttulo1"/>
              <w:rPr>
                <w:sz w:val="20"/>
                <w:szCs w:val="20"/>
              </w:rPr>
            </w:pPr>
          </w:p>
          <w:p w14:paraId="28DA1949" w14:textId="77777777" w:rsidR="00C37FB5" w:rsidRPr="006145DB" w:rsidRDefault="00C37FB5" w:rsidP="005B435E">
            <w:pPr>
              <w:spacing w:after="0" w:line="240" w:lineRule="auto"/>
              <w:jc w:val="both"/>
              <w:rPr>
                <w:rFonts w:cs="Arial"/>
                <w:sz w:val="20"/>
                <w:szCs w:val="20"/>
              </w:rPr>
            </w:pPr>
            <w:r w:rsidRPr="006145DB">
              <w:rPr>
                <w:rFonts w:cs="Arial"/>
                <w:sz w:val="20"/>
                <w:szCs w:val="20"/>
              </w:rPr>
              <w:t>En estas formas de atención, las Comisarias de Familia adelantan actuaciones en el marco de sus competencias legales, bien sea a través de procesos de Acciones de Violencia en el contexto familiar, en Procesos Administrativos de Restablecimiento de Derechos – PARD y/o demás actuaciones previstas en la ley.</w:t>
            </w:r>
          </w:p>
          <w:p w14:paraId="193E0C43" w14:textId="77777777" w:rsidR="00CF07AF" w:rsidRPr="006145DB" w:rsidRDefault="00CF07AF" w:rsidP="005B435E">
            <w:pPr>
              <w:pStyle w:val="Ttulo1"/>
              <w:rPr>
                <w:sz w:val="20"/>
                <w:szCs w:val="20"/>
              </w:rPr>
            </w:pPr>
          </w:p>
          <w:p w14:paraId="4349BE84" w14:textId="7FDF453F" w:rsidR="00C37FB5" w:rsidRPr="006145DB" w:rsidRDefault="00C37FB5" w:rsidP="005B435E">
            <w:pPr>
              <w:spacing w:after="0" w:line="240" w:lineRule="auto"/>
              <w:jc w:val="both"/>
              <w:rPr>
                <w:rFonts w:cs="Arial"/>
                <w:sz w:val="20"/>
                <w:szCs w:val="20"/>
              </w:rPr>
            </w:pPr>
            <w:r w:rsidRPr="006145DB">
              <w:rPr>
                <w:rFonts w:cs="Arial"/>
                <w:sz w:val="20"/>
                <w:szCs w:val="20"/>
              </w:rPr>
              <w:t xml:space="preserve">Lo anterior, dirigido a todas las personas víctimas de violencia por razones de género en el contexto familiar y víctimas de otras violencias en el contexto familiar, incluyendo violencia física, psicológica, sexual, patrimonial o económica. </w:t>
            </w:r>
          </w:p>
          <w:p w14:paraId="66C85BD4" w14:textId="77777777" w:rsidR="00CF07AF" w:rsidRPr="006145DB" w:rsidRDefault="00CF07AF" w:rsidP="005B435E">
            <w:pPr>
              <w:pStyle w:val="Ttulo1"/>
              <w:rPr>
                <w:sz w:val="20"/>
                <w:szCs w:val="20"/>
              </w:rPr>
            </w:pPr>
          </w:p>
          <w:p w14:paraId="531E2AB0" w14:textId="7FF89E56" w:rsidR="00C37FB5" w:rsidRPr="006145DB" w:rsidRDefault="00C37FB5" w:rsidP="005B435E">
            <w:pPr>
              <w:spacing w:after="0" w:line="240" w:lineRule="auto"/>
              <w:jc w:val="both"/>
              <w:rPr>
                <w:rFonts w:cs="Arial"/>
                <w:sz w:val="20"/>
                <w:szCs w:val="20"/>
              </w:rPr>
            </w:pPr>
            <w:r w:rsidRPr="006145DB">
              <w:rPr>
                <w:rFonts w:cs="Arial"/>
                <w:sz w:val="20"/>
                <w:szCs w:val="20"/>
              </w:rPr>
              <w:t xml:space="preserve">Esta protección se extiende a quienes integran el núcleo familiar o las relaciones asimiladas a este, tales como cónyuges, compañeros permanentes o exparejas, padres y madres frente al otro progenitor, personas encargadas del cuidado de integrantes de la familia, residentes en el mismo hogar sin parentesco y quienes mantengan o hayan mantenido una relación de pareja con vocación de estabilidad. </w:t>
            </w:r>
          </w:p>
          <w:p w14:paraId="21380F7C" w14:textId="77777777" w:rsidR="00CF07AF" w:rsidRPr="006145DB" w:rsidRDefault="00CF07AF" w:rsidP="005B435E">
            <w:pPr>
              <w:spacing w:after="0" w:line="240" w:lineRule="auto"/>
              <w:jc w:val="both"/>
              <w:rPr>
                <w:rFonts w:cs="Arial"/>
                <w:sz w:val="20"/>
                <w:szCs w:val="20"/>
              </w:rPr>
            </w:pPr>
          </w:p>
          <w:p w14:paraId="2B31F4B4" w14:textId="2F77C7C8" w:rsidR="00C37FB5" w:rsidRPr="006145DB" w:rsidRDefault="00C37FB5" w:rsidP="005B435E">
            <w:pPr>
              <w:spacing w:after="0" w:line="240" w:lineRule="auto"/>
              <w:jc w:val="both"/>
              <w:rPr>
                <w:rFonts w:cs="Arial"/>
                <w:sz w:val="20"/>
                <w:szCs w:val="20"/>
              </w:rPr>
            </w:pPr>
            <w:r w:rsidRPr="006145DB">
              <w:rPr>
                <w:rFonts w:cs="Arial"/>
                <w:sz w:val="20"/>
                <w:szCs w:val="20"/>
              </w:rPr>
              <w:t>De manera prioritaria, las Comisarías deben garantizar el acceso a la justicia familiar y la protección integral de los derechos de los niños, niñas y adolescentes como sujetos de especial protección constitucional, mediante la adopción de medidas inmediatas de prevención, protección y restablecimiento de derechos.</w:t>
            </w:r>
          </w:p>
          <w:p w14:paraId="47FC1F09" w14:textId="77777777" w:rsidR="00CF07AF" w:rsidRPr="006145DB" w:rsidRDefault="00CF07AF" w:rsidP="005B435E">
            <w:pPr>
              <w:spacing w:after="0" w:line="240" w:lineRule="auto"/>
              <w:jc w:val="both"/>
              <w:rPr>
                <w:rFonts w:cs="Arial"/>
                <w:sz w:val="20"/>
                <w:szCs w:val="20"/>
              </w:rPr>
            </w:pPr>
          </w:p>
          <w:p w14:paraId="38616DEF" w14:textId="7EB6DAFD" w:rsidR="00C37FB5" w:rsidRPr="006145DB" w:rsidRDefault="00C37FB5" w:rsidP="005B435E">
            <w:pPr>
              <w:spacing w:after="0" w:line="240" w:lineRule="auto"/>
              <w:jc w:val="both"/>
              <w:rPr>
                <w:rFonts w:cs="Arial"/>
                <w:sz w:val="20"/>
                <w:szCs w:val="20"/>
              </w:rPr>
            </w:pPr>
            <w:r w:rsidRPr="006145DB">
              <w:rPr>
                <w:rFonts w:cs="Arial"/>
                <w:sz w:val="20"/>
                <w:szCs w:val="20"/>
              </w:rPr>
              <w:t>En caso de interrupción parcial o total en la prestación del servicio se implementará el plan operativo de continuidad correspondiente.</w:t>
            </w:r>
          </w:p>
        </w:tc>
      </w:tr>
      <w:tr w:rsidR="00C37FB5" w:rsidRPr="006145DB" w14:paraId="26AB11E6" w14:textId="77777777" w:rsidTr="00DC2E09">
        <w:trPr>
          <w:trHeight w:val="556"/>
          <w:jc w:val="center"/>
        </w:trPr>
        <w:tc>
          <w:tcPr>
            <w:tcW w:w="1696" w:type="dxa"/>
            <w:shd w:val="clear" w:color="auto" w:fill="FFFFFF" w:themeFill="background1"/>
            <w:vAlign w:val="center"/>
          </w:tcPr>
          <w:p w14:paraId="3AE7D85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797" w:type="dxa"/>
            <w:shd w:val="clear" w:color="auto" w:fill="FFFFFF" w:themeFill="background1"/>
            <w:vAlign w:val="center"/>
          </w:tcPr>
          <w:p w14:paraId="6B6372D2" w14:textId="77777777" w:rsidR="00C37FB5" w:rsidRPr="006145DB" w:rsidRDefault="00C37FB5" w:rsidP="005B435E">
            <w:pPr>
              <w:spacing w:after="0" w:line="240" w:lineRule="auto"/>
              <w:jc w:val="both"/>
              <w:rPr>
                <w:rFonts w:cs="Arial"/>
                <w:sz w:val="20"/>
                <w:szCs w:val="20"/>
              </w:rPr>
            </w:pPr>
            <w:r w:rsidRPr="006145DB">
              <w:rPr>
                <w:rFonts w:cs="Arial"/>
                <w:sz w:val="20"/>
                <w:szCs w:val="20"/>
              </w:rPr>
              <w:t>Para la atención en las Comisaría de Familia conforme lo ordena el Artículo 31 de la Ley 2126 de 2021 el Ministerio de Justicia y del Derecho, o quien haga sus veces en la Rama Ejecutiva, será el ente rector de las Comisarías de Familia y el responsable de construir los lineamientos técnicos para el desarrollo de sus actividades, por lo que le rigen dichos lineamientos.</w:t>
            </w:r>
          </w:p>
          <w:p w14:paraId="52EAEA1F" w14:textId="77777777" w:rsidR="00CF07AF" w:rsidRPr="006145DB" w:rsidRDefault="00CF07AF" w:rsidP="005B435E">
            <w:pPr>
              <w:pStyle w:val="Ttulo1"/>
              <w:rPr>
                <w:sz w:val="20"/>
                <w:szCs w:val="20"/>
              </w:rPr>
            </w:pPr>
          </w:p>
          <w:p w14:paraId="5B39916B" w14:textId="77777777" w:rsidR="00C37FB5" w:rsidRPr="006145DB" w:rsidRDefault="00C37FB5" w:rsidP="005B435E">
            <w:pPr>
              <w:spacing w:after="0" w:line="240" w:lineRule="auto"/>
              <w:jc w:val="both"/>
              <w:rPr>
                <w:rFonts w:cs="Arial"/>
                <w:sz w:val="20"/>
                <w:szCs w:val="20"/>
              </w:rPr>
            </w:pPr>
            <w:r w:rsidRPr="006145DB">
              <w:rPr>
                <w:rFonts w:cs="Arial"/>
                <w:sz w:val="20"/>
                <w:szCs w:val="20"/>
              </w:rPr>
              <w:t>De igual forma, el parágrafo 1º del artículo señalado, establece que las Comisarías de Familia hacen parte del Sistema Nacional de Bienestar Familiar. En tal sentido, corresponde al Instituto Colombiano de Bienestar Familiar, como autoridad rectora del Sistema, fijar los lineamientos técnicos que deberán observar las Comisarías de Familia para garantizar la protección de los derechos de niñas, niños y adolescentes y asegurar su restablecimiento.</w:t>
            </w:r>
          </w:p>
          <w:p w14:paraId="27B05D2C" w14:textId="77777777" w:rsidR="00CF07AF" w:rsidRPr="006145DB" w:rsidRDefault="00CF07AF" w:rsidP="005B435E">
            <w:pPr>
              <w:pStyle w:val="Ttulo1"/>
              <w:rPr>
                <w:sz w:val="20"/>
                <w:szCs w:val="20"/>
              </w:rPr>
            </w:pPr>
          </w:p>
          <w:p w14:paraId="1C3580C3" w14:textId="1C3CBA16" w:rsidR="00C37FB5" w:rsidRPr="006145DB" w:rsidRDefault="00C37FB5" w:rsidP="005B435E">
            <w:pPr>
              <w:spacing w:after="0" w:line="240" w:lineRule="auto"/>
              <w:jc w:val="both"/>
              <w:rPr>
                <w:rFonts w:cs="Arial"/>
                <w:sz w:val="20"/>
                <w:szCs w:val="20"/>
              </w:rPr>
            </w:pPr>
            <w:r w:rsidRPr="006145DB">
              <w:rPr>
                <w:rFonts w:cs="Arial"/>
                <w:sz w:val="20"/>
                <w:szCs w:val="20"/>
              </w:rPr>
              <w:t xml:space="preserve">Por otra parte, teniendo como fundamento el Capitulo V de la Ley 2126 de 2021 relacionado con el funcionamiento de las Comisarías de Familia, se incorpora como condiciones transversales de calidad lo relativo a: </w:t>
            </w:r>
          </w:p>
          <w:p w14:paraId="4B99754E"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26: Formación y actualización de todo el personal que labora en las comisarías de familia.</w:t>
            </w:r>
          </w:p>
          <w:p w14:paraId="5936219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27: Seguridad e integridad personal en lo relativo a la garantía de manera permanente de seguridad en cada Comisaría de Familia.</w:t>
            </w:r>
          </w:p>
          <w:p w14:paraId="0CB3085B"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28: Sistema de gestión de seguridad y salud en el trabajo.</w:t>
            </w:r>
          </w:p>
          <w:p w14:paraId="4B54398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29: Instalaciones e infraestructura y medios de transporte.</w:t>
            </w:r>
          </w:p>
          <w:p w14:paraId="792F481A"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30: Disponibilidad permanente.</w:t>
            </w:r>
          </w:p>
          <w:p w14:paraId="5C719D0B" w14:textId="77777777" w:rsidR="00CF07AF" w:rsidRPr="006145DB" w:rsidRDefault="00CF07AF" w:rsidP="005B435E">
            <w:pPr>
              <w:pStyle w:val="Prrafodelista"/>
              <w:spacing w:after="0" w:line="240" w:lineRule="auto"/>
              <w:ind w:left="313"/>
              <w:contextualSpacing w:val="0"/>
              <w:jc w:val="both"/>
              <w:rPr>
                <w:rFonts w:cs="Arial"/>
                <w:sz w:val="20"/>
                <w:szCs w:val="20"/>
              </w:rPr>
            </w:pPr>
          </w:p>
          <w:p w14:paraId="36D1DD91" w14:textId="0B53785A" w:rsidR="00C37FB5" w:rsidRPr="006145DB" w:rsidRDefault="00C37FB5" w:rsidP="005B435E">
            <w:pPr>
              <w:spacing w:after="0" w:line="240" w:lineRule="auto"/>
              <w:jc w:val="both"/>
              <w:rPr>
                <w:rFonts w:cs="Arial"/>
                <w:sz w:val="20"/>
                <w:szCs w:val="20"/>
              </w:rPr>
            </w:pPr>
            <w:r w:rsidRPr="006145DB">
              <w:rPr>
                <w:rFonts w:cs="Arial"/>
                <w:sz w:val="20"/>
                <w:szCs w:val="20"/>
              </w:rPr>
              <w:t xml:space="preserve">Adicionalmente se adoptan las categorías transversales de calidad de la oferta de la Secretaría Distrital de Integración Social: </w:t>
            </w:r>
          </w:p>
          <w:p w14:paraId="30EC70F6" w14:textId="77777777" w:rsidR="00CF07AF" w:rsidRPr="006145DB" w:rsidRDefault="00CF07AF" w:rsidP="005B435E">
            <w:pPr>
              <w:pStyle w:val="Ttulo1"/>
              <w:rPr>
                <w:sz w:val="20"/>
                <w:szCs w:val="20"/>
              </w:rPr>
            </w:pPr>
          </w:p>
          <w:p w14:paraId="2C2DC6E3"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Gestión administrativa</w:t>
            </w:r>
          </w:p>
          <w:p w14:paraId="7333C9AE"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Talento humano</w:t>
            </w:r>
          </w:p>
          <w:p w14:paraId="24CD0289"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Ambientes adecuados y seguros</w:t>
            </w:r>
          </w:p>
          <w:p w14:paraId="67E71204"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Salubridad, únicamente el componente de saneamiento.</w:t>
            </w:r>
          </w:p>
        </w:tc>
      </w:tr>
    </w:tbl>
    <w:p w14:paraId="741EAC6D" w14:textId="77777777" w:rsidR="00F5316F" w:rsidRPr="006145DB" w:rsidRDefault="00F5316F" w:rsidP="005B435E">
      <w:pPr>
        <w:pStyle w:val="commentcontentpara"/>
        <w:spacing w:before="0" w:beforeAutospacing="0" w:after="0" w:afterAutospacing="0"/>
        <w:rPr>
          <w:rFonts w:ascii="Arial" w:hAnsi="Arial" w:cs="Arial"/>
          <w:sz w:val="22"/>
          <w:szCs w:val="22"/>
        </w:rPr>
      </w:pPr>
    </w:p>
    <w:p w14:paraId="0548A9ED" w14:textId="5B44814A" w:rsidR="00941E4D" w:rsidRPr="006145DB" w:rsidRDefault="00A42F1A">
      <w:pPr>
        <w:pStyle w:val="Ttulo1"/>
        <w:numPr>
          <w:ilvl w:val="1"/>
          <w:numId w:val="72"/>
        </w:numPr>
        <w:ind w:left="567" w:hanging="501"/>
      </w:pPr>
      <w:bookmarkStart w:id="320" w:name="_Toc193524741"/>
      <w:bookmarkStart w:id="321" w:name="_Toc193527409"/>
      <w:bookmarkStart w:id="322" w:name="_Toc210213223"/>
      <w:bookmarkStart w:id="323" w:name="_Toc213273496"/>
      <w:bookmarkStart w:id="324" w:name="_Toc213276123"/>
      <w:bookmarkStart w:id="325" w:name="_Toc216902457"/>
      <w:bookmarkEnd w:id="320"/>
      <w:bookmarkEnd w:id="321"/>
      <w:r w:rsidRPr="006145DB">
        <w:t xml:space="preserve">Servicios </w:t>
      </w:r>
      <w:r w:rsidR="00374320" w:rsidRPr="006145DB">
        <w:t xml:space="preserve">y modalidades </w:t>
      </w:r>
      <w:r w:rsidRPr="006145DB">
        <w:t xml:space="preserve">para la </w:t>
      </w:r>
      <w:r w:rsidR="00374320" w:rsidRPr="006145DB">
        <w:t>a</w:t>
      </w:r>
      <w:r w:rsidRPr="006145DB">
        <w:t xml:space="preserve">tención de </w:t>
      </w:r>
      <w:r w:rsidR="00374320" w:rsidRPr="006145DB">
        <w:t>p</w:t>
      </w:r>
      <w:r w:rsidRPr="006145DB">
        <w:t xml:space="preserve">ersonas, </w:t>
      </w:r>
      <w:r w:rsidR="00374320" w:rsidRPr="006145DB">
        <w:t>h</w:t>
      </w:r>
      <w:r w:rsidRPr="006145DB">
        <w:t xml:space="preserve">ogares y </w:t>
      </w:r>
      <w:r w:rsidR="00374320" w:rsidRPr="006145DB">
        <w:t>f</w:t>
      </w:r>
      <w:r w:rsidRPr="006145DB">
        <w:t xml:space="preserve">amilias desde el </w:t>
      </w:r>
      <w:r w:rsidR="00374320" w:rsidRPr="006145DB">
        <w:t>a</w:t>
      </w:r>
      <w:r w:rsidRPr="006145DB">
        <w:t xml:space="preserve">bordaje </w:t>
      </w:r>
      <w:r w:rsidR="00374320" w:rsidRPr="006145DB">
        <w:t>t</w:t>
      </w:r>
      <w:r w:rsidRPr="006145DB">
        <w:t xml:space="preserve">erritorial y </w:t>
      </w:r>
      <w:r w:rsidR="00374320" w:rsidRPr="006145DB">
        <w:t>c</w:t>
      </w:r>
      <w:r w:rsidRPr="006145DB">
        <w:t>omunitario</w:t>
      </w:r>
      <w:bookmarkEnd w:id="322"/>
      <w:bookmarkEnd w:id="323"/>
      <w:bookmarkEnd w:id="324"/>
      <w:bookmarkEnd w:id="325"/>
    </w:p>
    <w:p w14:paraId="1B417DEE" w14:textId="77777777" w:rsidR="00941E4D" w:rsidRPr="006145DB" w:rsidRDefault="00941E4D" w:rsidP="00941E4D">
      <w:pPr>
        <w:spacing w:after="0"/>
        <w:rPr>
          <w:rFonts w:cs="Arial"/>
        </w:rPr>
      </w:pPr>
    </w:p>
    <w:p w14:paraId="77899E0C" w14:textId="71D2991C" w:rsidR="00174055" w:rsidRPr="006145DB" w:rsidRDefault="007B6CCA">
      <w:pPr>
        <w:pStyle w:val="Ttulo1"/>
        <w:numPr>
          <w:ilvl w:val="2"/>
          <w:numId w:val="72"/>
        </w:numPr>
        <w:tabs>
          <w:tab w:val="left" w:pos="709"/>
        </w:tabs>
        <w:ind w:left="567" w:hanging="579"/>
        <w:jc w:val="center"/>
      </w:pPr>
      <w:bookmarkStart w:id="326" w:name="_Toc210213224"/>
      <w:bookmarkStart w:id="327" w:name="_Toc213273497"/>
      <w:bookmarkStart w:id="328" w:name="_Toc213276124"/>
      <w:bookmarkStart w:id="329" w:name="_Toc216902458"/>
      <w:r w:rsidRPr="006145DB">
        <w:t xml:space="preserve">Servicio </w:t>
      </w:r>
      <w:r w:rsidR="00742251" w:rsidRPr="006145DB">
        <w:t xml:space="preserve">Centro de </w:t>
      </w:r>
      <w:r w:rsidR="00941E4D" w:rsidRPr="006145DB">
        <w:t>desarrollo comunitario</w:t>
      </w:r>
      <w:bookmarkEnd w:id="326"/>
      <w:bookmarkEnd w:id="327"/>
      <w:bookmarkEnd w:id="328"/>
      <w:bookmarkEnd w:id="3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5755BEB5" w14:textId="77777777" w:rsidTr="00757CED">
        <w:trPr>
          <w:trHeight w:val="585"/>
        </w:trPr>
        <w:tc>
          <w:tcPr>
            <w:tcW w:w="978" w:type="pct"/>
            <w:vAlign w:val="center"/>
          </w:tcPr>
          <w:p w14:paraId="089CC61D"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Objeto del Servicio Social</w:t>
            </w:r>
          </w:p>
        </w:tc>
        <w:tc>
          <w:tcPr>
            <w:tcW w:w="4022" w:type="pct"/>
            <w:vAlign w:val="center"/>
          </w:tcPr>
          <w:p w14:paraId="365433D8" w14:textId="0DF02DA1" w:rsidR="008963FF" w:rsidRPr="006145DB" w:rsidRDefault="008E6801" w:rsidP="005B435E">
            <w:pPr>
              <w:spacing w:after="0" w:line="240" w:lineRule="auto"/>
              <w:jc w:val="both"/>
              <w:textAlignment w:val="baseline"/>
              <w:rPr>
                <w:rFonts w:cs="Arial"/>
                <w:sz w:val="20"/>
                <w:szCs w:val="20"/>
              </w:rPr>
            </w:pPr>
            <w:r w:rsidRPr="006145DB">
              <w:rPr>
                <w:rFonts w:cs="Arial"/>
                <w:sz w:val="20"/>
                <w:szCs w:val="20"/>
              </w:rPr>
              <w:t>Potenciar las capacidades de las personas en los territorios a través del desarrollo de actividades para el aprovechamiento del tiempo libre, formación para el emprendimiento y fortalecimiento de redes sociales y comunitarias. Generando así oportunidades para el desarrollo de las capacidades, como aporte al ejercicio de movilidad social e incidencia en el mejoramiento de la calidad de vida y goce de los derechos</w:t>
            </w:r>
            <w:r w:rsidR="00144FD5" w:rsidRPr="006145DB">
              <w:rPr>
                <w:rFonts w:cs="Arial"/>
                <w:sz w:val="20"/>
                <w:szCs w:val="20"/>
              </w:rPr>
              <w:t>.</w:t>
            </w:r>
          </w:p>
        </w:tc>
      </w:tr>
      <w:tr w:rsidR="00115DA4" w:rsidRPr="006145DB" w14:paraId="0F9D90B1" w14:textId="77777777" w:rsidTr="00757CED">
        <w:trPr>
          <w:trHeight w:val="3496"/>
        </w:trPr>
        <w:tc>
          <w:tcPr>
            <w:tcW w:w="978" w:type="pct"/>
            <w:vAlign w:val="center"/>
          </w:tcPr>
          <w:p w14:paraId="0CDA91FE" w14:textId="30665EB5" w:rsidR="008963FF" w:rsidRPr="006145DB" w:rsidRDefault="008963FF"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BE4352" w:rsidRPr="006145DB">
              <w:rPr>
                <w:rFonts w:cs="Arial"/>
                <w:bCs/>
                <w:sz w:val="20"/>
                <w:szCs w:val="20"/>
                <w:lang w:eastAsia="es-CO"/>
              </w:rPr>
              <w:t>del Servicio Socia</w:t>
            </w:r>
            <w:r w:rsidR="00BB140C" w:rsidRPr="006145DB">
              <w:rPr>
                <w:rFonts w:cs="Arial"/>
                <w:bCs/>
                <w:sz w:val="20"/>
                <w:szCs w:val="20"/>
                <w:lang w:eastAsia="es-CO"/>
              </w:rPr>
              <w:t>l</w:t>
            </w:r>
          </w:p>
        </w:tc>
        <w:tc>
          <w:tcPr>
            <w:tcW w:w="4022" w:type="pct"/>
            <w:vAlign w:val="center"/>
          </w:tcPr>
          <w:p w14:paraId="1E70BA18" w14:textId="57F3341F" w:rsidR="008E6801" w:rsidRPr="006145DB" w:rsidRDefault="008E6801" w:rsidP="005B435E">
            <w:pPr>
              <w:spacing w:after="0" w:line="240" w:lineRule="auto"/>
              <w:jc w:val="both"/>
              <w:rPr>
                <w:rFonts w:cs="Arial"/>
                <w:sz w:val="20"/>
                <w:szCs w:val="20"/>
              </w:rPr>
            </w:pPr>
            <w:r w:rsidRPr="006145DB">
              <w:rPr>
                <w:rFonts w:cs="Arial"/>
                <w:sz w:val="20"/>
                <w:szCs w:val="20"/>
              </w:rPr>
              <w:t>Brindar a la ciudadanía espacios, cursos y actividades para el aprovechamiento del tiempo libre, formación para el emprendimiento y fortalecimiento de redes sociales y comunitarias, a través de la gestión de alianzas con actores públicos y privados en el marco de los siguientes ejes temáticos:</w:t>
            </w:r>
          </w:p>
          <w:p w14:paraId="5EC4A5E5" w14:textId="77777777" w:rsidR="00D53CFB" w:rsidRPr="006145DB" w:rsidRDefault="00D53CFB" w:rsidP="005B435E">
            <w:pPr>
              <w:pStyle w:val="Ttulo1"/>
              <w:rPr>
                <w:sz w:val="20"/>
                <w:szCs w:val="20"/>
              </w:rPr>
            </w:pPr>
          </w:p>
          <w:p w14:paraId="42F9205E" w14:textId="1466F4C5" w:rsidR="008E6801" w:rsidRPr="006145DB" w:rsidRDefault="008E6801" w:rsidP="005B435E">
            <w:pPr>
              <w:spacing w:after="0" w:line="240" w:lineRule="auto"/>
              <w:jc w:val="both"/>
              <w:rPr>
                <w:rFonts w:cs="Arial"/>
                <w:sz w:val="20"/>
                <w:szCs w:val="20"/>
              </w:rPr>
            </w:pPr>
            <w:r w:rsidRPr="006145DB">
              <w:rPr>
                <w:rFonts w:cs="Arial"/>
                <w:bCs/>
                <w:sz w:val="20"/>
                <w:szCs w:val="20"/>
              </w:rPr>
              <w:t>Aprovechamiento del tiempo liberado</w:t>
            </w:r>
            <w:r w:rsidRPr="006145DB">
              <w:rPr>
                <w:rFonts w:cs="Arial"/>
                <w:sz w:val="20"/>
                <w:szCs w:val="20"/>
              </w:rPr>
              <w:t>: orientado a la promoción del uso adecuado del tiempo libre.</w:t>
            </w:r>
          </w:p>
          <w:p w14:paraId="2EBA7A35" w14:textId="77777777" w:rsidR="00D53CFB" w:rsidRPr="006145DB" w:rsidRDefault="00D53CFB" w:rsidP="005B435E">
            <w:pPr>
              <w:pStyle w:val="Ttulo1"/>
              <w:rPr>
                <w:sz w:val="20"/>
                <w:szCs w:val="20"/>
              </w:rPr>
            </w:pPr>
          </w:p>
          <w:p w14:paraId="5695A43C" w14:textId="4CC8F6BE" w:rsidR="008E6801" w:rsidRPr="006145DB" w:rsidRDefault="008E6801" w:rsidP="005B435E">
            <w:pPr>
              <w:spacing w:after="0" w:line="240" w:lineRule="auto"/>
              <w:jc w:val="both"/>
              <w:rPr>
                <w:rFonts w:cs="Arial"/>
                <w:sz w:val="20"/>
                <w:szCs w:val="20"/>
              </w:rPr>
            </w:pPr>
            <w:r w:rsidRPr="006145DB">
              <w:rPr>
                <w:rFonts w:cs="Arial"/>
                <w:bCs/>
                <w:sz w:val="20"/>
                <w:szCs w:val="20"/>
              </w:rPr>
              <w:t>Oportunidades para el mejoramiento de ingresos económicos</w:t>
            </w:r>
            <w:r w:rsidRPr="006145DB">
              <w:rPr>
                <w:rFonts w:cs="Arial"/>
                <w:sz w:val="20"/>
                <w:szCs w:val="20"/>
              </w:rPr>
              <w:t>: Enfocados a la cualificación de las personas, para el impulso del emprendimiento y mejoramiento de perfiles ocupacionales.</w:t>
            </w:r>
          </w:p>
          <w:p w14:paraId="66CF3AD5" w14:textId="77777777" w:rsidR="00D53CFB" w:rsidRPr="006145DB" w:rsidRDefault="00D53CFB" w:rsidP="005B435E">
            <w:pPr>
              <w:pStyle w:val="Ttulo1"/>
              <w:rPr>
                <w:sz w:val="20"/>
                <w:szCs w:val="20"/>
              </w:rPr>
            </w:pPr>
          </w:p>
          <w:p w14:paraId="5EAF8C13" w14:textId="54AEB44F" w:rsidR="008963FF" w:rsidRPr="006145DB" w:rsidRDefault="008E6801" w:rsidP="005B435E">
            <w:pPr>
              <w:spacing w:after="0" w:line="240" w:lineRule="auto"/>
              <w:jc w:val="both"/>
              <w:rPr>
                <w:rFonts w:cs="Arial"/>
                <w:sz w:val="20"/>
                <w:szCs w:val="20"/>
              </w:rPr>
            </w:pPr>
            <w:r w:rsidRPr="006145DB">
              <w:rPr>
                <w:rFonts w:cs="Arial"/>
                <w:bCs/>
                <w:sz w:val="20"/>
                <w:szCs w:val="20"/>
              </w:rPr>
              <w:t>Fortalecimiento de la integración y el tejido social</w:t>
            </w:r>
            <w:r w:rsidRPr="006145DB">
              <w:rPr>
                <w:rFonts w:cs="Arial"/>
                <w:sz w:val="20"/>
                <w:szCs w:val="20"/>
              </w:rPr>
              <w:t xml:space="preserve">: dirigido a promover la participación y transformación del territorio en el marco de desarrollo comunitario y autocuidado. </w:t>
            </w:r>
          </w:p>
        </w:tc>
      </w:tr>
      <w:tr w:rsidR="00115DA4" w:rsidRPr="006145DB" w14:paraId="201F9A96" w14:textId="77777777" w:rsidTr="00757CED">
        <w:trPr>
          <w:trHeight w:val="20"/>
        </w:trPr>
        <w:tc>
          <w:tcPr>
            <w:tcW w:w="978" w:type="pct"/>
            <w:vAlign w:val="center"/>
          </w:tcPr>
          <w:p w14:paraId="2AC49D56"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Tipo de Focalización</w:t>
            </w:r>
            <w:r w:rsidRPr="006145DB">
              <w:rPr>
                <w:rFonts w:cs="Arial"/>
                <w:bCs/>
                <w:sz w:val="20"/>
                <w:szCs w:val="20"/>
              </w:rPr>
              <w:t xml:space="preserve"> </w:t>
            </w:r>
          </w:p>
        </w:tc>
        <w:tc>
          <w:tcPr>
            <w:tcW w:w="4022" w:type="pct"/>
            <w:vAlign w:val="center"/>
          </w:tcPr>
          <w:p w14:paraId="53D4A736" w14:textId="41CC7D06" w:rsidR="008963FF" w:rsidRPr="006145DB" w:rsidRDefault="008E6801" w:rsidP="005B435E">
            <w:pPr>
              <w:spacing w:after="0" w:line="240" w:lineRule="auto"/>
              <w:rPr>
                <w:rFonts w:cs="Arial"/>
                <w:sz w:val="20"/>
                <w:szCs w:val="20"/>
              </w:rPr>
            </w:pPr>
            <w:r w:rsidRPr="006145DB">
              <w:rPr>
                <w:rFonts w:cs="Arial"/>
                <w:sz w:val="20"/>
                <w:szCs w:val="20"/>
              </w:rPr>
              <w:t>Focalización por demanda</w:t>
            </w:r>
            <w:r w:rsidR="00144FD5" w:rsidRPr="006145DB">
              <w:rPr>
                <w:rFonts w:cs="Arial"/>
                <w:sz w:val="20"/>
                <w:szCs w:val="20"/>
              </w:rPr>
              <w:t>.</w:t>
            </w:r>
          </w:p>
        </w:tc>
      </w:tr>
      <w:tr w:rsidR="00115DA4" w:rsidRPr="006145DB" w14:paraId="4701DCD1" w14:textId="77777777" w:rsidTr="00757CED">
        <w:trPr>
          <w:trHeight w:val="305"/>
        </w:trPr>
        <w:tc>
          <w:tcPr>
            <w:tcW w:w="978" w:type="pct"/>
            <w:vAlign w:val="center"/>
          </w:tcPr>
          <w:p w14:paraId="777A2968"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Población Objetivo</w:t>
            </w:r>
          </w:p>
        </w:tc>
        <w:tc>
          <w:tcPr>
            <w:tcW w:w="4022" w:type="pct"/>
            <w:vAlign w:val="center"/>
          </w:tcPr>
          <w:p w14:paraId="24936E79" w14:textId="628E034C" w:rsidR="008963FF" w:rsidRPr="006145DB" w:rsidRDefault="008E6801" w:rsidP="005B435E">
            <w:pPr>
              <w:spacing w:after="0" w:line="240" w:lineRule="auto"/>
              <w:jc w:val="both"/>
              <w:rPr>
                <w:rFonts w:cs="Arial"/>
                <w:sz w:val="20"/>
                <w:szCs w:val="20"/>
              </w:rPr>
            </w:pPr>
            <w:r w:rsidRPr="006145DB">
              <w:rPr>
                <w:rFonts w:cs="Arial"/>
                <w:sz w:val="20"/>
                <w:szCs w:val="20"/>
              </w:rPr>
              <w:t>Personas residentes en la ciudad de Bogotá D.C, de cualquier grupo etario. </w:t>
            </w:r>
          </w:p>
        </w:tc>
      </w:tr>
      <w:tr w:rsidR="00115DA4" w:rsidRPr="006145DB" w14:paraId="266FA7E5" w14:textId="77777777" w:rsidTr="00757CED">
        <w:trPr>
          <w:trHeight w:val="709"/>
        </w:trPr>
        <w:tc>
          <w:tcPr>
            <w:tcW w:w="978" w:type="pct"/>
            <w:vAlign w:val="center"/>
          </w:tcPr>
          <w:p w14:paraId="2D8114F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priorización</w:t>
            </w:r>
          </w:p>
        </w:tc>
        <w:tc>
          <w:tcPr>
            <w:tcW w:w="4022" w:type="pct"/>
            <w:vAlign w:val="center"/>
          </w:tcPr>
          <w:p w14:paraId="6E3BE494" w14:textId="77777777" w:rsidR="008E6801" w:rsidRPr="006145DB" w:rsidRDefault="008E6801">
            <w:pPr>
              <w:numPr>
                <w:ilvl w:val="0"/>
                <w:numId w:val="7"/>
              </w:numPr>
              <w:spacing w:after="0" w:line="240" w:lineRule="auto"/>
              <w:ind w:left="319"/>
              <w:jc w:val="both"/>
              <w:rPr>
                <w:rFonts w:cs="Arial"/>
                <w:sz w:val="20"/>
                <w:szCs w:val="20"/>
              </w:rPr>
            </w:pPr>
            <w:r w:rsidRPr="006145DB">
              <w:rPr>
                <w:rFonts w:cs="Arial"/>
                <w:sz w:val="20"/>
                <w:szCs w:val="20"/>
              </w:rPr>
              <w:t>Personas víctimas de hechos violentos asociados con el conflicto armado, incluidas en el Registro Único de Víctimas – RUV.</w:t>
            </w:r>
          </w:p>
          <w:p w14:paraId="0ABCEB45"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indígena, afro, palanquero, raizal,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w:t>
            </w:r>
          </w:p>
          <w:p w14:paraId="0C9A5FF4"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de hogares priorizadas por la estrategia de acompañamiento a hogares en pobreza evidente y oculta. </w:t>
            </w:r>
          </w:p>
          <w:p w14:paraId="195FDBB9"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mayores.</w:t>
            </w:r>
          </w:p>
          <w:p w14:paraId="0D7D1802"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con discapacidad </w:t>
            </w:r>
          </w:p>
          <w:p w14:paraId="130EC95D"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pertenecientes a los sectores LGBTIQ+</w:t>
            </w:r>
          </w:p>
          <w:p w14:paraId="394FB6F3"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referenciadas por los servicios de la SDIS, tropa social o Entidades del Sistema de Cuidado por alta vulnerabilidad y/o pobreza evidente y/o oculta.</w:t>
            </w:r>
          </w:p>
          <w:p w14:paraId="5516FFDD" w14:textId="77777777" w:rsidR="00D53CFB" w:rsidRPr="006145DB" w:rsidRDefault="00D53CFB" w:rsidP="005B435E">
            <w:pPr>
              <w:tabs>
                <w:tab w:val="left" w:pos="709"/>
              </w:tabs>
              <w:spacing w:after="0" w:line="240" w:lineRule="auto"/>
              <w:ind w:left="319"/>
              <w:jc w:val="both"/>
              <w:rPr>
                <w:rFonts w:cs="Arial"/>
                <w:sz w:val="20"/>
                <w:szCs w:val="20"/>
              </w:rPr>
            </w:pPr>
          </w:p>
          <w:p w14:paraId="28E9A51A" w14:textId="71309561" w:rsidR="008963FF" w:rsidRPr="006145DB" w:rsidRDefault="008E6801" w:rsidP="005B435E">
            <w:pPr>
              <w:spacing w:after="0" w:line="240" w:lineRule="auto"/>
              <w:jc w:val="both"/>
              <w:rPr>
                <w:rFonts w:cs="Arial"/>
                <w:sz w:val="20"/>
                <w:szCs w:val="20"/>
              </w:rPr>
            </w:pPr>
            <w:r w:rsidRPr="006145DB">
              <w:rPr>
                <w:rFonts w:cs="Arial"/>
                <w:bCs/>
                <w:sz w:val="20"/>
                <w:szCs w:val="20"/>
              </w:rPr>
              <w:t>Nota</w:t>
            </w:r>
            <w:r w:rsidRPr="006145DB">
              <w:rPr>
                <w:rFonts w:cs="Arial"/>
                <w:sz w:val="20"/>
                <w:szCs w:val="20"/>
              </w:rPr>
              <w:t xml:space="preserve">: </w:t>
            </w:r>
            <w:r w:rsidR="00144FD5" w:rsidRPr="006145DB">
              <w:rPr>
                <w:rFonts w:cs="Arial"/>
                <w:sz w:val="20"/>
                <w:szCs w:val="20"/>
              </w:rPr>
              <w:t>e</w:t>
            </w:r>
            <w:r w:rsidRPr="006145DB">
              <w:rPr>
                <w:rFonts w:cs="Arial"/>
                <w:sz w:val="20"/>
                <w:szCs w:val="20"/>
              </w:rPr>
              <w:t>stos criterios se aplicarán únicamente en los casos en que la demanda supere la oferta para cada curso o actividad del servicio social.</w:t>
            </w:r>
          </w:p>
        </w:tc>
      </w:tr>
      <w:tr w:rsidR="00115DA4" w:rsidRPr="006145DB" w14:paraId="26187F11" w14:textId="77777777" w:rsidTr="00757CED">
        <w:trPr>
          <w:trHeight w:val="554"/>
        </w:trPr>
        <w:tc>
          <w:tcPr>
            <w:tcW w:w="978" w:type="pct"/>
            <w:vAlign w:val="center"/>
          </w:tcPr>
          <w:p w14:paraId="2488C0A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Ingreso</w:t>
            </w:r>
          </w:p>
        </w:tc>
        <w:tc>
          <w:tcPr>
            <w:tcW w:w="4022" w:type="pct"/>
            <w:vAlign w:val="center"/>
          </w:tcPr>
          <w:p w14:paraId="10B25FF9" w14:textId="08030537" w:rsidR="008963FF" w:rsidRPr="006145DB" w:rsidRDefault="008E6801" w:rsidP="005B435E">
            <w:pPr>
              <w:spacing w:after="0" w:line="240" w:lineRule="auto"/>
              <w:jc w:val="both"/>
              <w:rPr>
                <w:rFonts w:cs="Arial"/>
                <w:sz w:val="20"/>
                <w:szCs w:val="20"/>
              </w:rPr>
            </w:pPr>
            <w:r w:rsidRPr="006145DB">
              <w:rPr>
                <w:rFonts w:cs="Arial"/>
                <w:sz w:val="20"/>
                <w:szCs w:val="20"/>
              </w:rPr>
              <w:t>Sujeto a los procesos y requisitos de los cursos y actividades ofertados en cada Centro de Desarrollo Comunitario – CDC–.</w:t>
            </w:r>
          </w:p>
        </w:tc>
      </w:tr>
      <w:tr w:rsidR="00115DA4" w:rsidRPr="006145DB" w14:paraId="52C8FF42" w14:textId="77777777" w:rsidTr="00757CED">
        <w:trPr>
          <w:trHeight w:val="20"/>
        </w:trPr>
        <w:tc>
          <w:tcPr>
            <w:tcW w:w="978" w:type="pct"/>
            <w:vAlign w:val="center"/>
          </w:tcPr>
          <w:p w14:paraId="14CF7E14"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Egreso</w:t>
            </w:r>
          </w:p>
        </w:tc>
        <w:tc>
          <w:tcPr>
            <w:tcW w:w="4022" w:type="pct"/>
            <w:vAlign w:val="center"/>
          </w:tcPr>
          <w:p w14:paraId="7127F023"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Finalización de la actividad y/o curso al que se inscribió el/la beneficiario/a. </w:t>
            </w:r>
          </w:p>
          <w:p w14:paraId="24345478"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Retiro voluntario manifestado libre y expresamente.</w:t>
            </w:r>
          </w:p>
          <w:p w14:paraId="0DDFB816" w14:textId="3526D015"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Inasistencia injustificada en tres (3) ocasiones </w:t>
            </w:r>
            <w:r w:rsidR="004D07D8" w:rsidRPr="006145DB">
              <w:rPr>
                <w:rFonts w:cs="Arial"/>
                <w:sz w:val="20"/>
                <w:szCs w:val="20"/>
              </w:rPr>
              <w:t>continúas</w:t>
            </w:r>
            <w:r w:rsidRPr="006145DB">
              <w:rPr>
                <w:rFonts w:cs="Arial"/>
                <w:sz w:val="20"/>
                <w:szCs w:val="20"/>
              </w:rPr>
              <w:t xml:space="preserve"> a la actividad o curso</w:t>
            </w:r>
            <w:r w:rsidR="009F2AB6" w:rsidRPr="006145DB">
              <w:rPr>
                <w:rFonts w:cs="Arial"/>
                <w:sz w:val="20"/>
                <w:szCs w:val="20"/>
              </w:rPr>
              <w:t>.</w:t>
            </w:r>
          </w:p>
          <w:p w14:paraId="58ABD2F6" w14:textId="0391DD34" w:rsidR="008963F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Cuando se evidencia inconsistencia de la información suministrada por el/la beneficiario/a para el ingreso a la actividad y/o curso.</w:t>
            </w:r>
          </w:p>
        </w:tc>
      </w:tr>
      <w:tr w:rsidR="00115DA4" w:rsidRPr="006145DB" w14:paraId="21FA845E" w14:textId="77777777" w:rsidTr="00757CED">
        <w:trPr>
          <w:trHeight w:val="20"/>
        </w:trPr>
        <w:tc>
          <w:tcPr>
            <w:tcW w:w="978" w:type="pct"/>
            <w:vAlign w:val="center"/>
          </w:tcPr>
          <w:p w14:paraId="03F5634B" w14:textId="5AA5CD34" w:rsidR="008963FF" w:rsidRPr="006145DB" w:rsidRDefault="008963FF"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022" w:type="pct"/>
            <w:vAlign w:val="center"/>
          </w:tcPr>
          <w:p w14:paraId="77EEDF54" w14:textId="1FD1452B" w:rsidR="008963FF" w:rsidRPr="006145DB" w:rsidRDefault="00D456DF"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8963FF" w:rsidRPr="006145DB" w14:paraId="12FC81DE" w14:textId="77777777" w:rsidTr="00757CED">
        <w:trPr>
          <w:trHeight w:val="742"/>
        </w:trPr>
        <w:tc>
          <w:tcPr>
            <w:tcW w:w="978" w:type="pct"/>
            <w:vAlign w:val="center"/>
          </w:tcPr>
          <w:p w14:paraId="22B4BE87" w14:textId="2B20907F" w:rsidR="008963FF" w:rsidRPr="006145DB" w:rsidRDefault="008963FF" w:rsidP="005B435E">
            <w:pPr>
              <w:spacing w:after="0" w:line="240" w:lineRule="auto"/>
              <w:rPr>
                <w:rFonts w:cs="Arial"/>
                <w:bCs/>
                <w:sz w:val="20"/>
                <w:szCs w:val="20"/>
              </w:rPr>
            </w:pPr>
            <w:r w:rsidRPr="006145DB">
              <w:rPr>
                <w:rFonts w:cs="Arial"/>
                <w:bCs/>
                <w:sz w:val="20"/>
                <w:szCs w:val="20"/>
                <w:lang w:eastAsia="es-CO"/>
              </w:rPr>
              <w:t>Ejecución</w:t>
            </w:r>
            <w:r w:rsidR="00174055" w:rsidRPr="006145DB">
              <w:rPr>
                <w:rFonts w:cs="Arial"/>
                <w:bCs/>
                <w:sz w:val="20"/>
                <w:szCs w:val="20"/>
                <w:lang w:eastAsia="es-CO"/>
              </w:rPr>
              <w:t xml:space="preserve"> </w:t>
            </w:r>
          </w:p>
        </w:tc>
        <w:tc>
          <w:tcPr>
            <w:tcW w:w="4022" w:type="pct"/>
            <w:vAlign w:val="center"/>
          </w:tcPr>
          <w:p w14:paraId="0F2DC80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este servicio social se realiza en los Centros de Desarrollo Comunitario – CDC y en otras unidades operativas con las que cuente la SDIS, a través de la gestión de articulaciones y alianzas con actores públicos y privados, para poner a disposición de la ciudadanía la oferta que resulte pertinente para cada territorio. Adicionalmente con el CDC itinerante en aquellos territorios donde no se cuenta con infraestructura, para llegar a más población que se encuentre apartada de instalaciones de la entidad.</w:t>
            </w:r>
          </w:p>
          <w:p w14:paraId="5ED83996" w14:textId="77777777" w:rsidR="008C7CF7" w:rsidRPr="006145DB" w:rsidRDefault="008C7CF7" w:rsidP="005B435E">
            <w:pPr>
              <w:pStyle w:val="Ttulo1"/>
            </w:pPr>
          </w:p>
          <w:p w14:paraId="55E0599D" w14:textId="431EA411" w:rsidR="00D456DF" w:rsidRPr="006145DB" w:rsidRDefault="00D456DF" w:rsidP="005B435E">
            <w:pPr>
              <w:spacing w:after="0" w:line="240" w:lineRule="auto"/>
              <w:jc w:val="both"/>
              <w:rPr>
                <w:rFonts w:cs="Arial"/>
                <w:sz w:val="20"/>
                <w:szCs w:val="20"/>
              </w:rPr>
            </w:pPr>
            <w:r w:rsidRPr="006145DB">
              <w:rPr>
                <w:rFonts w:cs="Arial"/>
                <w:sz w:val="20"/>
                <w:szCs w:val="20"/>
              </w:rPr>
              <w:t>Las actividades y/o cursos desarrollados en el marco de la prestación del servicio se prestan de la siguiente manera:</w:t>
            </w:r>
          </w:p>
          <w:p w14:paraId="7AECACC3" w14:textId="77777777" w:rsidR="00FB1D7B" w:rsidRPr="006145DB" w:rsidRDefault="00FB1D7B" w:rsidP="005B435E">
            <w:pPr>
              <w:spacing w:after="0" w:line="240" w:lineRule="auto"/>
              <w:jc w:val="both"/>
              <w:rPr>
                <w:rFonts w:cs="Arial"/>
                <w:sz w:val="20"/>
                <w:szCs w:val="20"/>
              </w:rPr>
            </w:pPr>
          </w:p>
          <w:p w14:paraId="2365CEB7" w14:textId="64ACB2B8" w:rsidR="00D456DF" w:rsidRPr="006145DB" w:rsidRDefault="00D456DF" w:rsidP="005B435E">
            <w:pPr>
              <w:spacing w:after="0" w:line="240" w:lineRule="auto"/>
              <w:jc w:val="both"/>
              <w:rPr>
                <w:rFonts w:cs="Arial"/>
                <w:sz w:val="20"/>
                <w:szCs w:val="20"/>
              </w:rPr>
            </w:pPr>
            <w:r w:rsidRPr="006145DB">
              <w:rPr>
                <w:rFonts w:cs="Arial"/>
                <w:bCs/>
                <w:sz w:val="20"/>
                <w:szCs w:val="20"/>
              </w:rPr>
              <w:t>Presencial</w:t>
            </w:r>
            <w:r w:rsidRPr="006145DB">
              <w:rPr>
                <w:rFonts w:cs="Arial"/>
                <w:sz w:val="20"/>
                <w:szCs w:val="20"/>
              </w:rPr>
              <w:t xml:space="preserve">: </w:t>
            </w:r>
            <w:r w:rsidR="00FB1D7B" w:rsidRPr="006145DB">
              <w:rPr>
                <w:rFonts w:cs="Arial"/>
                <w:sz w:val="20"/>
                <w:szCs w:val="20"/>
              </w:rPr>
              <w:t>l</w:t>
            </w:r>
            <w:r w:rsidRPr="006145DB">
              <w:rPr>
                <w:rFonts w:cs="Arial"/>
                <w:sz w:val="20"/>
                <w:szCs w:val="20"/>
              </w:rPr>
              <w:t>os y las beneficiarias asisten presencialmente, en el horario establecido por el curso o actividad en un espacio físico y desarrollan sus actividades y procesos en un entorno grupal. Con una persona que orienta y acompaña el proceso de aprendizaje. Este canal será prestado en las unidades operativas Centros de Desarrollo Comunitario - CDC y de forma desconcentrada en los equipamientos de las localidades de Bogotá tales como parques, salones, teatros, etc., En los barrios, sectores o localidades en los que no se cuenta con infraestructura CDC</w:t>
            </w:r>
            <w:r w:rsidR="00FB1D7B" w:rsidRPr="006145DB">
              <w:rPr>
                <w:rFonts w:cs="Arial"/>
                <w:sz w:val="20"/>
                <w:szCs w:val="20"/>
              </w:rPr>
              <w:t>.</w:t>
            </w:r>
          </w:p>
          <w:p w14:paraId="52C5FEE6" w14:textId="77777777" w:rsidR="00FB1D7B" w:rsidRPr="006145DB" w:rsidRDefault="00FB1D7B" w:rsidP="005B435E">
            <w:pPr>
              <w:pStyle w:val="Ttulo1"/>
              <w:rPr>
                <w:sz w:val="20"/>
                <w:szCs w:val="20"/>
              </w:rPr>
            </w:pPr>
          </w:p>
          <w:p w14:paraId="2F91753E" w14:textId="043A4F43" w:rsidR="00FB1D7B" w:rsidRPr="006145DB" w:rsidRDefault="00D456DF" w:rsidP="005B435E">
            <w:pPr>
              <w:spacing w:after="0" w:line="240" w:lineRule="auto"/>
              <w:jc w:val="both"/>
              <w:rPr>
                <w:rFonts w:cs="Arial"/>
                <w:sz w:val="20"/>
                <w:szCs w:val="20"/>
              </w:rPr>
            </w:pPr>
            <w:r w:rsidRPr="006145DB">
              <w:rPr>
                <w:rFonts w:cs="Arial"/>
                <w:bCs/>
                <w:sz w:val="20"/>
                <w:szCs w:val="20"/>
              </w:rPr>
              <w:t>Semipresencial</w:t>
            </w:r>
            <w:r w:rsidRPr="006145DB">
              <w:rPr>
                <w:rFonts w:cs="Arial"/>
                <w:sz w:val="20"/>
                <w:szCs w:val="20"/>
              </w:rPr>
              <w:t xml:space="preserve">: </w:t>
            </w:r>
            <w:r w:rsidR="00FB1D7B" w:rsidRPr="006145DB">
              <w:rPr>
                <w:rFonts w:cs="Arial"/>
                <w:sz w:val="20"/>
                <w:szCs w:val="20"/>
              </w:rPr>
              <w:t>f</w:t>
            </w:r>
            <w:r w:rsidRPr="006145DB">
              <w:rPr>
                <w:rFonts w:cs="Arial"/>
                <w:sz w:val="20"/>
                <w:szCs w:val="20"/>
              </w:rPr>
              <w:t>ormación que combina la práctica presencial con el acompañamiento virtual en el horario establecido por el curso o actividad. Este tipo de formación permite que el participante aproveche todas las ventajas que supone asistir a una clase junto con otros/as participantes y los recursos que proporciona un maestro o maestra presente, con la enseñanza online y todos los recurs</w:t>
            </w:r>
            <w:r w:rsidR="007C30B6" w:rsidRPr="006145DB">
              <w:rPr>
                <w:rFonts w:cs="Arial"/>
                <w:sz w:val="20"/>
                <w:szCs w:val="20"/>
              </w:rPr>
              <w:t>os digitalmente aprovechables.</w:t>
            </w:r>
          </w:p>
          <w:p w14:paraId="188AEE51" w14:textId="10D0A688" w:rsidR="00D456DF" w:rsidRPr="006145DB" w:rsidRDefault="007C30B6" w:rsidP="005B435E">
            <w:pPr>
              <w:spacing w:after="0" w:line="240" w:lineRule="auto"/>
              <w:jc w:val="both"/>
              <w:rPr>
                <w:rFonts w:cs="Arial"/>
                <w:sz w:val="20"/>
                <w:szCs w:val="20"/>
              </w:rPr>
            </w:pPr>
            <w:r w:rsidRPr="006145DB">
              <w:rPr>
                <w:rFonts w:cs="Arial"/>
                <w:sz w:val="20"/>
                <w:szCs w:val="20"/>
              </w:rPr>
              <w:t xml:space="preserve"> </w:t>
            </w:r>
          </w:p>
          <w:p w14:paraId="0FAF3E75" w14:textId="1F75AC2C" w:rsidR="00D456DF" w:rsidRPr="006145DB" w:rsidRDefault="00D456DF" w:rsidP="005B435E">
            <w:pPr>
              <w:spacing w:after="0" w:line="240" w:lineRule="auto"/>
              <w:jc w:val="both"/>
              <w:rPr>
                <w:rFonts w:cs="Arial"/>
                <w:sz w:val="20"/>
                <w:szCs w:val="20"/>
              </w:rPr>
            </w:pPr>
            <w:r w:rsidRPr="006145DB">
              <w:rPr>
                <w:rFonts w:cs="Arial"/>
                <w:bCs/>
                <w:sz w:val="20"/>
                <w:szCs w:val="20"/>
              </w:rPr>
              <w:t>Virtual</w:t>
            </w:r>
            <w:r w:rsidRPr="006145DB">
              <w:rPr>
                <w:rFonts w:cs="Arial"/>
                <w:sz w:val="20"/>
                <w:szCs w:val="20"/>
              </w:rPr>
              <w:t xml:space="preserve">: </w:t>
            </w:r>
            <w:r w:rsidR="00FB1D7B" w:rsidRPr="006145DB">
              <w:rPr>
                <w:rFonts w:cs="Arial"/>
                <w:sz w:val="20"/>
                <w:szCs w:val="20"/>
              </w:rPr>
              <w:t>d</w:t>
            </w:r>
            <w:r w:rsidRPr="006145DB">
              <w:rPr>
                <w:rFonts w:cs="Arial"/>
                <w:sz w:val="20"/>
                <w:szCs w:val="20"/>
              </w:rPr>
              <w:t>esarrollo de actividades y cursos de manera completamente virtual. Por tal razón desde el momento de la convocatoria, se informa a los interesados que deben contar con los equipos y conocimiento en el manejo de los mismos.</w:t>
            </w:r>
          </w:p>
          <w:p w14:paraId="4A02D45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servicio se organiza por niveles que dan cuenta de un proceso de aprendizaje por etapas, a través del tiempo. Esta organización permite alinear las metodologías, los tiempos y los objetivos de los cursos y actividades.</w:t>
            </w:r>
          </w:p>
          <w:p w14:paraId="3D138063" w14:textId="19937BD8" w:rsidR="00D456DF" w:rsidRPr="006145DB" w:rsidRDefault="00D456DF" w:rsidP="005B435E">
            <w:pPr>
              <w:spacing w:after="0" w:line="240" w:lineRule="auto"/>
              <w:jc w:val="both"/>
              <w:rPr>
                <w:rFonts w:cs="Arial"/>
                <w:sz w:val="20"/>
                <w:szCs w:val="20"/>
              </w:rPr>
            </w:pPr>
            <w:r w:rsidRPr="006145DB">
              <w:rPr>
                <w:rFonts w:cs="Arial"/>
                <w:sz w:val="20"/>
                <w:szCs w:val="20"/>
              </w:rPr>
              <w:t xml:space="preserve"> </w:t>
            </w:r>
          </w:p>
          <w:p w14:paraId="0FEFE5CE" w14:textId="3E074497" w:rsidR="00D456DF" w:rsidRPr="006145DB" w:rsidRDefault="00D456DF" w:rsidP="005B435E">
            <w:pPr>
              <w:spacing w:after="0" w:line="240" w:lineRule="auto"/>
              <w:jc w:val="both"/>
              <w:rPr>
                <w:rFonts w:cs="Arial"/>
                <w:sz w:val="20"/>
                <w:szCs w:val="20"/>
              </w:rPr>
            </w:pPr>
            <w:r w:rsidRPr="006145DB">
              <w:rPr>
                <w:rFonts w:cs="Arial"/>
                <w:bCs/>
                <w:sz w:val="20"/>
                <w:szCs w:val="20"/>
              </w:rPr>
              <w:t xml:space="preserve">Intensidad horaria: 2 a 39 horas según el curso o actividad ofertada. Cuando el </w:t>
            </w:r>
            <w:r w:rsidRPr="006145DB">
              <w:rPr>
                <w:rFonts w:cs="Arial"/>
                <w:sz w:val="20"/>
                <w:szCs w:val="20"/>
              </w:rPr>
              <w:t>alcance del proceso de cualificación contemple la profundización en habilidades, destrezas y competencias podrá ser superior a 40 horas.</w:t>
            </w:r>
          </w:p>
          <w:p w14:paraId="478EAE64" w14:textId="77777777" w:rsidR="00FB1D7B" w:rsidRPr="006145DB" w:rsidRDefault="00FB1D7B" w:rsidP="005B435E">
            <w:pPr>
              <w:pStyle w:val="Ttulo1"/>
              <w:rPr>
                <w:sz w:val="20"/>
                <w:szCs w:val="20"/>
              </w:rPr>
            </w:pPr>
          </w:p>
          <w:p w14:paraId="4D09FB5A" w14:textId="43E3F384" w:rsidR="008963FF" w:rsidRPr="006145DB" w:rsidRDefault="004D07D8" w:rsidP="005B435E">
            <w:pPr>
              <w:spacing w:after="0" w:line="240" w:lineRule="auto"/>
              <w:jc w:val="both"/>
              <w:rPr>
                <w:rFonts w:cs="Arial"/>
                <w:sz w:val="20"/>
                <w:szCs w:val="20"/>
                <w:u w:val="single"/>
              </w:rPr>
            </w:pPr>
            <w:r w:rsidRPr="006145DB">
              <w:rPr>
                <w:rFonts w:cs="Arial"/>
                <w:sz w:val="20"/>
                <w:szCs w:val="20"/>
              </w:rPr>
              <w:t>E</w:t>
            </w:r>
            <w:r w:rsidR="00D456DF" w:rsidRPr="006145DB">
              <w:rPr>
                <w:rFonts w:cs="Arial"/>
                <w:sz w:val="20"/>
                <w:szCs w:val="20"/>
              </w:rPr>
              <w:t>n caso de interrupción parcial del servicio por un evento de alto impacto se cuenta con la capacidad de ofertar actividades, cursos y procesos de cualificación de manera virtual</w:t>
            </w:r>
          </w:p>
        </w:tc>
      </w:tr>
    </w:tbl>
    <w:p w14:paraId="27E2E8AB" w14:textId="77777777" w:rsidR="00BF7874" w:rsidRPr="006145DB" w:rsidRDefault="00BF7874" w:rsidP="005B435E">
      <w:pPr>
        <w:pStyle w:val="commentcontentpara"/>
        <w:spacing w:before="0" w:beforeAutospacing="0" w:after="0" w:afterAutospacing="0"/>
        <w:rPr>
          <w:rFonts w:ascii="Arial" w:hAnsi="Arial" w:cs="Arial"/>
          <w:sz w:val="22"/>
          <w:szCs w:val="22"/>
        </w:rPr>
      </w:pPr>
    </w:p>
    <w:p w14:paraId="44FF4D7C" w14:textId="703AAA8A" w:rsidR="000E1226" w:rsidRPr="006145DB" w:rsidRDefault="00B230C1">
      <w:pPr>
        <w:pStyle w:val="Ttulo1"/>
        <w:numPr>
          <w:ilvl w:val="2"/>
          <w:numId w:val="72"/>
        </w:numPr>
        <w:tabs>
          <w:tab w:val="left" w:pos="851"/>
        </w:tabs>
        <w:ind w:left="567" w:hanging="579"/>
        <w:jc w:val="center"/>
      </w:pPr>
      <w:bookmarkStart w:id="330" w:name="_Toc210213225"/>
      <w:bookmarkStart w:id="331" w:name="_Toc213273498"/>
      <w:bookmarkStart w:id="332" w:name="_Toc213276125"/>
      <w:bookmarkStart w:id="333" w:name="_Toc216902459"/>
      <w:r w:rsidRPr="006145DB">
        <w:t xml:space="preserve">Servicio Tiempo </w:t>
      </w:r>
      <w:r w:rsidR="00941E4D" w:rsidRPr="006145DB">
        <w:t>propio para personas cuidadoras</w:t>
      </w:r>
      <w:bookmarkEnd w:id="330"/>
      <w:bookmarkEnd w:id="331"/>
      <w:bookmarkEnd w:id="332"/>
      <w:bookmarkEnd w:id="3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3BCECB79" w14:textId="77777777" w:rsidTr="00757CED">
        <w:trPr>
          <w:trHeight w:val="585"/>
        </w:trPr>
        <w:tc>
          <w:tcPr>
            <w:tcW w:w="978" w:type="pct"/>
            <w:vAlign w:val="center"/>
          </w:tcPr>
          <w:p w14:paraId="368E5070" w14:textId="77777777" w:rsidR="00584D43" w:rsidRPr="006145DB" w:rsidRDefault="00584D43" w:rsidP="005B435E">
            <w:pPr>
              <w:spacing w:after="0" w:line="240" w:lineRule="auto"/>
              <w:rPr>
                <w:rFonts w:cs="Arial"/>
                <w:bCs/>
                <w:sz w:val="20"/>
                <w:szCs w:val="20"/>
              </w:rPr>
            </w:pPr>
            <w:r w:rsidRPr="006145DB">
              <w:rPr>
                <w:rFonts w:cs="Arial"/>
                <w:bCs/>
                <w:sz w:val="20"/>
                <w:szCs w:val="20"/>
              </w:rPr>
              <w:t>Objeto del Servicio Social</w:t>
            </w:r>
          </w:p>
        </w:tc>
        <w:tc>
          <w:tcPr>
            <w:tcW w:w="4022" w:type="pct"/>
            <w:vAlign w:val="center"/>
          </w:tcPr>
          <w:p w14:paraId="6FEEEB89" w14:textId="56B46222" w:rsidR="00584D43" w:rsidRPr="006145DB" w:rsidRDefault="00094D57" w:rsidP="005B435E">
            <w:pPr>
              <w:spacing w:after="0" w:line="240" w:lineRule="auto"/>
              <w:jc w:val="both"/>
              <w:rPr>
                <w:rFonts w:cs="Arial"/>
                <w:sz w:val="20"/>
                <w:szCs w:val="20"/>
              </w:rPr>
            </w:pPr>
            <w:r w:rsidRPr="006145DB">
              <w:rPr>
                <w:rFonts w:cs="Arial"/>
                <w:sz w:val="20"/>
                <w:szCs w:val="20"/>
              </w:rPr>
              <w:t>Brindar actividades que contribuyan a la reducción y reconocimiento del trabajo de cuidado dedicado al hogar y/o a las personas, mediante el acceso a lavanderías comunitarias y al disfrute de actividades de descanso y autocuidado, en el marco de los lineamientos establecidos por el Sistema Distrital de Cuidado.</w:t>
            </w:r>
          </w:p>
        </w:tc>
      </w:tr>
      <w:tr w:rsidR="00115DA4" w:rsidRPr="006145DB" w14:paraId="39F9C8B6" w14:textId="77777777" w:rsidTr="00757CED">
        <w:trPr>
          <w:trHeight w:val="20"/>
        </w:trPr>
        <w:tc>
          <w:tcPr>
            <w:tcW w:w="978" w:type="pct"/>
            <w:vAlign w:val="center"/>
          </w:tcPr>
          <w:p w14:paraId="25A2ED82" w14:textId="6538D787" w:rsidR="00584D43" w:rsidRPr="006145DB" w:rsidRDefault="00584D43" w:rsidP="005B435E">
            <w:pPr>
              <w:spacing w:after="0" w:line="240" w:lineRule="auto"/>
              <w:rPr>
                <w:rFonts w:cs="Arial"/>
                <w:bCs/>
                <w:sz w:val="20"/>
                <w:szCs w:val="20"/>
              </w:rPr>
            </w:pPr>
            <w:r w:rsidRPr="006145DB">
              <w:rPr>
                <w:rFonts w:cs="Arial"/>
                <w:bCs/>
                <w:sz w:val="20"/>
                <w:szCs w:val="20"/>
              </w:rPr>
              <w:t>Oferta</w:t>
            </w:r>
            <w:r w:rsidR="00BE4352" w:rsidRPr="006145DB">
              <w:rPr>
                <w:rFonts w:cs="Arial"/>
                <w:bCs/>
                <w:sz w:val="20"/>
                <w:szCs w:val="20"/>
              </w:rPr>
              <w:t xml:space="preserve"> del Servicio Social</w:t>
            </w:r>
          </w:p>
        </w:tc>
        <w:tc>
          <w:tcPr>
            <w:tcW w:w="4022" w:type="pct"/>
            <w:vAlign w:val="center"/>
          </w:tcPr>
          <w:p w14:paraId="0E92D565" w14:textId="77777777" w:rsidR="00D97471" w:rsidRPr="006145DB" w:rsidRDefault="004147CE" w:rsidP="005B435E">
            <w:pPr>
              <w:spacing w:after="0" w:line="240" w:lineRule="auto"/>
              <w:jc w:val="both"/>
              <w:rPr>
                <w:rFonts w:cs="Arial"/>
                <w:sz w:val="20"/>
                <w:szCs w:val="20"/>
              </w:rPr>
            </w:pPr>
            <w:r w:rsidRPr="006145DB">
              <w:rPr>
                <w:rFonts w:cs="Arial"/>
                <w:sz w:val="20"/>
                <w:szCs w:val="20"/>
              </w:rPr>
              <w:t>Este servicio se prestará a través dos componentes: </w:t>
            </w:r>
          </w:p>
          <w:p w14:paraId="344A83CF" w14:textId="18083981" w:rsidR="004147CE" w:rsidRPr="006145DB" w:rsidRDefault="004147CE" w:rsidP="005B435E">
            <w:pPr>
              <w:spacing w:after="0" w:line="240" w:lineRule="auto"/>
              <w:jc w:val="both"/>
              <w:rPr>
                <w:rFonts w:cs="Arial"/>
                <w:sz w:val="20"/>
                <w:szCs w:val="20"/>
              </w:rPr>
            </w:pPr>
            <w:r w:rsidRPr="006145DB">
              <w:rPr>
                <w:rFonts w:cs="Arial"/>
                <w:sz w:val="20"/>
                <w:szCs w:val="20"/>
              </w:rPr>
              <w:t> </w:t>
            </w:r>
          </w:p>
          <w:p w14:paraId="5A083816" w14:textId="77777777" w:rsidR="00D97471" w:rsidRPr="006145DB" w:rsidRDefault="004147CE" w:rsidP="005B435E">
            <w:pPr>
              <w:spacing w:after="0" w:line="240" w:lineRule="auto"/>
              <w:jc w:val="both"/>
              <w:rPr>
                <w:rFonts w:cs="Arial"/>
                <w:sz w:val="20"/>
                <w:szCs w:val="20"/>
              </w:rPr>
            </w:pPr>
            <w:r w:rsidRPr="006145DB">
              <w:rPr>
                <w:rFonts w:cs="Arial"/>
                <w:bCs/>
                <w:sz w:val="20"/>
                <w:szCs w:val="20"/>
              </w:rPr>
              <w:t>Lavanderías comunitarias:</w:t>
            </w:r>
            <w:r w:rsidRPr="006145DB">
              <w:rPr>
                <w:rFonts w:cs="Arial"/>
                <w:sz w:val="20"/>
                <w:szCs w:val="20"/>
              </w:rPr>
              <w:t xml:space="preserve"> brinda acceso a una prestación de lavado, secado y doblado de la ropa de las personas cuidadoras y sus familias, mediante la disposición de lavadoras-secadoras, ubicadas en los Centros de Desarrollo Comunitario o en otras infraestructuras asociadas a las manzanas de cuidado con el fin de liberar tiempo a las personas que ejercen labores de cuidado.</w:t>
            </w:r>
          </w:p>
          <w:p w14:paraId="4C5E6326" w14:textId="32113AC4" w:rsidR="004147CE" w:rsidRPr="006145DB" w:rsidRDefault="004147CE" w:rsidP="005B435E">
            <w:pPr>
              <w:spacing w:after="0" w:line="240" w:lineRule="auto"/>
              <w:jc w:val="both"/>
              <w:rPr>
                <w:rFonts w:cs="Arial"/>
                <w:sz w:val="20"/>
                <w:szCs w:val="20"/>
              </w:rPr>
            </w:pPr>
            <w:r w:rsidRPr="006145DB">
              <w:rPr>
                <w:rFonts w:cs="Arial"/>
                <w:sz w:val="20"/>
                <w:szCs w:val="20"/>
              </w:rPr>
              <w:t>  </w:t>
            </w:r>
          </w:p>
          <w:p w14:paraId="6BA1D1C8" w14:textId="5C0E7E72" w:rsidR="00584D43" w:rsidRPr="006145DB" w:rsidRDefault="004147CE" w:rsidP="005B435E">
            <w:pPr>
              <w:pStyle w:val="paragraph"/>
              <w:spacing w:before="0" w:beforeAutospacing="0" w:after="0" w:afterAutospacing="0"/>
              <w:jc w:val="both"/>
              <w:rPr>
                <w:rFonts w:ascii="Arial" w:eastAsiaTheme="minorHAnsi" w:hAnsi="Arial" w:cs="Arial"/>
                <w:sz w:val="20"/>
                <w:szCs w:val="20"/>
                <w:lang w:val="es-ES" w:eastAsia="en-US"/>
              </w:rPr>
            </w:pPr>
            <w:r w:rsidRPr="006145DB">
              <w:rPr>
                <w:rFonts w:ascii="Arial" w:eastAsiaTheme="minorHAnsi" w:hAnsi="Arial" w:cs="Arial"/>
                <w:bCs/>
                <w:sz w:val="20"/>
                <w:szCs w:val="20"/>
                <w:lang w:val="es-ES" w:eastAsia="en-US"/>
              </w:rPr>
              <w:t>Zonas de descanso y autocuidado:</w:t>
            </w:r>
            <w:r w:rsidRPr="006145DB">
              <w:rPr>
                <w:rFonts w:ascii="Arial" w:eastAsiaTheme="minorHAnsi" w:hAnsi="Arial" w:cs="Arial"/>
                <w:sz w:val="20"/>
                <w:szCs w:val="20"/>
                <w:lang w:val="es-ES" w:eastAsia="en-US"/>
              </w:rPr>
              <w:t xml:space="preserve"> promueve la vinculación de las personas que ejercen labores de cuidado a actividades físicas, lúdicas, artísticas y de relajación, como alternativa para el disfrute del tiempo liberado, en el marco del Sistema Distrital de Cuidado. </w:t>
            </w:r>
          </w:p>
        </w:tc>
      </w:tr>
      <w:tr w:rsidR="00115DA4" w:rsidRPr="006145DB" w14:paraId="518D8DCD" w14:textId="77777777" w:rsidTr="00757CED">
        <w:trPr>
          <w:trHeight w:val="20"/>
        </w:trPr>
        <w:tc>
          <w:tcPr>
            <w:tcW w:w="978" w:type="pct"/>
            <w:vAlign w:val="center"/>
          </w:tcPr>
          <w:p w14:paraId="3E95CD0D" w14:textId="4F3D4F5A" w:rsidR="00584D43" w:rsidRPr="006145DB" w:rsidRDefault="00584D43"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Tipo de Focalización</w:t>
            </w:r>
          </w:p>
        </w:tc>
        <w:tc>
          <w:tcPr>
            <w:tcW w:w="4022" w:type="pct"/>
            <w:vAlign w:val="center"/>
          </w:tcPr>
          <w:p w14:paraId="13E84AE2" w14:textId="59766E54" w:rsidR="00584D43" w:rsidRPr="006145DB" w:rsidRDefault="004147CE"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w:t>
            </w:r>
            <w:r w:rsidR="00032023" w:rsidRPr="006145DB">
              <w:rPr>
                <w:rFonts w:ascii="Arial" w:hAnsi="Arial" w:cs="Arial"/>
                <w:sz w:val="20"/>
                <w:szCs w:val="20"/>
              </w:rPr>
              <w:t>.</w:t>
            </w:r>
          </w:p>
        </w:tc>
      </w:tr>
      <w:tr w:rsidR="00115DA4" w:rsidRPr="006145DB" w14:paraId="5C981E46" w14:textId="77777777" w:rsidTr="00757CED">
        <w:trPr>
          <w:trHeight w:val="170"/>
        </w:trPr>
        <w:tc>
          <w:tcPr>
            <w:tcW w:w="978" w:type="pct"/>
            <w:vAlign w:val="center"/>
          </w:tcPr>
          <w:p w14:paraId="3E85D92C" w14:textId="77777777" w:rsidR="00584D43" w:rsidRPr="006145DB" w:rsidRDefault="00584D43" w:rsidP="005B435E">
            <w:pPr>
              <w:spacing w:after="0" w:line="240" w:lineRule="auto"/>
              <w:rPr>
                <w:rFonts w:cs="Arial"/>
                <w:bCs/>
                <w:sz w:val="20"/>
                <w:szCs w:val="20"/>
              </w:rPr>
            </w:pPr>
            <w:r w:rsidRPr="006145DB">
              <w:rPr>
                <w:rFonts w:cs="Arial"/>
                <w:bCs/>
                <w:sz w:val="20"/>
                <w:szCs w:val="20"/>
              </w:rPr>
              <w:t>Población Objetivo</w:t>
            </w:r>
          </w:p>
        </w:tc>
        <w:tc>
          <w:tcPr>
            <w:tcW w:w="4022" w:type="pct"/>
            <w:vAlign w:val="center"/>
          </w:tcPr>
          <w:p w14:paraId="22B4B4D6" w14:textId="77777777" w:rsidR="00DC0AEC" w:rsidRPr="006145DB" w:rsidRDefault="004147CE" w:rsidP="005B435E">
            <w:pPr>
              <w:spacing w:after="0" w:line="240" w:lineRule="auto"/>
              <w:jc w:val="both"/>
              <w:rPr>
                <w:rFonts w:cs="Arial"/>
                <w:sz w:val="20"/>
                <w:szCs w:val="20"/>
              </w:rPr>
            </w:pPr>
            <w:r w:rsidRPr="006145DB">
              <w:rPr>
                <w:rFonts w:cs="Arial"/>
                <w:sz w:val="20"/>
                <w:szCs w:val="20"/>
              </w:rPr>
              <w:t>Personas cuidadoras residentes en la ciudad de Bogotá D.C, mayores de 16 años*. </w:t>
            </w:r>
          </w:p>
          <w:p w14:paraId="62F343F8" w14:textId="7131E896" w:rsidR="004147CE" w:rsidRPr="006145DB" w:rsidRDefault="004147CE" w:rsidP="005B435E">
            <w:pPr>
              <w:spacing w:after="0" w:line="240" w:lineRule="auto"/>
              <w:jc w:val="both"/>
              <w:rPr>
                <w:rFonts w:cs="Arial"/>
                <w:sz w:val="20"/>
                <w:szCs w:val="20"/>
              </w:rPr>
            </w:pPr>
            <w:r w:rsidRPr="006145DB">
              <w:rPr>
                <w:rFonts w:cs="Arial"/>
                <w:sz w:val="20"/>
                <w:szCs w:val="20"/>
              </w:rPr>
              <w:t> </w:t>
            </w:r>
          </w:p>
          <w:p w14:paraId="4AB6A9AD" w14:textId="29837B4E" w:rsidR="00584D43" w:rsidRPr="006145DB" w:rsidRDefault="004147CE" w:rsidP="005B435E">
            <w:pPr>
              <w:spacing w:after="0" w:line="240" w:lineRule="auto"/>
              <w:jc w:val="both"/>
              <w:rPr>
                <w:rFonts w:cs="Arial"/>
                <w:sz w:val="20"/>
                <w:szCs w:val="20"/>
              </w:rPr>
            </w:pPr>
            <w:r w:rsidRPr="006145DB">
              <w:rPr>
                <w:rFonts w:cs="Arial"/>
                <w:sz w:val="20"/>
                <w:szCs w:val="20"/>
              </w:rPr>
              <w:t>*Las personas entre los 16 y 17 años 11 meses, 29 días que soliciten el servicio deberán contar con autorización firmada por parte de la madre/padre/tutor o adulto responsable.</w:t>
            </w:r>
          </w:p>
        </w:tc>
      </w:tr>
      <w:tr w:rsidR="00115DA4" w:rsidRPr="006145DB" w14:paraId="3B6F9800" w14:textId="77777777" w:rsidTr="00BC7C91">
        <w:trPr>
          <w:trHeight w:val="458"/>
        </w:trPr>
        <w:tc>
          <w:tcPr>
            <w:tcW w:w="978" w:type="pct"/>
            <w:vAlign w:val="center"/>
          </w:tcPr>
          <w:p w14:paraId="52CE47C2" w14:textId="77777777" w:rsidR="00584D43" w:rsidRPr="006145DB" w:rsidRDefault="00584D43" w:rsidP="005B435E">
            <w:pPr>
              <w:spacing w:after="0" w:line="240" w:lineRule="auto"/>
              <w:rPr>
                <w:rFonts w:cs="Arial"/>
                <w:bCs/>
                <w:sz w:val="20"/>
                <w:szCs w:val="20"/>
              </w:rPr>
            </w:pPr>
            <w:r w:rsidRPr="006145DB">
              <w:rPr>
                <w:rFonts w:cs="Arial"/>
                <w:bCs/>
                <w:sz w:val="20"/>
                <w:szCs w:val="20"/>
              </w:rPr>
              <w:t>Criterios de priorización</w:t>
            </w:r>
          </w:p>
        </w:tc>
        <w:tc>
          <w:tcPr>
            <w:tcW w:w="4022" w:type="pct"/>
            <w:vAlign w:val="center"/>
          </w:tcPr>
          <w:p w14:paraId="1E7C93B4" w14:textId="4A57CF40" w:rsidR="004147CE" w:rsidRPr="006145DB" w:rsidRDefault="004147CE" w:rsidP="005B435E">
            <w:pPr>
              <w:spacing w:after="0" w:line="240" w:lineRule="auto"/>
              <w:jc w:val="both"/>
              <w:textAlignment w:val="baseline"/>
              <w:rPr>
                <w:rFonts w:cs="Arial"/>
                <w:sz w:val="20"/>
                <w:szCs w:val="20"/>
              </w:rPr>
            </w:pPr>
            <w:r w:rsidRPr="006145DB">
              <w:rPr>
                <w:rFonts w:cs="Arial"/>
                <w:sz w:val="20"/>
                <w:szCs w:val="20"/>
                <w:lang w:eastAsia="es-CO"/>
              </w:rPr>
              <w:t>Los criterios de priorización se validarán mediante los instrumentos definidos por la normatividad en cada caso, y en los casos que no existiese el instrumento de validación, a través de una declaración voluntaria escrita que se tomará a la hora de la inscripción en el servicio</w:t>
            </w:r>
            <w:r w:rsidRPr="006145DB">
              <w:rPr>
                <w:rFonts w:cs="Arial"/>
                <w:sz w:val="20"/>
                <w:szCs w:val="20"/>
              </w:rPr>
              <w:t>.</w:t>
            </w:r>
          </w:p>
          <w:p w14:paraId="01EB3E1B" w14:textId="77777777" w:rsidR="00DC0AEC" w:rsidRPr="006145DB" w:rsidRDefault="00DC0AEC" w:rsidP="005B435E">
            <w:pPr>
              <w:pStyle w:val="Ttulo1"/>
              <w:rPr>
                <w:sz w:val="20"/>
                <w:szCs w:val="20"/>
              </w:rPr>
            </w:pPr>
          </w:p>
          <w:p w14:paraId="2C3B2613"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víctimas de hechos violentos asociados con el conflicto armado, incluidas en el Registro Único de Víctimas – RUV. </w:t>
            </w:r>
          </w:p>
          <w:p w14:paraId="74307DE4"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indígenas, negras, afrocolombianas, palenqueras, raizales,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 </w:t>
            </w:r>
          </w:p>
          <w:p w14:paraId="035A8F9D"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con jefatura femenina. </w:t>
            </w:r>
          </w:p>
          <w:p w14:paraId="44443035"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priorizadas por la estrategia de acompañamiento a hogares en pobreza evidente y oculta.  </w:t>
            </w:r>
          </w:p>
          <w:p w14:paraId="06FA479C"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mayores. </w:t>
            </w:r>
          </w:p>
          <w:p w14:paraId="4A99E3CB"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con discapacidad  </w:t>
            </w:r>
          </w:p>
          <w:p w14:paraId="0CC4BE76"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pertenecientes a los sectores LGBTIQ+ </w:t>
            </w:r>
          </w:p>
          <w:p w14:paraId="72CB74EE"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referenciadas por los servicios de la SDIS, tropa social o Entidades del Sistema de Cuidado por alta vulnerabilidad y/o pobreza evidente y/o oculta.</w:t>
            </w:r>
          </w:p>
          <w:p w14:paraId="201E09ED" w14:textId="63A9571F" w:rsidR="00584D43" w:rsidRPr="006145DB" w:rsidRDefault="004147CE" w:rsidP="005B435E">
            <w:pPr>
              <w:spacing w:after="0" w:line="240" w:lineRule="auto"/>
              <w:jc w:val="both"/>
              <w:textAlignment w:val="baseline"/>
              <w:rPr>
                <w:rFonts w:eastAsia="Times New Roman" w:cs="Arial"/>
                <w:sz w:val="20"/>
                <w:szCs w:val="20"/>
                <w:lang w:eastAsia="es-CO"/>
              </w:rPr>
            </w:pPr>
            <w:r w:rsidRPr="006145DB">
              <w:rPr>
                <w:rFonts w:cs="Arial"/>
                <w:sz w:val="20"/>
                <w:szCs w:val="20"/>
                <w:lang w:eastAsia="es-CO"/>
              </w:rPr>
              <w:t xml:space="preserve">Nota: </w:t>
            </w:r>
            <w:r w:rsidR="00F71562" w:rsidRPr="006145DB">
              <w:rPr>
                <w:rFonts w:cs="Arial"/>
                <w:sz w:val="20"/>
                <w:szCs w:val="20"/>
                <w:lang w:eastAsia="es-CO"/>
              </w:rPr>
              <w:t>a</w:t>
            </w:r>
            <w:r w:rsidRPr="006145DB">
              <w:rPr>
                <w:rFonts w:cs="Arial"/>
                <w:sz w:val="20"/>
                <w:szCs w:val="20"/>
                <w:lang w:eastAsia="es-CO"/>
              </w:rPr>
              <w:t>l ser un servicio a demanda, los criterios mencionados tendrán aplicabilidad solo en los casos en que la demanda supere la oferta</w:t>
            </w:r>
            <w:r w:rsidR="00603A66" w:rsidRPr="006145DB">
              <w:rPr>
                <w:rFonts w:cs="Arial"/>
                <w:sz w:val="20"/>
                <w:szCs w:val="20"/>
                <w:lang w:eastAsia="es-CO"/>
              </w:rPr>
              <w:t>.</w:t>
            </w:r>
          </w:p>
        </w:tc>
      </w:tr>
      <w:tr w:rsidR="00115DA4" w:rsidRPr="006145DB" w14:paraId="3CCD6BB3" w14:textId="77777777" w:rsidTr="00757CED">
        <w:trPr>
          <w:trHeight w:val="378"/>
        </w:trPr>
        <w:tc>
          <w:tcPr>
            <w:tcW w:w="978" w:type="pct"/>
            <w:vAlign w:val="center"/>
          </w:tcPr>
          <w:p w14:paraId="43270421" w14:textId="77777777" w:rsidR="004147CE" w:rsidRPr="006145DB" w:rsidRDefault="004147CE" w:rsidP="005B435E">
            <w:pPr>
              <w:spacing w:after="0" w:line="240" w:lineRule="auto"/>
              <w:rPr>
                <w:rFonts w:cs="Arial"/>
                <w:bCs/>
                <w:sz w:val="20"/>
                <w:szCs w:val="20"/>
              </w:rPr>
            </w:pPr>
            <w:r w:rsidRPr="006145DB">
              <w:rPr>
                <w:rFonts w:cs="Arial"/>
                <w:bCs/>
                <w:sz w:val="20"/>
                <w:szCs w:val="20"/>
              </w:rPr>
              <w:t>Criterios de Ingreso</w:t>
            </w:r>
          </w:p>
        </w:tc>
        <w:tc>
          <w:tcPr>
            <w:tcW w:w="4022" w:type="pct"/>
          </w:tcPr>
          <w:p w14:paraId="440D6CFE"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Personas cuidadoras residentes en la ciudad de Bogotá D.C, mayores de 16 años*.</w:t>
            </w:r>
            <w:r w:rsidRPr="006145DB">
              <w:rPr>
                <w:rStyle w:val="eop"/>
                <w:rFonts w:ascii="Arial" w:eastAsia="Calibri" w:hAnsi="Arial" w:cs="Arial"/>
                <w:sz w:val="20"/>
                <w:szCs w:val="20"/>
              </w:rPr>
              <w:t> </w:t>
            </w:r>
          </w:p>
          <w:p w14:paraId="188837B2" w14:textId="521B298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Style w:val="normaltextrun"/>
                <w:rFonts w:ascii="Arial" w:hAnsi="Arial" w:cs="Arial"/>
                <w:sz w:val="20"/>
                <w:szCs w:val="20"/>
              </w:rPr>
              <w:t>*Las personas entre los 16 y 17 años 11 meses, 29 días que soliciten el servicio deberán contar con autorización firmada por parte de la madre/padre/tutor o adulto responsable.</w:t>
            </w:r>
            <w:r w:rsidRPr="006145DB">
              <w:rPr>
                <w:rStyle w:val="eop"/>
                <w:rFonts w:ascii="Arial" w:hAnsi="Arial" w:cs="Arial"/>
                <w:sz w:val="20"/>
                <w:szCs w:val="20"/>
              </w:rPr>
              <w:t> </w:t>
            </w:r>
          </w:p>
        </w:tc>
      </w:tr>
      <w:tr w:rsidR="00115DA4" w:rsidRPr="006145DB" w14:paraId="408C10F9" w14:textId="77777777" w:rsidTr="00757CED">
        <w:trPr>
          <w:trHeight w:val="20"/>
        </w:trPr>
        <w:tc>
          <w:tcPr>
            <w:tcW w:w="978" w:type="pct"/>
            <w:vAlign w:val="center"/>
          </w:tcPr>
          <w:p w14:paraId="2FA9892C" w14:textId="02613D61" w:rsidR="004147CE" w:rsidRPr="006145DB" w:rsidRDefault="004147CE" w:rsidP="005B435E">
            <w:pPr>
              <w:spacing w:after="0" w:line="240" w:lineRule="auto"/>
              <w:rPr>
                <w:rFonts w:cs="Arial"/>
                <w:bCs/>
                <w:sz w:val="20"/>
                <w:szCs w:val="20"/>
              </w:rPr>
            </w:pPr>
            <w:r w:rsidRPr="006145DB">
              <w:rPr>
                <w:rFonts w:cs="Arial"/>
                <w:bCs/>
                <w:sz w:val="20"/>
                <w:szCs w:val="20"/>
              </w:rPr>
              <w:t>Criterios de Egreso</w:t>
            </w:r>
          </w:p>
        </w:tc>
        <w:tc>
          <w:tcPr>
            <w:tcW w:w="4022" w:type="pct"/>
            <w:vAlign w:val="center"/>
          </w:tcPr>
          <w:p w14:paraId="53BCAB6A"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actividad que se inscribió el/la beneficiario/a del componente zonas de descanso y autocuidado. </w:t>
            </w:r>
          </w:p>
          <w:p w14:paraId="0808D1FC"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Retiro voluntario manifestado libre y expresamente. </w:t>
            </w:r>
          </w:p>
          <w:p w14:paraId="332F54DF"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Incumplimiento del reglamento particular del componente en ejecución. </w:t>
            </w:r>
          </w:p>
          <w:p w14:paraId="0D2787A9" w14:textId="6BC28596"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atención en el componente de lavanderías de un (1) mes, con posibilidad de pr</w:t>
            </w:r>
            <w:r w:rsidR="00603A66" w:rsidRPr="006145DB">
              <w:rPr>
                <w:rFonts w:cs="Arial"/>
                <w:sz w:val="20"/>
                <w:szCs w:val="20"/>
                <w:lang w:eastAsia="es-CO"/>
              </w:rPr>
              <w:t>ó</w:t>
            </w:r>
            <w:r w:rsidRPr="006145DB">
              <w:rPr>
                <w:rFonts w:cs="Arial"/>
                <w:sz w:val="20"/>
                <w:szCs w:val="20"/>
                <w:lang w:eastAsia="es-CO"/>
              </w:rPr>
              <w:t>rroga según demanda de cada lavandería.</w:t>
            </w:r>
          </w:p>
        </w:tc>
      </w:tr>
      <w:tr w:rsidR="00115DA4" w:rsidRPr="006145DB" w14:paraId="0E190A87" w14:textId="77777777" w:rsidTr="00757CED">
        <w:trPr>
          <w:trHeight w:val="20"/>
        </w:trPr>
        <w:tc>
          <w:tcPr>
            <w:tcW w:w="978" w:type="pct"/>
            <w:vAlign w:val="center"/>
          </w:tcPr>
          <w:p w14:paraId="5873EB3C" w14:textId="77777777" w:rsidR="004147CE" w:rsidRPr="006145DB" w:rsidRDefault="004147CE" w:rsidP="005B435E">
            <w:pPr>
              <w:spacing w:after="0" w:line="240" w:lineRule="auto"/>
              <w:rPr>
                <w:rFonts w:cs="Arial"/>
                <w:bCs/>
                <w:sz w:val="20"/>
                <w:szCs w:val="20"/>
              </w:rPr>
            </w:pPr>
            <w:r w:rsidRPr="006145DB">
              <w:rPr>
                <w:rFonts w:cs="Arial"/>
                <w:bCs/>
                <w:sz w:val="20"/>
                <w:szCs w:val="20"/>
              </w:rPr>
              <w:t>Restricciones</w:t>
            </w:r>
          </w:p>
        </w:tc>
        <w:tc>
          <w:tcPr>
            <w:tcW w:w="4022" w:type="pct"/>
          </w:tcPr>
          <w:p w14:paraId="72144146" w14:textId="153293A5" w:rsidR="004147CE" w:rsidRPr="006145DB" w:rsidRDefault="004147CE"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4147CE" w:rsidRPr="006145DB" w14:paraId="0D8DB364" w14:textId="77777777" w:rsidTr="00757CED">
        <w:trPr>
          <w:trHeight w:val="661"/>
        </w:trPr>
        <w:tc>
          <w:tcPr>
            <w:tcW w:w="978" w:type="pct"/>
            <w:vAlign w:val="center"/>
          </w:tcPr>
          <w:p w14:paraId="71B58653" w14:textId="50B14A68" w:rsidR="004147CE" w:rsidRPr="006145DB" w:rsidRDefault="004147CE" w:rsidP="005B435E">
            <w:pPr>
              <w:spacing w:after="0" w:line="240" w:lineRule="auto"/>
              <w:rPr>
                <w:rFonts w:cs="Arial"/>
                <w:bCs/>
                <w:sz w:val="20"/>
                <w:szCs w:val="20"/>
              </w:rPr>
            </w:pPr>
            <w:r w:rsidRPr="006145DB">
              <w:rPr>
                <w:rFonts w:cs="Arial"/>
                <w:bCs/>
                <w:sz w:val="20"/>
                <w:szCs w:val="20"/>
              </w:rPr>
              <w:t xml:space="preserve">Ejecución </w:t>
            </w:r>
          </w:p>
        </w:tc>
        <w:tc>
          <w:tcPr>
            <w:tcW w:w="4022" w:type="pct"/>
          </w:tcPr>
          <w:p w14:paraId="2CDDED07" w14:textId="69321B0E" w:rsidR="004147CE" w:rsidRPr="006145DB" w:rsidRDefault="004147CE" w:rsidP="005B435E">
            <w:pPr>
              <w:spacing w:after="0" w:line="240" w:lineRule="auto"/>
              <w:jc w:val="both"/>
              <w:rPr>
                <w:rFonts w:cs="Arial"/>
                <w:sz w:val="20"/>
                <w:szCs w:val="20"/>
              </w:rPr>
            </w:pPr>
            <w:r w:rsidRPr="006145DB">
              <w:rPr>
                <w:rFonts w:cs="Arial"/>
                <w:sz w:val="20"/>
                <w:szCs w:val="20"/>
              </w:rPr>
              <w:t>La inscripción y prestación del servicio se realizará a través de los Centros de Desarrollo Comunitario-CDC, las Subdirecciones Locales de Integración Social y otras infraestructuras asociadas a la operación de las Manzanas de Cuidado o Unidades Operativas donde se encuentre establecida la ejecución de las Lavanderías Comunitarias.</w:t>
            </w:r>
          </w:p>
          <w:p w14:paraId="059010D0" w14:textId="77777777" w:rsidR="008C7CF7" w:rsidRPr="006145DB" w:rsidRDefault="008C7CF7" w:rsidP="005B435E">
            <w:pPr>
              <w:pStyle w:val="Ttulo1"/>
              <w:rPr>
                <w:sz w:val="20"/>
                <w:szCs w:val="20"/>
              </w:rPr>
            </w:pPr>
          </w:p>
          <w:p w14:paraId="64A0E2FA" w14:textId="4244E524" w:rsidR="004147CE" w:rsidRPr="006145DB" w:rsidRDefault="004147CE" w:rsidP="005B435E">
            <w:pPr>
              <w:spacing w:after="0" w:line="240" w:lineRule="auto"/>
              <w:jc w:val="both"/>
              <w:textAlignment w:val="baseline"/>
              <w:rPr>
                <w:rFonts w:cs="Arial"/>
                <w:sz w:val="20"/>
                <w:szCs w:val="20"/>
                <w:lang w:eastAsia="es-CO"/>
              </w:rPr>
            </w:pPr>
            <w:r w:rsidRPr="006145DB">
              <w:rPr>
                <w:rFonts w:cs="Arial"/>
                <w:sz w:val="20"/>
                <w:szCs w:val="20"/>
                <w:lang w:eastAsia="es-CO"/>
              </w:rPr>
              <w:t>Para el caso del componente lavanderías comunitarias el proceso consiste en: </w:t>
            </w:r>
          </w:p>
          <w:p w14:paraId="0B308DBB" w14:textId="130ABA1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Recepción</w:t>
            </w:r>
            <w:r w:rsidR="00603A66" w:rsidRPr="006145DB">
              <w:rPr>
                <w:rFonts w:cs="Arial"/>
                <w:sz w:val="20"/>
                <w:szCs w:val="20"/>
                <w:lang w:eastAsia="es-CO"/>
              </w:rPr>
              <w:t>: e</w:t>
            </w:r>
            <w:r w:rsidRPr="006145DB">
              <w:rPr>
                <w:rFonts w:cs="Arial"/>
                <w:sz w:val="20"/>
                <w:szCs w:val="20"/>
              </w:rPr>
              <w:t>l operario/a de la lavandería recibe del beneficiario o la beneficiaria las prendas para el lavado, entre las cuales no deben incluir tapetes, cortinas, calzado, cordones, medias, ropa interior, muñecos, morrales, maletas, canguro o cachuchas. Para este primer paso el beneficiario deberá garantizar el suministro del jabón y del elemento para organizar la ropa (bolsa o canasta). La ropa no podrá en ningún caso exceder los 20 kilogramos de peso. </w:t>
            </w:r>
          </w:p>
          <w:p w14:paraId="60B9EA8A" w14:textId="6CCCD33D"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Lavado</w:t>
            </w:r>
            <w:r w:rsidR="00603A66" w:rsidRPr="006145DB">
              <w:rPr>
                <w:rFonts w:cs="Arial"/>
                <w:sz w:val="20"/>
                <w:szCs w:val="20"/>
                <w:lang w:eastAsia="es-CO"/>
              </w:rPr>
              <w:t>: e</w:t>
            </w:r>
            <w:r w:rsidRPr="006145DB">
              <w:rPr>
                <w:rFonts w:cs="Arial"/>
                <w:sz w:val="20"/>
                <w:szCs w:val="20"/>
                <w:lang w:eastAsia="es-CO"/>
              </w:rPr>
              <w:t>l operario/a verificará la cantidad de prendas y procederá a introducirlas en la lavadora para iniciar el ciclo de lavado.  </w:t>
            </w:r>
          </w:p>
          <w:p w14:paraId="5767A565" w14:textId="4C7B478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Secado</w:t>
            </w:r>
            <w:r w:rsidR="00603A66" w:rsidRPr="006145DB">
              <w:rPr>
                <w:rFonts w:cs="Arial"/>
                <w:sz w:val="20"/>
                <w:szCs w:val="20"/>
                <w:lang w:eastAsia="es-CO"/>
              </w:rPr>
              <w:t>: u</w:t>
            </w:r>
            <w:r w:rsidRPr="006145DB">
              <w:rPr>
                <w:rFonts w:cs="Arial"/>
                <w:sz w:val="20"/>
                <w:szCs w:val="20"/>
                <w:lang w:eastAsia="es-CO"/>
              </w:rPr>
              <w:t>na vez finalizado el ciclo de lavado el operario/a procederá a trasladar la ropa a la secadora. </w:t>
            </w:r>
          </w:p>
          <w:p w14:paraId="3E40F7CC" w14:textId="56F65B5B"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Doblado de ropa:</w:t>
            </w:r>
            <w:r w:rsidR="00603A66" w:rsidRPr="006145DB">
              <w:rPr>
                <w:rFonts w:cs="Arial"/>
                <w:sz w:val="20"/>
                <w:szCs w:val="20"/>
                <w:lang w:eastAsia="es-CO"/>
              </w:rPr>
              <w:t xml:space="preserve"> f</w:t>
            </w:r>
            <w:r w:rsidRPr="006145DB">
              <w:rPr>
                <w:rFonts w:cs="Arial"/>
                <w:sz w:val="20"/>
                <w:szCs w:val="20"/>
                <w:lang w:eastAsia="es-CO"/>
              </w:rPr>
              <w:t>inalizado el ciclo de secado el operario/a procederá a doblar la ropa y organizarla en la bolsa o canasta entregada por el beneficiario o beneficiaria, para su entrega final.   </w:t>
            </w:r>
          </w:p>
          <w:p w14:paraId="441BA2E7" w14:textId="77777777" w:rsidR="00603A66" w:rsidRPr="006145DB" w:rsidRDefault="00603A66" w:rsidP="005B435E">
            <w:pPr>
              <w:spacing w:after="0" w:line="240" w:lineRule="auto"/>
              <w:jc w:val="both"/>
              <w:rPr>
                <w:rFonts w:cs="Arial"/>
                <w:sz w:val="20"/>
                <w:szCs w:val="20"/>
              </w:rPr>
            </w:pPr>
          </w:p>
          <w:p w14:paraId="31F30B09" w14:textId="748F9D35" w:rsidR="004147CE" w:rsidRPr="006145DB" w:rsidRDefault="004147CE" w:rsidP="005B435E">
            <w:pPr>
              <w:spacing w:after="0" w:line="240" w:lineRule="auto"/>
              <w:jc w:val="both"/>
              <w:rPr>
                <w:rFonts w:cs="Arial"/>
                <w:sz w:val="20"/>
                <w:szCs w:val="20"/>
              </w:rPr>
            </w:pPr>
            <w:r w:rsidRPr="006145DB">
              <w:rPr>
                <w:rFonts w:cs="Arial"/>
                <w:sz w:val="20"/>
                <w:szCs w:val="20"/>
              </w:rPr>
              <w:t xml:space="preserve">Las(os) beneficiarias(os) tendrán acceso a la atención en este componente de lavanderías durante un (1) mes, con posibilidad </w:t>
            </w:r>
            <w:r w:rsidR="00603A66" w:rsidRPr="006145DB">
              <w:rPr>
                <w:rFonts w:cs="Arial"/>
                <w:sz w:val="20"/>
                <w:szCs w:val="20"/>
                <w:lang w:eastAsia="es-CO"/>
              </w:rPr>
              <w:t>de pró</w:t>
            </w:r>
            <w:r w:rsidRPr="006145DB">
              <w:rPr>
                <w:rFonts w:cs="Arial"/>
                <w:sz w:val="20"/>
                <w:szCs w:val="20"/>
                <w:lang w:eastAsia="es-CO"/>
              </w:rPr>
              <w:t>rroga según demanda de cada lavandería.</w:t>
            </w:r>
            <w:r w:rsidRPr="006145DB">
              <w:rPr>
                <w:rFonts w:cs="Arial"/>
                <w:sz w:val="20"/>
                <w:szCs w:val="20"/>
              </w:rPr>
              <w:t xml:space="preserve"> El uso de la lavandería comunitaria se realizará mediante la asignación de turnos con día y hora para cada beneficiario(a). No aportar los insumos necesarios en más de 2 ocasiones repercutirá como incumplimiento al reglamento del proceso.</w:t>
            </w:r>
          </w:p>
          <w:p w14:paraId="46B9D2C2" w14:textId="77777777" w:rsidR="008C7CF7" w:rsidRPr="006145DB" w:rsidRDefault="008C7CF7" w:rsidP="005B435E">
            <w:pPr>
              <w:pStyle w:val="Ttulo1"/>
              <w:rPr>
                <w:sz w:val="20"/>
                <w:szCs w:val="20"/>
              </w:rPr>
            </w:pPr>
          </w:p>
          <w:p w14:paraId="53FB3448" w14:textId="1949A44E"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El componente de zonas de descanso y autocuidado se realizará mediante actividades: </w:t>
            </w:r>
          </w:p>
          <w:p w14:paraId="67118A1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Físicas</w:t>
            </w:r>
            <w:r w:rsidRPr="006145DB">
              <w:rPr>
                <w:rFonts w:ascii="Arial" w:hAnsi="Arial" w:cs="Arial"/>
                <w:sz w:val="20"/>
                <w:szCs w:val="20"/>
                <w:lang w:val="es-ES"/>
              </w:rPr>
              <w:t>: sesiones en temas como defensa personal, voleibol, futbol, natación, gimnasia, aeróbicos, entre otros. </w:t>
            </w:r>
          </w:p>
          <w:p w14:paraId="26EB8FB0"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Artísticas</w:t>
            </w:r>
            <w:r w:rsidRPr="006145DB">
              <w:rPr>
                <w:rFonts w:ascii="Arial" w:hAnsi="Arial" w:cs="Arial"/>
                <w:sz w:val="20"/>
                <w:szCs w:val="20"/>
                <w:lang w:val="es-ES"/>
              </w:rPr>
              <w:t>: sesiones en temas como danza árabe, danza folclórica, artes plásticas, música entre otros.</w:t>
            </w:r>
          </w:p>
          <w:p w14:paraId="35F42C0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Lúdicas</w:t>
            </w:r>
            <w:r w:rsidRPr="006145DB">
              <w:rPr>
                <w:rFonts w:ascii="Arial" w:hAnsi="Arial" w:cs="Arial"/>
                <w:sz w:val="20"/>
                <w:szCs w:val="20"/>
                <w:lang w:val="es-ES"/>
              </w:rPr>
              <w:t>: sesiones en temas como juegos de mesa, coordinación de memoria, recrea tu mente y tu salud, tejiendo la palabra, entre otros. </w:t>
            </w:r>
          </w:p>
          <w:p w14:paraId="7349E141" w14:textId="3E17D950"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Relajación</w:t>
            </w:r>
            <w:r w:rsidRPr="006145DB">
              <w:rPr>
                <w:rFonts w:ascii="Arial" w:hAnsi="Arial" w:cs="Arial"/>
                <w:sz w:val="20"/>
                <w:szCs w:val="20"/>
                <w:lang w:val="es-ES"/>
              </w:rPr>
              <w:t xml:space="preserve">: sesiones en temas como yoga, expresión corporal, danza </w:t>
            </w:r>
            <w:r w:rsidR="004D07D8" w:rsidRPr="006145DB">
              <w:rPr>
                <w:rFonts w:ascii="Arial" w:hAnsi="Arial" w:cs="Arial"/>
                <w:sz w:val="20"/>
                <w:szCs w:val="20"/>
                <w:lang w:val="es-ES"/>
              </w:rPr>
              <w:t>anti estrés</w:t>
            </w:r>
            <w:r w:rsidRPr="006145DB">
              <w:rPr>
                <w:rFonts w:ascii="Arial" w:hAnsi="Arial" w:cs="Arial"/>
                <w:sz w:val="20"/>
                <w:szCs w:val="20"/>
                <w:lang w:val="es-ES"/>
              </w:rPr>
              <w:t xml:space="preserve"> centro de escucha, vínculos afectivos, embellecimiento facial, entre otros.</w:t>
            </w:r>
          </w:p>
          <w:p w14:paraId="74537D36"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p>
          <w:p w14:paraId="4CCB646B" w14:textId="3D2B00AB"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Todas las sesiones se realizarán de manera presencial en las unidades operativas anteriormente mencionadas y se liderarán por un/una instructor/a técnico responsable y capacitado para la orientación de dichas actividades, las cuales serán siempre de tipo grupal y comprenderán una duración m</w:t>
            </w:r>
            <w:r w:rsidR="00603A66" w:rsidRPr="006145DB">
              <w:rPr>
                <w:rFonts w:ascii="Arial" w:hAnsi="Arial" w:cs="Arial"/>
                <w:sz w:val="20"/>
                <w:szCs w:val="20"/>
                <w:lang w:val="es-ES"/>
              </w:rPr>
              <w:t>áxima de hasta dos horas.</w:t>
            </w:r>
          </w:p>
          <w:p w14:paraId="4A652D75" w14:textId="77777777" w:rsidR="00623320" w:rsidRPr="006145DB" w:rsidRDefault="00623320" w:rsidP="005B435E">
            <w:pPr>
              <w:pStyle w:val="paragraph"/>
              <w:spacing w:before="0" w:beforeAutospacing="0" w:after="0" w:afterAutospacing="0"/>
              <w:jc w:val="both"/>
              <w:textAlignment w:val="baseline"/>
              <w:rPr>
                <w:rFonts w:ascii="Arial" w:hAnsi="Arial" w:cs="Arial"/>
                <w:sz w:val="20"/>
                <w:szCs w:val="20"/>
                <w:lang w:val="es-ES"/>
              </w:rPr>
            </w:pPr>
          </w:p>
          <w:p w14:paraId="0C53FFEC" w14:textId="31D839E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En caso de interrupción parcial del servicio por un evento de alto impacto se cuenta con la capacidad de ofertar actividades de manera virtual para el componente de Zonas de Descanso y Autocuidado.</w:t>
            </w:r>
          </w:p>
        </w:tc>
      </w:tr>
    </w:tbl>
    <w:p w14:paraId="4CF6385F" w14:textId="45AA91E7" w:rsidR="00A77EC4" w:rsidRPr="006145DB" w:rsidRDefault="00A77EC4" w:rsidP="005B435E">
      <w:pPr>
        <w:pStyle w:val="commentcontentpara"/>
        <w:spacing w:before="0" w:beforeAutospacing="0" w:after="0" w:afterAutospacing="0"/>
        <w:rPr>
          <w:rFonts w:ascii="Arial" w:hAnsi="Arial" w:cs="Arial"/>
          <w:sz w:val="22"/>
          <w:szCs w:val="22"/>
        </w:rPr>
      </w:pPr>
    </w:p>
    <w:p w14:paraId="27097E1B" w14:textId="320BEE60" w:rsidR="000E1226" w:rsidRPr="006145DB" w:rsidRDefault="002D4632">
      <w:pPr>
        <w:pStyle w:val="Ttulo1"/>
        <w:numPr>
          <w:ilvl w:val="2"/>
          <w:numId w:val="72"/>
        </w:numPr>
        <w:tabs>
          <w:tab w:val="left" w:pos="284"/>
          <w:tab w:val="left" w:pos="1134"/>
        </w:tabs>
        <w:ind w:left="709" w:hanging="579"/>
        <w:jc w:val="center"/>
      </w:pPr>
      <w:bookmarkStart w:id="334" w:name="_Toc193527413"/>
      <w:bookmarkStart w:id="335" w:name="_Toc210213226"/>
      <w:bookmarkStart w:id="336" w:name="_Toc213273499"/>
      <w:bookmarkStart w:id="337" w:name="_Toc213276126"/>
      <w:bookmarkStart w:id="338" w:name="_Toc216902460"/>
      <w:bookmarkEnd w:id="334"/>
      <w:r w:rsidRPr="006145DB">
        <w:t>Servicio Gestión del Riesgo</w:t>
      </w:r>
      <w:bookmarkEnd w:id="335"/>
      <w:bookmarkEnd w:id="336"/>
      <w:bookmarkEnd w:id="337"/>
      <w:bookmarkEnd w:id="33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A55ED3" w:rsidRPr="006145DB" w14:paraId="75DC0417" w14:textId="77777777" w:rsidTr="00941E4D">
        <w:trPr>
          <w:trHeight w:val="334"/>
          <w:jc w:val="center"/>
        </w:trPr>
        <w:tc>
          <w:tcPr>
            <w:tcW w:w="1696" w:type="dxa"/>
            <w:vAlign w:val="center"/>
          </w:tcPr>
          <w:p w14:paraId="721F0727"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Nombre del servicio</w:t>
            </w:r>
          </w:p>
        </w:tc>
        <w:tc>
          <w:tcPr>
            <w:tcW w:w="7699" w:type="dxa"/>
            <w:vAlign w:val="center"/>
          </w:tcPr>
          <w:p w14:paraId="2B625177" w14:textId="71AF7596" w:rsidR="00A55ED3" w:rsidRPr="006145DB" w:rsidRDefault="00941E4D" w:rsidP="00941E4D">
            <w:pPr>
              <w:pStyle w:val="Textoindependiente"/>
              <w:spacing w:after="0" w:line="240" w:lineRule="auto"/>
              <w:jc w:val="both"/>
              <w:rPr>
                <w:rFonts w:cs="Arial"/>
                <w:bCs/>
                <w:sz w:val="20"/>
                <w:szCs w:val="20"/>
                <w:lang w:eastAsia="es-CO"/>
              </w:rPr>
            </w:pPr>
            <w:r w:rsidRPr="006145DB">
              <w:rPr>
                <w:rFonts w:cs="Arial"/>
                <w:bCs/>
                <w:sz w:val="20"/>
                <w:szCs w:val="20"/>
                <w:lang w:eastAsia="es-CO"/>
              </w:rPr>
              <w:t>Gestión del riesgo.</w:t>
            </w:r>
          </w:p>
        </w:tc>
      </w:tr>
      <w:tr w:rsidR="00A55ED3" w:rsidRPr="006145DB" w14:paraId="74DF56CE" w14:textId="77777777" w:rsidTr="005577A5">
        <w:trPr>
          <w:trHeight w:val="676"/>
          <w:jc w:val="center"/>
        </w:trPr>
        <w:tc>
          <w:tcPr>
            <w:tcW w:w="1696" w:type="dxa"/>
            <w:vAlign w:val="center"/>
          </w:tcPr>
          <w:p w14:paraId="1495D99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Objeto del Servicio</w:t>
            </w:r>
          </w:p>
        </w:tc>
        <w:tc>
          <w:tcPr>
            <w:tcW w:w="7699" w:type="dxa"/>
          </w:tcPr>
          <w:p w14:paraId="53C98425" w14:textId="77777777" w:rsidR="00A55ED3" w:rsidRPr="006145DB" w:rsidRDefault="00A55ED3" w:rsidP="00941E4D">
            <w:pPr>
              <w:pStyle w:val="Textoindependiente"/>
              <w:spacing w:after="0" w:line="240" w:lineRule="auto"/>
              <w:jc w:val="both"/>
              <w:rPr>
                <w:rFonts w:cs="Arial"/>
                <w:bCs/>
                <w:sz w:val="20"/>
                <w:szCs w:val="20"/>
                <w:lang w:eastAsia="es-CO"/>
              </w:rPr>
            </w:pPr>
            <w:bookmarkStart w:id="339" w:name="_Hlk203483898"/>
            <w:r w:rsidRPr="006145DB">
              <w:rPr>
                <w:rFonts w:cs="Arial"/>
                <w:bCs/>
                <w:sz w:val="20"/>
                <w:szCs w:val="20"/>
                <w:lang w:eastAsia="es-CO"/>
              </w:rPr>
              <w:t>Identificar y atender personas u hogares damnificados por emergencias de origen natural o antrópico ocurridas en el Distrito Capital, con el fin de reducir los efectos adversos o impactos generados y cubrir necesidades humanitarias básicas que requiere la población</w:t>
            </w:r>
            <w:bookmarkEnd w:id="339"/>
            <w:r w:rsidRPr="006145DB">
              <w:rPr>
                <w:rFonts w:cs="Arial"/>
                <w:bCs/>
                <w:sz w:val="20"/>
                <w:szCs w:val="20"/>
                <w:lang w:eastAsia="es-CO"/>
              </w:rPr>
              <w:t>.</w:t>
            </w:r>
          </w:p>
        </w:tc>
      </w:tr>
      <w:tr w:rsidR="00A55ED3" w:rsidRPr="006145DB" w14:paraId="7AF9CB87" w14:textId="77777777" w:rsidTr="005577A5">
        <w:trPr>
          <w:trHeight w:val="969"/>
          <w:jc w:val="center"/>
        </w:trPr>
        <w:tc>
          <w:tcPr>
            <w:tcW w:w="1696" w:type="dxa"/>
            <w:vAlign w:val="center"/>
          </w:tcPr>
          <w:p w14:paraId="3712151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Oferta servicio </w:t>
            </w:r>
          </w:p>
        </w:tc>
        <w:tc>
          <w:tcPr>
            <w:tcW w:w="7699" w:type="dxa"/>
          </w:tcPr>
          <w:p w14:paraId="4BC02816" w14:textId="77777777" w:rsidR="00A55ED3" w:rsidRPr="006145DB" w:rsidRDefault="00A55ED3" w:rsidP="00BC7C91">
            <w:pPr>
              <w:pStyle w:val="Textoindependiente"/>
              <w:spacing w:after="0" w:line="240" w:lineRule="auto"/>
              <w:ind w:left="29"/>
              <w:contextualSpacing/>
              <w:jc w:val="both"/>
              <w:rPr>
                <w:rFonts w:cs="Arial"/>
                <w:bCs/>
                <w:sz w:val="20"/>
                <w:szCs w:val="20"/>
                <w:lang w:eastAsia="es-CO"/>
              </w:rPr>
            </w:pPr>
            <w:bookmarkStart w:id="340" w:name="_Hlk203483779"/>
            <w:r w:rsidRPr="006145DB">
              <w:rPr>
                <w:rFonts w:cs="Arial"/>
                <w:bCs/>
                <w:sz w:val="20"/>
                <w:szCs w:val="20"/>
                <w:lang w:eastAsia="es-CO"/>
              </w:rPr>
              <w:t>Entregar los siguientes beneficios a personas u hogares damnificados por emergencias de origen natural o antrópico, de acuerdo con el nivel de daño identificado:</w:t>
            </w:r>
          </w:p>
          <w:p w14:paraId="0822D132"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r w:rsidRPr="006145DB">
              <w:rPr>
                <w:rFonts w:cs="Arial"/>
                <w:bCs/>
                <w:sz w:val="20"/>
                <w:szCs w:val="20"/>
                <w:lang w:eastAsia="es-CO"/>
              </w:rPr>
              <w:t>Beneficios en especie: bono de alimentos, ayuda humanitaria no alimentaria (vestuario, calzado, kit de elementos de aseo e higiene personal).</w:t>
            </w:r>
          </w:p>
          <w:p w14:paraId="3AC02CF4"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bookmarkStart w:id="341" w:name="_Hlk203560915"/>
            <w:r w:rsidRPr="006145DB">
              <w:rPr>
                <w:rFonts w:cs="Arial"/>
                <w:bCs/>
                <w:sz w:val="20"/>
                <w:szCs w:val="20"/>
                <w:lang w:eastAsia="es-CO"/>
              </w:rPr>
              <w:t>Ayuda humanitaria del Instituto Distrital para la Gestión de Riesgos y Cambio Climático -IDIGER.</w:t>
            </w:r>
            <w:bookmarkEnd w:id="341"/>
          </w:p>
          <w:p w14:paraId="32E4A413" w14:textId="77777777" w:rsidR="00941E4D" w:rsidRPr="006145DB" w:rsidRDefault="00941E4D" w:rsidP="00941E4D">
            <w:pPr>
              <w:pStyle w:val="Textoindependiente"/>
              <w:spacing w:after="0" w:line="240" w:lineRule="auto"/>
              <w:ind w:left="-113"/>
              <w:contextualSpacing/>
              <w:jc w:val="both"/>
              <w:rPr>
                <w:rFonts w:cs="Arial"/>
                <w:bCs/>
                <w:sz w:val="20"/>
                <w:szCs w:val="20"/>
                <w:lang w:eastAsia="es-CO"/>
              </w:rPr>
            </w:pPr>
          </w:p>
          <w:p w14:paraId="2430B0C2" w14:textId="77777777" w:rsidR="00A55ED3" w:rsidRPr="006145DB" w:rsidRDefault="00A55ED3" w:rsidP="00BC7C91">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Adicionalmente y de acuerdo con las condiciones detectadas, se realiza referenciación a la oferta de la Secretaría Distrital de Integración Social o de otras entidades distritales, así como el seguimiento y acompañamiento que la persona o el hogar pueda requerir.</w:t>
            </w:r>
            <w:bookmarkEnd w:id="340"/>
          </w:p>
        </w:tc>
      </w:tr>
      <w:tr w:rsidR="00A55ED3" w:rsidRPr="006145DB" w14:paraId="686624F3" w14:textId="77777777" w:rsidTr="00941E4D">
        <w:trPr>
          <w:trHeight w:val="475"/>
          <w:jc w:val="center"/>
        </w:trPr>
        <w:tc>
          <w:tcPr>
            <w:tcW w:w="1696" w:type="dxa"/>
            <w:vAlign w:val="center"/>
          </w:tcPr>
          <w:p w14:paraId="5C01FE11"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71306380" w14:textId="5F2A4380" w:rsidR="00A55ED3" w:rsidRPr="006145DB" w:rsidRDefault="00A55ED3" w:rsidP="00941E4D">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Focalización </w:t>
            </w:r>
            <w:r w:rsidR="00941E4D" w:rsidRPr="006145DB">
              <w:rPr>
                <w:rFonts w:cs="Arial"/>
                <w:bCs/>
                <w:sz w:val="20"/>
                <w:szCs w:val="20"/>
                <w:lang w:eastAsia="es-CO"/>
              </w:rPr>
              <w:t>por demanda gestión del riesgo.</w:t>
            </w:r>
          </w:p>
        </w:tc>
      </w:tr>
      <w:tr w:rsidR="00A55ED3" w:rsidRPr="006145DB" w14:paraId="2668692A" w14:textId="77777777" w:rsidTr="00292136">
        <w:trPr>
          <w:trHeight w:val="485"/>
          <w:jc w:val="center"/>
        </w:trPr>
        <w:tc>
          <w:tcPr>
            <w:tcW w:w="1696" w:type="dxa"/>
            <w:vAlign w:val="center"/>
          </w:tcPr>
          <w:p w14:paraId="31A47D6F"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Población Objetivo</w:t>
            </w:r>
          </w:p>
        </w:tc>
        <w:tc>
          <w:tcPr>
            <w:tcW w:w="7699" w:type="dxa"/>
          </w:tcPr>
          <w:p w14:paraId="7E47DFFA" w14:textId="736C743E" w:rsidR="00A55ED3" w:rsidRPr="006145DB" w:rsidRDefault="00A55ED3" w:rsidP="00941E4D">
            <w:pPr>
              <w:tabs>
                <w:tab w:val="left" w:pos="709"/>
              </w:tabs>
              <w:spacing w:after="0" w:line="240" w:lineRule="auto"/>
              <w:contextualSpacing/>
              <w:jc w:val="both"/>
              <w:rPr>
                <w:rFonts w:cs="Arial"/>
                <w:bCs/>
                <w:sz w:val="20"/>
                <w:szCs w:val="20"/>
                <w:lang w:eastAsia="es-CO"/>
              </w:rPr>
            </w:pPr>
            <w:bookmarkStart w:id="342" w:name="_Hlk203483946"/>
            <w:r w:rsidRPr="006145DB">
              <w:rPr>
                <w:rFonts w:cs="Arial"/>
                <w:bCs/>
                <w:sz w:val="20"/>
                <w:szCs w:val="20"/>
                <w:lang w:eastAsia="es-CO"/>
              </w:rPr>
              <w:t>Persona u hogar damnificado por emergencias de origen natural o antrópico, que residan en la ciudad de Bogotá D.C.</w:t>
            </w:r>
            <w:bookmarkEnd w:id="342"/>
          </w:p>
        </w:tc>
      </w:tr>
      <w:tr w:rsidR="00A55ED3" w:rsidRPr="006145DB" w14:paraId="250081A7" w14:textId="77777777" w:rsidTr="000349A5">
        <w:trPr>
          <w:trHeight w:val="2352"/>
          <w:jc w:val="center"/>
        </w:trPr>
        <w:tc>
          <w:tcPr>
            <w:tcW w:w="1696" w:type="dxa"/>
            <w:vAlign w:val="center"/>
          </w:tcPr>
          <w:p w14:paraId="0E97471A"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Fuentes de Información Población Objetivo</w:t>
            </w:r>
          </w:p>
        </w:tc>
        <w:tc>
          <w:tcPr>
            <w:tcW w:w="7699" w:type="dxa"/>
          </w:tcPr>
          <w:tbl>
            <w:tblPr>
              <w:tblStyle w:val="Tablaconcuadrcula"/>
              <w:tblW w:w="7335" w:type="dxa"/>
              <w:jc w:val="center"/>
              <w:tblLayout w:type="fixed"/>
              <w:tblLook w:val="04A0" w:firstRow="1" w:lastRow="0" w:firstColumn="1" w:lastColumn="0" w:noHBand="0" w:noVBand="1"/>
            </w:tblPr>
            <w:tblGrid>
              <w:gridCol w:w="3289"/>
              <w:gridCol w:w="1276"/>
              <w:gridCol w:w="1134"/>
              <w:gridCol w:w="1636"/>
            </w:tblGrid>
            <w:tr w:rsidR="00941E4D" w:rsidRPr="006145DB" w14:paraId="5FD975E4" w14:textId="77777777" w:rsidTr="00BC7C91">
              <w:trPr>
                <w:trHeight w:val="375"/>
                <w:jc w:val="center"/>
              </w:trPr>
              <w:tc>
                <w:tcPr>
                  <w:tcW w:w="3289" w:type="dxa"/>
                  <w:tcBorders>
                    <w:top w:val="nil"/>
                  </w:tcBorders>
                  <w:vAlign w:val="center"/>
                </w:tcPr>
                <w:p w14:paraId="5C8F77E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06F8A3E1"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BB3ADFB" w14:textId="77777777" w:rsidR="00A55ED3" w:rsidRPr="006145DB" w:rsidRDefault="00A55ED3" w:rsidP="00BC7C91">
                  <w:pPr>
                    <w:tabs>
                      <w:tab w:val="left" w:pos="709"/>
                    </w:tabs>
                    <w:ind w:left="-33"/>
                    <w:contextualSpacing/>
                    <w:jc w:val="center"/>
                    <w:rPr>
                      <w:rFonts w:cs="Arial"/>
                      <w:sz w:val="16"/>
                      <w:szCs w:val="16"/>
                      <w:lang w:eastAsia="es-CO"/>
                    </w:rPr>
                  </w:pPr>
                  <w:r w:rsidRPr="006145DB">
                    <w:rPr>
                      <w:rFonts w:cs="Arial"/>
                      <w:sz w:val="16"/>
                      <w:szCs w:val="16"/>
                      <w:lang w:eastAsia="es-CO"/>
                    </w:rPr>
                    <w:t>Periodicidad</w:t>
                  </w:r>
                </w:p>
              </w:tc>
              <w:tc>
                <w:tcPr>
                  <w:tcW w:w="1636" w:type="dxa"/>
                  <w:tcBorders>
                    <w:top w:val="nil"/>
                  </w:tcBorders>
                  <w:vAlign w:val="center"/>
                </w:tcPr>
                <w:p w14:paraId="0726355A"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31D881D9" w14:textId="77777777" w:rsidTr="00BC7C91">
              <w:trPr>
                <w:trHeight w:val="810"/>
                <w:jc w:val="center"/>
              </w:trPr>
              <w:tc>
                <w:tcPr>
                  <w:tcW w:w="3289" w:type="dxa"/>
                  <w:vAlign w:val="center"/>
                </w:tcPr>
                <w:p w14:paraId="348C8E82" w14:textId="77777777" w:rsidR="00A55ED3" w:rsidRPr="006145DB" w:rsidRDefault="00A55ED3" w:rsidP="00941E4D">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w:t>
                  </w:r>
                </w:p>
              </w:tc>
              <w:tc>
                <w:tcPr>
                  <w:tcW w:w="1276" w:type="dxa"/>
                  <w:vAlign w:val="center"/>
                </w:tcPr>
                <w:p w14:paraId="0F43F389" w14:textId="77777777" w:rsidR="00A55ED3" w:rsidRPr="006145DB" w:rsidRDefault="00A55ED3" w:rsidP="00941E4D">
                  <w:pPr>
                    <w:tabs>
                      <w:tab w:val="left" w:pos="709"/>
                    </w:tabs>
                    <w:contextualSpacing/>
                    <w:jc w:val="center"/>
                    <w:rPr>
                      <w:rFonts w:cs="Arial"/>
                      <w:sz w:val="16"/>
                      <w:szCs w:val="16"/>
                      <w:lang w:eastAsia="es-CO"/>
                    </w:rPr>
                  </w:pPr>
                  <w:bookmarkStart w:id="343" w:name="_Hlk203484062"/>
                  <w:r w:rsidRPr="006145DB">
                    <w:rPr>
                      <w:rFonts w:cs="Arial"/>
                      <w:sz w:val="16"/>
                      <w:szCs w:val="16"/>
                      <w:lang w:eastAsia="es-CO"/>
                    </w:rPr>
                    <w:t>Sistema informático Registro de Emergencias -SIRE</w:t>
                  </w:r>
                  <w:bookmarkEnd w:id="343"/>
                </w:p>
              </w:tc>
              <w:tc>
                <w:tcPr>
                  <w:tcW w:w="1134" w:type="dxa"/>
                  <w:vAlign w:val="center"/>
                </w:tcPr>
                <w:p w14:paraId="3CE28E3C"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636" w:type="dxa"/>
                  <w:vAlign w:val="center"/>
                </w:tcPr>
                <w:p w14:paraId="5A7767D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5F082103" w14:textId="77777777" w:rsidTr="00941E4D">
              <w:trPr>
                <w:trHeight w:val="302"/>
                <w:jc w:val="center"/>
              </w:trPr>
              <w:tc>
                <w:tcPr>
                  <w:tcW w:w="3289" w:type="dxa"/>
                  <w:vAlign w:val="center"/>
                </w:tcPr>
                <w:p w14:paraId="59FA1F46" w14:textId="77777777" w:rsidR="00A55ED3" w:rsidRPr="006145DB" w:rsidRDefault="00A55ED3" w:rsidP="00941E4D">
                  <w:pPr>
                    <w:jc w:val="both"/>
                    <w:rPr>
                      <w:rFonts w:cs="Arial"/>
                      <w:sz w:val="16"/>
                      <w:szCs w:val="16"/>
                      <w:lang w:eastAsia="es-CO"/>
                    </w:rPr>
                  </w:pPr>
                  <w:r w:rsidRPr="006145DB">
                    <w:rPr>
                      <w:rFonts w:cs="Arial"/>
                      <w:sz w:val="16"/>
                      <w:szCs w:val="16"/>
                      <w:lang w:eastAsia="es-CO"/>
                    </w:rPr>
                    <w:t>Residentes en la ciudad de Bogotá D.C</w:t>
                  </w:r>
                </w:p>
              </w:tc>
              <w:tc>
                <w:tcPr>
                  <w:tcW w:w="1276" w:type="dxa"/>
                  <w:vAlign w:val="center"/>
                </w:tcPr>
                <w:p w14:paraId="6B8E982B" w14:textId="77777777" w:rsidR="00A55ED3" w:rsidRPr="006145DB" w:rsidRDefault="00A55ED3" w:rsidP="00941E4D">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8709E5C" w14:textId="77777777" w:rsidR="00A55ED3" w:rsidRPr="006145DB" w:rsidRDefault="00A55ED3" w:rsidP="00941E4D">
                  <w:pPr>
                    <w:jc w:val="center"/>
                    <w:rPr>
                      <w:rFonts w:cs="Arial"/>
                      <w:sz w:val="16"/>
                      <w:szCs w:val="16"/>
                      <w:lang w:eastAsia="es-CO"/>
                    </w:rPr>
                  </w:pPr>
                  <w:r w:rsidRPr="006145DB">
                    <w:rPr>
                      <w:rFonts w:cs="Arial"/>
                      <w:sz w:val="16"/>
                      <w:szCs w:val="16"/>
                      <w:lang w:eastAsia="es-CO"/>
                    </w:rPr>
                    <w:t>Demanda</w:t>
                  </w:r>
                </w:p>
              </w:tc>
              <w:tc>
                <w:tcPr>
                  <w:tcW w:w="1636" w:type="dxa"/>
                  <w:vAlign w:val="center"/>
                </w:tcPr>
                <w:p w14:paraId="73780942" w14:textId="77777777" w:rsidR="00A55ED3" w:rsidRPr="006145DB" w:rsidRDefault="00A55ED3" w:rsidP="00941E4D">
                  <w:pPr>
                    <w:jc w:val="center"/>
                    <w:rPr>
                      <w:rFonts w:cs="Arial"/>
                      <w:sz w:val="16"/>
                      <w:szCs w:val="16"/>
                      <w:lang w:eastAsia="es-CO"/>
                    </w:rPr>
                  </w:pPr>
                  <w:r w:rsidRPr="006145DB">
                    <w:rPr>
                      <w:rFonts w:eastAsia="Arial" w:cs="Arial"/>
                      <w:sz w:val="16"/>
                      <w:szCs w:val="16"/>
                    </w:rPr>
                    <w:t>Subdirección para la Identificación, Caracterización e Integración</w:t>
                  </w:r>
                </w:p>
              </w:tc>
            </w:tr>
          </w:tbl>
          <w:p w14:paraId="55E749A1" w14:textId="77777777" w:rsidR="00A55ED3" w:rsidRPr="006145DB" w:rsidRDefault="00A55ED3" w:rsidP="00941E4D">
            <w:pPr>
              <w:tabs>
                <w:tab w:val="left" w:pos="709"/>
              </w:tabs>
              <w:spacing w:line="240" w:lineRule="auto"/>
              <w:contextualSpacing/>
              <w:jc w:val="both"/>
              <w:rPr>
                <w:rFonts w:cs="Arial"/>
                <w:bCs/>
                <w:sz w:val="20"/>
                <w:szCs w:val="20"/>
                <w:lang w:eastAsia="es-CO"/>
              </w:rPr>
            </w:pPr>
          </w:p>
        </w:tc>
      </w:tr>
      <w:tr w:rsidR="00A55ED3" w:rsidRPr="006145DB" w14:paraId="3B230E87" w14:textId="77777777" w:rsidTr="005577A5">
        <w:trPr>
          <w:trHeight w:val="422"/>
          <w:jc w:val="center"/>
        </w:trPr>
        <w:tc>
          <w:tcPr>
            <w:tcW w:w="1696" w:type="dxa"/>
            <w:vAlign w:val="center"/>
          </w:tcPr>
          <w:p w14:paraId="1F7AA72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p w14:paraId="3F6C5C70" w14:textId="77777777" w:rsidR="00A55ED3" w:rsidRPr="006145DB" w:rsidRDefault="00A55ED3" w:rsidP="00941E4D">
            <w:pPr>
              <w:tabs>
                <w:tab w:val="left" w:pos="709"/>
              </w:tabs>
              <w:spacing w:after="0" w:line="240" w:lineRule="auto"/>
              <w:ind w:left="22"/>
              <w:contextualSpacing/>
              <w:jc w:val="both"/>
              <w:rPr>
                <w:rFonts w:cs="Arial"/>
                <w:bCs/>
                <w:sz w:val="20"/>
                <w:szCs w:val="20"/>
                <w:lang w:eastAsia="es-CO"/>
              </w:rPr>
            </w:pPr>
            <w:r w:rsidRPr="006145DB">
              <w:rPr>
                <w:rFonts w:cs="Arial"/>
                <w:sz w:val="20"/>
                <w:szCs w:val="20"/>
                <w:lang w:eastAsia="es-CO"/>
              </w:rPr>
              <w:t>No aplica.</w:t>
            </w:r>
          </w:p>
        </w:tc>
      </w:tr>
      <w:tr w:rsidR="00A55ED3" w:rsidRPr="006145DB" w14:paraId="62B8D44B" w14:textId="77777777" w:rsidTr="00941E4D">
        <w:trPr>
          <w:trHeight w:val="6979"/>
          <w:jc w:val="center"/>
        </w:trPr>
        <w:tc>
          <w:tcPr>
            <w:tcW w:w="1696" w:type="dxa"/>
            <w:vAlign w:val="center"/>
          </w:tcPr>
          <w:p w14:paraId="4AF122B7"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Ingreso y Fuentes de Información</w:t>
            </w:r>
          </w:p>
        </w:tc>
        <w:tc>
          <w:tcPr>
            <w:tcW w:w="7699" w:type="dxa"/>
            <w:vAlign w:val="center"/>
          </w:tcPr>
          <w:p w14:paraId="2E7AFC3D" w14:textId="0F998C4B"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293" w:type="dxa"/>
              <w:jc w:val="center"/>
              <w:tblLayout w:type="fixed"/>
              <w:tblLook w:val="04A0" w:firstRow="1" w:lastRow="0" w:firstColumn="1" w:lastColumn="0" w:noHBand="0" w:noVBand="1"/>
            </w:tblPr>
            <w:tblGrid>
              <w:gridCol w:w="3193"/>
              <w:gridCol w:w="1230"/>
              <w:gridCol w:w="1134"/>
              <w:gridCol w:w="1736"/>
            </w:tblGrid>
            <w:tr w:rsidR="00941E4D" w:rsidRPr="006145DB" w14:paraId="1947E655" w14:textId="77777777" w:rsidTr="00BC7C91">
              <w:trPr>
                <w:trHeight w:val="414"/>
                <w:jc w:val="center"/>
              </w:trPr>
              <w:tc>
                <w:tcPr>
                  <w:tcW w:w="3193" w:type="dxa"/>
                  <w:vAlign w:val="center"/>
                </w:tcPr>
                <w:p w14:paraId="3F2B7BE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30" w:type="dxa"/>
                  <w:vAlign w:val="center"/>
                </w:tcPr>
                <w:p w14:paraId="023D8BF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E3023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36" w:type="dxa"/>
                  <w:vAlign w:val="center"/>
                </w:tcPr>
                <w:p w14:paraId="67CC077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4B88C993" w14:textId="77777777" w:rsidTr="00BC7C91">
              <w:trPr>
                <w:trHeight w:val="811"/>
                <w:jc w:val="center"/>
              </w:trPr>
              <w:tc>
                <w:tcPr>
                  <w:tcW w:w="3193" w:type="dxa"/>
                  <w:vAlign w:val="center"/>
                </w:tcPr>
                <w:p w14:paraId="765C0CE3" w14:textId="77476633" w:rsidR="00A55ED3" w:rsidRPr="006145DB" w:rsidRDefault="00A55ED3" w:rsidP="005B435E">
                  <w:pPr>
                    <w:jc w:val="both"/>
                    <w:rPr>
                      <w:rFonts w:cs="Arial"/>
                      <w:sz w:val="16"/>
                      <w:szCs w:val="16"/>
                      <w:lang w:eastAsia="es-CO"/>
                    </w:rPr>
                  </w:pPr>
                  <w:bookmarkStart w:id="344" w:name="_Hlk203484176"/>
                  <w:r w:rsidRPr="006145DB">
                    <w:rPr>
                      <w:rFonts w:cs="Arial"/>
                      <w:sz w:val="16"/>
                      <w:szCs w:val="16"/>
                      <w:lang w:eastAsia="es-CO"/>
                    </w:rPr>
                    <w:t xml:space="preserve">Persona u hogar damnificado por emergencias de origen natural o antrópico. </w:t>
                  </w:r>
                  <w:bookmarkEnd w:id="344"/>
                </w:p>
              </w:tc>
              <w:tc>
                <w:tcPr>
                  <w:tcW w:w="1230" w:type="dxa"/>
                  <w:vAlign w:val="center"/>
                </w:tcPr>
                <w:p w14:paraId="446761A4" w14:textId="77777777" w:rsidR="00A55ED3" w:rsidRPr="006145DB" w:rsidRDefault="00A55ED3" w:rsidP="005B435E">
                  <w:pPr>
                    <w:jc w:val="center"/>
                    <w:rPr>
                      <w:rFonts w:cs="Arial"/>
                      <w:sz w:val="16"/>
                      <w:szCs w:val="16"/>
                      <w:lang w:eastAsia="es-CO"/>
                    </w:rPr>
                  </w:pPr>
                  <w:r w:rsidRPr="006145DB">
                    <w:rPr>
                      <w:rFonts w:cs="Arial"/>
                      <w:sz w:val="16"/>
                      <w:szCs w:val="16"/>
                      <w:lang w:eastAsia="es-CO"/>
                    </w:rPr>
                    <w:t>Sistema informático Registro de Emergencias -SIRE</w:t>
                  </w:r>
                </w:p>
              </w:tc>
              <w:tc>
                <w:tcPr>
                  <w:tcW w:w="1134" w:type="dxa"/>
                  <w:vAlign w:val="center"/>
                </w:tcPr>
                <w:p w14:paraId="4D19B01C"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736" w:type="dxa"/>
                  <w:vAlign w:val="center"/>
                </w:tcPr>
                <w:p w14:paraId="6D8612B6" w14:textId="77777777" w:rsidR="00A55ED3" w:rsidRPr="006145DB" w:rsidRDefault="00A55ED3" w:rsidP="005B435E">
                  <w:pPr>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406A5AB5" w14:textId="77777777" w:rsidTr="00BC7C91">
              <w:trPr>
                <w:trHeight w:val="801"/>
                <w:jc w:val="center"/>
              </w:trPr>
              <w:tc>
                <w:tcPr>
                  <w:tcW w:w="3193" w:type="dxa"/>
                  <w:vAlign w:val="center"/>
                </w:tcPr>
                <w:p w14:paraId="59A9F72D" w14:textId="0C1F6F21" w:rsidR="00A55ED3" w:rsidRPr="006145DB" w:rsidRDefault="00A55ED3" w:rsidP="005B435E">
                  <w:pPr>
                    <w:jc w:val="both"/>
                    <w:rPr>
                      <w:rFonts w:cs="Arial"/>
                      <w:sz w:val="16"/>
                      <w:szCs w:val="16"/>
                      <w:lang w:eastAsia="es-CO"/>
                    </w:rPr>
                  </w:pPr>
                  <w:bookmarkStart w:id="345" w:name="_Hlk203484199"/>
                  <w:r w:rsidRPr="006145DB">
                    <w:rPr>
                      <w:rFonts w:cs="Arial"/>
                      <w:sz w:val="16"/>
                      <w:szCs w:val="16"/>
                      <w:lang w:eastAsia="es-CO"/>
                    </w:rPr>
                    <w:t>Residentes en la ciudad de Bogotá D.C.</w:t>
                  </w:r>
                  <w:bookmarkEnd w:id="345"/>
                </w:p>
              </w:tc>
              <w:tc>
                <w:tcPr>
                  <w:tcW w:w="1230" w:type="dxa"/>
                  <w:vAlign w:val="center"/>
                </w:tcPr>
                <w:p w14:paraId="687C4CF7"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3A194D9"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736" w:type="dxa"/>
                  <w:vAlign w:val="center"/>
                </w:tcPr>
                <w:p w14:paraId="68D7F8A2"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4B26B542" w14:textId="77777777" w:rsidR="00A55ED3" w:rsidRPr="006145DB" w:rsidRDefault="00A55ED3" w:rsidP="00941E4D">
            <w:pPr>
              <w:pStyle w:val="Textoindependiente"/>
              <w:spacing w:after="0" w:line="240" w:lineRule="auto"/>
              <w:ind w:right="112"/>
              <w:jc w:val="both"/>
              <w:rPr>
                <w:rFonts w:cs="Arial"/>
                <w:bCs/>
                <w:sz w:val="20"/>
                <w:lang w:eastAsia="es-CO"/>
              </w:rPr>
            </w:pPr>
          </w:p>
          <w:p w14:paraId="73C3DB1C" w14:textId="0E272A97" w:rsidR="00A55ED3" w:rsidRDefault="00A55ED3" w:rsidP="005B435E">
            <w:pPr>
              <w:tabs>
                <w:tab w:val="left" w:pos="709"/>
              </w:tabs>
              <w:spacing w:after="0" w:line="240" w:lineRule="auto"/>
              <w:contextualSpacing/>
              <w:rPr>
                <w:rFonts w:cs="Arial"/>
                <w:bCs/>
                <w:sz w:val="20"/>
                <w:szCs w:val="20"/>
                <w:lang w:eastAsia="es-CO"/>
              </w:rPr>
            </w:pPr>
            <w:r w:rsidRPr="006145DB">
              <w:rPr>
                <w:rFonts w:cs="Arial"/>
                <w:bCs/>
                <w:sz w:val="20"/>
                <w:szCs w:val="20"/>
                <w:lang w:eastAsia="es-CO"/>
              </w:rPr>
              <w:t>De manera complementaria, se verificarán los siguientes criterios según el beneficio a otorgar, acorde con el nivel de daños en la emergencia presentada.</w:t>
            </w:r>
          </w:p>
          <w:p w14:paraId="4308AAF3" w14:textId="77777777" w:rsidR="00BC7C91" w:rsidRPr="00BC7C91" w:rsidRDefault="00BC7C91" w:rsidP="00BC7C91">
            <w:pPr>
              <w:pStyle w:val="Ttulo1"/>
              <w:rPr>
                <w:sz w:val="20"/>
                <w:szCs w:val="20"/>
                <w:lang w:eastAsia="es-CO"/>
              </w:rPr>
            </w:pPr>
          </w:p>
          <w:tbl>
            <w:tblPr>
              <w:tblStyle w:val="Tablaconcuadrcula"/>
              <w:tblW w:w="0" w:type="auto"/>
              <w:jc w:val="center"/>
              <w:tblLayout w:type="fixed"/>
              <w:tblLook w:val="04A0" w:firstRow="1" w:lastRow="0" w:firstColumn="1" w:lastColumn="0" w:noHBand="0" w:noVBand="1"/>
            </w:tblPr>
            <w:tblGrid>
              <w:gridCol w:w="3527"/>
              <w:gridCol w:w="1180"/>
              <w:gridCol w:w="1134"/>
              <w:gridCol w:w="1536"/>
            </w:tblGrid>
            <w:tr w:rsidR="00941E4D" w:rsidRPr="006145DB" w14:paraId="5FFD1477" w14:textId="77777777" w:rsidTr="00941E4D">
              <w:trPr>
                <w:trHeight w:val="106"/>
                <w:jc w:val="center"/>
              </w:trPr>
              <w:tc>
                <w:tcPr>
                  <w:tcW w:w="7377" w:type="dxa"/>
                  <w:gridSpan w:val="4"/>
                  <w:vAlign w:val="center"/>
                </w:tcPr>
                <w:p w14:paraId="3BB9BFBA" w14:textId="2B1B89E0" w:rsidR="00A55ED3" w:rsidRPr="006145DB" w:rsidRDefault="00A55ED3" w:rsidP="00941E4D">
                  <w:pPr>
                    <w:pStyle w:val="Textoindependiente"/>
                    <w:spacing w:after="0"/>
                    <w:ind w:right="112"/>
                    <w:jc w:val="center"/>
                    <w:rPr>
                      <w:rFonts w:cs="Arial"/>
                      <w:sz w:val="16"/>
                      <w:szCs w:val="16"/>
                      <w:lang w:eastAsia="es-CO"/>
                    </w:rPr>
                  </w:pPr>
                  <w:r w:rsidRPr="006145DB">
                    <w:rPr>
                      <w:rFonts w:cs="Arial"/>
                      <w:sz w:val="16"/>
                      <w:szCs w:val="16"/>
                      <w:lang w:eastAsia="es-CO"/>
                    </w:rPr>
                    <w:t>Bono de alimentos</w:t>
                  </w:r>
                </w:p>
              </w:tc>
            </w:tr>
            <w:tr w:rsidR="00941E4D" w:rsidRPr="006145DB" w14:paraId="1992AA35" w14:textId="77777777" w:rsidTr="00941E4D">
              <w:trPr>
                <w:trHeight w:val="352"/>
                <w:jc w:val="center"/>
              </w:trPr>
              <w:tc>
                <w:tcPr>
                  <w:tcW w:w="3527" w:type="dxa"/>
                  <w:vAlign w:val="center"/>
                </w:tcPr>
                <w:p w14:paraId="0B07078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80" w:type="dxa"/>
                  <w:vAlign w:val="center"/>
                </w:tcPr>
                <w:p w14:paraId="27B887E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6D429C2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36" w:type="dxa"/>
                  <w:vAlign w:val="center"/>
                </w:tcPr>
                <w:p w14:paraId="2F6D924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77E70528" w14:textId="77777777" w:rsidTr="00941E4D">
              <w:trPr>
                <w:trHeight w:val="413"/>
                <w:jc w:val="center"/>
              </w:trPr>
              <w:tc>
                <w:tcPr>
                  <w:tcW w:w="3527" w:type="dxa"/>
                  <w:vAlign w:val="center"/>
                </w:tcPr>
                <w:p w14:paraId="2A986E0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 con afectación por pérdida total o por daño en áreas vitales.</w:t>
                  </w:r>
                </w:p>
              </w:tc>
              <w:tc>
                <w:tcPr>
                  <w:tcW w:w="1180" w:type="dxa"/>
                  <w:vAlign w:val="center"/>
                </w:tcPr>
                <w:p w14:paraId="34C0B910"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886417"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36" w:type="dxa"/>
                  <w:vAlign w:val="center"/>
                </w:tcPr>
                <w:p w14:paraId="6B74B8EB"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4BDBE0C" w14:textId="77777777" w:rsidR="00A55ED3" w:rsidRPr="006145DB" w:rsidRDefault="00A55ED3" w:rsidP="00941E4D">
            <w:pPr>
              <w:pStyle w:val="Textoindependiente"/>
              <w:spacing w:after="0" w:line="240" w:lineRule="auto"/>
              <w:ind w:right="112"/>
              <w:jc w:val="both"/>
              <w:rPr>
                <w:rFonts w:cs="Arial"/>
                <w:bCs/>
                <w:sz w:val="20"/>
                <w:lang w:eastAsia="es-CO"/>
              </w:rPr>
            </w:pPr>
          </w:p>
          <w:tbl>
            <w:tblPr>
              <w:tblStyle w:val="Tablaconcuadrcula"/>
              <w:tblW w:w="0" w:type="auto"/>
              <w:jc w:val="center"/>
              <w:tblLayout w:type="fixed"/>
              <w:tblLook w:val="04A0" w:firstRow="1" w:lastRow="0" w:firstColumn="1" w:lastColumn="0" w:noHBand="0" w:noVBand="1"/>
            </w:tblPr>
            <w:tblGrid>
              <w:gridCol w:w="3440"/>
              <w:gridCol w:w="1276"/>
              <w:gridCol w:w="1134"/>
              <w:gridCol w:w="1350"/>
            </w:tblGrid>
            <w:tr w:rsidR="00A55ED3" w:rsidRPr="006145DB" w14:paraId="2197B53C" w14:textId="77777777" w:rsidTr="00BC7C91">
              <w:trPr>
                <w:trHeight w:val="290"/>
                <w:jc w:val="center"/>
              </w:trPr>
              <w:tc>
                <w:tcPr>
                  <w:tcW w:w="7200" w:type="dxa"/>
                  <w:gridSpan w:val="4"/>
                </w:tcPr>
                <w:p w14:paraId="2E30CF91" w14:textId="77777777" w:rsidR="00A55ED3" w:rsidRPr="006145DB" w:rsidRDefault="00A55ED3" w:rsidP="00BC7C91">
                  <w:pPr>
                    <w:pStyle w:val="Textoindependiente"/>
                    <w:spacing w:after="0"/>
                    <w:ind w:right="112"/>
                    <w:jc w:val="center"/>
                    <w:rPr>
                      <w:rFonts w:cs="Arial"/>
                      <w:bCs/>
                      <w:sz w:val="16"/>
                      <w:szCs w:val="16"/>
                      <w:lang w:eastAsia="es-CO"/>
                    </w:rPr>
                  </w:pPr>
                  <w:r w:rsidRPr="006145DB">
                    <w:rPr>
                      <w:rFonts w:cs="Arial"/>
                      <w:bCs/>
                      <w:sz w:val="16"/>
                      <w:szCs w:val="16"/>
                      <w:lang w:eastAsia="es-CO"/>
                    </w:rPr>
                    <w:t xml:space="preserve">Ayuda humanitaria no alimentaria </w:t>
                  </w:r>
                  <w:r w:rsidRPr="006145DB">
                    <w:rPr>
                      <w:rFonts w:eastAsia="Arial" w:cs="Arial"/>
                    </w:rPr>
                    <w:t>(</w:t>
                  </w:r>
                  <w:r w:rsidRPr="006145DB">
                    <w:rPr>
                      <w:rFonts w:cs="Arial"/>
                      <w:sz w:val="16"/>
                      <w:szCs w:val="16"/>
                      <w:lang w:eastAsia="es-CO"/>
                    </w:rPr>
                    <w:t>vestuario, calzado, kit de elementos de aseo e higiene personal)</w:t>
                  </w:r>
                </w:p>
              </w:tc>
            </w:tr>
            <w:tr w:rsidR="00941E4D" w:rsidRPr="006145DB" w14:paraId="0BA4D50A" w14:textId="77777777" w:rsidTr="00941E4D">
              <w:trPr>
                <w:jc w:val="center"/>
              </w:trPr>
              <w:tc>
                <w:tcPr>
                  <w:tcW w:w="3440" w:type="dxa"/>
                  <w:vAlign w:val="center"/>
                </w:tcPr>
                <w:p w14:paraId="5410842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vAlign w:val="center"/>
                </w:tcPr>
                <w:p w14:paraId="18ABBA3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12CFB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0" w:type="dxa"/>
                  <w:vAlign w:val="center"/>
                </w:tcPr>
                <w:p w14:paraId="5FB7076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2BB5967B" w14:textId="77777777" w:rsidTr="00941E4D">
              <w:trPr>
                <w:jc w:val="center"/>
              </w:trPr>
              <w:tc>
                <w:tcPr>
                  <w:tcW w:w="3440" w:type="dxa"/>
                  <w:vAlign w:val="center"/>
                </w:tcPr>
                <w:p w14:paraId="4D8D9E7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u hogares damnificados por emergencias de origen natural o antrópico con afectación por pérdida total o por daño en áreas vitales con pérdida de vestuario </w:t>
                  </w:r>
                </w:p>
              </w:tc>
              <w:tc>
                <w:tcPr>
                  <w:tcW w:w="1276" w:type="dxa"/>
                  <w:vAlign w:val="center"/>
                </w:tcPr>
                <w:p w14:paraId="4D0475F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F2F97C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0" w:type="dxa"/>
                  <w:vAlign w:val="center"/>
                </w:tcPr>
                <w:p w14:paraId="1FDE3C2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05AB403" w14:textId="77777777" w:rsidR="00A55ED3" w:rsidRPr="006145DB" w:rsidRDefault="00A55ED3" w:rsidP="005B435E">
            <w:pPr>
              <w:pStyle w:val="Textoindependiente"/>
              <w:spacing w:line="240" w:lineRule="auto"/>
              <w:ind w:right="112"/>
              <w:jc w:val="both"/>
              <w:rPr>
                <w:rFonts w:cs="Arial"/>
                <w:bCs/>
                <w:lang w:eastAsia="es-CO"/>
              </w:rPr>
            </w:pPr>
          </w:p>
        </w:tc>
      </w:tr>
      <w:tr w:rsidR="00A55ED3" w:rsidRPr="006145DB" w14:paraId="5B497453" w14:textId="77777777" w:rsidTr="00941E4D">
        <w:trPr>
          <w:trHeight w:val="1310"/>
          <w:jc w:val="center"/>
        </w:trPr>
        <w:tc>
          <w:tcPr>
            <w:tcW w:w="1696" w:type="dxa"/>
            <w:vAlign w:val="center"/>
          </w:tcPr>
          <w:p w14:paraId="67B52F2A"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Egreso y Fuentes de Información</w:t>
            </w:r>
          </w:p>
        </w:tc>
        <w:tc>
          <w:tcPr>
            <w:tcW w:w="7699" w:type="dxa"/>
            <w:vAlign w:val="center"/>
          </w:tcPr>
          <w:tbl>
            <w:tblPr>
              <w:tblStyle w:val="Tablaconcuadrcula"/>
              <w:tblW w:w="7179" w:type="dxa"/>
              <w:jc w:val="center"/>
              <w:tblLayout w:type="fixed"/>
              <w:tblLook w:val="04A0" w:firstRow="1" w:lastRow="0" w:firstColumn="1" w:lastColumn="0" w:noHBand="0" w:noVBand="1"/>
            </w:tblPr>
            <w:tblGrid>
              <w:gridCol w:w="3401"/>
              <w:gridCol w:w="1276"/>
              <w:gridCol w:w="1134"/>
              <w:gridCol w:w="1368"/>
            </w:tblGrid>
            <w:tr w:rsidR="00941E4D" w:rsidRPr="006145DB" w14:paraId="29EC3B4D" w14:textId="77777777" w:rsidTr="00941E4D">
              <w:trPr>
                <w:trHeight w:val="380"/>
                <w:jc w:val="center"/>
              </w:trPr>
              <w:tc>
                <w:tcPr>
                  <w:tcW w:w="3401" w:type="dxa"/>
                  <w:vAlign w:val="center"/>
                </w:tcPr>
                <w:p w14:paraId="2CDF4A02"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vAlign w:val="center"/>
                </w:tcPr>
                <w:p w14:paraId="0D26E9D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28E5E95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68" w:type="dxa"/>
                  <w:vAlign w:val="center"/>
                </w:tcPr>
                <w:p w14:paraId="1736BC8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5B30074D" w14:textId="77777777" w:rsidTr="00941E4D">
              <w:trPr>
                <w:trHeight w:val="621"/>
                <w:jc w:val="center"/>
              </w:trPr>
              <w:tc>
                <w:tcPr>
                  <w:tcW w:w="3401" w:type="dxa"/>
                  <w:vAlign w:val="center"/>
                </w:tcPr>
                <w:p w14:paraId="66ABB6C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Por finalización del proceso de atención establecido por el servicio </w:t>
                  </w:r>
                </w:p>
              </w:tc>
              <w:tc>
                <w:tcPr>
                  <w:tcW w:w="1276" w:type="dxa"/>
                  <w:vAlign w:val="center"/>
                </w:tcPr>
                <w:p w14:paraId="649037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42DADD4" w14:textId="4A1EDC93"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w:t>
                  </w:r>
                  <w:r w:rsidR="00941E4D" w:rsidRPr="006145DB">
                    <w:rPr>
                      <w:rFonts w:cs="Arial"/>
                      <w:sz w:val="16"/>
                      <w:szCs w:val="16"/>
                      <w:lang w:eastAsia="es-CO"/>
                    </w:rPr>
                    <w:t>emanda</w:t>
                  </w:r>
                </w:p>
              </w:tc>
              <w:tc>
                <w:tcPr>
                  <w:tcW w:w="1368" w:type="dxa"/>
                  <w:vAlign w:val="center"/>
                </w:tcPr>
                <w:p w14:paraId="43A2E4CB" w14:textId="4369CE36"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 xml:space="preserve">Secretaría </w:t>
                  </w:r>
                  <w:r w:rsidR="00941E4D" w:rsidRPr="006145DB">
                    <w:rPr>
                      <w:rFonts w:cs="Arial"/>
                      <w:sz w:val="16"/>
                      <w:szCs w:val="16"/>
                      <w:lang w:eastAsia="es-CO"/>
                    </w:rPr>
                    <w:t>Distrital de Integración Social</w:t>
                  </w:r>
                </w:p>
              </w:tc>
            </w:tr>
          </w:tbl>
          <w:p w14:paraId="5C9500B8" w14:textId="77777777" w:rsidR="00A55ED3" w:rsidRPr="006145DB" w:rsidRDefault="00A55ED3" w:rsidP="005B435E">
            <w:pPr>
              <w:tabs>
                <w:tab w:val="left" w:pos="709"/>
              </w:tabs>
              <w:spacing w:line="240" w:lineRule="auto"/>
              <w:contextualSpacing/>
              <w:jc w:val="both"/>
              <w:rPr>
                <w:rFonts w:cs="Arial"/>
                <w:bCs/>
                <w:sz w:val="20"/>
                <w:szCs w:val="20"/>
                <w:lang w:eastAsia="es-CO"/>
              </w:rPr>
            </w:pPr>
          </w:p>
        </w:tc>
      </w:tr>
      <w:tr w:rsidR="00A55ED3" w:rsidRPr="006145DB" w14:paraId="142A07B4" w14:textId="77777777" w:rsidTr="005577A5">
        <w:trPr>
          <w:trHeight w:val="381"/>
          <w:jc w:val="center"/>
        </w:trPr>
        <w:tc>
          <w:tcPr>
            <w:tcW w:w="1696" w:type="dxa"/>
            <w:vAlign w:val="center"/>
          </w:tcPr>
          <w:p w14:paraId="2C007A0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99" w:type="dxa"/>
            <w:vAlign w:val="center"/>
          </w:tcPr>
          <w:p w14:paraId="29574620" w14:textId="77777777" w:rsidR="00A55ED3" w:rsidRPr="006145DB" w:rsidRDefault="00A55ED3" w:rsidP="005B435E">
            <w:pPr>
              <w:tabs>
                <w:tab w:val="left" w:pos="709"/>
              </w:tabs>
              <w:spacing w:after="0" w:line="240" w:lineRule="auto"/>
              <w:contextualSpacing/>
              <w:rPr>
                <w:rFonts w:eastAsia="Calibri" w:cs="Arial"/>
                <w:sz w:val="20"/>
                <w:szCs w:val="20"/>
                <w:lang w:eastAsia="es-CO"/>
              </w:rPr>
            </w:pPr>
            <w:r w:rsidRPr="006145DB">
              <w:rPr>
                <w:rFonts w:cs="Arial"/>
                <w:bCs/>
                <w:sz w:val="20"/>
                <w:szCs w:val="20"/>
                <w:lang w:eastAsia="es-CO"/>
              </w:rPr>
              <w:t>No aplica</w:t>
            </w:r>
            <w:r w:rsidRPr="006145DB">
              <w:rPr>
                <w:rFonts w:cs="Arial"/>
                <w:sz w:val="20"/>
                <w:szCs w:val="20"/>
                <w:lang w:eastAsia="es-CO"/>
              </w:rPr>
              <w:t xml:space="preserve"> </w:t>
            </w:r>
          </w:p>
        </w:tc>
      </w:tr>
      <w:tr w:rsidR="00A55ED3" w:rsidRPr="006145DB" w14:paraId="4EF7F231" w14:textId="77777777" w:rsidTr="00BC7C91">
        <w:trPr>
          <w:trHeight w:val="7390"/>
          <w:jc w:val="center"/>
        </w:trPr>
        <w:tc>
          <w:tcPr>
            <w:tcW w:w="1696" w:type="dxa"/>
            <w:tcBorders>
              <w:bottom w:val="single" w:sz="4" w:space="0" w:color="auto"/>
            </w:tcBorders>
            <w:vAlign w:val="center"/>
          </w:tcPr>
          <w:p w14:paraId="2B764235"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tcBorders>
              <w:bottom w:val="single" w:sz="4" w:space="0" w:color="auto"/>
            </w:tcBorders>
          </w:tcPr>
          <w:p w14:paraId="72D6BF78" w14:textId="77777777"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La atención a personas u hogares damnificados por emergencias de origen natural o antrópico se realiza en tres (3) fases secuenciales: </w:t>
            </w:r>
          </w:p>
          <w:p w14:paraId="7F9D57A9" w14:textId="77777777" w:rsidR="008457B7" w:rsidRPr="006145DB" w:rsidRDefault="008457B7" w:rsidP="00941E4D">
            <w:pPr>
              <w:tabs>
                <w:tab w:val="left" w:pos="709"/>
              </w:tabs>
              <w:spacing w:after="0" w:line="240" w:lineRule="auto"/>
              <w:jc w:val="both"/>
              <w:rPr>
                <w:rFonts w:cs="Arial"/>
                <w:sz w:val="20"/>
                <w:szCs w:val="20"/>
                <w:u w:val="single"/>
                <w:lang w:eastAsia="es-CO"/>
              </w:rPr>
            </w:pPr>
            <w:bookmarkStart w:id="346" w:name="_Hlk203484320"/>
          </w:p>
          <w:p w14:paraId="79C935BB" w14:textId="71C3CD06"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 Respuesta inmediata:  </w:t>
            </w:r>
          </w:p>
          <w:p w14:paraId="371F3082"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Para la atención de la emergencia natural o antrópica, la SDIS procede a activar el personal del servicio en turno de la Estrategia Institucional de Respuesta a Emergencias, coordinando la movilización del personal hacia la zona de impacto, evaluando el nivel de daño tanto en personas como en bienes y las necesidades humanitarias. </w:t>
            </w:r>
          </w:p>
          <w:p w14:paraId="4294C285"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Identificar y registrar a las personas u hogares damnificados por la emergencia natural antrópica, en los instrumentos físicos o digitales establecidos.  </w:t>
            </w:r>
          </w:p>
          <w:p w14:paraId="5FF7333E"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Realizar el análisis de necesidades y entrega de los beneficios de la SDIS de acuerdo con el nivel de daño identificado.</w:t>
            </w:r>
          </w:p>
          <w:p w14:paraId="2975C3F1"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Gestionar las ayudas humanitarias que otorga el IDIGER de acuerdo con el nivel de daño identificado.</w:t>
            </w:r>
          </w:p>
          <w:p w14:paraId="38566E08" w14:textId="5131BE09"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Finalmente, se realiza gestión intrainstitucional para referenciación a servicios de la Secretaría Distrital de Integración Social y la articulación interinstitucional con entidades de primera respuesta en territorio, como Secretaría Distrital de Salud (Primeros auxilios psicológicos), Unidad Administrativa Especial Cuerpo Oficial de Bomberos – UAECOB, Empresa de Acueducto y Alcantarillado de Bogotá – EAAB, o IDIGER, según la necesidad y el nivel de daño identificado.</w:t>
            </w:r>
          </w:p>
          <w:p w14:paraId="4716EDB9"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218B91A8" w14:textId="52519B8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 Respuesta complementaria:  </w:t>
            </w:r>
          </w:p>
          <w:p w14:paraId="025F9F6B"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seguimiento al cambio o continuidad de la situación, afectación y nivel de daño, identificado en la primera fase.</w:t>
            </w:r>
          </w:p>
          <w:p w14:paraId="297386FE"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gestión interinstitucional para referenciar a la oferta de servicios distritales o entidades del nivel nacional, según necesidades identificadas y el nivel de daño de la población damnificada.</w:t>
            </w:r>
          </w:p>
          <w:p w14:paraId="500E7DD0" w14:textId="77777777" w:rsidR="00A55ED3" w:rsidRPr="006145DB" w:rsidRDefault="00A55ED3" w:rsidP="00941E4D">
            <w:pPr>
              <w:tabs>
                <w:tab w:val="left" w:pos="709"/>
              </w:tabs>
              <w:spacing w:line="240" w:lineRule="auto"/>
              <w:contextualSpacing/>
              <w:jc w:val="both"/>
              <w:rPr>
                <w:rFonts w:cs="Arial"/>
                <w:sz w:val="20"/>
                <w:szCs w:val="20"/>
                <w:lang w:eastAsia="es-CO"/>
              </w:rPr>
            </w:pPr>
          </w:p>
          <w:p w14:paraId="5721AD51" w14:textId="5D791A5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III: Respuesta post emergencia: </w:t>
            </w:r>
          </w:p>
          <w:p w14:paraId="4202E16E" w14:textId="77777777"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seguimiento de la referenciación a la oferta de la SDIS y de otros sectores.</w:t>
            </w:r>
          </w:p>
          <w:p w14:paraId="21F69DFA" w14:textId="7DC560A0"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la evaluación y cierre de las atenciones realizadas.</w:t>
            </w:r>
          </w:p>
          <w:p w14:paraId="0D6E0F67"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0D173925" w14:textId="77777777" w:rsidR="00A55ED3" w:rsidRPr="006145DB" w:rsidRDefault="00A55ED3" w:rsidP="00941E4D">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En caso de interrupción parcial o total en la prestación del servicio, se implementará el plan operativo de continuidad correspondiente.</w:t>
            </w:r>
            <w:bookmarkEnd w:id="346"/>
          </w:p>
        </w:tc>
      </w:tr>
      <w:tr w:rsidR="00A55ED3" w:rsidRPr="006145DB" w14:paraId="32A42B74" w14:textId="77777777" w:rsidTr="00BC7C91">
        <w:trPr>
          <w:trHeight w:val="64"/>
          <w:jc w:val="center"/>
        </w:trPr>
        <w:tc>
          <w:tcPr>
            <w:tcW w:w="1696" w:type="dxa"/>
            <w:tcBorders>
              <w:bottom w:val="single" w:sz="4" w:space="0" w:color="auto"/>
            </w:tcBorders>
            <w:vAlign w:val="center"/>
          </w:tcPr>
          <w:p w14:paraId="19133305" w14:textId="77777777" w:rsidR="00A55ED3" w:rsidRPr="006145DB" w:rsidRDefault="00A55ED3" w:rsidP="00941E4D">
            <w:pPr>
              <w:spacing w:after="0" w:line="240" w:lineRule="auto"/>
              <w:ind w:left="22"/>
              <w:contextualSpacing/>
              <w:jc w:val="both"/>
              <w:rPr>
                <w:rFonts w:cs="Arial"/>
                <w:bCs/>
                <w:sz w:val="20"/>
                <w:szCs w:val="20"/>
                <w:lang w:eastAsia="es-CO"/>
              </w:rPr>
            </w:pPr>
            <w:r w:rsidRPr="006145DB">
              <w:rPr>
                <w:rFonts w:cs="Arial"/>
                <w:sz w:val="20"/>
                <w:szCs w:val="20"/>
                <w:lang w:eastAsia="es-CO"/>
              </w:rPr>
              <w:t>Condiciones transversales de calidad</w:t>
            </w:r>
          </w:p>
        </w:tc>
        <w:tc>
          <w:tcPr>
            <w:tcW w:w="7699" w:type="dxa"/>
            <w:tcBorders>
              <w:bottom w:val="single" w:sz="4" w:space="0" w:color="auto"/>
            </w:tcBorders>
          </w:tcPr>
          <w:p w14:paraId="5A6A6286" w14:textId="5473129A"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0D09F4F6" w14:textId="77777777" w:rsidR="00941E4D" w:rsidRPr="006145DB" w:rsidRDefault="00941E4D" w:rsidP="00941E4D">
            <w:pPr>
              <w:pStyle w:val="Ttulo1"/>
              <w:rPr>
                <w:sz w:val="20"/>
                <w:lang w:eastAsia="es-CO"/>
              </w:rPr>
            </w:pPr>
          </w:p>
          <w:p w14:paraId="3E52A511"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Atención social.</w:t>
            </w:r>
          </w:p>
          <w:p w14:paraId="039356B8"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Gestión administrativa.</w:t>
            </w:r>
          </w:p>
          <w:p w14:paraId="467286A4"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Talento humano.</w:t>
            </w:r>
          </w:p>
        </w:tc>
      </w:tr>
    </w:tbl>
    <w:p w14:paraId="465C9B89" w14:textId="77777777" w:rsidR="000F7B8A" w:rsidRPr="006145DB" w:rsidRDefault="000F7B8A" w:rsidP="005B435E">
      <w:pPr>
        <w:pStyle w:val="commentcontentpara"/>
        <w:spacing w:before="0" w:beforeAutospacing="0" w:after="0" w:afterAutospacing="0"/>
        <w:rPr>
          <w:rFonts w:ascii="Arial" w:hAnsi="Arial" w:cs="Arial"/>
          <w:sz w:val="22"/>
          <w:szCs w:val="22"/>
        </w:rPr>
      </w:pPr>
    </w:p>
    <w:p w14:paraId="7C80FADB" w14:textId="6D6CD2C3" w:rsidR="001E37D3" w:rsidRPr="006145DB" w:rsidRDefault="000B06BD">
      <w:pPr>
        <w:pStyle w:val="Ttulo1"/>
        <w:numPr>
          <w:ilvl w:val="2"/>
          <w:numId w:val="72"/>
        </w:numPr>
        <w:ind w:left="284" w:hanging="284"/>
        <w:jc w:val="center"/>
      </w:pPr>
      <w:bookmarkStart w:id="347" w:name="_Toc210213227"/>
      <w:bookmarkStart w:id="348" w:name="_Toc213273500"/>
      <w:bookmarkStart w:id="349" w:name="_Toc213276127"/>
      <w:bookmarkStart w:id="350" w:name="_Toc216902461"/>
      <w:r w:rsidRPr="006145DB">
        <w:t xml:space="preserve">Servicio </w:t>
      </w:r>
      <w:bookmarkEnd w:id="347"/>
      <w:r w:rsidR="00A55ED3" w:rsidRPr="006145DB">
        <w:rPr>
          <w:rFonts w:eastAsia="Arial"/>
          <w:lang w:val="es-MX"/>
        </w:rPr>
        <w:t>Atención y asistencia a hogares o personas en emergencia social</w:t>
      </w:r>
      <w:bookmarkEnd w:id="348"/>
      <w:bookmarkEnd w:id="349"/>
      <w:bookmarkEnd w:id="350"/>
    </w:p>
    <w:tbl>
      <w:tblPr>
        <w:tblW w:w="9356"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1"/>
        <w:gridCol w:w="7655"/>
      </w:tblGrid>
      <w:tr w:rsidR="00A55ED3" w:rsidRPr="006145DB" w14:paraId="3DBA1003" w14:textId="77777777" w:rsidTr="006D4A72">
        <w:trPr>
          <w:trHeight w:val="35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DF2BEA" w14:textId="77777777" w:rsidR="00A55ED3" w:rsidRPr="006145DB" w:rsidRDefault="00A55ED3" w:rsidP="005B435E">
            <w:pPr>
              <w:spacing w:after="0" w:line="240" w:lineRule="auto"/>
              <w:contextualSpacing/>
              <w:rPr>
                <w:rFonts w:cs="Arial"/>
                <w:bCs/>
                <w:sz w:val="20"/>
                <w:szCs w:val="20"/>
                <w:lang w:eastAsia="es-CO"/>
              </w:rPr>
            </w:pPr>
            <w:bookmarkStart w:id="351" w:name="_Hlk209436361"/>
            <w:bookmarkStart w:id="352" w:name="_Hlk213239899"/>
            <w:r w:rsidRPr="006145DB">
              <w:rPr>
                <w:rFonts w:cs="Arial"/>
                <w:bCs/>
                <w:sz w:val="20"/>
                <w:szCs w:val="20"/>
                <w:lang w:eastAsia="es-CO"/>
              </w:rPr>
              <w:t xml:space="preserve">Nombre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A46B6E" w14:textId="77777777" w:rsidR="00A55ED3" w:rsidRPr="006145DB" w:rsidRDefault="00A55ED3" w:rsidP="005B435E">
            <w:pPr>
              <w:tabs>
                <w:tab w:val="left" w:pos="709"/>
              </w:tabs>
              <w:spacing w:after="0" w:line="240" w:lineRule="auto"/>
              <w:contextualSpacing/>
              <w:rPr>
                <w:rFonts w:cs="Arial"/>
                <w:bCs/>
                <w:sz w:val="20"/>
                <w:szCs w:val="20"/>
                <w:lang w:eastAsia="es-CO"/>
              </w:rPr>
            </w:pPr>
            <w:bookmarkStart w:id="353" w:name="_Hlk209436221"/>
            <w:r w:rsidRPr="006145DB">
              <w:rPr>
                <w:rFonts w:cs="Arial"/>
                <w:bCs/>
                <w:sz w:val="20"/>
                <w:szCs w:val="20"/>
                <w:lang w:eastAsia="es-CO"/>
              </w:rPr>
              <w:t>Atención y asistencia a hogares o personas en emergencia social.</w:t>
            </w:r>
            <w:bookmarkEnd w:id="353"/>
          </w:p>
        </w:tc>
      </w:tr>
      <w:bookmarkEnd w:id="351"/>
      <w:tr w:rsidR="00A55ED3" w:rsidRPr="006145DB" w14:paraId="51A9980C" w14:textId="77777777" w:rsidTr="00A55ED3">
        <w:trPr>
          <w:trHeight w:val="828"/>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050DA5" w14:textId="77777777" w:rsidR="00A55ED3" w:rsidRPr="006145DB" w:rsidRDefault="00A55ED3" w:rsidP="005B435E">
            <w:pPr>
              <w:spacing w:after="0" w:line="240" w:lineRule="auto"/>
              <w:contextualSpacing/>
              <w:rPr>
                <w:rFonts w:cs="Arial"/>
                <w:bCs/>
                <w:sz w:val="20"/>
                <w:szCs w:val="20"/>
                <w:lang w:eastAsia="es-CO"/>
              </w:rPr>
            </w:pPr>
            <w:r w:rsidRPr="006145DB">
              <w:rPr>
                <w:rFonts w:cs="Arial"/>
                <w:bCs/>
                <w:sz w:val="20"/>
                <w:szCs w:val="20"/>
                <w:lang w:eastAsia="es-CO"/>
              </w:rPr>
              <w:t xml:space="preserve">Objeto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2AE94284" w14:textId="77777777" w:rsidR="00A55ED3" w:rsidRPr="006145DB" w:rsidRDefault="00A55ED3" w:rsidP="005B435E">
            <w:pPr>
              <w:spacing w:after="0" w:line="240" w:lineRule="auto"/>
              <w:contextualSpacing/>
              <w:jc w:val="both"/>
              <w:rPr>
                <w:rFonts w:cs="Arial"/>
                <w:bCs/>
                <w:sz w:val="20"/>
                <w:szCs w:val="20"/>
                <w:lang w:eastAsia="es-CO"/>
              </w:rPr>
            </w:pPr>
            <w:bookmarkStart w:id="354" w:name="_Hlk209436502"/>
            <w:r w:rsidRPr="006145DB">
              <w:rPr>
                <w:rFonts w:cs="Arial"/>
                <w:bCs/>
                <w:sz w:val="20"/>
                <w:szCs w:val="20"/>
                <w:lang w:eastAsia="es-CO"/>
              </w:rPr>
              <w:t>Brindar atención y asistencia oportuna e inmediata a la población identificada en emergencia social, por una situación derivada de su condición individual o familiar, o producto de un desastre o un fenómeno adverso que afecten al individuo, al hogar, a un colectivo particular o a un grupo en situación de vulnerabilidad.</w:t>
            </w:r>
            <w:bookmarkEnd w:id="354"/>
          </w:p>
        </w:tc>
      </w:tr>
      <w:tr w:rsidR="00A55ED3" w:rsidRPr="006145DB" w14:paraId="1AA62CB8" w14:textId="77777777" w:rsidTr="006D4A72">
        <w:trPr>
          <w:trHeight w:val="2013"/>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B90FBA" w14:textId="6E04A147" w:rsidR="00A55ED3" w:rsidRPr="006145DB" w:rsidRDefault="00276B9E" w:rsidP="008B77FB">
            <w:pPr>
              <w:spacing w:after="0"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79D3481" w14:textId="77777777" w:rsidR="00A55ED3" w:rsidRPr="006145DB" w:rsidRDefault="00A55ED3" w:rsidP="005B435E">
            <w:pPr>
              <w:spacing w:after="0" w:line="240" w:lineRule="auto"/>
              <w:contextualSpacing/>
              <w:jc w:val="both"/>
              <w:rPr>
                <w:rFonts w:cs="Arial"/>
                <w:bCs/>
                <w:sz w:val="20"/>
                <w:szCs w:val="20"/>
                <w:lang w:eastAsia="es-CO"/>
              </w:rPr>
            </w:pPr>
            <w:bookmarkStart w:id="355" w:name="_Hlk205305101"/>
            <w:bookmarkStart w:id="356" w:name="_Hlk209437249"/>
            <w:r w:rsidRPr="006145DB">
              <w:rPr>
                <w:rFonts w:cs="Arial"/>
                <w:bCs/>
                <w:sz w:val="20"/>
                <w:szCs w:val="20"/>
                <w:lang w:eastAsia="es-CO"/>
              </w:rPr>
              <w:t>Entregar beneficios a hogares o personas colombianas o migrantes internacionales que han sido identificados por la Secretaría Distrital de Integración Social en emergencia social:</w:t>
            </w:r>
          </w:p>
          <w:p w14:paraId="3F119C8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Beneficios en especie: bono de alimentos, auxilio funerario, pasaje terrestre, alojamiento transitorio, ayuda humanitaria no alimentaria (vestuario, calzado, kit de elementos de aseo e higiene personal).</w:t>
            </w:r>
          </w:p>
          <w:p w14:paraId="21ADF78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Beneficios gestionados con aliados estratégicos. </w:t>
            </w:r>
            <w:bookmarkEnd w:id="355"/>
          </w:p>
          <w:p w14:paraId="3FC0053C" w14:textId="77777777" w:rsidR="00276B9E" w:rsidRPr="006145DB" w:rsidRDefault="00276B9E" w:rsidP="005B435E">
            <w:pPr>
              <w:pStyle w:val="Textoindependiente"/>
              <w:spacing w:after="0" w:line="240" w:lineRule="auto"/>
              <w:ind w:left="-113"/>
              <w:contextualSpacing/>
              <w:jc w:val="both"/>
              <w:rPr>
                <w:rFonts w:cs="Arial"/>
                <w:bCs/>
                <w:sz w:val="20"/>
                <w:szCs w:val="20"/>
                <w:lang w:eastAsia="es-CO"/>
              </w:rPr>
            </w:pPr>
          </w:p>
          <w:p w14:paraId="798FBF2D" w14:textId="5578F120" w:rsidR="00A55ED3" w:rsidRPr="006145DB" w:rsidRDefault="00A55ED3" w:rsidP="00276B9E">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Realizar el seguimiento y acompañamiento de acuerdo con las características de cada persona, hogar o colectivo afectado por la emergencia social.</w:t>
            </w:r>
            <w:bookmarkEnd w:id="356"/>
          </w:p>
        </w:tc>
      </w:tr>
      <w:tr w:rsidR="00A55ED3" w:rsidRPr="006145DB" w14:paraId="45388788" w14:textId="77777777" w:rsidTr="00276B9E">
        <w:trPr>
          <w:trHeight w:val="565"/>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0E3C9F"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389F4A" w14:textId="24198932"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8B77FB">
              <w:rPr>
                <w:rFonts w:cs="Arial"/>
                <w:bCs/>
                <w:sz w:val="20"/>
                <w:szCs w:val="20"/>
                <w:lang w:eastAsia="es-CO"/>
              </w:rPr>
              <w:t>.</w:t>
            </w:r>
          </w:p>
          <w:p w14:paraId="5443B9B7" w14:textId="02B0F67E"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abordaje territorial</w:t>
            </w:r>
            <w:r w:rsidR="008B77FB">
              <w:rPr>
                <w:rFonts w:cs="Arial"/>
                <w:bCs/>
                <w:sz w:val="20"/>
                <w:szCs w:val="20"/>
                <w:lang w:eastAsia="es-CO"/>
              </w:rPr>
              <w:t>.</w:t>
            </w:r>
          </w:p>
        </w:tc>
      </w:tr>
      <w:tr w:rsidR="00A55ED3" w:rsidRPr="006145DB" w14:paraId="66CCC540" w14:textId="77777777" w:rsidTr="00A55ED3">
        <w:trPr>
          <w:trHeight w:val="42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B45562"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53C5670" w14:textId="77777777" w:rsidR="00A55ED3" w:rsidRPr="006145DB" w:rsidRDefault="00A55ED3" w:rsidP="005B435E">
            <w:pPr>
              <w:spacing w:after="0" w:line="240" w:lineRule="auto"/>
              <w:contextualSpacing/>
              <w:jc w:val="both"/>
              <w:rPr>
                <w:rFonts w:cs="Arial"/>
                <w:bCs/>
                <w:sz w:val="20"/>
                <w:szCs w:val="20"/>
                <w:lang w:eastAsia="es-CO"/>
              </w:rPr>
            </w:pPr>
            <w:bookmarkStart w:id="357" w:name="_Hlk203560936"/>
            <w:bookmarkStart w:id="358" w:name="_Hlk209437296"/>
            <w:r w:rsidRPr="006145DB">
              <w:rPr>
                <w:rFonts w:cs="Arial"/>
                <w:bCs/>
                <w:sz w:val="20"/>
                <w:szCs w:val="20"/>
                <w:lang w:eastAsia="es-CO"/>
              </w:rPr>
              <w:t xml:space="preserve">Hogares o personas colombianas o migrantes internacionales que residan o transiten en Bogotá, identificados en emergencia </w:t>
            </w:r>
            <w:bookmarkEnd w:id="357"/>
            <w:r w:rsidRPr="006145DB">
              <w:rPr>
                <w:rFonts w:cs="Arial"/>
                <w:bCs/>
                <w:sz w:val="20"/>
                <w:szCs w:val="20"/>
                <w:lang w:eastAsia="es-CO"/>
              </w:rPr>
              <w:t>social, por una situación derivada de su condición individual o familiar, o producto de un desastre o un fenómeno adverso que afecten al individuo u hogar o a un colectivo particular o a un grupo en situación de vulnerabilidad.</w:t>
            </w:r>
            <w:bookmarkEnd w:id="358"/>
          </w:p>
        </w:tc>
      </w:tr>
      <w:tr w:rsidR="00A55ED3" w:rsidRPr="006145DB" w14:paraId="08C21400"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B81BCA"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Fuentes de Información de la Población Objetivo</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24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853"/>
              <w:gridCol w:w="1418"/>
              <w:gridCol w:w="1134"/>
              <w:gridCol w:w="1842"/>
            </w:tblGrid>
            <w:tr w:rsidR="00276B9E" w:rsidRPr="006145DB" w14:paraId="64E46D34" w14:textId="77777777" w:rsidTr="00276B9E">
              <w:trPr>
                <w:trHeight w:val="305"/>
                <w:jc w:val="center"/>
              </w:trPr>
              <w:tc>
                <w:tcPr>
                  <w:tcW w:w="2853" w:type="dxa"/>
                  <w:tcBorders>
                    <w:top w:val="nil"/>
                    <w:bottom w:val="single" w:sz="4" w:space="0" w:color="000000" w:themeColor="text1"/>
                  </w:tcBorders>
                  <w:tcMar>
                    <w:left w:w="105" w:type="dxa"/>
                    <w:right w:w="105" w:type="dxa"/>
                  </w:tcMar>
                  <w:vAlign w:val="center"/>
                </w:tcPr>
                <w:p w14:paraId="2A0EF1A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tcBorders>
                    <w:top w:val="nil"/>
                    <w:bottom w:val="single" w:sz="4" w:space="0" w:color="000000" w:themeColor="text1"/>
                  </w:tcBorders>
                  <w:tcMar>
                    <w:left w:w="105" w:type="dxa"/>
                    <w:right w:w="105" w:type="dxa"/>
                  </w:tcMar>
                  <w:vAlign w:val="center"/>
                </w:tcPr>
                <w:p w14:paraId="1A5A0C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0B9BB3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2" w:type="dxa"/>
                  <w:tcBorders>
                    <w:top w:val="nil"/>
                    <w:bottom w:val="single" w:sz="4" w:space="0" w:color="000000" w:themeColor="text1"/>
                  </w:tcBorders>
                  <w:tcMar>
                    <w:left w:w="105" w:type="dxa"/>
                    <w:right w:w="105" w:type="dxa"/>
                  </w:tcMar>
                  <w:vAlign w:val="center"/>
                </w:tcPr>
                <w:p w14:paraId="6F45D40A" w14:textId="77777777" w:rsidR="00A55ED3" w:rsidRPr="006145DB" w:rsidRDefault="00A55ED3" w:rsidP="005B435E">
                  <w:pPr>
                    <w:tabs>
                      <w:tab w:val="left" w:pos="709"/>
                    </w:tabs>
                    <w:ind w:hanging="107"/>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52D13BF" w14:textId="77777777" w:rsidTr="00276B9E">
              <w:trPr>
                <w:trHeight w:val="731"/>
                <w:jc w:val="center"/>
              </w:trPr>
              <w:tc>
                <w:tcPr>
                  <w:tcW w:w="2853" w:type="dxa"/>
                  <w:vMerge w:val="restart"/>
                  <w:tcBorders>
                    <w:top w:val="single" w:sz="4" w:space="0" w:color="000000" w:themeColor="text1"/>
                  </w:tcBorders>
                  <w:tcMar>
                    <w:left w:w="105" w:type="dxa"/>
                    <w:right w:w="105" w:type="dxa"/>
                  </w:tcMar>
                  <w:vAlign w:val="center"/>
                </w:tcPr>
                <w:p w14:paraId="2A3E618C"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418" w:type="dxa"/>
                  <w:tcBorders>
                    <w:top w:val="single" w:sz="4" w:space="0" w:color="000000" w:themeColor="text1"/>
                  </w:tcBorders>
                  <w:tcMar>
                    <w:left w:w="105" w:type="dxa"/>
                    <w:right w:w="105" w:type="dxa"/>
                  </w:tcMar>
                  <w:vAlign w:val="center"/>
                </w:tcPr>
                <w:p w14:paraId="363102C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tcBorders>
                  <w:tcMar>
                    <w:left w:w="105" w:type="dxa"/>
                    <w:right w:w="105" w:type="dxa"/>
                  </w:tcMar>
                  <w:vAlign w:val="center"/>
                </w:tcPr>
                <w:p w14:paraId="1144CB7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top w:val="single" w:sz="4" w:space="0" w:color="000000" w:themeColor="text1"/>
                  </w:tcBorders>
                  <w:tcMar>
                    <w:left w:w="105" w:type="dxa"/>
                    <w:right w:w="105" w:type="dxa"/>
                  </w:tcMar>
                  <w:vAlign w:val="center"/>
                </w:tcPr>
                <w:p w14:paraId="173D492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4DDA4C4E" w14:textId="77777777" w:rsidTr="00276B9E">
              <w:trPr>
                <w:trHeight w:val="631"/>
                <w:jc w:val="center"/>
              </w:trPr>
              <w:tc>
                <w:tcPr>
                  <w:tcW w:w="2853" w:type="dxa"/>
                  <w:vMerge/>
                  <w:tcMar>
                    <w:left w:w="105" w:type="dxa"/>
                    <w:right w:w="105" w:type="dxa"/>
                  </w:tcMar>
                  <w:vAlign w:val="center"/>
                </w:tcPr>
                <w:p w14:paraId="4D5B5C67" w14:textId="77777777" w:rsidR="00A55ED3" w:rsidRPr="006145DB"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44F4C95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tcMar>
                    <w:left w:w="105" w:type="dxa"/>
                    <w:right w:w="105" w:type="dxa"/>
                  </w:tcMar>
                  <w:vAlign w:val="center"/>
                </w:tcPr>
                <w:p w14:paraId="7DDCD3F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2" w:type="dxa"/>
                  <w:tcMar>
                    <w:left w:w="105" w:type="dxa"/>
                    <w:right w:w="105" w:type="dxa"/>
                  </w:tcMar>
                  <w:vAlign w:val="center"/>
                </w:tcPr>
                <w:p w14:paraId="1BBD726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276B9E" w:rsidRPr="006145DB" w14:paraId="107947A9" w14:textId="77777777" w:rsidTr="00276B9E">
              <w:trPr>
                <w:trHeight w:val="493"/>
                <w:jc w:val="center"/>
              </w:trPr>
              <w:tc>
                <w:tcPr>
                  <w:tcW w:w="2853" w:type="dxa"/>
                  <w:vMerge w:val="restart"/>
                  <w:tcMar>
                    <w:left w:w="105" w:type="dxa"/>
                    <w:right w:w="105" w:type="dxa"/>
                  </w:tcMar>
                  <w:vAlign w:val="center"/>
                </w:tcPr>
                <w:p w14:paraId="4AAE2E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418" w:type="dxa"/>
                  <w:tcMar>
                    <w:left w:w="105" w:type="dxa"/>
                    <w:right w:w="105" w:type="dxa"/>
                  </w:tcMar>
                  <w:vAlign w:val="center"/>
                </w:tcPr>
                <w:p w14:paraId="1734AFE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34" w:type="dxa"/>
                  <w:tcMar>
                    <w:left w:w="105" w:type="dxa"/>
                    <w:right w:w="105" w:type="dxa"/>
                  </w:tcMar>
                  <w:vAlign w:val="center"/>
                </w:tcPr>
                <w:p w14:paraId="5B4DD5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2" w:type="dxa"/>
                  <w:tcMar>
                    <w:left w:w="105" w:type="dxa"/>
                    <w:right w:w="105" w:type="dxa"/>
                  </w:tcMar>
                  <w:vAlign w:val="center"/>
                </w:tcPr>
                <w:p w14:paraId="53FC489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1B16C079" w14:textId="77777777" w:rsidTr="00276B9E">
              <w:trPr>
                <w:trHeight w:val="602"/>
                <w:jc w:val="center"/>
              </w:trPr>
              <w:tc>
                <w:tcPr>
                  <w:tcW w:w="2853" w:type="dxa"/>
                  <w:vMerge/>
                  <w:tcMar>
                    <w:left w:w="105" w:type="dxa"/>
                    <w:right w:w="105" w:type="dxa"/>
                  </w:tcMar>
                  <w:vAlign w:val="center"/>
                </w:tcPr>
                <w:p w14:paraId="17BED578" w14:textId="77777777" w:rsidR="00A55ED3" w:rsidRPr="006145DB"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0F1023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792DD2B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6DF996B0" w14:textId="288C6538"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59364C0" w14:textId="77777777" w:rsidTr="00276B9E">
              <w:trPr>
                <w:trHeight w:val="801"/>
                <w:jc w:val="center"/>
              </w:trPr>
              <w:tc>
                <w:tcPr>
                  <w:tcW w:w="2853" w:type="dxa"/>
                  <w:tcMar>
                    <w:left w:w="105" w:type="dxa"/>
                    <w:right w:w="105" w:type="dxa"/>
                  </w:tcMar>
                  <w:vAlign w:val="center"/>
                </w:tcPr>
                <w:p w14:paraId="52E2900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418" w:type="dxa"/>
                  <w:tcMar>
                    <w:left w:w="105" w:type="dxa"/>
                    <w:right w:w="105" w:type="dxa"/>
                  </w:tcMar>
                  <w:vAlign w:val="center"/>
                </w:tcPr>
                <w:p w14:paraId="58BC9E4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57120BE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6A5F502B" w14:textId="6F7E3EBF"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w:t>
                  </w:r>
                  <w:r w:rsidR="00276B9E" w:rsidRPr="006145DB">
                    <w:rPr>
                      <w:rFonts w:cs="Arial"/>
                      <w:sz w:val="16"/>
                      <w:szCs w:val="16"/>
                      <w:lang w:eastAsia="es-CO"/>
                    </w:rPr>
                    <w:t>rización e Integración</w:t>
                  </w:r>
                </w:p>
              </w:tc>
            </w:tr>
            <w:tr w:rsidR="00276B9E" w:rsidRPr="006145DB" w14:paraId="7BE4C9CA" w14:textId="77777777" w:rsidTr="00276B9E">
              <w:trPr>
                <w:trHeight w:val="857"/>
                <w:jc w:val="center"/>
              </w:trPr>
              <w:tc>
                <w:tcPr>
                  <w:tcW w:w="2853" w:type="dxa"/>
                  <w:vMerge w:val="restart"/>
                  <w:tcMar>
                    <w:left w:w="105" w:type="dxa"/>
                    <w:right w:w="105" w:type="dxa"/>
                  </w:tcMar>
                  <w:vAlign w:val="center"/>
                </w:tcPr>
                <w:p w14:paraId="628CFF8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u hogar identificado en emergencia social producto de un desastre o un fenómeno adverso. </w:t>
                  </w:r>
                </w:p>
              </w:tc>
              <w:tc>
                <w:tcPr>
                  <w:tcW w:w="1418" w:type="dxa"/>
                  <w:tcMar>
                    <w:left w:w="105" w:type="dxa"/>
                    <w:right w:w="105" w:type="dxa"/>
                  </w:tcMar>
                  <w:vAlign w:val="center"/>
                </w:tcPr>
                <w:p w14:paraId="5632C4F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74BB0E0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4FAEB1B8" w14:textId="2C70EE9B"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w:t>
                  </w:r>
                  <w:r w:rsidR="00276B9E" w:rsidRPr="006145DB">
                    <w:rPr>
                      <w:rFonts w:cs="Arial"/>
                      <w:sz w:val="16"/>
                      <w:szCs w:val="16"/>
                      <w:lang w:eastAsia="es-CO"/>
                    </w:rPr>
                    <w:t>ción e Integración</w:t>
                  </w:r>
                </w:p>
              </w:tc>
            </w:tr>
            <w:tr w:rsidR="00276B9E" w:rsidRPr="006145DB" w14:paraId="7D98E12D" w14:textId="77777777" w:rsidTr="00276B9E">
              <w:trPr>
                <w:trHeight w:val="731"/>
                <w:jc w:val="center"/>
              </w:trPr>
              <w:tc>
                <w:tcPr>
                  <w:tcW w:w="2853" w:type="dxa"/>
                  <w:vMerge/>
                  <w:tcBorders>
                    <w:bottom w:val="single" w:sz="4" w:space="0" w:color="000000" w:themeColor="text1"/>
                  </w:tcBorders>
                  <w:tcMar>
                    <w:left w:w="105" w:type="dxa"/>
                    <w:right w:w="105" w:type="dxa"/>
                  </w:tcMar>
                  <w:vAlign w:val="center"/>
                </w:tcPr>
                <w:p w14:paraId="131E4472" w14:textId="77777777" w:rsidR="00A55ED3" w:rsidRPr="006145DB" w:rsidRDefault="00A55ED3" w:rsidP="005B435E">
                  <w:pPr>
                    <w:tabs>
                      <w:tab w:val="left" w:pos="709"/>
                    </w:tabs>
                    <w:contextualSpacing/>
                    <w:jc w:val="both"/>
                    <w:rPr>
                      <w:rFonts w:cs="Arial"/>
                      <w:sz w:val="16"/>
                      <w:szCs w:val="16"/>
                      <w:lang w:eastAsia="es-CO"/>
                    </w:rPr>
                  </w:pPr>
                </w:p>
              </w:tc>
              <w:tc>
                <w:tcPr>
                  <w:tcW w:w="1418" w:type="dxa"/>
                  <w:tcBorders>
                    <w:bottom w:val="single" w:sz="4" w:space="0" w:color="000000" w:themeColor="text1"/>
                  </w:tcBorders>
                  <w:tcMar>
                    <w:left w:w="105" w:type="dxa"/>
                    <w:right w:w="105" w:type="dxa"/>
                  </w:tcMar>
                  <w:vAlign w:val="center"/>
                </w:tcPr>
                <w:p w14:paraId="0B3478D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000000" w:themeColor="text1"/>
                  </w:tcBorders>
                  <w:tcMar>
                    <w:left w:w="105" w:type="dxa"/>
                    <w:right w:w="105" w:type="dxa"/>
                  </w:tcMar>
                  <w:vAlign w:val="center"/>
                </w:tcPr>
                <w:p w14:paraId="770CCF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bottom w:val="single" w:sz="4" w:space="0" w:color="000000" w:themeColor="text1"/>
                  </w:tcBorders>
                  <w:tcMar>
                    <w:left w:w="105" w:type="dxa"/>
                    <w:right w:w="105" w:type="dxa"/>
                  </w:tcMar>
                  <w:vAlign w:val="center"/>
                </w:tcPr>
                <w:p w14:paraId="418099CB" w14:textId="2396481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45E83EF" w14:textId="77777777" w:rsidTr="00276B9E">
              <w:trPr>
                <w:trHeight w:val="800"/>
                <w:jc w:val="center"/>
              </w:trPr>
              <w:tc>
                <w:tcPr>
                  <w:tcW w:w="2853" w:type="dxa"/>
                  <w:tcBorders>
                    <w:top w:val="single" w:sz="4" w:space="0" w:color="000000" w:themeColor="text1"/>
                    <w:bottom w:val="single" w:sz="4" w:space="0" w:color="auto"/>
                  </w:tcBorders>
                  <w:tcMar>
                    <w:left w:w="105" w:type="dxa"/>
                    <w:right w:w="105" w:type="dxa"/>
                  </w:tcMar>
                  <w:vAlign w:val="center"/>
                </w:tcPr>
                <w:p w14:paraId="6D0372C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418" w:type="dxa"/>
                  <w:tcBorders>
                    <w:top w:val="single" w:sz="4" w:space="0" w:color="000000" w:themeColor="text1"/>
                    <w:bottom w:val="single" w:sz="4" w:space="0" w:color="auto"/>
                  </w:tcBorders>
                  <w:tcMar>
                    <w:left w:w="105" w:type="dxa"/>
                    <w:right w:w="105" w:type="dxa"/>
                  </w:tcMar>
                  <w:vAlign w:val="center"/>
                </w:tcPr>
                <w:p w14:paraId="3857512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bottom w:val="single" w:sz="4" w:space="0" w:color="auto"/>
                  </w:tcBorders>
                  <w:tcMar>
                    <w:left w:w="105" w:type="dxa"/>
                    <w:right w:w="105" w:type="dxa"/>
                  </w:tcMar>
                  <w:vAlign w:val="center"/>
                </w:tcPr>
                <w:p w14:paraId="08D20231"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top w:val="single" w:sz="4" w:space="0" w:color="000000" w:themeColor="text1"/>
                    <w:bottom w:val="single" w:sz="4" w:space="0" w:color="auto"/>
                  </w:tcBorders>
                  <w:tcMar>
                    <w:left w:w="105" w:type="dxa"/>
                    <w:right w:w="105" w:type="dxa"/>
                  </w:tcMar>
                  <w:vAlign w:val="center"/>
                </w:tcPr>
                <w:p w14:paraId="7BAAD947" w14:textId="5D590042"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w:t>
                  </w:r>
                  <w:r w:rsidR="00276B9E" w:rsidRPr="006145DB">
                    <w:rPr>
                      <w:rFonts w:cs="Arial"/>
                      <w:sz w:val="16"/>
                      <w:szCs w:val="16"/>
                      <w:lang w:eastAsia="es-CO"/>
                    </w:rPr>
                    <w:t xml:space="preserve"> Integración</w:t>
                  </w:r>
                </w:p>
              </w:tc>
            </w:tr>
          </w:tbl>
          <w:p w14:paraId="18F84D81"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76F23CC9" w14:textId="77777777" w:rsidTr="0019509C">
        <w:trPr>
          <w:trHeight w:val="892"/>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85F814"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Priorización y Fuentes de Información</w:t>
            </w:r>
          </w:p>
        </w:tc>
        <w:tc>
          <w:tcPr>
            <w:tcW w:w="7655" w:type="dxa"/>
            <w:tcBorders>
              <w:top w:val="single" w:sz="6" w:space="0" w:color="auto"/>
              <w:left w:val="single" w:sz="6" w:space="0" w:color="auto"/>
              <w:bottom w:val="single" w:sz="6" w:space="0" w:color="auto"/>
              <w:right w:val="single" w:sz="6" w:space="0" w:color="auto"/>
            </w:tcBorders>
            <w:vAlign w:val="center"/>
          </w:tcPr>
          <w:p w14:paraId="668AD3F5" w14:textId="3274C13A" w:rsidR="00A55ED3" w:rsidRPr="006145DB" w:rsidRDefault="00A55ED3" w:rsidP="00276B9E">
            <w:pPr>
              <w:spacing w:after="0" w:line="240" w:lineRule="auto"/>
              <w:jc w:val="both"/>
              <w:rPr>
                <w:rFonts w:eastAsia="Arial" w:cs="Arial"/>
                <w:sz w:val="20"/>
                <w:szCs w:val="20"/>
              </w:rPr>
            </w:pPr>
            <w:r w:rsidRPr="006145DB">
              <w:rPr>
                <w:rFonts w:eastAsia="Arial" w:cs="Arial"/>
                <w:sz w:val="20"/>
                <w:szCs w:val="20"/>
              </w:rPr>
              <w:t>No aplica</w:t>
            </w:r>
            <w:r w:rsidR="00276B9E" w:rsidRPr="006145DB">
              <w:rPr>
                <w:rFonts w:eastAsia="Arial" w:cs="Arial"/>
                <w:sz w:val="20"/>
                <w:szCs w:val="20"/>
              </w:rPr>
              <w:t>.</w:t>
            </w:r>
          </w:p>
        </w:tc>
      </w:tr>
      <w:tr w:rsidR="00A55ED3" w:rsidRPr="006145DB" w14:paraId="14907A51"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12E29B"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Ingreso y Fuentes de Información</w:t>
            </w:r>
          </w:p>
        </w:tc>
        <w:tc>
          <w:tcPr>
            <w:tcW w:w="7655" w:type="dxa"/>
            <w:tcBorders>
              <w:top w:val="single" w:sz="6" w:space="0" w:color="auto"/>
              <w:left w:val="single" w:sz="6" w:space="0" w:color="auto"/>
              <w:bottom w:val="single" w:sz="6" w:space="0" w:color="auto"/>
              <w:right w:val="single" w:sz="6" w:space="0" w:color="auto"/>
            </w:tcBorders>
          </w:tcPr>
          <w:p w14:paraId="5D8C2A4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362"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95"/>
              <w:gridCol w:w="1417"/>
              <w:gridCol w:w="1134"/>
              <w:gridCol w:w="1816"/>
            </w:tblGrid>
            <w:tr w:rsidR="00276B9E" w:rsidRPr="006145DB" w14:paraId="3914FF0D" w14:textId="77777777" w:rsidTr="00276B9E">
              <w:trPr>
                <w:trHeight w:val="235"/>
                <w:jc w:val="center"/>
              </w:trPr>
              <w:tc>
                <w:tcPr>
                  <w:tcW w:w="2995" w:type="dxa"/>
                  <w:tcMar>
                    <w:left w:w="105" w:type="dxa"/>
                    <w:right w:w="105" w:type="dxa"/>
                  </w:tcMar>
                  <w:vAlign w:val="center"/>
                </w:tcPr>
                <w:p w14:paraId="653DC03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 de ingreso</w:t>
                  </w:r>
                </w:p>
              </w:tc>
              <w:tc>
                <w:tcPr>
                  <w:tcW w:w="1417" w:type="dxa"/>
                  <w:tcMar>
                    <w:left w:w="105" w:type="dxa"/>
                    <w:right w:w="105" w:type="dxa"/>
                  </w:tcMar>
                  <w:vAlign w:val="center"/>
                </w:tcPr>
                <w:p w14:paraId="0D035466"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Mar>
                    <w:left w:w="105" w:type="dxa"/>
                    <w:right w:w="105" w:type="dxa"/>
                  </w:tcMar>
                  <w:vAlign w:val="center"/>
                </w:tcPr>
                <w:p w14:paraId="53C987C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16" w:type="dxa"/>
                  <w:tcMar>
                    <w:left w:w="105" w:type="dxa"/>
                    <w:right w:w="105" w:type="dxa"/>
                  </w:tcMar>
                  <w:vAlign w:val="center"/>
                </w:tcPr>
                <w:p w14:paraId="756B8688"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4EE0B89F" w14:textId="77777777" w:rsidTr="00276B9E">
              <w:trPr>
                <w:trHeight w:val="699"/>
                <w:jc w:val="center"/>
              </w:trPr>
              <w:tc>
                <w:tcPr>
                  <w:tcW w:w="2995" w:type="dxa"/>
                  <w:vMerge w:val="restart"/>
                  <w:tcMar>
                    <w:left w:w="105" w:type="dxa"/>
                    <w:right w:w="105" w:type="dxa"/>
                  </w:tcMar>
                  <w:vAlign w:val="center"/>
                </w:tcPr>
                <w:p w14:paraId="7589621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417" w:type="dxa"/>
                  <w:tcMar>
                    <w:left w:w="105" w:type="dxa"/>
                    <w:right w:w="105" w:type="dxa"/>
                  </w:tcMar>
                  <w:vAlign w:val="center"/>
                </w:tcPr>
                <w:p w14:paraId="3284504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90800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631244A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133AE244" w14:textId="77777777" w:rsidTr="00276B9E">
              <w:trPr>
                <w:trHeight w:val="1052"/>
                <w:jc w:val="center"/>
              </w:trPr>
              <w:tc>
                <w:tcPr>
                  <w:tcW w:w="2995" w:type="dxa"/>
                  <w:vMerge/>
                  <w:tcMar>
                    <w:left w:w="105" w:type="dxa"/>
                    <w:right w:w="105" w:type="dxa"/>
                  </w:tcMar>
                  <w:vAlign w:val="center"/>
                </w:tcPr>
                <w:p w14:paraId="1E179291"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095E80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tcMar>
                    <w:left w:w="105" w:type="dxa"/>
                    <w:right w:w="105" w:type="dxa"/>
                  </w:tcMar>
                  <w:vAlign w:val="center"/>
                </w:tcPr>
                <w:p w14:paraId="096AB3E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16" w:type="dxa"/>
                  <w:tcMar>
                    <w:left w:w="105" w:type="dxa"/>
                    <w:right w:w="105" w:type="dxa"/>
                  </w:tcMar>
                  <w:vAlign w:val="center"/>
                </w:tcPr>
                <w:p w14:paraId="5D835AA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276B9E" w:rsidRPr="006145DB" w14:paraId="4D952F1E" w14:textId="77777777" w:rsidTr="00276B9E">
              <w:trPr>
                <w:trHeight w:val="731"/>
                <w:jc w:val="center"/>
              </w:trPr>
              <w:tc>
                <w:tcPr>
                  <w:tcW w:w="2995" w:type="dxa"/>
                  <w:vMerge w:val="restart"/>
                  <w:tcMar>
                    <w:left w:w="105" w:type="dxa"/>
                    <w:right w:w="105" w:type="dxa"/>
                  </w:tcMar>
                  <w:vAlign w:val="center"/>
                </w:tcPr>
                <w:p w14:paraId="5506F36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417" w:type="dxa"/>
                  <w:tcMar>
                    <w:left w:w="105" w:type="dxa"/>
                    <w:right w:w="105" w:type="dxa"/>
                  </w:tcMar>
                  <w:vAlign w:val="center"/>
                </w:tcPr>
                <w:p w14:paraId="06B40F0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34" w:type="dxa"/>
                  <w:tcMar>
                    <w:left w:w="105" w:type="dxa"/>
                    <w:right w:w="105" w:type="dxa"/>
                  </w:tcMar>
                  <w:vAlign w:val="center"/>
                </w:tcPr>
                <w:p w14:paraId="44B084B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16" w:type="dxa"/>
                  <w:tcMar>
                    <w:left w:w="105" w:type="dxa"/>
                    <w:right w:w="105" w:type="dxa"/>
                  </w:tcMar>
                  <w:vAlign w:val="center"/>
                </w:tcPr>
                <w:p w14:paraId="42E1054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68912691" w14:textId="77777777" w:rsidTr="00276B9E">
              <w:trPr>
                <w:trHeight w:val="659"/>
                <w:jc w:val="center"/>
              </w:trPr>
              <w:tc>
                <w:tcPr>
                  <w:tcW w:w="2995" w:type="dxa"/>
                  <w:vMerge/>
                  <w:tcMar>
                    <w:left w:w="105" w:type="dxa"/>
                    <w:right w:w="105" w:type="dxa"/>
                  </w:tcMar>
                  <w:vAlign w:val="center"/>
                </w:tcPr>
                <w:p w14:paraId="6F3D6B10"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2241248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821F45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09A70C5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0348A49C" w14:textId="77777777" w:rsidTr="00276B9E">
              <w:trPr>
                <w:trHeight w:val="728"/>
                <w:jc w:val="center"/>
              </w:trPr>
              <w:tc>
                <w:tcPr>
                  <w:tcW w:w="2995" w:type="dxa"/>
                  <w:tcMar>
                    <w:left w:w="105" w:type="dxa"/>
                    <w:right w:w="105" w:type="dxa"/>
                  </w:tcMar>
                  <w:vAlign w:val="center"/>
                </w:tcPr>
                <w:p w14:paraId="23817506"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417" w:type="dxa"/>
                  <w:tcMar>
                    <w:left w:w="105" w:type="dxa"/>
                    <w:right w:w="105" w:type="dxa"/>
                  </w:tcMar>
                  <w:vAlign w:val="center"/>
                </w:tcPr>
                <w:p w14:paraId="387333A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692858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2E18AA43"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A724BF" w14:textId="77777777" w:rsidTr="00276B9E">
              <w:trPr>
                <w:trHeight w:val="784"/>
                <w:jc w:val="center"/>
              </w:trPr>
              <w:tc>
                <w:tcPr>
                  <w:tcW w:w="2995" w:type="dxa"/>
                  <w:vMerge w:val="restart"/>
                  <w:tcMar>
                    <w:left w:w="105" w:type="dxa"/>
                    <w:right w:w="105" w:type="dxa"/>
                  </w:tcMar>
                  <w:vAlign w:val="center"/>
                </w:tcPr>
                <w:p w14:paraId="14DFA71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identificado en emergencia social producto de un desastre o un fenómeno adverso.</w:t>
                  </w:r>
                </w:p>
              </w:tc>
              <w:tc>
                <w:tcPr>
                  <w:tcW w:w="1417" w:type="dxa"/>
                  <w:tcMar>
                    <w:left w:w="105" w:type="dxa"/>
                    <w:right w:w="105" w:type="dxa"/>
                  </w:tcMar>
                  <w:vAlign w:val="center"/>
                </w:tcPr>
                <w:p w14:paraId="631A4D4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0313E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2E8149C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p w14:paraId="30F914FE" w14:textId="77777777" w:rsidR="00A55ED3" w:rsidRPr="006145DB" w:rsidRDefault="00A55ED3" w:rsidP="00276B9E">
                  <w:pPr>
                    <w:tabs>
                      <w:tab w:val="left" w:pos="709"/>
                    </w:tabs>
                    <w:contextualSpacing/>
                    <w:jc w:val="center"/>
                    <w:rPr>
                      <w:rFonts w:cs="Arial"/>
                      <w:sz w:val="16"/>
                      <w:szCs w:val="16"/>
                      <w:lang w:eastAsia="es-CO"/>
                    </w:rPr>
                  </w:pPr>
                </w:p>
              </w:tc>
            </w:tr>
            <w:tr w:rsidR="00276B9E" w:rsidRPr="006145DB" w14:paraId="1EC6468D" w14:textId="77777777" w:rsidTr="00276B9E">
              <w:trPr>
                <w:trHeight w:val="673"/>
                <w:jc w:val="center"/>
              </w:trPr>
              <w:tc>
                <w:tcPr>
                  <w:tcW w:w="2995" w:type="dxa"/>
                  <w:vMerge/>
                  <w:tcMar>
                    <w:left w:w="105" w:type="dxa"/>
                    <w:right w:w="105" w:type="dxa"/>
                  </w:tcMar>
                  <w:vAlign w:val="center"/>
                </w:tcPr>
                <w:p w14:paraId="4D39905F"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3464765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0D1BA0D3"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77F576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C11D55" w14:textId="77777777" w:rsidTr="00276B9E">
              <w:trPr>
                <w:trHeight w:val="729"/>
                <w:jc w:val="center"/>
              </w:trPr>
              <w:tc>
                <w:tcPr>
                  <w:tcW w:w="2995" w:type="dxa"/>
                  <w:tcMar>
                    <w:left w:w="105" w:type="dxa"/>
                    <w:right w:w="105" w:type="dxa"/>
                  </w:tcMar>
                  <w:vAlign w:val="center"/>
                </w:tcPr>
                <w:p w14:paraId="378D45D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417" w:type="dxa"/>
                  <w:tcMar>
                    <w:left w:w="105" w:type="dxa"/>
                    <w:right w:w="105" w:type="dxa"/>
                  </w:tcMar>
                  <w:vAlign w:val="center"/>
                </w:tcPr>
                <w:p w14:paraId="41BD594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81671D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3019899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5B368236" w14:textId="4193DEF4" w:rsidR="00A55ED3" w:rsidRPr="006145DB" w:rsidRDefault="00A55ED3" w:rsidP="00276B9E">
            <w:pPr>
              <w:spacing w:after="0" w:line="240" w:lineRule="auto"/>
              <w:jc w:val="both"/>
              <w:rPr>
                <w:rFonts w:cs="Arial"/>
                <w:bCs/>
                <w:sz w:val="20"/>
                <w:szCs w:val="20"/>
                <w:lang w:eastAsia="es-CO"/>
              </w:rPr>
            </w:pPr>
            <w:r w:rsidRPr="006145DB">
              <w:rPr>
                <w:rFonts w:cs="Arial"/>
                <w:bCs/>
                <w:sz w:val="20"/>
                <w:szCs w:val="20"/>
                <w:lang w:eastAsia="es-CO"/>
              </w:rPr>
              <w:t xml:space="preserve">De manera complementaria, se verificarán los siguientes criterios de ingreso según el beneficio a otorgar, acorde con la emergencia social identificada: </w:t>
            </w:r>
          </w:p>
          <w:tbl>
            <w:tblPr>
              <w:tblStyle w:val="Tablaconcuadrcula"/>
              <w:tblW w:w="7501"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74"/>
              <w:gridCol w:w="1196"/>
              <w:gridCol w:w="1134"/>
              <w:gridCol w:w="1497"/>
            </w:tblGrid>
            <w:tr w:rsidR="00A55ED3" w:rsidRPr="006145DB" w14:paraId="4EB2BA0B" w14:textId="77777777" w:rsidTr="002958BD">
              <w:trPr>
                <w:trHeight w:val="160"/>
                <w:jc w:val="center"/>
              </w:trPr>
              <w:tc>
                <w:tcPr>
                  <w:tcW w:w="7501" w:type="dxa"/>
                  <w:gridSpan w:val="4"/>
                  <w:tcMar>
                    <w:left w:w="105" w:type="dxa"/>
                    <w:right w:w="105" w:type="dxa"/>
                  </w:tcMar>
                  <w:vAlign w:val="center"/>
                </w:tcPr>
                <w:p w14:paraId="6AA17281" w14:textId="77777777" w:rsidR="00A55ED3" w:rsidRPr="006145DB" w:rsidRDefault="00A55ED3" w:rsidP="005B435E">
                  <w:pPr>
                    <w:ind w:right="-175"/>
                    <w:jc w:val="center"/>
                    <w:rPr>
                      <w:rFonts w:eastAsia="Arial" w:cs="Arial"/>
                      <w:sz w:val="16"/>
                      <w:szCs w:val="16"/>
                    </w:rPr>
                  </w:pPr>
                  <w:bookmarkStart w:id="359" w:name="_Hlk203396906"/>
                  <w:r w:rsidRPr="006145DB">
                    <w:rPr>
                      <w:rFonts w:eastAsia="Arial" w:cs="Arial"/>
                      <w:sz w:val="16"/>
                      <w:szCs w:val="16"/>
                    </w:rPr>
                    <w:t>Auxilio funerario</w:t>
                  </w:r>
                </w:p>
              </w:tc>
            </w:tr>
            <w:tr w:rsidR="00A55ED3" w:rsidRPr="006145DB" w14:paraId="38F1D103" w14:textId="77777777" w:rsidTr="00BD28A4">
              <w:trPr>
                <w:trHeight w:val="127"/>
                <w:jc w:val="center"/>
              </w:trPr>
              <w:tc>
                <w:tcPr>
                  <w:tcW w:w="3674" w:type="dxa"/>
                  <w:tcMar>
                    <w:left w:w="105" w:type="dxa"/>
                    <w:right w:w="105" w:type="dxa"/>
                  </w:tcMar>
                  <w:vAlign w:val="center"/>
                </w:tcPr>
                <w:p w14:paraId="3998298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Criterios de Ingreso</w:t>
                  </w:r>
                </w:p>
              </w:tc>
              <w:tc>
                <w:tcPr>
                  <w:tcW w:w="1196" w:type="dxa"/>
                  <w:vAlign w:val="center"/>
                </w:tcPr>
                <w:p w14:paraId="1D7D678D"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Fuente de Información </w:t>
                  </w:r>
                </w:p>
              </w:tc>
              <w:tc>
                <w:tcPr>
                  <w:tcW w:w="1134" w:type="dxa"/>
                  <w:vAlign w:val="center"/>
                </w:tcPr>
                <w:p w14:paraId="6EFA41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Periodicidad</w:t>
                  </w:r>
                </w:p>
              </w:tc>
              <w:tc>
                <w:tcPr>
                  <w:tcW w:w="1497" w:type="dxa"/>
                  <w:vAlign w:val="center"/>
                </w:tcPr>
                <w:p w14:paraId="11A9C4DB"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Administrador</w:t>
                  </w:r>
                </w:p>
              </w:tc>
            </w:tr>
            <w:tr w:rsidR="00A55ED3" w:rsidRPr="006145DB" w14:paraId="13F5D6F5" w14:textId="77777777" w:rsidTr="002958BD">
              <w:trPr>
                <w:trHeight w:val="145"/>
                <w:jc w:val="center"/>
              </w:trPr>
              <w:tc>
                <w:tcPr>
                  <w:tcW w:w="7501" w:type="dxa"/>
                  <w:gridSpan w:val="4"/>
                  <w:tcMar>
                    <w:left w:w="105" w:type="dxa"/>
                    <w:right w:w="105" w:type="dxa"/>
                  </w:tcMar>
                  <w:vAlign w:val="center"/>
                </w:tcPr>
                <w:p w14:paraId="2FEC368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persona fallecida</w:t>
                  </w:r>
                </w:p>
              </w:tc>
            </w:tr>
            <w:tr w:rsidR="00A55ED3" w:rsidRPr="006145DB" w14:paraId="66F64989" w14:textId="77777777" w:rsidTr="00BD28A4">
              <w:trPr>
                <w:trHeight w:val="300"/>
                <w:jc w:val="center"/>
              </w:trPr>
              <w:tc>
                <w:tcPr>
                  <w:tcW w:w="3674" w:type="dxa"/>
                  <w:vMerge w:val="restart"/>
                  <w:tcMar>
                    <w:left w:w="105" w:type="dxa"/>
                    <w:right w:w="105" w:type="dxa"/>
                  </w:tcMar>
                  <w:vAlign w:val="center"/>
                </w:tcPr>
                <w:p w14:paraId="594421A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Fallecida en Bogotá</w:t>
                  </w:r>
                </w:p>
              </w:tc>
              <w:tc>
                <w:tcPr>
                  <w:tcW w:w="1196" w:type="dxa"/>
                  <w:vAlign w:val="center"/>
                </w:tcPr>
                <w:p w14:paraId="25CC342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Civil de Defunción</w:t>
                  </w:r>
                </w:p>
              </w:tc>
              <w:tc>
                <w:tcPr>
                  <w:tcW w:w="1134" w:type="dxa"/>
                  <w:vAlign w:val="center"/>
                </w:tcPr>
                <w:p w14:paraId="25F8806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vAlign w:val="center"/>
                </w:tcPr>
                <w:p w14:paraId="49629B8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Registraduría Nacional de Estado Civil</w:t>
                  </w:r>
                </w:p>
              </w:tc>
            </w:tr>
            <w:tr w:rsidR="00A55ED3" w:rsidRPr="006145DB" w14:paraId="79D67178" w14:textId="77777777" w:rsidTr="00BD28A4">
              <w:trPr>
                <w:trHeight w:val="300"/>
                <w:jc w:val="center"/>
              </w:trPr>
              <w:tc>
                <w:tcPr>
                  <w:tcW w:w="3674" w:type="dxa"/>
                  <w:vMerge/>
                  <w:tcMar>
                    <w:left w:w="105" w:type="dxa"/>
                    <w:right w:w="105" w:type="dxa"/>
                  </w:tcMar>
                  <w:vAlign w:val="center"/>
                </w:tcPr>
                <w:p w14:paraId="116FFA65" w14:textId="77777777" w:rsidR="00A55ED3" w:rsidRPr="006145DB" w:rsidRDefault="00A55ED3" w:rsidP="005B435E">
                  <w:pPr>
                    <w:jc w:val="both"/>
                    <w:rPr>
                      <w:rFonts w:cs="Arial"/>
                      <w:sz w:val="16"/>
                      <w:szCs w:val="16"/>
                      <w:lang w:eastAsia="es-CO"/>
                    </w:rPr>
                  </w:pPr>
                </w:p>
              </w:tc>
              <w:tc>
                <w:tcPr>
                  <w:tcW w:w="1196" w:type="dxa"/>
                  <w:vAlign w:val="center"/>
                </w:tcPr>
                <w:p w14:paraId="0FE59E34"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76F2FC7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62CD522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tr w:rsidR="00A55ED3" w:rsidRPr="006145DB" w14:paraId="0208A01E" w14:textId="77777777" w:rsidTr="005A4C35">
              <w:trPr>
                <w:trHeight w:val="682"/>
                <w:jc w:val="center"/>
              </w:trPr>
              <w:tc>
                <w:tcPr>
                  <w:tcW w:w="3674" w:type="dxa"/>
                  <w:tcBorders>
                    <w:bottom w:val="single" w:sz="4" w:space="0" w:color="000000" w:themeColor="text1"/>
                  </w:tcBorders>
                  <w:tcMar>
                    <w:left w:w="105" w:type="dxa"/>
                    <w:right w:w="105" w:type="dxa"/>
                  </w:tcMar>
                  <w:vAlign w:val="center"/>
                </w:tcPr>
                <w:p w14:paraId="32CC02B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fallecida que estaba en pobreza extrema, moderada o vulnerabilidad según SISBEN IV de Bogotá con Clasificación A, B o C. </w:t>
                  </w:r>
                </w:p>
              </w:tc>
              <w:tc>
                <w:tcPr>
                  <w:tcW w:w="1196" w:type="dxa"/>
                  <w:tcBorders>
                    <w:bottom w:val="single" w:sz="4" w:space="0" w:color="000000" w:themeColor="text1"/>
                  </w:tcBorders>
                  <w:vAlign w:val="center"/>
                </w:tcPr>
                <w:p w14:paraId="02784FA6" w14:textId="5D194B7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bottom w:val="single" w:sz="4" w:space="0" w:color="000000" w:themeColor="text1"/>
                  </w:tcBorders>
                  <w:vAlign w:val="center"/>
                </w:tcPr>
                <w:p w14:paraId="5C943AF1"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w:t>
                  </w:r>
                </w:p>
                <w:p w14:paraId="3DA60CC4" w14:textId="2898B572" w:rsidR="00A55ED3" w:rsidRPr="006145DB" w:rsidRDefault="00276B9E" w:rsidP="00276B9E">
                  <w:pPr>
                    <w:tabs>
                      <w:tab w:val="left" w:pos="709"/>
                    </w:tabs>
                    <w:contextualSpacing/>
                    <w:jc w:val="center"/>
                    <w:rPr>
                      <w:rFonts w:cs="Arial"/>
                      <w:sz w:val="16"/>
                      <w:szCs w:val="16"/>
                      <w:lang w:eastAsia="es-CO"/>
                    </w:rPr>
                  </w:pPr>
                  <w:r w:rsidRPr="006145DB">
                    <w:rPr>
                      <w:rFonts w:cs="Arial"/>
                      <w:sz w:val="16"/>
                      <w:szCs w:val="16"/>
                      <w:lang w:eastAsia="es-CO"/>
                    </w:rPr>
                    <w:t>Vencido)</w:t>
                  </w:r>
                </w:p>
              </w:tc>
              <w:tc>
                <w:tcPr>
                  <w:tcW w:w="1497" w:type="dxa"/>
                  <w:tcBorders>
                    <w:bottom w:val="single" w:sz="4" w:space="0" w:color="000000" w:themeColor="text1"/>
                  </w:tcBorders>
                  <w:vAlign w:val="center"/>
                </w:tcPr>
                <w:p w14:paraId="2644842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Secretaría Distrital de</w:t>
                  </w:r>
                </w:p>
                <w:p w14:paraId="2D8FD5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Planeación – SDP.</w:t>
                  </w:r>
                </w:p>
              </w:tc>
            </w:tr>
            <w:tr w:rsidR="00A55ED3" w:rsidRPr="006145DB" w14:paraId="35B8CD0B" w14:textId="77777777" w:rsidTr="005A4C35">
              <w:trPr>
                <w:trHeight w:val="648"/>
                <w:jc w:val="center"/>
              </w:trPr>
              <w:tc>
                <w:tcPr>
                  <w:tcW w:w="3674" w:type="dxa"/>
                  <w:tcBorders>
                    <w:top w:val="single" w:sz="4" w:space="0" w:color="000000" w:themeColor="text1"/>
                    <w:bottom w:val="nil"/>
                  </w:tcBorders>
                  <w:tcMar>
                    <w:left w:w="105" w:type="dxa"/>
                    <w:right w:w="105" w:type="dxa"/>
                  </w:tcMar>
                  <w:vAlign w:val="center"/>
                </w:tcPr>
                <w:p w14:paraId="1FF33F3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fallecida que estaba institucionalizada en entidad pública o privada y que no cuente con red de apoyo, cuyos trámites funerarios sean gestionados por dicha entidad, en Bogotá.</w:t>
                  </w:r>
                </w:p>
              </w:tc>
              <w:tc>
                <w:tcPr>
                  <w:tcW w:w="1196" w:type="dxa"/>
                  <w:tcBorders>
                    <w:top w:val="single" w:sz="4" w:space="0" w:color="000000" w:themeColor="text1"/>
                    <w:bottom w:val="nil"/>
                  </w:tcBorders>
                  <w:vAlign w:val="center"/>
                </w:tcPr>
                <w:p w14:paraId="51CC1FA8"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bottom w:val="nil"/>
                  </w:tcBorders>
                  <w:vAlign w:val="center"/>
                </w:tcPr>
                <w:p w14:paraId="1EE74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tcBorders>
                    <w:top w:val="single" w:sz="4" w:space="0" w:color="000000" w:themeColor="text1"/>
                    <w:bottom w:val="nil"/>
                  </w:tcBorders>
                  <w:vAlign w:val="center"/>
                </w:tcPr>
                <w:p w14:paraId="2A8B1BD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F6733E" w14:textId="77777777" w:rsidTr="005A4C35">
              <w:trPr>
                <w:trHeight w:val="1216"/>
                <w:jc w:val="center"/>
              </w:trPr>
              <w:tc>
                <w:tcPr>
                  <w:tcW w:w="3674" w:type="dxa"/>
                  <w:vMerge w:val="restart"/>
                  <w:tcBorders>
                    <w:top w:val="nil"/>
                  </w:tcBorders>
                  <w:tcMar>
                    <w:left w:w="105" w:type="dxa"/>
                    <w:right w:w="105" w:type="dxa"/>
                  </w:tcMar>
                  <w:vAlign w:val="center"/>
                </w:tcPr>
                <w:p w14:paraId="0D9EFE15"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fallecida en extrema exclusión </w:t>
                  </w:r>
                </w:p>
              </w:tc>
              <w:tc>
                <w:tcPr>
                  <w:tcW w:w="1196" w:type="dxa"/>
                  <w:tcBorders>
                    <w:top w:val="nil"/>
                  </w:tcBorders>
                  <w:vAlign w:val="center"/>
                </w:tcPr>
                <w:p w14:paraId="2786325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nil"/>
                  </w:tcBorders>
                  <w:vAlign w:val="center"/>
                </w:tcPr>
                <w:p w14:paraId="6246DF3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tcBorders>
                    <w:top w:val="nil"/>
                  </w:tcBorders>
                  <w:vAlign w:val="center"/>
                </w:tcPr>
                <w:p w14:paraId="53EF35F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A55ED3" w:rsidRPr="006145DB" w14:paraId="6C8F3856" w14:textId="77777777" w:rsidTr="00BD28A4">
              <w:trPr>
                <w:trHeight w:val="331"/>
                <w:jc w:val="center"/>
              </w:trPr>
              <w:tc>
                <w:tcPr>
                  <w:tcW w:w="3674" w:type="dxa"/>
                  <w:vMerge/>
                  <w:tcMar>
                    <w:left w:w="105" w:type="dxa"/>
                    <w:right w:w="105" w:type="dxa"/>
                  </w:tcMar>
                  <w:vAlign w:val="center"/>
                </w:tcPr>
                <w:p w14:paraId="7BAFC692" w14:textId="77777777" w:rsidR="00A55ED3" w:rsidRPr="006145DB" w:rsidRDefault="00A55ED3" w:rsidP="005B435E">
                  <w:pPr>
                    <w:jc w:val="both"/>
                    <w:rPr>
                      <w:rFonts w:cs="Arial"/>
                      <w:sz w:val="16"/>
                      <w:szCs w:val="16"/>
                      <w:lang w:eastAsia="es-CO"/>
                    </w:rPr>
                  </w:pPr>
                </w:p>
              </w:tc>
              <w:tc>
                <w:tcPr>
                  <w:tcW w:w="1196" w:type="dxa"/>
                  <w:vAlign w:val="center"/>
                </w:tcPr>
                <w:p w14:paraId="2161BFF5"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3E0DE9A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36C988B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6300F895" w14:textId="77777777" w:rsidTr="00BD28A4">
              <w:trPr>
                <w:trHeight w:val="285"/>
                <w:jc w:val="center"/>
              </w:trPr>
              <w:tc>
                <w:tcPr>
                  <w:tcW w:w="3674" w:type="dxa"/>
                  <w:vMerge/>
                  <w:tcMar>
                    <w:left w:w="105" w:type="dxa"/>
                    <w:right w:w="105" w:type="dxa"/>
                  </w:tcMar>
                  <w:vAlign w:val="center"/>
                </w:tcPr>
                <w:p w14:paraId="4D71233E" w14:textId="77777777" w:rsidR="00A55ED3" w:rsidRPr="006145DB" w:rsidRDefault="00A55ED3" w:rsidP="005B435E">
                  <w:pPr>
                    <w:jc w:val="both"/>
                    <w:rPr>
                      <w:rFonts w:cs="Arial"/>
                      <w:sz w:val="16"/>
                      <w:szCs w:val="16"/>
                      <w:lang w:eastAsia="es-CO"/>
                    </w:rPr>
                  </w:pPr>
                </w:p>
              </w:tc>
              <w:tc>
                <w:tcPr>
                  <w:tcW w:w="1196" w:type="dxa"/>
                  <w:vAlign w:val="center"/>
                </w:tcPr>
                <w:p w14:paraId="0861DFDD"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2DD5C8B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vAlign w:val="center"/>
                </w:tcPr>
                <w:p w14:paraId="7D814354"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00C70DC9" w14:textId="77777777" w:rsidTr="00BD28A4">
              <w:trPr>
                <w:trHeight w:val="691"/>
                <w:jc w:val="center"/>
              </w:trPr>
              <w:tc>
                <w:tcPr>
                  <w:tcW w:w="3674" w:type="dxa"/>
                  <w:vMerge/>
                  <w:tcMar>
                    <w:left w:w="105" w:type="dxa"/>
                    <w:right w:w="105" w:type="dxa"/>
                  </w:tcMar>
                  <w:vAlign w:val="center"/>
                </w:tcPr>
                <w:p w14:paraId="374D4AC4" w14:textId="77777777" w:rsidR="00A55ED3" w:rsidRPr="006145DB" w:rsidRDefault="00A55ED3" w:rsidP="005B435E">
                  <w:pPr>
                    <w:jc w:val="both"/>
                    <w:rPr>
                      <w:rFonts w:cs="Arial"/>
                      <w:sz w:val="16"/>
                      <w:szCs w:val="16"/>
                      <w:lang w:eastAsia="es-CO"/>
                    </w:rPr>
                  </w:pPr>
                </w:p>
              </w:tc>
              <w:tc>
                <w:tcPr>
                  <w:tcW w:w="1196" w:type="dxa"/>
                  <w:vAlign w:val="center"/>
                </w:tcPr>
                <w:p w14:paraId="2B3A047E"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BCB0D98"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67D5666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7FA1FA3F" w14:textId="77777777" w:rsidTr="00BD28A4">
              <w:trPr>
                <w:trHeight w:val="549"/>
                <w:jc w:val="center"/>
              </w:trPr>
              <w:tc>
                <w:tcPr>
                  <w:tcW w:w="3674" w:type="dxa"/>
                  <w:tcMar>
                    <w:left w:w="105" w:type="dxa"/>
                    <w:right w:w="105" w:type="dxa"/>
                  </w:tcMar>
                  <w:vAlign w:val="center"/>
                </w:tcPr>
                <w:p w14:paraId="6F68959C" w14:textId="77777777" w:rsidR="00A55ED3" w:rsidRPr="006145DB" w:rsidRDefault="00A55ED3" w:rsidP="005B435E">
                  <w:pPr>
                    <w:jc w:val="both"/>
                    <w:rPr>
                      <w:rFonts w:cs="Arial"/>
                      <w:sz w:val="16"/>
                      <w:szCs w:val="16"/>
                      <w:lang w:eastAsia="es-CO"/>
                    </w:rPr>
                  </w:pPr>
                  <w:r w:rsidRPr="006145DB">
                    <w:rPr>
                      <w:rFonts w:cs="Arial"/>
                      <w:sz w:val="16"/>
                      <w:szCs w:val="16"/>
                      <w:lang w:eastAsia="es-CO"/>
                    </w:rPr>
                    <w:t>O persona fallecida que en vida no estuviera recibiendo pensión por vejez, invalidez o Sobrevivencia.</w:t>
                  </w:r>
                </w:p>
              </w:tc>
              <w:tc>
                <w:tcPr>
                  <w:tcW w:w="1196" w:type="dxa"/>
                  <w:vAlign w:val="center"/>
                </w:tcPr>
                <w:p w14:paraId="1A40675A" w14:textId="77777777" w:rsidR="00A55ED3" w:rsidRPr="006145DB" w:rsidRDefault="00A55ED3" w:rsidP="005B435E">
                  <w:pPr>
                    <w:jc w:val="center"/>
                    <w:rPr>
                      <w:rFonts w:cs="Arial"/>
                      <w:sz w:val="16"/>
                      <w:szCs w:val="16"/>
                      <w:lang w:eastAsia="es-CO"/>
                    </w:rPr>
                  </w:pPr>
                  <w:r w:rsidRPr="006145DB">
                    <w:rPr>
                      <w:rFonts w:cs="Arial"/>
                      <w:sz w:val="16"/>
                      <w:szCs w:val="16"/>
                      <w:lang w:eastAsia="es-CO"/>
                    </w:rPr>
                    <w:t>RUAF - Registro Único de Afiliados.</w:t>
                  </w:r>
                </w:p>
              </w:tc>
              <w:tc>
                <w:tcPr>
                  <w:tcW w:w="1134" w:type="dxa"/>
                  <w:vAlign w:val="center"/>
                </w:tcPr>
                <w:p w14:paraId="33C9B971" w14:textId="77777777" w:rsidR="00A55ED3" w:rsidRPr="006145DB" w:rsidRDefault="00A55ED3" w:rsidP="005B435E">
                  <w:pPr>
                    <w:jc w:val="center"/>
                    <w:rPr>
                      <w:rFonts w:cs="Arial"/>
                      <w:sz w:val="16"/>
                      <w:szCs w:val="16"/>
                      <w:lang w:eastAsia="es-CO"/>
                    </w:rPr>
                  </w:pPr>
                  <w:r w:rsidRPr="006145DB">
                    <w:rPr>
                      <w:rFonts w:cs="Arial"/>
                      <w:sz w:val="16"/>
                      <w:szCs w:val="16"/>
                      <w:lang w:eastAsia="es-CO"/>
                    </w:rPr>
                    <w:t>Consulta Individual a Demanda.</w:t>
                  </w:r>
                </w:p>
              </w:tc>
              <w:tc>
                <w:tcPr>
                  <w:tcW w:w="1497" w:type="dxa"/>
                  <w:vAlign w:val="center"/>
                </w:tcPr>
                <w:p w14:paraId="5CDC0468" w14:textId="77777777" w:rsidR="00A55ED3" w:rsidRPr="006145DB" w:rsidRDefault="00A55ED3" w:rsidP="005B435E">
                  <w:pPr>
                    <w:jc w:val="center"/>
                    <w:rPr>
                      <w:rFonts w:cs="Arial"/>
                      <w:sz w:val="16"/>
                      <w:szCs w:val="16"/>
                      <w:lang w:eastAsia="es-CO"/>
                    </w:rPr>
                  </w:pPr>
                  <w:r w:rsidRPr="006145DB">
                    <w:rPr>
                      <w:rFonts w:cs="Arial"/>
                      <w:sz w:val="16"/>
                      <w:szCs w:val="16"/>
                      <w:lang w:eastAsia="es-CO"/>
                    </w:rPr>
                    <w:t>Ministerio de Salud y protección Social.</w:t>
                  </w:r>
                </w:p>
              </w:tc>
            </w:tr>
            <w:tr w:rsidR="00A55ED3" w:rsidRPr="006145DB" w14:paraId="671960F2" w14:textId="77777777" w:rsidTr="00BD28A4">
              <w:trPr>
                <w:trHeight w:val="644"/>
                <w:jc w:val="center"/>
              </w:trPr>
              <w:tc>
                <w:tcPr>
                  <w:tcW w:w="3674" w:type="dxa"/>
                  <w:tcMar>
                    <w:left w:w="105" w:type="dxa"/>
                    <w:right w:w="105" w:type="dxa"/>
                  </w:tcMar>
                  <w:vAlign w:val="center"/>
                </w:tcPr>
                <w:p w14:paraId="040A3562"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fallecida que no contaba con documento de identificación válido en Colombia, cuya identidad haya sido plenamente establecida. </w:t>
                  </w:r>
                </w:p>
              </w:tc>
              <w:tc>
                <w:tcPr>
                  <w:tcW w:w="1196" w:type="dxa"/>
                  <w:vAlign w:val="center"/>
                </w:tcPr>
                <w:p w14:paraId="16AE92B2"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423E82F1"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73322DF1"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73E93B" w14:textId="77777777" w:rsidTr="002958BD">
              <w:trPr>
                <w:trHeight w:val="300"/>
                <w:jc w:val="center"/>
              </w:trPr>
              <w:tc>
                <w:tcPr>
                  <w:tcW w:w="7501" w:type="dxa"/>
                  <w:gridSpan w:val="4"/>
                  <w:tcMar>
                    <w:left w:w="105" w:type="dxa"/>
                    <w:right w:w="105" w:type="dxa"/>
                  </w:tcMar>
                  <w:vAlign w:val="center"/>
                </w:tcPr>
                <w:p w14:paraId="53A9216B"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Criterios persona que solicita el auxilio funerario </w:t>
                  </w:r>
                </w:p>
              </w:tc>
            </w:tr>
            <w:tr w:rsidR="00A55ED3" w:rsidRPr="006145DB" w14:paraId="42A0A69D" w14:textId="77777777" w:rsidTr="00BD28A4">
              <w:trPr>
                <w:trHeight w:val="300"/>
                <w:jc w:val="center"/>
              </w:trPr>
              <w:tc>
                <w:tcPr>
                  <w:tcW w:w="3674" w:type="dxa"/>
                  <w:tcMar>
                    <w:left w:w="105" w:type="dxa"/>
                    <w:right w:w="105" w:type="dxa"/>
                  </w:tcMar>
                  <w:vAlign w:val="center"/>
                </w:tcPr>
                <w:p w14:paraId="6BC72A5D"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Persona en pobreza extrema, moderada o vulnerabilidad según SISBEN IV de Bogotá con Clasificación A, B o C. </w:t>
                  </w:r>
                </w:p>
              </w:tc>
              <w:tc>
                <w:tcPr>
                  <w:tcW w:w="1196" w:type="dxa"/>
                  <w:vAlign w:val="center"/>
                </w:tcPr>
                <w:p w14:paraId="6F1493E7" w14:textId="66EAF7BF" w:rsidR="00A55ED3" w:rsidRPr="006145DB" w:rsidRDefault="00A55ED3" w:rsidP="005A4C35">
                  <w:pPr>
                    <w:jc w:val="center"/>
                    <w:rPr>
                      <w:rFonts w:cs="Arial"/>
                      <w:sz w:val="16"/>
                      <w:szCs w:val="16"/>
                      <w:lang w:eastAsia="es-CO"/>
                    </w:rPr>
                  </w:pPr>
                  <w:r w:rsidRPr="006145DB">
                    <w:rPr>
                      <w:rFonts w:cs="Arial"/>
                      <w:sz w:val="16"/>
                      <w:szCs w:val="16"/>
                      <w:lang w:eastAsia="es-CO"/>
                    </w:rPr>
                    <w:t>SISBÉN IV de Bogotá</w:t>
                  </w:r>
                </w:p>
              </w:tc>
              <w:tc>
                <w:tcPr>
                  <w:tcW w:w="1134" w:type="dxa"/>
                  <w:vAlign w:val="center"/>
                </w:tcPr>
                <w:p w14:paraId="037B0426"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w:t>
                  </w:r>
                </w:p>
                <w:p w14:paraId="215AE9C4" w14:textId="536F10F9" w:rsidR="00A55ED3" w:rsidRPr="006145DB" w:rsidRDefault="00A55ED3" w:rsidP="005B435E">
                  <w:pPr>
                    <w:jc w:val="center"/>
                    <w:rPr>
                      <w:rFonts w:cs="Arial"/>
                      <w:sz w:val="16"/>
                      <w:szCs w:val="16"/>
                      <w:lang w:eastAsia="es-CO"/>
                    </w:rPr>
                  </w:pPr>
                  <w:r w:rsidRPr="006145DB">
                    <w:rPr>
                      <w:rFonts w:cs="Arial"/>
                      <w:sz w:val="16"/>
                      <w:szCs w:val="16"/>
                      <w:lang w:eastAsia="es-CO"/>
                    </w:rPr>
                    <w:t>Vencido)</w:t>
                  </w:r>
                </w:p>
              </w:tc>
              <w:tc>
                <w:tcPr>
                  <w:tcW w:w="1497" w:type="dxa"/>
                  <w:vAlign w:val="center"/>
                </w:tcPr>
                <w:p w14:paraId="37C6D461"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61CE4E59"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0D78E56D" w14:textId="77777777" w:rsidTr="00BD28A4">
              <w:trPr>
                <w:trHeight w:val="503"/>
                <w:jc w:val="center"/>
              </w:trPr>
              <w:tc>
                <w:tcPr>
                  <w:tcW w:w="3674" w:type="dxa"/>
                  <w:vMerge w:val="restart"/>
                  <w:tcMar>
                    <w:left w:w="105" w:type="dxa"/>
                    <w:right w:w="105" w:type="dxa"/>
                  </w:tcMar>
                  <w:vAlign w:val="center"/>
                </w:tcPr>
                <w:p w14:paraId="2824BFA9"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en extrema exclusión que no cuenta con los medios para cubrir los trámites funerarios. </w:t>
                  </w:r>
                </w:p>
              </w:tc>
              <w:tc>
                <w:tcPr>
                  <w:tcW w:w="1196" w:type="dxa"/>
                  <w:vAlign w:val="center"/>
                </w:tcPr>
                <w:p w14:paraId="24D97C14" w14:textId="77777777" w:rsidR="00A55ED3" w:rsidRPr="006145DB" w:rsidRDefault="00A55ED3" w:rsidP="005B435E">
                  <w:pPr>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4679E242"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4CE9D365"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415FA63A"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679E65F5" w14:textId="77777777" w:rsidTr="00BD28A4">
              <w:trPr>
                <w:trHeight w:val="471"/>
                <w:jc w:val="center"/>
              </w:trPr>
              <w:tc>
                <w:tcPr>
                  <w:tcW w:w="3674" w:type="dxa"/>
                  <w:vMerge/>
                  <w:tcMar>
                    <w:left w:w="105" w:type="dxa"/>
                    <w:right w:w="105" w:type="dxa"/>
                  </w:tcMar>
                  <w:vAlign w:val="center"/>
                </w:tcPr>
                <w:p w14:paraId="72063EB7" w14:textId="77777777" w:rsidR="00A55ED3" w:rsidRPr="006145DB" w:rsidRDefault="00A55ED3" w:rsidP="005B435E">
                  <w:pPr>
                    <w:jc w:val="both"/>
                    <w:rPr>
                      <w:rFonts w:cs="Arial"/>
                      <w:sz w:val="16"/>
                      <w:szCs w:val="16"/>
                      <w:lang w:eastAsia="es-CO"/>
                    </w:rPr>
                  </w:pPr>
                </w:p>
              </w:tc>
              <w:tc>
                <w:tcPr>
                  <w:tcW w:w="1196" w:type="dxa"/>
                  <w:vAlign w:val="center"/>
                </w:tcPr>
                <w:p w14:paraId="74A0F48E"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5DD2D203"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7BCFA29D"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0D49CC32" w14:textId="77777777" w:rsidTr="00BD28A4">
              <w:trPr>
                <w:trHeight w:val="283"/>
                <w:jc w:val="center"/>
              </w:trPr>
              <w:tc>
                <w:tcPr>
                  <w:tcW w:w="3674" w:type="dxa"/>
                  <w:vMerge/>
                  <w:tcMar>
                    <w:left w:w="105" w:type="dxa"/>
                    <w:right w:w="105" w:type="dxa"/>
                  </w:tcMar>
                  <w:vAlign w:val="center"/>
                </w:tcPr>
                <w:p w14:paraId="42BA4AD6" w14:textId="77777777" w:rsidR="00A55ED3" w:rsidRPr="006145DB" w:rsidRDefault="00A55ED3" w:rsidP="005B435E">
                  <w:pPr>
                    <w:jc w:val="both"/>
                    <w:rPr>
                      <w:rFonts w:cs="Arial"/>
                      <w:sz w:val="16"/>
                      <w:szCs w:val="16"/>
                      <w:lang w:eastAsia="es-CO"/>
                    </w:rPr>
                  </w:pPr>
                </w:p>
              </w:tc>
              <w:tc>
                <w:tcPr>
                  <w:tcW w:w="1196" w:type="dxa"/>
                  <w:vAlign w:val="center"/>
                </w:tcPr>
                <w:p w14:paraId="7FD5BD9E"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45D85A59"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180EDD3B"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728D5458" w14:textId="77777777" w:rsidTr="00BD28A4">
              <w:trPr>
                <w:trHeight w:val="300"/>
                <w:jc w:val="center"/>
              </w:trPr>
              <w:tc>
                <w:tcPr>
                  <w:tcW w:w="3674" w:type="dxa"/>
                  <w:vMerge/>
                  <w:tcMar>
                    <w:left w:w="105" w:type="dxa"/>
                    <w:right w:w="105" w:type="dxa"/>
                  </w:tcMar>
                  <w:vAlign w:val="center"/>
                </w:tcPr>
                <w:p w14:paraId="632B50A3" w14:textId="77777777" w:rsidR="00A55ED3" w:rsidRPr="006145DB" w:rsidRDefault="00A55ED3" w:rsidP="005B435E">
                  <w:pPr>
                    <w:jc w:val="both"/>
                    <w:rPr>
                      <w:rFonts w:cs="Arial"/>
                      <w:sz w:val="16"/>
                      <w:szCs w:val="16"/>
                      <w:lang w:eastAsia="es-CO"/>
                    </w:rPr>
                  </w:pPr>
                </w:p>
              </w:tc>
              <w:tc>
                <w:tcPr>
                  <w:tcW w:w="1196" w:type="dxa"/>
                  <w:vAlign w:val="center"/>
                </w:tcPr>
                <w:p w14:paraId="0FC15915"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7832245"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4CC667EA"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4B94E397" w14:textId="77777777" w:rsidTr="002958BD">
              <w:trPr>
                <w:trHeight w:val="300"/>
                <w:jc w:val="center"/>
              </w:trPr>
              <w:tc>
                <w:tcPr>
                  <w:tcW w:w="7501" w:type="dxa"/>
                  <w:gridSpan w:val="4"/>
                  <w:tcMar>
                    <w:left w:w="105" w:type="dxa"/>
                    <w:right w:w="105" w:type="dxa"/>
                  </w:tcMar>
                  <w:vAlign w:val="center"/>
                </w:tcPr>
                <w:p w14:paraId="32E9BA17" w14:textId="77777777" w:rsidR="00A55ED3" w:rsidRPr="006145DB" w:rsidRDefault="00A55ED3" w:rsidP="005B435E">
                  <w:pPr>
                    <w:jc w:val="center"/>
                    <w:rPr>
                      <w:rFonts w:eastAsia="Arial" w:cs="Arial"/>
                      <w:sz w:val="16"/>
                      <w:szCs w:val="16"/>
                    </w:rPr>
                  </w:pPr>
                  <w:r w:rsidRPr="006145DB">
                    <w:rPr>
                      <w:rFonts w:eastAsia="Arial" w:cs="Arial"/>
                      <w:sz w:val="16"/>
                      <w:szCs w:val="16"/>
                      <w:lang w:val="es"/>
                    </w:rPr>
                    <w:t>Alojamiento transitorio</w:t>
                  </w:r>
                </w:p>
              </w:tc>
            </w:tr>
            <w:tr w:rsidR="00A55ED3" w:rsidRPr="006145DB" w14:paraId="3E19328F" w14:textId="77777777" w:rsidTr="00BD28A4">
              <w:trPr>
                <w:trHeight w:val="300"/>
                <w:jc w:val="center"/>
              </w:trPr>
              <w:tc>
                <w:tcPr>
                  <w:tcW w:w="3674" w:type="dxa"/>
                  <w:tcMar>
                    <w:left w:w="105" w:type="dxa"/>
                    <w:right w:w="105" w:type="dxa"/>
                  </w:tcMar>
                  <w:vAlign w:val="center"/>
                </w:tcPr>
                <w:p w14:paraId="29EBEC87"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Criterios de Ingreso</w:t>
                  </w:r>
                </w:p>
              </w:tc>
              <w:tc>
                <w:tcPr>
                  <w:tcW w:w="1196" w:type="dxa"/>
                  <w:vAlign w:val="center"/>
                </w:tcPr>
                <w:p w14:paraId="5ADDB442"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Fuente de Información</w:t>
                  </w:r>
                </w:p>
              </w:tc>
              <w:tc>
                <w:tcPr>
                  <w:tcW w:w="1134" w:type="dxa"/>
                  <w:vAlign w:val="center"/>
                </w:tcPr>
                <w:p w14:paraId="0659312E"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Periodicidad</w:t>
                  </w:r>
                </w:p>
              </w:tc>
              <w:tc>
                <w:tcPr>
                  <w:tcW w:w="1497" w:type="dxa"/>
                  <w:vAlign w:val="center"/>
                </w:tcPr>
                <w:p w14:paraId="26C06616"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Administrador</w:t>
                  </w:r>
                </w:p>
              </w:tc>
            </w:tr>
            <w:tr w:rsidR="00A55ED3" w:rsidRPr="006145DB" w14:paraId="33AE656C" w14:textId="77777777" w:rsidTr="00BD28A4">
              <w:trPr>
                <w:trHeight w:val="768"/>
                <w:jc w:val="center"/>
              </w:trPr>
              <w:tc>
                <w:tcPr>
                  <w:tcW w:w="3674" w:type="dxa"/>
                  <w:vMerge w:val="restart"/>
                  <w:tcMar>
                    <w:left w:w="105" w:type="dxa"/>
                    <w:right w:w="105" w:type="dxa"/>
                  </w:tcMar>
                  <w:vAlign w:val="center"/>
                </w:tcPr>
                <w:p w14:paraId="352077F9" w14:textId="0E9E634C" w:rsidR="00A55ED3" w:rsidRPr="006145DB" w:rsidRDefault="00A55ED3" w:rsidP="00276B9E">
                  <w:pPr>
                    <w:tabs>
                      <w:tab w:val="left" w:pos="709"/>
                      <w:tab w:val="center" w:pos="1037"/>
                    </w:tabs>
                    <w:contextualSpacing/>
                    <w:jc w:val="both"/>
                    <w:rPr>
                      <w:rFonts w:eastAsia="Arial" w:cs="Arial"/>
                      <w:sz w:val="16"/>
                      <w:szCs w:val="16"/>
                    </w:rPr>
                  </w:pPr>
                  <w:r w:rsidRPr="006145DB">
                    <w:rPr>
                      <w:rFonts w:eastAsia="Arial" w:cs="Arial"/>
                      <w:sz w:val="16"/>
                      <w:szCs w:val="16"/>
                    </w:rPr>
                    <w:t>Persona u hogar con pérdida repentina de su lugar de residencia en Bogotá, sin recursos pa</w:t>
                  </w:r>
                  <w:r w:rsidR="00276B9E" w:rsidRPr="006145DB">
                    <w:rPr>
                      <w:rFonts w:eastAsia="Arial" w:cs="Arial"/>
                      <w:sz w:val="16"/>
                      <w:szCs w:val="16"/>
                    </w:rPr>
                    <w:t>ra pagar un lugar habitacional.</w:t>
                  </w:r>
                </w:p>
              </w:tc>
              <w:tc>
                <w:tcPr>
                  <w:tcW w:w="1196" w:type="dxa"/>
                  <w:vAlign w:val="center"/>
                </w:tcPr>
                <w:p w14:paraId="39A75350" w14:textId="77777777" w:rsidR="00A55ED3" w:rsidRPr="006145DB" w:rsidRDefault="00A55ED3" w:rsidP="005B435E">
                  <w:pPr>
                    <w:jc w:val="center"/>
                    <w:rPr>
                      <w:rFonts w:eastAsia="Arial" w:cs="Arial"/>
                      <w:b/>
                      <w:bCs/>
                      <w:sz w:val="16"/>
                      <w:szCs w:val="16"/>
                      <w:lang w:val="es"/>
                    </w:rPr>
                  </w:pPr>
                  <w:r w:rsidRPr="006145DB">
                    <w:rPr>
                      <w:rFonts w:eastAsia="Times New Roman" w:cs="Arial"/>
                      <w:sz w:val="16"/>
                      <w:szCs w:val="16"/>
                      <w:lang w:eastAsia="es-CO"/>
                    </w:rPr>
                    <w:t>Verificación en campo</w:t>
                  </w:r>
                </w:p>
              </w:tc>
              <w:tc>
                <w:tcPr>
                  <w:tcW w:w="1134" w:type="dxa"/>
                  <w:vAlign w:val="center"/>
                </w:tcPr>
                <w:p w14:paraId="63340551"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5DBCEBC9" w14:textId="77777777" w:rsidR="00A55ED3" w:rsidRPr="006145DB" w:rsidRDefault="00A55ED3" w:rsidP="005B435E">
                  <w:pPr>
                    <w:jc w:val="center"/>
                    <w:rPr>
                      <w:rFonts w:eastAsia="Arial" w:cs="Arial"/>
                      <w:sz w:val="16"/>
                      <w:szCs w:val="16"/>
                    </w:rPr>
                  </w:pPr>
                  <w:r w:rsidRPr="006145DB">
                    <w:rPr>
                      <w:rFonts w:eastAsiaTheme="minorEastAsia" w:cs="Arial"/>
                      <w:sz w:val="16"/>
                      <w:szCs w:val="16"/>
                    </w:rPr>
                    <w:t>Subdirección de Identificación, caracterización e integración.</w:t>
                  </w:r>
                </w:p>
              </w:tc>
            </w:tr>
            <w:tr w:rsidR="00A55ED3" w:rsidRPr="006145DB" w14:paraId="0221099E" w14:textId="77777777" w:rsidTr="00BD28A4">
              <w:trPr>
                <w:trHeight w:val="300"/>
                <w:jc w:val="center"/>
              </w:trPr>
              <w:tc>
                <w:tcPr>
                  <w:tcW w:w="3674" w:type="dxa"/>
                  <w:vMerge/>
                  <w:tcMar>
                    <w:left w:w="105" w:type="dxa"/>
                    <w:right w:w="105" w:type="dxa"/>
                  </w:tcMar>
                  <w:vAlign w:val="center"/>
                </w:tcPr>
                <w:p w14:paraId="4475AD30" w14:textId="77777777" w:rsidR="00A55ED3" w:rsidRPr="006145DB" w:rsidRDefault="00A55ED3" w:rsidP="005B435E">
                  <w:pPr>
                    <w:tabs>
                      <w:tab w:val="left" w:pos="709"/>
                    </w:tabs>
                    <w:contextualSpacing/>
                    <w:jc w:val="both"/>
                    <w:rPr>
                      <w:rFonts w:eastAsia="Arial" w:cs="Arial"/>
                      <w:sz w:val="16"/>
                      <w:szCs w:val="16"/>
                    </w:rPr>
                  </w:pPr>
                </w:p>
              </w:tc>
              <w:tc>
                <w:tcPr>
                  <w:tcW w:w="1196" w:type="dxa"/>
                  <w:vAlign w:val="center"/>
                </w:tcPr>
                <w:p w14:paraId="7181D2D1" w14:textId="77777777" w:rsidR="00A55ED3" w:rsidRPr="006145DB" w:rsidRDefault="00A55ED3" w:rsidP="005B435E">
                  <w:pPr>
                    <w:jc w:val="center"/>
                    <w:rPr>
                      <w:rFonts w:eastAsia="Times New Roman" w:cs="Arial"/>
                      <w:sz w:val="16"/>
                      <w:szCs w:val="16"/>
                      <w:lang w:eastAsia="es-CO"/>
                    </w:rPr>
                  </w:pPr>
                  <w:r w:rsidRPr="006145DB">
                    <w:rPr>
                      <w:rFonts w:cs="Arial"/>
                      <w:sz w:val="16"/>
                      <w:szCs w:val="16"/>
                    </w:rPr>
                    <w:t>Base de personas residentes en paga diarios</w:t>
                  </w:r>
                </w:p>
              </w:tc>
              <w:tc>
                <w:tcPr>
                  <w:tcW w:w="1134" w:type="dxa"/>
                  <w:vAlign w:val="center"/>
                </w:tcPr>
                <w:p w14:paraId="1C81879A" w14:textId="77777777" w:rsidR="00A55ED3" w:rsidRPr="006145DB" w:rsidRDefault="00A55ED3" w:rsidP="005B435E">
                  <w:pPr>
                    <w:jc w:val="center"/>
                    <w:rPr>
                      <w:rFonts w:eastAsia="Arial" w:cs="Arial"/>
                      <w:sz w:val="16"/>
                      <w:szCs w:val="16"/>
                      <w:lang w:val="es"/>
                    </w:rPr>
                  </w:pPr>
                  <w:r w:rsidRPr="006145DB">
                    <w:rPr>
                      <w:rFonts w:eastAsia="Arial" w:cs="Arial"/>
                      <w:sz w:val="16"/>
                      <w:szCs w:val="16"/>
                    </w:rPr>
                    <w:t>Vigente</w:t>
                  </w:r>
                </w:p>
              </w:tc>
              <w:tc>
                <w:tcPr>
                  <w:tcW w:w="1497" w:type="dxa"/>
                  <w:vAlign w:val="center"/>
                </w:tcPr>
                <w:p w14:paraId="303BD32C" w14:textId="77777777" w:rsidR="00A55ED3" w:rsidRPr="006145DB" w:rsidRDefault="00A55ED3" w:rsidP="005B435E">
                  <w:pPr>
                    <w:jc w:val="center"/>
                    <w:rPr>
                      <w:rFonts w:eastAsiaTheme="minorEastAsia" w:cs="Arial"/>
                      <w:sz w:val="16"/>
                      <w:szCs w:val="16"/>
                    </w:rPr>
                  </w:pPr>
                  <w:r w:rsidRPr="006145DB">
                    <w:rPr>
                      <w:rFonts w:eastAsia="Arial" w:cs="Arial"/>
                      <w:sz w:val="16"/>
                      <w:szCs w:val="16"/>
                    </w:rPr>
                    <w:t>Secretaría Distrital de Integración Social y Secretaría Distrital Planeación – SDP</w:t>
                  </w:r>
                </w:p>
              </w:tc>
            </w:tr>
            <w:tr w:rsidR="00A55ED3" w:rsidRPr="006145DB" w14:paraId="29EB939E" w14:textId="77777777" w:rsidTr="00BD28A4">
              <w:trPr>
                <w:trHeight w:val="300"/>
                <w:jc w:val="center"/>
              </w:trPr>
              <w:tc>
                <w:tcPr>
                  <w:tcW w:w="3674" w:type="dxa"/>
                  <w:tcMar>
                    <w:left w:w="105" w:type="dxa"/>
                    <w:right w:w="105" w:type="dxa"/>
                  </w:tcMar>
                  <w:vAlign w:val="center"/>
                </w:tcPr>
                <w:p w14:paraId="487AA294"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Persona con medida de restablecimiento de derechos, referenciada por autoridad administrativa o judicial competente y que no requiera medidas de seguridad.</w:t>
                  </w:r>
                </w:p>
              </w:tc>
              <w:tc>
                <w:tcPr>
                  <w:tcW w:w="1196" w:type="dxa"/>
                  <w:vAlign w:val="center"/>
                </w:tcPr>
                <w:p w14:paraId="23BBD9BE" w14:textId="77777777" w:rsidR="00A55ED3" w:rsidRPr="006145DB" w:rsidRDefault="00A55ED3"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vAlign w:val="center"/>
                </w:tcPr>
                <w:p w14:paraId="789D0D8F"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6BFED2D8" w14:textId="4E81BE95" w:rsidR="00A55ED3" w:rsidRPr="006145DB" w:rsidRDefault="00A55ED3" w:rsidP="00276B9E">
                  <w:pPr>
                    <w:jc w:val="center"/>
                    <w:rPr>
                      <w:rFonts w:eastAsiaTheme="minorEastAsia" w:cs="Arial"/>
                      <w:sz w:val="16"/>
                      <w:szCs w:val="16"/>
                    </w:rPr>
                  </w:pPr>
                  <w:r w:rsidRPr="006145DB">
                    <w:rPr>
                      <w:rFonts w:eastAsiaTheme="minorEastAsia" w:cs="Arial"/>
                      <w:sz w:val="16"/>
                      <w:szCs w:val="16"/>
                    </w:rPr>
                    <w:t>Subdirección de Identificación,</w:t>
                  </w:r>
                  <w:r w:rsidR="00276B9E" w:rsidRPr="006145DB">
                    <w:rPr>
                      <w:rFonts w:eastAsiaTheme="minorEastAsia" w:cs="Arial"/>
                      <w:sz w:val="16"/>
                      <w:szCs w:val="16"/>
                    </w:rPr>
                    <w:t xml:space="preserve"> caracterización e integración.</w:t>
                  </w:r>
                </w:p>
              </w:tc>
            </w:tr>
            <w:tr w:rsidR="00A55ED3" w:rsidRPr="006145DB" w14:paraId="64727C62" w14:textId="77777777" w:rsidTr="002958BD">
              <w:trPr>
                <w:trHeight w:val="300"/>
                <w:jc w:val="center"/>
              </w:trPr>
              <w:tc>
                <w:tcPr>
                  <w:tcW w:w="7501" w:type="dxa"/>
                  <w:gridSpan w:val="4"/>
                  <w:tcMar>
                    <w:left w:w="105" w:type="dxa"/>
                    <w:right w:w="105" w:type="dxa"/>
                  </w:tcMar>
                  <w:vAlign w:val="center"/>
                </w:tcPr>
                <w:p w14:paraId="4D8AE4A5" w14:textId="77777777" w:rsidR="00A55ED3" w:rsidRPr="006145DB" w:rsidRDefault="00A55ED3" w:rsidP="005B435E">
                  <w:pPr>
                    <w:jc w:val="center"/>
                    <w:rPr>
                      <w:rFonts w:eastAsia="Arial" w:cs="Arial"/>
                      <w:sz w:val="16"/>
                      <w:szCs w:val="16"/>
                    </w:rPr>
                  </w:pPr>
                  <w:r w:rsidRPr="006145DB">
                    <w:rPr>
                      <w:rFonts w:eastAsia="Arial" w:cs="Arial"/>
                      <w:sz w:val="16"/>
                      <w:szCs w:val="16"/>
                      <w:lang w:val="es"/>
                    </w:rPr>
                    <w:t xml:space="preserve"> Bono de alimentos </w:t>
                  </w:r>
                </w:p>
              </w:tc>
            </w:tr>
            <w:tr w:rsidR="00A55ED3" w:rsidRPr="006145DB" w14:paraId="762270D6" w14:textId="77777777" w:rsidTr="002958BD">
              <w:trPr>
                <w:trHeight w:val="300"/>
                <w:jc w:val="center"/>
              </w:trPr>
              <w:tc>
                <w:tcPr>
                  <w:tcW w:w="7501" w:type="dxa"/>
                  <w:gridSpan w:val="4"/>
                  <w:tcMar>
                    <w:left w:w="105" w:type="dxa"/>
                    <w:right w:w="105" w:type="dxa"/>
                  </w:tcMar>
                  <w:vAlign w:val="center"/>
                </w:tcPr>
                <w:p w14:paraId="171AB1C4" w14:textId="77777777" w:rsidR="00A55ED3" w:rsidRPr="006145DB" w:rsidRDefault="00A55ED3" w:rsidP="005B435E">
                  <w:pPr>
                    <w:jc w:val="both"/>
                    <w:rPr>
                      <w:rFonts w:eastAsia="Arial" w:cs="Arial"/>
                      <w:bCs/>
                      <w:sz w:val="16"/>
                      <w:szCs w:val="16"/>
                      <w:lang w:val="es"/>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6543DB87" w14:textId="77777777" w:rsidTr="002958BD">
              <w:trPr>
                <w:trHeight w:val="47"/>
                <w:jc w:val="center"/>
              </w:trPr>
              <w:tc>
                <w:tcPr>
                  <w:tcW w:w="7501" w:type="dxa"/>
                  <w:gridSpan w:val="4"/>
                  <w:tcMar>
                    <w:left w:w="105" w:type="dxa"/>
                    <w:right w:w="105" w:type="dxa"/>
                  </w:tcMar>
                  <w:vAlign w:val="center"/>
                </w:tcPr>
                <w:p w14:paraId="224FAA4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Pasajes terrestres</w:t>
                  </w:r>
                  <w:r w:rsidRPr="006145DB">
                    <w:rPr>
                      <w:rFonts w:eastAsia="Arial" w:cs="Arial"/>
                      <w:sz w:val="16"/>
                      <w:szCs w:val="16"/>
                      <w:lang w:val="es"/>
                    </w:rPr>
                    <w:t xml:space="preserve"> </w:t>
                  </w:r>
                </w:p>
              </w:tc>
            </w:tr>
            <w:tr w:rsidR="00A55ED3" w:rsidRPr="006145DB" w14:paraId="5FCA7F24" w14:textId="77777777" w:rsidTr="00F95A48">
              <w:trPr>
                <w:trHeight w:val="300"/>
                <w:jc w:val="center"/>
              </w:trPr>
              <w:tc>
                <w:tcPr>
                  <w:tcW w:w="7501" w:type="dxa"/>
                  <w:gridSpan w:val="4"/>
                  <w:tcBorders>
                    <w:bottom w:val="single" w:sz="4" w:space="0" w:color="000000" w:themeColor="text1"/>
                  </w:tcBorders>
                  <w:tcMar>
                    <w:left w:w="105" w:type="dxa"/>
                    <w:right w:w="105" w:type="dxa"/>
                  </w:tcMar>
                  <w:vAlign w:val="center"/>
                </w:tcPr>
                <w:p w14:paraId="7749A84D" w14:textId="77777777" w:rsidR="00A55ED3" w:rsidRPr="006145DB" w:rsidRDefault="00A55ED3" w:rsidP="005B435E">
                  <w:pPr>
                    <w:tabs>
                      <w:tab w:val="left" w:pos="709"/>
                    </w:tabs>
                    <w:contextualSpacing/>
                    <w:jc w:val="both"/>
                    <w:rPr>
                      <w:rFonts w:eastAsiaTheme="minorEastAsia"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20855ADA" w14:textId="77777777" w:rsidTr="00F95A48">
              <w:trPr>
                <w:trHeight w:val="300"/>
                <w:jc w:val="center"/>
              </w:trPr>
              <w:tc>
                <w:tcPr>
                  <w:tcW w:w="7501" w:type="dxa"/>
                  <w:gridSpan w:val="4"/>
                  <w:tcBorders>
                    <w:top w:val="single" w:sz="4" w:space="0" w:color="000000" w:themeColor="text1"/>
                    <w:bottom w:val="single" w:sz="4" w:space="0" w:color="000000" w:themeColor="text1"/>
                  </w:tcBorders>
                  <w:tcMar>
                    <w:left w:w="105" w:type="dxa"/>
                    <w:right w:w="105" w:type="dxa"/>
                  </w:tcMar>
                  <w:vAlign w:val="center"/>
                </w:tcPr>
                <w:p w14:paraId="767C7AF1"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Ayuda humanitaria no alimentaria (vestuario, calzado, kit de elementos de aseo e higiene personal).</w:t>
                  </w:r>
                </w:p>
              </w:tc>
            </w:tr>
            <w:tr w:rsidR="00A55ED3" w:rsidRPr="006145DB" w14:paraId="595C60EA" w14:textId="77777777" w:rsidTr="00F95A48">
              <w:trPr>
                <w:trHeight w:val="300"/>
                <w:jc w:val="center"/>
              </w:trPr>
              <w:tc>
                <w:tcPr>
                  <w:tcW w:w="7501" w:type="dxa"/>
                  <w:gridSpan w:val="4"/>
                  <w:tcBorders>
                    <w:top w:val="single" w:sz="4" w:space="0" w:color="000000" w:themeColor="text1"/>
                    <w:bottom w:val="nil"/>
                  </w:tcBorders>
                  <w:tcMar>
                    <w:left w:w="105" w:type="dxa"/>
                    <w:right w:w="105" w:type="dxa"/>
                  </w:tcMar>
                  <w:vAlign w:val="center"/>
                </w:tcPr>
                <w:p w14:paraId="36FB14DE" w14:textId="77777777" w:rsidR="00A55ED3" w:rsidRPr="006145DB" w:rsidRDefault="00A55ED3" w:rsidP="005B435E">
                  <w:pPr>
                    <w:jc w:val="both"/>
                    <w:textAlignment w:val="baseline"/>
                    <w:rPr>
                      <w:rFonts w:eastAsia="Arial"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bookmarkEnd w:id="359"/>
          </w:tbl>
          <w:p w14:paraId="47FEC9CC" w14:textId="77777777" w:rsidR="00A55ED3" w:rsidRPr="006145DB" w:rsidRDefault="00A55ED3" w:rsidP="005B435E">
            <w:pPr>
              <w:spacing w:line="240" w:lineRule="auto"/>
              <w:ind w:right="112"/>
              <w:jc w:val="both"/>
              <w:rPr>
                <w:rFonts w:eastAsia="Arial" w:cs="Arial"/>
                <w:sz w:val="20"/>
                <w:szCs w:val="20"/>
              </w:rPr>
            </w:pPr>
          </w:p>
        </w:tc>
      </w:tr>
      <w:tr w:rsidR="00A55ED3" w:rsidRPr="006145DB" w14:paraId="773C6B04"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B13BCA" w14:textId="77777777" w:rsidR="00A55ED3" w:rsidRPr="006145DB" w:rsidRDefault="00A55ED3" w:rsidP="00F95A48">
            <w:pPr>
              <w:spacing w:after="0" w:line="240" w:lineRule="auto"/>
              <w:ind w:left="22"/>
              <w:contextualSpacing/>
              <w:rPr>
                <w:rFonts w:eastAsia="Arial" w:cs="Arial"/>
                <w:sz w:val="20"/>
                <w:szCs w:val="20"/>
              </w:rPr>
            </w:pPr>
            <w:r w:rsidRPr="006145DB">
              <w:rPr>
                <w:rFonts w:cs="Arial"/>
                <w:sz w:val="20"/>
                <w:szCs w:val="20"/>
                <w:lang w:eastAsia="es-CO"/>
              </w:rPr>
              <w:t>Criterios de Egreso y Fuentes de Información</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51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09"/>
              <w:gridCol w:w="1134"/>
              <w:gridCol w:w="1134"/>
              <w:gridCol w:w="1640"/>
            </w:tblGrid>
            <w:tr w:rsidR="00276B9E" w:rsidRPr="006145DB" w14:paraId="635ABD2C" w14:textId="77777777" w:rsidTr="00F95A48">
              <w:trPr>
                <w:trHeight w:val="300"/>
                <w:jc w:val="center"/>
              </w:trPr>
              <w:tc>
                <w:tcPr>
                  <w:tcW w:w="3609" w:type="dxa"/>
                  <w:tcBorders>
                    <w:top w:val="nil"/>
                    <w:bottom w:val="single" w:sz="4" w:space="0" w:color="000000" w:themeColor="text1"/>
                  </w:tcBorders>
                  <w:tcMar>
                    <w:left w:w="105" w:type="dxa"/>
                    <w:right w:w="105" w:type="dxa"/>
                  </w:tcMar>
                  <w:vAlign w:val="center"/>
                </w:tcPr>
                <w:p w14:paraId="7B4F56FF" w14:textId="77777777" w:rsidR="00A55ED3" w:rsidRPr="006145DB" w:rsidRDefault="00A55ED3" w:rsidP="00276B9E">
                  <w:pPr>
                    <w:tabs>
                      <w:tab w:val="left" w:pos="709"/>
                    </w:tabs>
                    <w:contextualSpacing/>
                    <w:jc w:val="center"/>
                    <w:rPr>
                      <w:rFonts w:cs="Arial"/>
                      <w:sz w:val="16"/>
                      <w:szCs w:val="16"/>
                      <w:lang w:eastAsia="es-CO"/>
                    </w:rPr>
                  </w:pPr>
                  <w:bookmarkStart w:id="360" w:name="_Hlk210108535"/>
                  <w:r w:rsidRPr="006145DB">
                    <w:rPr>
                      <w:rFonts w:cs="Arial"/>
                      <w:sz w:val="16"/>
                      <w:szCs w:val="16"/>
                      <w:lang w:eastAsia="es-CO"/>
                    </w:rPr>
                    <w:t>Criterios de Egreso</w:t>
                  </w:r>
                </w:p>
              </w:tc>
              <w:tc>
                <w:tcPr>
                  <w:tcW w:w="1134" w:type="dxa"/>
                  <w:tcBorders>
                    <w:top w:val="nil"/>
                    <w:bottom w:val="single" w:sz="4" w:space="0" w:color="000000" w:themeColor="text1"/>
                  </w:tcBorders>
                  <w:tcMar>
                    <w:left w:w="105" w:type="dxa"/>
                    <w:right w:w="105" w:type="dxa"/>
                  </w:tcMar>
                  <w:vAlign w:val="center"/>
                </w:tcPr>
                <w:p w14:paraId="2DC971B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241B73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0" w:type="dxa"/>
                  <w:tcBorders>
                    <w:top w:val="nil"/>
                    <w:bottom w:val="single" w:sz="4" w:space="0" w:color="000000" w:themeColor="text1"/>
                  </w:tcBorders>
                  <w:tcMar>
                    <w:left w:w="105" w:type="dxa"/>
                    <w:right w:w="105" w:type="dxa"/>
                  </w:tcMar>
                  <w:vAlign w:val="center"/>
                </w:tcPr>
                <w:p w14:paraId="4C22852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7E3A121" w14:textId="77777777" w:rsidTr="00F95A48">
              <w:trPr>
                <w:trHeight w:val="467"/>
                <w:jc w:val="center"/>
              </w:trPr>
              <w:tc>
                <w:tcPr>
                  <w:tcW w:w="3609" w:type="dxa"/>
                  <w:tcBorders>
                    <w:top w:val="single" w:sz="4" w:space="0" w:color="000000" w:themeColor="text1"/>
                    <w:bottom w:val="single" w:sz="4" w:space="0" w:color="000000" w:themeColor="text1"/>
                  </w:tcBorders>
                  <w:tcMar>
                    <w:left w:w="105" w:type="dxa"/>
                    <w:right w:w="105" w:type="dxa"/>
                  </w:tcMar>
                  <w:vAlign w:val="center"/>
                </w:tcPr>
                <w:p w14:paraId="2B182DEF" w14:textId="62BF78F0" w:rsidR="00A55ED3" w:rsidRPr="006145DB" w:rsidRDefault="00A55ED3" w:rsidP="00276B9E">
                  <w:pPr>
                    <w:jc w:val="center"/>
                    <w:rPr>
                      <w:rFonts w:cs="Arial"/>
                      <w:sz w:val="16"/>
                      <w:szCs w:val="16"/>
                      <w:lang w:eastAsia="es-CO"/>
                    </w:rPr>
                  </w:pPr>
                  <w:r w:rsidRPr="006145DB">
                    <w:rPr>
                      <w:rFonts w:cs="Arial"/>
                      <w:sz w:val="16"/>
                      <w:szCs w:val="16"/>
                      <w:lang w:eastAsia="es-CO"/>
                    </w:rPr>
                    <w:t>Finalización del tiempo de atención establecido.</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59A6E158" w14:textId="77777777" w:rsidR="00A55ED3" w:rsidRPr="006145DB" w:rsidRDefault="00A55ED3" w:rsidP="00276B9E">
                  <w:pPr>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721FDDA8" w14:textId="77777777"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4B877D6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Integración Social.</w:t>
                  </w:r>
                </w:p>
              </w:tc>
            </w:tr>
            <w:tr w:rsidR="00276B9E" w:rsidRPr="006145DB" w14:paraId="25D44369" w14:textId="77777777" w:rsidTr="00F95A48">
              <w:trPr>
                <w:trHeight w:val="395"/>
                <w:jc w:val="center"/>
              </w:trPr>
              <w:tc>
                <w:tcPr>
                  <w:tcW w:w="3609" w:type="dxa"/>
                  <w:vMerge w:val="restart"/>
                  <w:tcBorders>
                    <w:top w:val="single" w:sz="4" w:space="0" w:color="000000" w:themeColor="text1"/>
                    <w:bottom w:val="single" w:sz="4" w:space="0" w:color="000000" w:themeColor="text1"/>
                  </w:tcBorders>
                  <w:tcMar>
                    <w:left w:w="105" w:type="dxa"/>
                    <w:right w:w="105" w:type="dxa"/>
                  </w:tcMar>
                  <w:vAlign w:val="center"/>
                </w:tcPr>
                <w:p w14:paraId="62A9435B"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Fallecimiento </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F9B0D4F" w14:textId="6ACAEF90" w:rsidR="00A55ED3" w:rsidRPr="006145DB" w:rsidRDefault="00A55ED3" w:rsidP="00276B9E">
                  <w:pPr>
                    <w:jc w:val="center"/>
                    <w:rPr>
                      <w:rFonts w:cs="Arial"/>
                      <w:sz w:val="16"/>
                      <w:szCs w:val="16"/>
                      <w:lang w:eastAsia="es-CO"/>
                    </w:rPr>
                  </w:pPr>
                  <w:r w:rsidRPr="006145DB">
                    <w:rPr>
                      <w:rFonts w:cs="Arial"/>
                      <w:sz w:val="16"/>
                      <w:szCs w:val="16"/>
                      <w:lang w:eastAsia="es-CO"/>
                    </w:rPr>
                    <w:t>Registro Civil de Defunción</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978A5D7" w14:textId="4604288C"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06C099AD" w14:textId="084004E4" w:rsidR="00A55ED3" w:rsidRPr="006145DB" w:rsidRDefault="00A55ED3" w:rsidP="00276B9E">
                  <w:pPr>
                    <w:jc w:val="center"/>
                    <w:rPr>
                      <w:rFonts w:cs="Arial"/>
                      <w:sz w:val="16"/>
                      <w:szCs w:val="16"/>
                      <w:lang w:eastAsia="es-CO"/>
                    </w:rPr>
                  </w:pPr>
                  <w:r w:rsidRPr="006145DB">
                    <w:rPr>
                      <w:rFonts w:cs="Arial"/>
                      <w:sz w:val="16"/>
                      <w:szCs w:val="16"/>
                      <w:lang w:eastAsia="es-CO"/>
                    </w:rPr>
                    <w:t>Registraduría Nacional de Estado Civil</w:t>
                  </w:r>
                </w:p>
              </w:tc>
            </w:tr>
            <w:tr w:rsidR="00276B9E" w:rsidRPr="006145DB" w14:paraId="367D6942" w14:textId="77777777" w:rsidTr="00F95A48">
              <w:trPr>
                <w:trHeight w:val="403"/>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5B2AEA82"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1873757D" w14:textId="77777777" w:rsidR="00A55ED3" w:rsidRPr="006145DB" w:rsidRDefault="00A55ED3" w:rsidP="00276B9E">
                  <w:pPr>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206F0458"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5E0665D4"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Salud</w:t>
                  </w:r>
                </w:p>
              </w:tc>
            </w:tr>
            <w:tr w:rsidR="00276B9E" w:rsidRPr="006145DB" w14:paraId="17485009" w14:textId="77777777" w:rsidTr="00F95A48">
              <w:trPr>
                <w:trHeight w:val="369"/>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043BCA65"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04D027C3" w14:textId="77777777" w:rsidR="00A55ED3" w:rsidRPr="006145DB" w:rsidRDefault="00A55ED3" w:rsidP="00276B9E">
                  <w:pPr>
                    <w:jc w:val="center"/>
                    <w:rPr>
                      <w:rFonts w:cs="Arial"/>
                      <w:sz w:val="16"/>
                      <w:szCs w:val="16"/>
                      <w:lang w:eastAsia="es-CO"/>
                    </w:rPr>
                  </w:pPr>
                  <w:r w:rsidRPr="006145DB">
                    <w:rPr>
                      <w:rFonts w:cs="Arial"/>
                      <w:sz w:val="16"/>
                      <w:szCs w:val="16"/>
                      <w:lang w:eastAsia="es-CO"/>
                    </w:rPr>
                    <w:t>Fé de supervivencia (ANI - RCD)</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09217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3FA0CF95" w14:textId="77777777" w:rsidR="00A55ED3" w:rsidRPr="006145DB" w:rsidRDefault="00A55ED3" w:rsidP="00276B9E">
                  <w:pPr>
                    <w:jc w:val="center"/>
                    <w:rPr>
                      <w:rFonts w:cs="Arial"/>
                      <w:sz w:val="16"/>
                      <w:szCs w:val="16"/>
                      <w:lang w:eastAsia="es-CO"/>
                    </w:rPr>
                  </w:pPr>
                  <w:r w:rsidRPr="006145DB">
                    <w:rPr>
                      <w:rFonts w:cs="Arial"/>
                      <w:sz w:val="16"/>
                      <w:szCs w:val="16"/>
                      <w:lang w:eastAsia="es-CO"/>
                    </w:rPr>
                    <w:t>Ministerio de Salud y Protección Social</w:t>
                  </w:r>
                </w:p>
              </w:tc>
            </w:tr>
            <w:tr w:rsidR="00276B9E" w:rsidRPr="006145DB" w14:paraId="08DCC9D2" w14:textId="77777777" w:rsidTr="00F95A48">
              <w:trPr>
                <w:trHeight w:val="423"/>
                <w:jc w:val="center"/>
              </w:trPr>
              <w:tc>
                <w:tcPr>
                  <w:tcW w:w="3609" w:type="dxa"/>
                  <w:vMerge/>
                  <w:tcBorders>
                    <w:top w:val="single" w:sz="4" w:space="0" w:color="000000" w:themeColor="text1"/>
                    <w:bottom w:val="nil"/>
                  </w:tcBorders>
                  <w:tcMar>
                    <w:left w:w="105" w:type="dxa"/>
                    <w:right w:w="105" w:type="dxa"/>
                  </w:tcMar>
                  <w:vAlign w:val="center"/>
                </w:tcPr>
                <w:p w14:paraId="4C3338FE"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nil"/>
                  </w:tcBorders>
                  <w:tcMar>
                    <w:left w:w="105" w:type="dxa"/>
                    <w:right w:w="105" w:type="dxa"/>
                  </w:tcMar>
                  <w:vAlign w:val="center"/>
                </w:tcPr>
                <w:p w14:paraId="641E4C4D"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000000" w:themeColor="text1"/>
                    <w:bottom w:val="nil"/>
                  </w:tcBorders>
                  <w:tcMar>
                    <w:left w:w="105" w:type="dxa"/>
                    <w:right w:w="105" w:type="dxa"/>
                  </w:tcMar>
                  <w:vAlign w:val="center"/>
                </w:tcPr>
                <w:p w14:paraId="796212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nil"/>
                  </w:tcBorders>
                  <w:tcMar>
                    <w:left w:w="105" w:type="dxa"/>
                    <w:right w:w="105" w:type="dxa"/>
                  </w:tcMar>
                  <w:vAlign w:val="center"/>
                </w:tcPr>
                <w:p w14:paraId="42711FC6"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bookmarkEnd w:id="360"/>
          </w:tbl>
          <w:p w14:paraId="19373D6E"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25B5E7D1" w14:textId="77777777" w:rsidTr="009B111E">
        <w:trPr>
          <w:trHeight w:val="444"/>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E27249"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4741DA" w14:textId="36FCAD48" w:rsidR="00A55ED3" w:rsidRPr="006145DB" w:rsidRDefault="00A55ED3" w:rsidP="005B435E">
            <w:pPr>
              <w:tabs>
                <w:tab w:val="left" w:pos="709"/>
              </w:tabs>
              <w:spacing w:line="240" w:lineRule="auto"/>
              <w:contextualSpacing/>
              <w:jc w:val="both"/>
              <w:rPr>
                <w:rFonts w:eastAsia="Arial" w:cs="Arial"/>
                <w:sz w:val="20"/>
                <w:szCs w:val="20"/>
              </w:rPr>
            </w:pPr>
            <w:r w:rsidRPr="006145DB">
              <w:rPr>
                <w:rFonts w:eastAsia="Arial" w:cs="Arial"/>
                <w:sz w:val="20"/>
                <w:szCs w:val="20"/>
              </w:rPr>
              <w:t>No aplica</w:t>
            </w:r>
            <w:r w:rsidR="00F95A48">
              <w:rPr>
                <w:rFonts w:eastAsia="Arial" w:cs="Arial"/>
                <w:sz w:val="20"/>
                <w:szCs w:val="20"/>
              </w:rPr>
              <w:t>.</w:t>
            </w:r>
          </w:p>
        </w:tc>
      </w:tr>
      <w:tr w:rsidR="00A55ED3" w:rsidRPr="006145DB" w14:paraId="4C074D6B" w14:textId="77777777" w:rsidTr="00F95A48">
        <w:trPr>
          <w:trHeight w:val="73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8B096E"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Ejecución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F59165"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El servicio “Atención y asistencia a hogares o personas en emergencia social” se presta por:</w:t>
            </w:r>
          </w:p>
          <w:p w14:paraId="55D7BC5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Solicitud ciudadana.</w:t>
            </w:r>
          </w:p>
          <w:p w14:paraId="5061179E"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Remisión interna o externa a la Secretaría Distrital de Integración Social por parte de entidades públicas de carácter distrital o nacional, sector privado, aliados estratégicos o entes de control.</w:t>
            </w:r>
          </w:p>
          <w:p w14:paraId="37D3E33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Identificación de la emergencia social por parte del equipo del servicio. </w:t>
            </w:r>
          </w:p>
          <w:p w14:paraId="56C06E26"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 xml:space="preserve">La solicitud del servicio se realiza a través de los canales virtuales, telefónicos y/o presenciales de la Secretaría Distrital de Integración Social en los siguientes puntos: </w:t>
            </w:r>
          </w:p>
          <w:p w14:paraId="2F4E985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Subdirecciones Locales para la Integración Social, unidades operativas y puntos de atención.</w:t>
            </w:r>
          </w:p>
          <w:p w14:paraId="7537616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Punto de concentración donde es identificado el evento covariante.</w:t>
            </w:r>
          </w:p>
          <w:p w14:paraId="68A17D4B" w14:textId="77777777" w:rsidR="00A55ED3" w:rsidRPr="006145DB" w:rsidRDefault="00A55ED3" w:rsidP="00276B9E">
            <w:pPr>
              <w:spacing w:after="0" w:line="240" w:lineRule="auto"/>
              <w:contextualSpacing/>
              <w:jc w:val="both"/>
              <w:rPr>
                <w:rFonts w:cs="Arial"/>
                <w:bCs/>
                <w:sz w:val="20"/>
                <w:szCs w:val="20"/>
                <w:lang w:eastAsia="es-CO"/>
              </w:rPr>
            </w:pPr>
            <w:bookmarkStart w:id="361" w:name="_Hlk209438026"/>
            <w:r w:rsidRPr="006145DB">
              <w:rPr>
                <w:rFonts w:cs="Arial"/>
                <w:bCs/>
                <w:sz w:val="20"/>
                <w:szCs w:val="20"/>
                <w:lang w:eastAsia="es-CO"/>
              </w:rPr>
              <w:t xml:space="preserve">La atención se realiza en el marco de una emergencia social en la que se encuentra el hogar o persona, por ocurrencia imprevista o inesperada de situaciones que disminuyen, reducen, restringen o limitan la capacidad de respuesta propia o de autogestión, que busca fortalecer su resiliencia.  </w:t>
            </w:r>
          </w:p>
          <w:p w14:paraId="16509944"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Para los eventos idiosincráticos (que son aquellos que afectan al individuo u hogar), la atención del servicio se realiza en dos (2) fases:</w:t>
            </w:r>
          </w:p>
          <w:p w14:paraId="0E737299" w14:textId="77777777" w:rsidR="006E5F37" w:rsidRPr="006145DB" w:rsidRDefault="006E5F37" w:rsidP="005B435E">
            <w:pPr>
              <w:spacing w:after="0" w:line="240" w:lineRule="auto"/>
              <w:contextualSpacing/>
              <w:jc w:val="both"/>
              <w:rPr>
                <w:rFonts w:cs="Arial"/>
                <w:bCs/>
                <w:sz w:val="20"/>
                <w:szCs w:val="20"/>
                <w:lang w:eastAsia="es-CO"/>
              </w:rPr>
            </w:pPr>
          </w:p>
          <w:p w14:paraId="2D147236" w14:textId="4D8F531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Valoración - Evaluación del caso: </w:t>
            </w:r>
          </w:p>
          <w:p w14:paraId="046E576A"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Escucha de la situación del ciudadano: acción por medio del cual se conoce el evento presentado, identificando la emergencia social que agudiza las privaciones sociales que afectan el acceso a los derechos como vivienda, alimentación, salud, educación e ingresos, entre otros.</w:t>
            </w:r>
          </w:p>
          <w:p w14:paraId="181C302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Consulta en fuentes de información: acción donde a través de la revisión de información se verifica las condiciones socioeconómicas y de atenciones en la SDIS, criterios de vulnerabilidad asociados a su condición previa y a su situación actual, que permita sustentar la asignación de beneficios y la referenciación a otros servicios.</w:t>
            </w:r>
          </w:p>
          <w:p w14:paraId="0C7066A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Entrega de beneficios al ciudadano: bono de alimentos, auxilio funerario, pasaje terrestre, alojamiento transitorio, ayuda humanitaria no alimentaria (vestuario, calzado, kit de elementos de aseo e higiene personal); o beneficios gestionados con aliados estratégicos. </w:t>
            </w:r>
          </w:p>
          <w:p w14:paraId="4F1E81EF"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Referenciación para el acceso a la oferta de la Secretaría Distrital de Integración Social, de otras entidades públicas de carácter distrital o nacional, de aliados estratégicos o de la cooperación internacional.</w:t>
            </w:r>
          </w:p>
          <w:p w14:paraId="4ED20EC5" w14:textId="77777777" w:rsidR="00276B9E" w:rsidRPr="006145DB" w:rsidRDefault="00276B9E" w:rsidP="005B435E">
            <w:pPr>
              <w:spacing w:after="0" w:line="240" w:lineRule="auto"/>
              <w:contextualSpacing/>
              <w:jc w:val="both"/>
              <w:rPr>
                <w:rFonts w:cs="Arial"/>
                <w:bCs/>
                <w:sz w:val="20"/>
                <w:szCs w:val="20"/>
                <w:lang w:eastAsia="es-CO"/>
              </w:rPr>
            </w:pPr>
          </w:p>
          <w:p w14:paraId="606B9E4A"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Como parte del proceso de atención, de igual manera se informa y orienta al ciudadano sobre la oferta de servicios de la SDIS o de otras entidades públicas, privadas o de la cooperación internacional de acuerdo con sus necesidades.</w:t>
            </w:r>
          </w:p>
          <w:p w14:paraId="1BA46F6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Cuando se trate de población migrante internacional en tránsito por Bogotá, que se encuentren en emergencia social por evento idiosincrático y no cuente con redes de apoyo ni ingresos para el pago de un lugar de habitación, el otorgamiento de las ayudas del servicio se hará por razones humanitarias, sumado al apoyo con asistencia con Agencia de las Naciones Unidas para los Refugiados ACNUR y Migración Colombia, junto con otras organizaciones que den servicios y orientación legal.</w:t>
            </w:r>
          </w:p>
          <w:p w14:paraId="696CD317" w14:textId="77777777" w:rsidR="00276B9E" w:rsidRPr="006145DB" w:rsidRDefault="00276B9E" w:rsidP="00276B9E">
            <w:pPr>
              <w:pStyle w:val="Ttulo1"/>
              <w:rPr>
                <w:sz w:val="20"/>
                <w:lang w:eastAsia="es-CO"/>
              </w:rPr>
            </w:pPr>
          </w:p>
          <w:p w14:paraId="0E517E56"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Respuesta complementaria y Seguimiento: </w:t>
            </w:r>
          </w:p>
          <w:p w14:paraId="67684F2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Acciones de gestión con aliados estratégicos: gestión de ayudas con aliados para complementar la oferta institucional. </w:t>
            </w:r>
          </w:p>
          <w:p w14:paraId="27B187E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Acciones de acompañamiento y seguimiento al caso: determinar la necesidad de la continuidad de entrega de beneficios para los casos que se requieran y verificar el acceso efectivo a la oferta de la SDIS o de otras entidades externas.</w:t>
            </w:r>
          </w:p>
          <w:p w14:paraId="0EEB0987" w14:textId="77777777" w:rsidR="00276B9E" w:rsidRPr="006145DB" w:rsidRDefault="00276B9E" w:rsidP="005B435E">
            <w:pPr>
              <w:spacing w:after="0" w:line="240" w:lineRule="auto"/>
              <w:contextualSpacing/>
              <w:jc w:val="both"/>
              <w:rPr>
                <w:rFonts w:cs="Arial"/>
                <w:bCs/>
                <w:sz w:val="20"/>
                <w:szCs w:val="20"/>
                <w:lang w:eastAsia="es-CO"/>
              </w:rPr>
            </w:pPr>
          </w:p>
          <w:p w14:paraId="60B85322"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los eventos covariantes sociales (que son aquellos que afectan a un colectivo), desde el servicio atención y asistencia a hogares o personas en emergencia social, en el marco de la atención se llevarán a cabo las siguientes acciones:</w:t>
            </w:r>
          </w:p>
          <w:p w14:paraId="69D9304B" w14:textId="77777777" w:rsidR="00276B9E" w:rsidRPr="006145DB" w:rsidRDefault="00276B9E" w:rsidP="00276B9E">
            <w:pPr>
              <w:pStyle w:val="Ttulo1"/>
              <w:rPr>
                <w:sz w:val="20"/>
                <w:lang w:eastAsia="es-CO"/>
              </w:rPr>
            </w:pPr>
          </w:p>
          <w:p w14:paraId="1A5A167F"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Lectura inicial de la situación presentada: la atención de una emergencia social por eventos covariantes sociales, desde la Subdirección para la Identificación, Caracterización e Integración una vez se tenga conocimiento del evento</w:t>
            </w:r>
            <w:bookmarkStart w:id="362" w:name="_Toc196395870"/>
            <w:r w:rsidRPr="006145DB">
              <w:rPr>
                <w:rFonts w:cs="Arial"/>
                <w:bCs/>
                <w:sz w:val="20"/>
                <w:szCs w:val="20"/>
                <w:lang w:eastAsia="es-CO"/>
              </w:rPr>
              <w:t xml:space="preserve">, se desplaza hacia el lugar de concentración con el fin de realizar un diagnóstico inicial de la situación presentada y procede con la caracterización de las personas afectadas mediante la aplicación del instrumento de identificación </w:t>
            </w:r>
            <w:bookmarkEnd w:id="362"/>
            <w:r w:rsidRPr="006145DB">
              <w:rPr>
                <w:rFonts w:cs="Arial"/>
                <w:bCs/>
                <w:sz w:val="20"/>
                <w:szCs w:val="20"/>
                <w:lang w:eastAsia="es-CO"/>
              </w:rPr>
              <w:t>definido.</w:t>
            </w:r>
          </w:p>
          <w:p w14:paraId="0D1DC322"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Activación y entrega de beneficios: a través de la conformación de los listados censales y conforme a los criterios establecidos se realizará la atención inmediata, adicionalmente se hará la activación de rutas de atención para los casos que se requieran. </w:t>
            </w:r>
          </w:p>
          <w:p w14:paraId="49D39D48"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Acompañamiento y seguimiento a la población: El equipo de emergencia social acompañará hasta la finalización o cierre al evento covariante social.    </w:t>
            </w:r>
          </w:p>
          <w:bookmarkEnd w:id="361"/>
          <w:p w14:paraId="5645BA42" w14:textId="77777777" w:rsidR="00A55ED3" w:rsidRPr="006145DB" w:rsidRDefault="00A55ED3" w:rsidP="00276B9E">
            <w:pPr>
              <w:spacing w:after="0" w:line="240" w:lineRule="auto"/>
              <w:jc w:val="both"/>
              <w:rPr>
                <w:rFonts w:eastAsia="Arial" w:cs="Arial"/>
                <w:sz w:val="20"/>
                <w:szCs w:val="20"/>
                <w:lang w:val="es-MX"/>
              </w:rPr>
            </w:pPr>
            <w:r w:rsidRPr="006145DB">
              <w:rPr>
                <w:rFonts w:cs="Arial"/>
                <w:bCs/>
                <w:sz w:val="20"/>
                <w:szCs w:val="20"/>
                <w:lang w:eastAsia="es-CO"/>
              </w:rPr>
              <w:t>En caso de interrupción parcial o total en la prestación del servicio atención y asistencia a hogares o personas en emergencia social, se implementará el plan operativo de continuidad correspondiente.</w:t>
            </w:r>
            <w:r w:rsidRPr="006145DB">
              <w:rPr>
                <w:rFonts w:eastAsia="Arial" w:cs="Arial"/>
                <w:sz w:val="20"/>
                <w:szCs w:val="20"/>
                <w:lang w:val="es-MX"/>
              </w:rPr>
              <w:t xml:space="preserve"> </w:t>
            </w:r>
          </w:p>
        </w:tc>
      </w:tr>
      <w:tr w:rsidR="00A55ED3" w:rsidRPr="006145DB" w14:paraId="6D089555"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1DABC" w14:textId="77777777" w:rsidR="00A55ED3" w:rsidRPr="006145DB" w:rsidRDefault="00A55ED3" w:rsidP="005B435E">
            <w:pPr>
              <w:spacing w:line="240" w:lineRule="auto"/>
              <w:rPr>
                <w:rFonts w:eastAsia="Arial" w:cs="Arial"/>
                <w:sz w:val="20"/>
                <w:szCs w:val="20"/>
              </w:rPr>
            </w:pPr>
            <w:r w:rsidRPr="006145DB">
              <w:rPr>
                <w:rFonts w:eastAsia="Arial" w:cs="Arial"/>
                <w:sz w:val="20"/>
                <w:szCs w:val="20"/>
              </w:rPr>
              <w:t>Condiciones transversales de calidad</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A14878" w14:textId="77777777" w:rsidR="00A55ED3" w:rsidRPr="006145DB" w:rsidRDefault="00A55ED3" w:rsidP="005B435E">
            <w:p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28C0EBBF" w14:textId="77777777" w:rsidR="00276B9E" w:rsidRPr="006145DB" w:rsidRDefault="00276B9E" w:rsidP="00276B9E">
            <w:pPr>
              <w:pStyle w:val="Ttulo1"/>
              <w:rPr>
                <w:sz w:val="20"/>
                <w:lang w:eastAsia="es-CO"/>
              </w:rPr>
            </w:pPr>
          </w:p>
          <w:p w14:paraId="34660C3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Talento humano </w:t>
            </w:r>
          </w:p>
          <w:p w14:paraId="49EEA38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Atención social</w:t>
            </w:r>
          </w:p>
          <w:p w14:paraId="6303F87C"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Gestión Administrativa </w:t>
            </w:r>
          </w:p>
          <w:p w14:paraId="2A609EB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Ambientes adecuados y seguros</w:t>
            </w:r>
          </w:p>
          <w:p w14:paraId="57B59B03" w14:textId="77777777" w:rsidR="00A55ED3" w:rsidRPr="006145DB" w:rsidRDefault="00A55ED3">
            <w:pPr>
              <w:pStyle w:val="Prrafodelista"/>
              <w:numPr>
                <w:ilvl w:val="0"/>
                <w:numId w:val="102"/>
              </w:numPr>
              <w:tabs>
                <w:tab w:val="left" w:pos="454"/>
              </w:tabs>
              <w:spacing w:after="0" w:line="240" w:lineRule="auto"/>
              <w:ind w:left="454"/>
              <w:jc w:val="both"/>
              <w:rPr>
                <w:rFonts w:eastAsia="Arial" w:cs="Arial"/>
                <w:sz w:val="20"/>
                <w:szCs w:val="20"/>
              </w:rPr>
            </w:pPr>
            <w:r w:rsidRPr="006145DB">
              <w:rPr>
                <w:rFonts w:cs="Arial"/>
                <w:bCs/>
                <w:sz w:val="20"/>
                <w:szCs w:val="20"/>
                <w:lang w:eastAsia="es-CO"/>
              </w:rPr>
              <w:t>Salubridad</w:t>
            </w:r>
          </w:p>
        </w:tc>
      </w:tr>
      <w:bookmarkEnd w:id="352"/>
    </w:tbl>
    <w:p w14:paraId="0C20D77B" w14:textId="77777777" w:rsidR="00276B9E" w:rsidRPr="006145DB" w:rsidRDefault="00276B9E" w:rsidP="005B435E">
      <w:pPr>
        <w:pStyle w:val="commentcontentpara"/>
        <w:spacing w:before="0" w:beforeAutospacing="0" w:after="0" w:afterAutospacing="0"/>
        <w:rPr>
          <w:rFonts w:ascii="Arial" w:hAnsi="Arial" w:cs="Arial"/>
          <w:sz w:val="22"/>
          <w:szCs w:val="22"/>
        </w:rPr>
      </w:pPr>
    </w:p>
    <w:p w14:paraId="1EA31687" w14:textId="4867C5C9" w:rsidR="00B877B5" w:rsidRPr="006145DB" w:rsidRDefault="00B877B5" w:rsidP="005B435E">
      <w:pPr>
        <w:pStyle w:val="Ttulo1"/>
        <w:tabs>
          <w:tab w:val="left" w:pos="993"/>
          <w:tab w:val="left" w:pos="1843"/>
        </w:tabs>
        <w:ind w:left="709"/>
        <w:jc w:val="center"/>
      </w:pPr>
      <w:bookmarkStart w:id="363" w:name="_Toc210213232"/>
      <w:bookmarkStart w:id="364" w:name="_Toc213273501"/>
      <w:bookmarkStart w:id="365" w:name="_Toc213276128"/>
      <w:bookmarkStart w:id="366" w:name="_Toc216902462"/>
      <w:r w:rsidRPr="006145DB">
        <w:t>7.8</w:t>
      </w:r>
      <w:r w:rsidRPr="006145DB">
        <w:rPr>
          <w:color w:val="EE0000"/>
        </w:rPr>
        <w:t>.</w:t>
      </w:r>
      <w:r w:rsidR="00A55ED3" w:rsidRPr="006145DB">
        <w:t>5</w:t>
      </w:r>
      <w:r w:rsidRPr="006145DB">
        <w:t xml:space="preserve"> Servicio Hospedaje de mediano plazo “Villas para la inclusión”</w:t>
      </w:r>
      <w:bookmarkEnd w:id="363"/>
      <w:bookmarkEnd w:id="364"/>
      <w:bookmarkEnd w:id="365"/>
      <w:bookmarkEnd w:id="36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024AA4" w:rsidRPr="006145DB" w14:paraId="25435545" w14:textId="77777777" w:rsidTr="004E1131">
        <w:trPr>
          <w:trHeight w:val="359"/>
          <w:jc w:val="center"/>
        </w:trPr>
        <w:tc>
          <w:tcPr>
            <w:tcW w:w="1940" w:type="dxa"/>
            <w:shd w:val="clear" w:color="auto" w:fill="FFFFFF" w:themeFill="background1"/>
            <w:vAlign w:val="center"/>
          </w:tcPr>
          <w:p w14:paraId="71A3F163" w14:textId="77777777" w:rsidR="00B877B5" w:rsidRPr="006145DB" w:rsidRDefault="00B877B5" w:rsidP="005B435E">
            <w:pPr>
              <w:spacing w:after="0" w:line="240" w:lineRule="auto"/>
              <w:ind w:left="22"/>
              <w:contextualSpacing/>
              <w:jc w:val="both"/>
              <w:rPr>
                <w:rFonts w:eastAsia="Calibri" w:cs="Arial"/>
                <w:sz w:val="20"/>
                <w:szCs w:val="20"/>
                <w:lang w:eastAsia="es-CO"/>
              </w:rPr>
            </w:pPr>
            <w:r w:rsidRPr="006145DB">
              <w:rPr>
                <w:rFonts w:cs="Arial"/>
                <w:sz w:val="20"/>
                <w:szCs w:val="20"/>
                <w:lang w:eastAsia="es-CO"/>
              </w:rPr>
              <w:t>Nombre del servicio</w:t>
            </w:r>
          </w:p>
        </w:tc>
        <w:tc>
          <w:tcPr>
            <w:tcW w:w="7455" w:type="dxa"/>
            <w:shd w:val="clear" w:color="auto" w:fill="FFFFFF" w:themeFill="background1"/>
            <w:vAlign w:val="center"/>
          </w:tcPr>
          <w:p w14:paraId="39705395" w14:textId="77777777" w:rsidR="00B877B5" w:rsidRPr="006145DB" w:rsidRDefault="00B877B5" w:rsidP="005B435E">
            <w:pPr>
              <w:pStyle w:val="Textoindependiente"/>
              <w:spacing w:after="0" w:line="240" w:lineRule="auto"/>
              <w:jc w:val="both"/>
              <w:rPr>
                <w:rFonts w:cs="Arial"/>
                <w:sz w:val="20"/>
                <w:szCs w:val="20"/>
              </w:rPr>
            </w:pPr>
            <w:bookmarkStart w:id="367" w:name="_Hlk207273970"/>
            <w:r w:rsidRPr="006145DB">
              <w:rPr>
                <w:rFonts w:cs="Arial"/>
                <w:sz w:val="20"/>
                <w:szCs w:val="20"/>
                <w:lang w:val="es-CO"/>
              </w:rPr>
              <w:t xml:space="preserve">Hospedaje de mediano plazo </w:t>
            </w:r>
            <w:r w:rsidRPr="006145DB">
              <w:rPr>
                <w:rFonts w:cs="Arial"/>
                <w:sz w:val="20"/>
                <w:szCs w:val="20"/>
              </w:rPr>
              <w:t xml:space="preserve">“Villas para la inclusión”. </w:t>
            </w:r>
            <w:bookmarkEnd w:id="367"/>
          </w:p>
        </w:tc>
      </w:tr>
      <w:tr w:rsidR="00024AA4" w:rsidRPr="006145DB" w14:paraId="6078E541" w14:textId="77777777" w:rsidTr="00B877B5">
        <w:trPr>
          <w:trHeight w:val="585"/>
          <w:jc w:val="center"/>
        </w:trPr>
        <w:tc>
          <w:tcPr>
            <w:tcW w:w="1940" w:type="dxa"/>
            <w:shd w:val="clear" w:color="auto" w:fill="FFFFFF" w:themeFill="background1"/>
            <w:vAlign w:val="center"/>
          </w:tcPr>
          <w:p w14:paraId="232AFF40"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438F0328" w14:textId="77777777" w:rsidR="00B877B5" w:rsidRPr="006145DB" w:rsidRDefault="00B877B5" w:rsidP="005B435E">
            <w:pPr>
              <w:spacing w:after="0" w:line="240" w:lineRule="auto"/>
              <w:jc w:val="both"/>
              <w:rPr>
                <w:rFonts w:cs="Arial"/>
                <w:sz w:val="20"/>
                <w:szCs w:val="20"/>
                <w:lang w:eastAsia="es-CO"/>
              </w:rPr>
            </w:pPr>
            <w:bookmarkStart w:id="368" w:name="_Hlk207274500"/>
            <w:r w:rsidRPr="006145DB">
              <w:rPr>
                <w:rFonts w:cs="Arial"/>
                <w:sz w:val="20"/>
                <w:szCs w:val="20"/>
                <w:lang w:eastAsia="es-CO"/>
              </w:rPr>
              <w:t>Contribuir a la reducción de las formas extremas de exclusión de los hogares residentes en Bogotá D.C identificados por la Secretaría Distrital de Integración Social, mediante el acceso a un conjunto de servicios que incluya una solución habitacional como residencia habitual, la atención para la estabilización, inclusión social, productiva</w:t>
            </w:r>
            <w:bookmarkEnd w:id="368"/>
            <w:r w:rsidRPr="006145DB">
              <w:rPr>
                <w:rFonts w:cs="Arial"/>
                <w:sz w:val="20"/>
                <w:szCs w:val="20"/>
                <w:lang w:eastAsia="es-CO"/>
              </w:rPr>
              <w:t xml:space="preserve"> y participativa de las personas beneficiarias.</w:t>
            </w:r>
          </w:p>
        </w:tc>
      </w:tr>
      <w:tr w:rsidR="00024AA4" w:rsidRPr="006145DB" w14:paraId="6B6AE3AE" w14:textId="77777777" w:rsidTr="00B877B5">
        <w:trPr>
          <w:trHeight w:val="20"/>
          <w:jc w:val="center"/>
        </w:trPr>
        <w:tc>
          <w:tcPr>
            <w:tcW w:w="1940" w:type="dxa"/>
            <w:shd w:val="clear" w:color="auto" w:fill="FFFFFF" w:themeFill="background1"/>
            <w:vAlign w:val="center"/>
          </w:tcPr>
          <w:p w14:paraId="18FFD2A5"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Oferta servicio</w:t>
            </w:r>
          </w:p>
        </w:tc>
        <w:tc>
          <w:tcPr>
            <w:tcW w:w="7455" w:type="dxa"/>
            <w:shd w:val="clear" w:color="auto" w:fill="FFFFFF" w:themeFill="background1"/>
            <w:vAlign w:val="center"/>
          </w:tcPr>
          <w:p w14:paraId="2940CA3A" w14:textId="77777777" w:rsidR="00B877B5" w:rsidRPr="006145DB" w:rsidRDefault="00B877B5" w:rsidP="005B435E">
            <w:pPr>
              <w:spacing w:after="0" w:line="240" w:lineRule="auto"/>
              <w:jc w:val="both"/>
              <w:rPr>
                <w:rFonts w:cs="Arial"/>
                <w:sz w:val="20"/>
                <w:szCs w:val="20"/>
                <w:lang w:eastAsia="es-CO"/>
              </w:rPr>
            </w:pPr>
            <w:bookmarkStart w:id="369" w:name="_Hlk207280436"/>
            <w:r w:rsidRPr="006145DB">
              <w:rPr>
                <w:rFonts w:cs="Arial"/>
                <w:sz w:val="20"/>
                <w:szCs w:val="20"/>
                <w:lang w:eastAsia="es-CO"/>
              </w:rPr>
              <w:t>Brindar atención integral a través de la oferta de una residencia habitual y la gestión de caso, garantizando la prestación de los siguientes componentes:</w:t>
            </w:r>
          </w:p>
          <w:p w14:paraId="359AD515" w14:textId="77777777" w:rsidR="00B877B5" w:rsidRPr="006145DB" w:rsidRDefault="00B877B5" w:rsidP="005B435E">
            <w:pPr>
              <w:pStyle w:val="Ttulo1"/>
              <w:rPr>
                <w:sz w:val="20"/>
                <w:szCs w:val="20"/>
                <w:lang w:eastAsia="es-CO"/>
              </w:rPr>
            </w:pPr>
          </w:p>
          <w:p w14:paraId="0FED6172" w14:textId="77777777" w:rsidR="00B877B5" w:rsidRPr="006145DB" w:rsidRDefault="00B877B5">
            <w:pPr>
              <w:pStyle w:val="Prrafodelista"/>
              <w:numPr>
                <w:ilvl w:val="0"/>
                <w:numId w:val="106"/>
              </w:numPr>
              <w:spacing w:after="0" w:line="240" w:lineRule="auto"/>
              <w:jc w:val="both"/>
              <w:rPr>
                <w:rFonts w:cs="Arial"/>
                <w:sz w:val="20"/>
                <w:szCs w:val="20"/>
                <w:lang w:eastAsia="es-CO"/>
              </w:rPr>
            </w:pPr>
            <w:r w:rsidRPr="006145DB">
              <w:rPr>
                <w:rFonts w:cs="Arial"/>
                <w:sz w:val="20"/>
                <w:szCs w:val="20"/>
                <w:lang w:eastAsia="es-CO"/>
              </w:rPr>
              <w:t>Estabilización: asignación de una residencia habitacional por hogar, hasta por doce (12) meses prorrogables según evaluación técnica para mitigar el déficit de vivienda. Incluye la gestión de caso con valoración psicosocial, socio-jurídica y de salud;</w:t>
            </w:r>
            <w:r w:rsidRPr="006145DB">
              <w:rPr>
                <w:rFonts w:cs="Arial"/>
                <w:sz w:val="20"/>
                <w:szCs w:val="20"/>
              </w:rPr>
              <w:t xml:space="preserve"> </w:t>
            </w:r>
            <w:r w:rsidRPr="006145DB">
              <w:rPr>
                <w:rFonts w:cs="Arial"/>
                <w:sz w:val="20"/>
                <w:szCs w:val="20"/>
                <w:lang w:eastAsia="es-CO"/>
              </w:rPr>
              <w:t>caracterización de necesidades alimentarias del hogar, así como vigilancia nutricional de cada integrante del hogar, para definir el tipo de apoyo alimentario que se ajuste a las necesidades de los beneficiarios. La activación de rutas de atención y vinculación a los componentes de Ingreso Mínimo Garantizado.</w:t>
            </w:r>
          </w:p>
          <w:p w14:paraId="20C00B96" w14:textId="77777777" w:rsidR="00B877B5" w:rsidRPr="006145DB" w:rsidRDefault="00B877B5" w:rsidP="005B435E">
            <w:pPr>
              <w:pStyle w:val="Prrafodelista"/>
              <w:spacing w:after="0" w:line="240" w:lineRule="auto"/>
              <w:jc w:val="both"/>
              <w:rPr>
                <w:rFonts w:cs="Arial"/>
                <w:sz w:val="20"/>
                <w:szCs w:val="20"/>
                <w:lang w:eastAsia="es-CO"/>
              </w:rPr>
            </w:pPr>
          </w:p>
          <w:p w14:paraId="028943AD" w14:textId="77777777" w:rsidR="00B877B5" w:rsidRPr="006145DB" w:rsidRDefault="00B877B5">
            <w:pPr>
              <w:pStyle w:val="Prrafodelista"/>
              <w:numPr>
                <w:ilvl w:val="0"/>
                <w:numId w:val="106"/>
              </w:numPr>
              <w:spacing w:after="0" w:line="240" w:lineRule="auto"/>
              <w:jc w:val="both"/>
              <w:rPr>
                <w:rFonts w:cs="Arial"/>
                <w:sz w:val="20"/>
                <w:szCs w:val="20"/>
                <w:lang w:eastAsia="es-CO"/>
              </w:rPr>
            </w:pPr>
            <w:bookmarkStart w:id="370" w:name="_Hlk208565696"/>
            <w:r w:rsidRPr="006145DB">
              <w:rPr>
                <w:rFonts w:cs="Arial"/>
                <w:sz w:val="20"/>
                <w:szCs w:val="20"/>
                <w:lang w:eastAsia="es-CO"/>
              </w:rPr>
              <w:t>Inclusión social: diseño de una ruta integral para cada hogar, orientada a superar barreras de acceso a servicios sociales. Contempla acompañamiento psicosocial, incluye la entrega de apoyo alimentario de acuerdo con sus necesidades, vigilancia nutricional y desarrollo de acciones orientadas a la promoción de prácticas saludables de alimentación, nutrición y actividad física. Esta atención puede prestarse en la Villa o mediante referenciación a la oferta institucional y de otras entidades.</w:t>
            </w:r>
            <w:bookmarkEnd w:id="370"/>
          </w:p>
          <w:p w14:paraId="66F5F094" w14:textId="77777777" w:rsidR="00B877B5" w:rsidRPr="006145DB" w:rsidRDefault="00B877B5" w:rsidP="005B435E">
            <w:pPr>
              <w:pStyle w:val="Prrafodelista"/>
              <w:spacing w:after="0" w:line="240" w:lineRule="auto"/>
              <w:ind w:left="360"/>
              <w:jc w:val="both"/>
              <w:rPr>
                <w:rFonts w:cs="Arial"/>
                <w:sz w:val="20"/>
                <w:szCs w:val="20"/>
                <w:lang w:eastAsia="es-CO"/>
              </w:rPr>
            </w:pPr>
          </w:p>
          <w:p w14:paraId="041B4878"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bookmarkStart w:id="371" w:name="_Hlk208565555"/>
            <w:r w:rsidRPr="006145DB">
              <w:rPr>
                <w:rFonts w:cs="Arial"/>
                <w:bCs/>
                <w:sz w:val="20"/>
                <w:szCs w:val="20"/>
                <w:lang w:eastAsia="es-CO"/>
              </w:rPr>
              <w:t>Inclusión productiva: vinculación de las personas miembros del hogar interesados en procesos de empleo o emprendimiento</w:t>
            </w:r>
            <w:bookmarkEnd w:id="371"/>
            <w:r w:rsidRPr="006145DB">
              <w:rPr>
                <w:rFonts w:cs="Arial"/>
                <w:bCs/>
                <w:sz w:val="20"/>
                <w:szCs w:val="20"/>
                <w:lang w:eastAsia="es-CO"/>
              </w:rPr>
              <w:t>, mediante la orientación ocupacional, desarrollo de capacidades y conexión con el mercado.</w:t>
            </w:r>
          </w:p>
          <w:p w14:paraId="25B7E0E3" w14:textId="77777777" w:rsidR="00B877B5" w:rsidRPr="006145DB" w:rsidRDefault="00B877B5" w:rsidP="005B435E">
            <w:pPr>
              <w:pStyle w:val="Prrafodelista"/>
              <w:spacing w:after="0" w:line="240" w:lineRule="auto"/>
              <w:jc w:val="both"/>
              <w:rPr>
                <w:rFonts w:cs="Arial"/>
                <w:bCs/>
                <w:sz w:val="20"/>
                <w:szCs w:val="20"/>
                <w:lang w:eastAsia="es-CO"/>
              </w:rPr>
            </w:pPr>
          </w:p>
          <w:p w14:paraId="1A3B2E46"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r w:rsidRPr="006145DB">
              <w:rPr>
                <w:rFonts w:cs="Arial"/>
                <w:bCs/>
                <w:sz w:val="20"/>
                <w:szCs w:val="20"/>
                <w:lang w:eastAsia="es-CO"/>
              </w:rPr>
              <w:t>Inclusión participativa: asesoría y acompañamiento jurídico para garantizar derechos fundamentales, atención a problemáticas legales específicas y promoción de espacios participativos que fortalezcan el tejido social e impulsen la inclusión real.</w:t>
            </w:r>
            <w:bookmarkEnd w:id="369"/>
          </w:p>
        </w:tc>
      </w:tr>
      <w:tr w:rsidR="00024AA4" w:rsidRPr="006145DB" w14:paraId="72FB96E6" w14:textId="77777777" w:rsidTr="00B877B5">
        <w:trPr>
          <w:trHeight w:val="20"/>
          <w:jc w:val="center"/>
        </w:trPr>
        <w:tc>
          <w:tcPr>
            <w:tcW w:w="1940" w:type="dxa"/>
            <w:shd w:val="clear" w:color="auto" w:fill="FFFFFF" w:themeFill="background1"/>
            <w:vAlign w:val="center"/>
          </w:tcPr>
          <w:p w14:paraId="7EAD8983"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455" w:type="dxa"/>
            <w:shd w:val="clear" w:color="auto" w:fill="FFFFFF" w:themeFill="background1"/>
            <w:vAlign w:val="center"/>
          </w:tcPr>
          <w:p w14:paraId="628157CE" w14:textId="0E70F7F3"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individual</w:t>
            </w:r>
            <w:r w:rsidR="00F95A48">
              <w:rPr>
                <w:rStyle w:val="normaltextrun"/>
                <w:rFonts w:cs="Arial"/>
                <w:sz w:val="20"/>
                <w:szCs w:val="20"/>
                <w:shd w:val="clear" w:color="auto" w:fill="FFFFFF"/>
              </w:rPr>
              <w:t>.</w:t>
            </w:r>
            <w:r w:rsidRPr="006145DB">
              <w:rPr>
                <w:rStyle w:val="normaltextrun"/>
                <w:rFonts w:cs="Arial"/>
                <w:sz w:val="20"/>
                <w:szCs w:val="20"/>
                <w:shd w:val="clear" w:color="auto" w:fill="FFFFFF"/>
              </w:rPr>
              <w:t xml:space="preserve"> </w:t>
            </w:r>
          </w:p>
          <w:p w14:paraId="1712655C" w14:textId="1EE4F05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por categorías (por instrumentos)</w:t>
            </w:r>
            <w:r w:rsidR="00F95A48">
              <w:rPr>
                <w:rStyle w:val="normaltextrun"/>
                <w:rFonts w:cs="Arial"/>
                <w:sz w:val="20"/>
                <w:szCs w:val="20"/>
                <w:shd w:val="clear" w:color="auto" w:fill="FFFFFF"/>
              </w:rPr>
              <w:t>.</w:t>
            </w:r>
          </w:p>
          <w:p w14:paraId="37C74700" w14:textId="4FE5AD0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Autofocalización (por demanda)</w:t>
            </w:r>
            <w:r w:rsidR="00F95A48">
              <w:rPr>
                <w:rStyle w:val="normaltextrun"/>
                <w:rFonts w:cs="Arial"/>
                <w:sz w:val="20"/>
                <w:szCs w:val="20"/>
                <w:shd w:val="clear" w:color="auto" w:fill="FFFFFF"/>
              </w:rPr>
              <w:t>.</w:t>
            </w:r>
          </w:p>
        </w:tc>
      </w:tr>
      <w:tr w:rsidR="00024AA4" w:rsidRPr="006145DB" w14:paraId="39A22616" w14:textId="77777777" w:rsidTr="00B877B5">
        <w:trPr>
          <w:trHeight w:val="612"/>
          <w:jc w:val="center"/>
        </w:trPr>
        <w:tc>
          <w:tcPr>
            <w:tcW w:w="1940" w:type="dxa"/>
            <w:shd w:val="clear" w:color="auto" w:fill="FFFFFF" w:themeFill="background1"/>
            <w:vAlign w:val="center"/>
          </w:tcPr>
          <w:p w14:paraId="38D8F5D5" w14:textId="77777777" w:rsidR="00B877B5" w:rsidRPr="006145DB" w:rsidRDefault="00B877B5" w:rsidP="005B435E">
            <w:pPr>
              <w:spacing w:after="0" w:line="240" w:lineRule="auto"/>
              <w:contextualSpacing/>
              <w:jc w:val="both"/>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765BC504" w14:textId="77777777"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 xml:space="preserve">Hogares </w:t>
            </w:r>
            <w:r w:rsidRPr="006145DB">
              <w:rPr>
                <w:rStyle w:val="normaltextrun"/>
                <w:rFonts w:cs="Arial"/>
                <w:sz w:val="20"/>
                <w:szCs w:val="20"/>
              </w:rPr>
              <w:t>que hayan sido</w:t>
            </w:r>
            <w:r w:rsidRPr="006145DB">
              <w:rPr>
                <w:rStyle w:val="normaltextrun"/>
                <w:rFonts w:cs="Arial"/>
                <w:sz w:val="20"/>
                <w:szCs w:val="20"/>
                <w:shd w:val="clear" w:color="auto" w:fill="FFFFFF"/>
              </w:rPr>
              <w:t xml:space="preserve"> identificados por la</w:t>
            </w:r>
            <w:r w:rsidRPr="006145DB">
              <w:rPr>
                <w:rStyle w:val="normaltextrun"/>
                <w:rFonts w:cs="Arial"/>
                <w:sz w:val="20"/>
                <w:szCs w:val="20"/>
              </w:rPr>
              <w:t xml:space="preserve">s áreas técnicas de SDIS </w:t>
            </w:r>
            <w:r w:rsidRPr="006145DB">
              <w:rPr>
                <w:rStyle w:val="normaltextrun"/>
                <w:rFonts w:cs="Arial"/>
                <w:sz w:val="20"/>
                <w:szCs w:val="20"/>
                <w:shd w:val="clear" w:color="auto" w:fill="FFFFFF"/>
              </w:rPr>
              <w:t>en formas extremas de exclusión</w:t>
            </w:r>
            <w:r w:rsidRPr="006145DB">
              <w:rPr>
                <w:rStyle w:val="normaltextrun"/>
                <w:rFonts w:cs="Arial"/>
                <w:sz w:val="20"/>
                <w:szCs w:val="20"/>
              </w:rPr>
              <w:t xml:space="preserve"> y</w:t>
            </w:r>
            <w:r w:rsidRPr="006145DB">
              <w:rPr>
                <w:rStyle w:val="normaltextrun"/>
                <w:rFonts w:cs="Arial"/>
                <w:sz w:val="20"/>
                <w:szCs w:val="20"/>
                <w:shd w:val="clear" w:color="auto" w:fill="FFFFFF"/>
              </w:rPr>
              <w:t xml:space="preserve"> que </w:t>
            </w:r>
            <w:r w:rsidRPr="006145DB">
              <w:rPr>
                <w:rFonts w:cs="Arial"/>
                <w:sz w:val="20"/>
                <w:szCs w:val="20"/>
                <w:lang w:eastAsia="es-CO"/>
              </w:rPr>
              <w:t>tengan residencia habitual en Bogotá D.C superior a un (1) año.</w:t>
            </w:r>
          </w:p>
        </w:tc>
      </w:tr>
      <w:tr w:rsidR="00024AA4" w:rsidRPr="006145DB" w14:paraId="37BA4CC1" w14:textId="77777777" w:rsidTr="00B877B5">
        <w:trPr>
          <w:trHeight w:val="828"/>
          <w:jc w:val="center"/>
        </w:trPr>
        <w:tc>
          <w:tcPr>
            <w:tcW w:w="1940" w:type="dxa"/>
            <w:shd w:val="clear" w:color="auto" w:fill="FFFFFF" w:themeFill="background1"/>
            <w:vAlign w:val="center"/>
          </w:tcPr>
          <w:p w14:paraId="1C9BE8BF" w14:textId="77777777" w:rsidR="00B877B5" w:rsidRPr="006145DB" w:rsidRDefault="00B877B5" w:rsidP="003B12DC">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455" w:type="dxa"/>
            <w:shd w:val="clear" w:color="auto" w:fill="FFFFFF" w:themeFill="background1"/>
            <w:vAlign w:val="center"/>
          </w:tcPr>
          <w:p w14:paraId="243C9731" w14:textId="77777777" w:rsidR="00B877B5" w:rsidRPr="006145DB" w:rsidRDefault="00B877B5" w:rsidP="005B435E">
            <w:pPr>
              <w:spacing w:after="0" w:line="240" w:lineRule="auto"/>
              <w:rPr>
                <w:rFonts w:cs="Arial"/>
                <w:sz w:val="20"/>
                <w:szCs w:val="20"/>
              </w:rPr>
            </w:pPr>
          </w:p>
          <w:tbl>
            <w:tblPr>
              <w:tblStyle w:val="Tablaconcuadrcula"/>
              <w:tblW w:w="7201" w:type="dxa"/>
              <w:jc w:val="center"/>
              <w:tblLayout w:type="fixed"/>
              <w:tblLook w:val="04A0" w:firstRow="1" w:lastRow="0" w:firstColumn="1" w:lastColumn="0" w:noHBand="0" w:noVBand="1"/>
            </w:tblPr>
            <w:tblGrid>
              <w:gridCol w:w="2762"/>
              <w:gridCol w:w="1559"/>
              <w:gridCol w:w="1117"/>
              <w:gridCol w:w="1763"/>
            </w:tblGrid>
            <w:tr w:rsidR="00024AA4" w:rsidRPr="006145DB" w14:paraId="6ED4D12F" w14:textId="77777777" w:rsidTr="003B12DC">
              <w:trPr>
                <w:trHeight w:val="372"/>
                <w:jc w:val="center"/>
              </w:trPr>
              <w:tc>
                <w:tcPr>
                  <w:tcW w:w="2762" w:type="dxa"/>
                  <w:shd w:val="clear" w:color="auto" w:fill="FFFFFF" w:themeFill="background1"/>
                  <w:vAlign w:val="center"/>
                </w:tcPr>
                <w:p w14:paraId="4381084B" w14:textId="77777777" w:rsidR="00B877B5" w:rsidRPr="006145DB" w:rsidRDefault="00B877B5" w:rsidP="003B12DC">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shd w:val="clear" w:color="auto" w:fill="FFFFFF" w:themeFill="background1"/>
                  <w:vAlign w:val="center"/>
                </w:tcPr>
                <w:p w14:paraId="482808C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17" w:type="dxa"/>
                  <w:shd w:val="clear" w:color="auto" w:fill="FFFFFF" w:themeFill="background1"/>
                  <w:vAlign w:val="center"/>
                </w:tcPr>
                <w:p w14:paraId="42E48FF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63" w:type="dxa"/>
                  <w:shd w:val="clear" w:color="auto" w:fill="FFFFFF" w:themeFill="background1"/>
                  <w:vAlign w:val="center"/>
                </w:tcPr>
                <w:p w14:paraId="55746F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C2BD6F2" w14:textId="77777777" w:rsidTr="003B12DC">
              <w:trPr>
                <w:trHeight w:val="679"/>
                <w:jc w:val="center"/>
              </w:trPr>
              <w:tc>
                <w:tcPr>
                  <w:tcW w:w="2762" w:type="dxa"/>
                  <w:vMerge w:val="restart"/>
                  <w:shd w:val="clear" w:color="auto" w:fill="FFFFFF" w:themeFill="background1"/>
                  <w:vAlign w:val="center"/>
                </w:tcPr>
                <w:p w14:paraId="7569F04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que vive en residencias tipo “pagadiarios”.</w:t>
                  </w:r>
                </w:p>
              </w:tc>
              <w:tc>
                <w:tcPr>
                  <w:tcW w:w="1559" w:type="dxa"/>
                  <w:shd w:val="clear" w:color="auto" w:fill="FFFFFF" w:themeFill="background1"/>
                  <w:vAlign w:val="center"/>
                </w:tcPr>
                <w:p w14:paraId="7C32FB4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shd w:val="clear" w:color="auto" w:fill="FFFFFF" w:themeFill="background1"/>
                  <w:vAlign w:val="center"/>
                </w:tcPr>
                <w:p w14:paraId="4ADFA56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00D8E73E"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9F88FBB" w14:textId="77777777" w:rsidTr="003B12DC">
              <w:trPr>
                <w:trHeight w:val="231"/>
                <w:jc w:val="center"/>
              </w:trPr>
              <w:tc>
                <w:tcPr>
                  <w:tcW w:w="2762" w:type="dxa"/>
                  <w:vMerge/>
                  <w:shd w:val="clear" w:color="auto" w:fill="FFFFFF" w:themeFill="background1"/>
                  <w:vAlign w:val="center"/>
                </w:tcPr>
                <w:p w14:paraId="58E1B5D7"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6609D9B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22F283D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CB8D60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1C35B897" w14:textId="77777777" w:rsidTr="003B12DC">
              <w:trPr>
                <w:trHeight w:val="231"/>
                <w:jc w:val="center"/>
              </w:trPr>
              <w:tc>
                <w:tcPr>
                  <w:tcW w:w="2762" w:type="dxa"/>
                  <w:vMerge/>
                  <w:shd w:val="clear" w:color="auto" w:fill="FFFFFF" w:themeFill="background1"/>
                  <w:vAlign w:val="center"/>
                </w:tcPr>
                <w:p w14:paraId="7FAEDF0F"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72B032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6C8A0E8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075D2A8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5F0C2A3A" w14:textId="77777777" w:rsidTr="003B12DC">
              <w:trPr>
                <w:trHeight w:val="300"/>
                <w:jc w:val="center"/>
              </w:trPr>
              <w:tc>
                <w:tcPr>
                  <w:tcW w:w="2762" w:type="dxa"/>
                  <w:vMerge w:val="restart"/>
                  <w:shd w:val="clear" w:color="auto" w:fill="FFFFFF" w:themeFill="background1"/>
                  <w:vAlign w:val="center"/>
                </w:tcPr>
                <w:p w14:paraId="53F7452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migrante internacional</w:t>
                  </w:r>
                </w:p>
              </w:tc>
              <w:tc>
                <w:tcPr>
                  <w:tcW w:w="1559" w:type="dxa"/>
                  <w:shd w:val="clear" w:color="auto" w:fill="FFFFFF" w:themeFill="background1"/>
                  <w:vAlign w:val="center"/>
                </w:tcPr>
                <w:p w14:paraId="5023FFB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17" w:type="dxa"/>
                  <w:shd w:val="clear" w:color="auto" w:fill="FFFFFF" w:themeFill="background1"/>
                  <w:vAlign w:val="center"/>
                </w:tcPr>
                <w:p w14:paraId="1017066D"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763" w:type="dxa"/>
                  <w:shd w:val="clear" w:color="auto" w:fill="FFFFFF" w:themeFill="background1"/>
                  <w:vAlign w:val="center"/>
                </w:tcPr>
                <w:p w14:paraId="5E5E346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61B9D38A" w14:textId="77777777" w:rsidTr="003B12DC">
              <w:trPr>
                <w:trHeight w:val="300"/>
                <w:jc w:val="center"/>
              </w:trPr>
              <w:tc>
                <w:tcPr>
                  <w:tcW w:w="2762" w:type="dxa"/>
                  <w:vMerge/>
                  <w:shd w:val="clear" w:color="auto" w:fill="FFFFFF" w:themeFill="background1"/>
                  <w:vAlign w:val="center"/>
                </w:tcPr>
                <w:p w14:paraId="70BCEDBA"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1AF8DFAD"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17" w:type="dxa"/>
                  <w:shd w:val="clear" w:color="auto" w:fill="FFFFFF" w:themeFill="background1"/>
                  <w:vAlign w:val="center"/>
                </w:tcPr>
                <w:p w14:paraId="58A9A0E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3" w:type="dxa"/>
                  <w:shd w:val="clear" w:color="auto" w:fill="FFFFFF" w:themeFill="background1"/>
                  <w:vAlign w:val="center"/>
                </w:tcPr>
                <w:p w14:paraId="7E8F7CF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126C6A32" w14:textId="77777777" w:rsidTr="003B12DC">
              <w:trPr>
                <w:trHeight w:val="231"/>
                <w:jc w:val="center"/>
              </w:trPr>
              <w:tc>
                <w:tcPr>
                  <w:tcW w:w="2762" w:type="dxa"/>
                  <w:vMerge/>
                  <w:shd w:val="clear" w:color="auto" w:fill="FFFFFF" w:themeFill="background1"/>
                  <w:vAlign w:val="center"/>
                </w:tcPr>
                <w:p w14:paraId="30F53DCF" w14:textId="77777777" w:rsidR="00B877B5" w:rsidRPr="006145DB" w:rsidRDefault="00B877B5" w:rsidP="005B435E">
                  <w:pPr>
                    <w:tabs>
                      <w:tab w:val="left" w:pos="709"/>
                    </w:tabs>
                    <w:contextualSpacing/>
                    <w:rPr>
                      <w:rFonts w:cs="Arial"/>
                      <w:bCs/>
                      <w:sz w:val="16"/>
                      <w:szCs w:val="16"/>
                      <w:lang w:eastAsia="es-CO"/>
                    </w:rPr>
                  </w:pPr>
                </w:p>
              </w:tc>
              <w:tc>
                <w:tcPr>
                  <w:tcW w:w="1559" w:type="dxa"/>
                  <w:shd w:val="clear" w:color="auto" w:fill="FFFFFF" w:themeFill="background1"/>
                  <w:vAlign w:val="center"/>
                </w:tcPr>
                <w:p w14:paraId="4B50FE8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7D4129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7EAB69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26F9C847" w14:textId="77777777" w:rsidTr="003B12DC">
              <w:trPr>
                <w:trHeight w:val="231"/>
                <w:jc w:val="center"/>
              </w:trPr>
              <w:tc>
                <w:tcPr>
                  <w:tcW w:w="2762" w:type="dxa"/>
                  <w:shd w:val="clear" w:color="auto" w:fill="FFFFFF" w:themeFill="background1"/>
                  <w:vAlign w:val="center"/>
                </w:tcPr>
                <w:p w14:paraId="6432CCBD"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0BE560EE" w14:textId="65FE8D8E"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Victimas – RUV de la Unidad Administrativa Especial para la Atención y Reparación Integral de las </w:t>
                  </w:r>
                  <w:r w:rsidR="004D07D8" w:rsidRPr="006145DB">
                    <w:rPr>
                      <w:rFonts w:cs="Arial"/>
                      <w:sz w:val="16"/>
                      <w:szCs w:val="16"/>
                      <w:lang w:eastAsia="es-CO"/>
                    </w:rPr>
                    <w:t>Víctimas</w:t>
                  </w:r>
                </w:p>
              </w:tc>
              <w:tc>
                <w:tcPr>
                  <w:tcW w:w="1117" w:type="dxa"/>
                  <w:shd w:val="clear" w:color="auto" w:fill="FFFFFF" w:themeFill="background1"/>
                  <w:vAlign w:val="center"/>
                </w:tcPr>
                <w:p w14:paraId="79C43E0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763" w:type="dxa"/>
                  <w:shd w:val="clear" w:color="auto" w:fill="FFFFFF" w:themeFill="background1"/>
                  <w:vAlign w:val="center"/>
                </w:tcPr>
                <w:p w14:paraId="788BD1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83D194A" w14:textId="77777777" w:rsidTr="003B12DC">
              <w:trPr>
                <w:trHeight w:val="231"/>
                <w:jc w:val="center"/>
              </w:trPr>
              <w:tc>
                <w:tcPr>
                  <w:tcW w:w="2762" w:type="dxa"/>
                  <w:vMerge w:val="restart"/>
                  <w:shd w:val="clear" w:color="auto" w:fill="FFFFFF" w:themeFill="background1"/>
                  <w:vAlign w:val="center"/>
                </w:tcPr>
                <w:p w14:paraId="5785216F"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Hogar que hace de la calle su lugar de habitación </w:t>
                  </w:r>
                </w:p>
              </w:tc>
              <w:tc>
                <w:tcPr>
                  <w:tcW w:w="1559" w:type="dxa"/>
                  <w:shd w:val="clear" w:color="auto" w:fill="FFFFFF" w:themeFill="background1"/>
                  <w:vAlign w:val="center"/>
                </w:tcPr>
                <w:p w14:paraId="296090C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17" w:type="dxa"/>
                  <w:shd w:val="clear" w:color="auto" w:fill="FFFFFF" w:themeFill="background1"/>
                  <w:vAlign w:val="center"/>
                </w:tcPr>
                <w:p w14:paraId="789E893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7501FC6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107C0187" w14:textId="77777777" w:rsidTr="003B12DC">
              <w:trPr>
                <w:trHeight w:val="231"/>
                <w:jc w:val="center"/>
              </w:trPr>
              <w:tc>
                <w:tcPr>
                  <w:tcW w:w="2762" w:type="dxa"/>
                  <w:vMerge/>
                  <w:shd w:val="clear" w:color="auto" w:fill="FFFFFF" w:themeFill="background1"/>
                  <w:vAlign w:val="center"/>
                </w:tcPr>
                <w:p w14:paraId="0B00214D"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F0A2C4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17" w:type="dxa"/>
                  <w:shd w:val="clear" w:color="auto" w:fill="FFFFFF" w:themeFill="background1"/>
                  <w:vAlign w:val="center"/>
                </w:tcPr>
                <w:p w14:paraId="6451D7E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32D42AD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5957162E" w14:textId="77777777" w:rsidTr="003B12DC">
              <w:trPr>
                <w:trHeight w:val="231"/>
                <w:jc w:val="center"/>
              </w:trPr>
              <w:tc>
                <w:tcPr>
                  <w:tcW w:w="2762" w:type="dxa"/>
                  <w:vMerge/>
                  <w:shd w:val="clear" w:color="auto" w:fill="FFFFFF" w:themeFill="background1"/>
                  <w:vAlign w:val="center"/>
                </w:tcPr>
                <w:p w14:paraId="00534AD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66B202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shd w:val="clear" w:color="auto" w:fill="FFFFFF" w:themeFill="background1"/>
                  <w:vAlign w:val="center"/>
                </w:tcPr>
                <w:p w14:paraId="26BD504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47BDD9B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7988E492" w14:textId="77777777" w:rsidTr="003B12DC">
              <w:trPr>
                <w:trHeight w:val="231"/>
                <w:jc w:val="center"/>
              </w:trPr>
              <w:tc>
                <w:tcPr>
                  <w:tcW w:w="2762" w:type="dxa"/>
                  <w:vMerge/>
                  <w:shd w:val="clear" w:color="auto" w:fill="FFFFFF" w:themeFill="background1"/>
                  <w:vAlign w:val="center"/>
                </w:tcPr>
                <w:p w14:paraId="7CFAB97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39AA643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8D2BB2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276219E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10C3AB5D" w14:textId="77777777" w:rsidTr="003B12DC">
              <w:trPr>
                <w:trHeight w:val="231"/>
                <w:jc w:val="center"/>
              </w:trPr>
              <w:tc>
                <w:tcPr>
                  <w:tcW w:w="2762" w:type="dxa"/>
                  <w:vMerge/>
                  <w:tcBorders>
                    <w:bottom w:val="nil"/>
                  </w:tcBorders>
                  <w:shd w:val="clear" w:color="auto" w:fill="FFFFFF" w:themeFill="background1"/>
                  <w:vAlign w:val="center"/>
                </w:tcPr>
                <w:p w14:paraId="13B5A895"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nil"/>
                  </w:tcBorders>
                  <w:shd w:val="clear" w:color="auto" w:fill="FFFFFF" w:themeFill="background1"/>
                  <w:vAlign w:val="center"/>
                </w:tcPr>
                <w:p w14:paraId="3B1113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nil"/>
                  </w:tcBorders>
                  <w:shd w:val="clear" w:color="auto" w:fill="FFFFFF" w:themeFill="background1"/>
                  <w:vAlign w:val="center"/>
                </w:tcPr>
                <w:p w14:paraId="191A78C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nil"/>
                  </w:tcBorders>
                  <w:shd w:val="clear" w:color="auto" w:fill="FFFFFF" w:themeFill="background1"/>
                  <w:vAlign w:val="center"/>
                </w:tcPr>
                <w:p w14:paraId="27981754"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3C3E7334" w14:textId="77777777" w:rsidTr="003B12DC">
              <w:trPr>
                <w:trHeight w:val="231"/>
                <w:jc w:val="center"/>
              </w:trPr>
              <w:tc>
                <w:tcPr>
                  <w:tcW w:w="2762" w:type="dxa"/>
                  <w:vMerge w:val="restart"/>
                  <w:tcBorders>
                    <w:top w:val="nil"/>
                  </w:tcBorders>
                  <w:shd w:val="clear" w:color="auto" w:fill="FFFFFF" w:themeFill="background1"/>
                  <w:vAlign w:val="center"/>
                </w:tcPr>
                <w:p w14:paraId="3D91CAF4"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sz w:val="16"/>
                      <w:szCs w:val="16"/>
                      <w:lang w:eastAsia="es-CO"/>
                    </w:rPr>
                    <w:t>Hogar en riesgo de habitar calle</w:t>
                  </w:r>
                </w:p>
              </w:tc>
              <w:tc>
                <w:tcPr>
                  <w:tcW w:w="1559" w:type="dxa"/>
                  <w:tcBorders>
                    <w:top w:val="nil"/>
                  </w:tcBorders>
                  <w:shd w:val="clear" w:color="auto" w:fill="FFFFFF" w:themeFill="background1"/>
                  <w:vAlign w:val="center"/>
                </w:tcPr>
                <w:p w14:paraId="1D23C70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tcBorders>
                    <w:top w:val="nil"/>
                  </w:tcBorders>
                  <w:shd w:val="clear" w:color="auto" w:fill="FFFFFF" w:themeFill="background1"/>
                  <w:vAlign w:val="center"/>
                </w:tcPr>
                <w:p w14:paraId="009685C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top w:val="nil"/>
                  </w:tcBorders>
                  <w:shd w:val="clear" w:color="auto" w:fill="FFFFFF" w:themeFill="background1"/>
                  <w:vAlign w:val="center"/>
                </w:tcPr>
                <w:p w14:paraId="2997B66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37269994" w14:textId="77777777" w:rsidTr="003B12DC">
              <w:trPr>
                <w:trHeight w:val="231"/>
                <w:jc w:val="center"/>
              </w:trPr>
              <w:tc>
                <w:tcPr>
                  <w:tcW w:w="2762" w:type="dxa"/>
                  <w:vMerge/>
                  <w:tcBorders>
                    <w:bottom w:val="single" w:sz="4" w:space="0" w:color="auto"/>
                  </w:tcBorders>
                  <w:shd w:val="clear" w:color="auto" w:fill="FFFFFF" w:themeFill="background1"/>
                  <w:vAlign w:val="center"/>
                </w:tcPr>
                <w:p w14:paraId="42D65DAE"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single" w:sz="4" w:space="0" w:color="auto"/>
                  </w:tcBorders>
                  <w:shd w:val="clear" w:color="auto" w:fill="FFFFFF" w:themeFill="background1"/>
                  <w:vAlign w:val="center"/>
                </w:tcPr>
                <w:p w14:paraId="34D4BED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single" w:sz="4" w:space="0" w:color="auto"/>
                  </w:tcBorders>
                  <w:shd w:val="clear" w:color="auto" w:fill="FFFFFF" w:themeFill="background1"/>
                  <w:vAlign w:val="center"/>
                </w:tcPr>
                <w:p w14:paraId="60A933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single" w:sz="4" w:space="0" w:color="auto"/>
                  </w:tcBorders>
                  <w:shd w:val="clear" w:color="auto" w:fill="FFFFFF" w:themeFill="background1"/>
                  <w:vAlign w:val="center"/>
                </w:tcPr>
                <w:p w14:paraId="56207B4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6640F3" w14:textId="77777777" w:rsidTr="003B12DC">
              <w:trPr>
                <w:trHeight w:val="231"/>
                <w:jc w:val="center"/>
              </w:trPr>
              <w:tc>
                <w:tcPr>
                  <w:tcW w:w="2762" w:type="dxa"/>
                  <w:vMerge w:val="restart"/>
                  <w:shd w:val="clear" w:color="auto" w:fill="FFFFFF" w:themeFill="background1"/>
                  <w:vAlign w:val="center"/>
                </w:tcPr>
                <w:p w14:paraId="5EDE987B"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559" w:type="dxa"/>
                  <w:shd w:val="clear" w:color="auto" w:fill="FFFFFF" w:themeFill="background1"/>
                  <w:vAlign w:val="center"/>
                </w:tcPr>
                <w:p w14:paraId="1C8C9F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9C0319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3D3B277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024AA4" w:rsidRPr="006145DB" w14:paraId="0809B9FF" w14:textId="77777777" w:rsidTr="003B12DC">
              <w:trPr>
                <w:trHeight w:val="231"/>
                <w:jc w:val="center"/>
              </w:trPr>
              <w:tc>
                <w:tcPr>
                  <w:tcW w:w="2762" w:type="dxa"/>
                  <w:vMerge/>
                  <w:shd w:val="clear" w:color="auto" w:fill="FFFFFF" w:themeFill="background1"/>
                  <w:vAlign w:val="center"/>
                </w:tcPr>
                <w:p w14:paraId="6AD664A5"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3DDFFAE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17" w:type="dxa"/>
                  <w:shd w:val="clear" w:color="auto" w:fill="FFFFFF" w:themeFill="background1"/>
                  <w:vAlign w:val="center"/>
                </w:tcPr>
                <w:p w14:paraId="54A8B48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67216AC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58E2F363" w14:textId="77777777" w:rsidTr="003B12DC">
              <w:trPr>
                <w:trHeight w:val="435"/>
                <w:jc w:val="center"/>
              </w:trPr>
              <w:tc>
                <w:tcPr>
                  <w:tcW w:w="2762" w:type="dxa"/>
                  <w:vMerge/>
                  <w:tcBorders>
                    <w:bottom w:val="nil"/>
                  </w:tcBorders>
                  <w:shd w:val="clear" w:color="auto" w:fill="FFFFFF" w:themeFill="background1"/>
                  <w:vAlign w:val="center"/>
                </w:tcPr>
                <w:p w14:paraId="7831287A" w14:textId="77777777" w:rsidR="00B877B5" w:rsidRPr="006145DB" w:rsidRDefault="00B877B5" w:rsidP="005B435E">
                  <w:pPr>
                    <w:tabs>
                      <w:tab w:val="left" w:pos="709"/>
                    </w:tabs>
                    <w:contextualSpacing/>
                    <w:rPr>
                      <w:rFonts w:cs="Arial"/>
                      <w:bCs/>
                      <w:sz w:val="16"/>
                      <w:szCs w:val="16"/>
                      <w:lang w:eastAsia="es-CO"/>
                    </w:rPr>
                  </w:pPr>
                </w:p>
              </w:tc>
              <w:tc>
                <w:tcPr>
                  <w:tcW w:w="1559" w:type="dxa"/>
                  <w:tcBorders>
                    <w:bottom w:val="nil"/>
                  </w:tcBorders>
                  <w:shd w:val="clear" w:color="auto" w:fill="FFFFFF" w:themeFill="background1"/>
                  <w:vAlign w:val="center"/>
                </w:tcPr>
                <w:p w14:paraId="10EABD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tcBorders>
                    <w:bottom w:val="nil"/>
                  </w:tcBorders>
                  <w:shd w:val="clear" w:color="auto" w:fill="FFFFFF" w:themeFill="background1"/>
                  <w:vAlign w:val="center"/>
                </w:tcPr>
                <w:p w14:paraId="1863180E"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763" w:type="dxa"/>
                  <w:tcBorders>
                    <w:bottom w:val="nil"/>
                  </w:tcBorders>
                  <w:shd w:val="clear" w:color="auto" w:fill="FFFFFF" w:themeFill="background1"/>
                  <w:vAlign w:val="center"/>
                </w:tcPr>
                <w:p w14:paraId="2C9E886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15A00A5D" w14:textId="77777777" w:rsidR="00B877B5" w:rsidRPr="006145DB" w:rsidRDefault="00B877B5" w:rsidP="005B435E">
            <w:pPr>
              <w:tabs>
                <w:tab w:val="left" w:pos="709"/>
              </w:tabs>
              <w:spacing w:after="0" w:line="240" w:lineRule="auto"/>
              <w:contextualSpacing/>
              <w:jc w:val="both"/>
              <w:rPr>
                <w:rFonts w:cs="Arial"/>
                <w:bCs/>
                <w:sz w:val="20"/>
                <w:szCs w:val="20"/>
                <w:lang w:eastAsia="es-CO"/>
              </w:rPr>
            </w:pPr>
          </w:p>
        </w:tc>
      </w:tr>
      <w:tr w:rsidR="00024AA4" w:rsidRPr="006145DB" w14:paraId="76F5422F" w14:textId="77777777" w:rsidTr="003B12DC">
        <w:trPr>
          <w:trHeight w:val="742"/>
          <w:jc w:val="center"/>
        </w:trPr>
        <w:tc>
          <w:tcPr>
            <w:tcW w:w="1940" w:type="dxa"/>
            <w:shd w:val="clear" w:color="auto" w:fill="FFFFFF" w:themeFill="background1"/>
            <w:vAlign w:val="center"/>
          </w:tcPr>
          <w:p w14:paraId="011F6015"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shd w:val="clear" w:color="auto" w:fill="FFFFFF" w:themeFill="background1"/>
            <w:vAlign w:val="center"/>
          </w:tcPr>
          <w:p w14:paraId="2BB5C28C" w14:textId="77777777" w:rsidR="00B877B5" w:rsidRPr="006145DB" w:rsidRDefault="00B877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024AA4" w:rsidRPr="006145DB" w14:paraId="3F5A15BC" w14:textId="77777777" w:rsidTr="00B877B5">
        <w:trPr>
          <w:trHeight w:val="2159"/>
          <w:jc w:val="center"/>
        </w:trPr>
        <w:tc>
          <w:tcPr>
            <w:tcW w:w="1940" w:type="dxa"/>
            <w:shd w:val="clear" w:color="auto" w:fill="FFFFFF" w:themeFill="background1"/>
            <w:vAlign w:val="center"/>
          </w:tcPr>
          <w:p w14:paraId="39F8FBCC"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3" w:type="dxa"/>
              <w:jc w:val="center"/>
              <w:tblLayout w:type="fixed"/>
              <w:tblLook w:val="04A0" w:firstRow="1" w:lastRow="0" w:firstColumn="1" w:lastColumn="0" w:noHBand="0" w:noVBand="1"/>
            </w:tblPr>
            <w:tblGrid>
              <w:gridCol w:w="2977"/>
              <w:gridCol w:w="1344"/>
              <w:gridCol w:w="1155"/>
              <w:gridCol w:w="1767"/>
            </w:tblGrid>
            <w:tr w:rsidR="00024AA4" w:rsidRPr="006145DB" w14:paraId="49712F20" w14:textId="77777777" w:rsidTr="003B12DC">
              <w:trPr>
                <w:trHeight w:val="373"/>
                <w:tblHeader/>
                <w:jc w:val="center"/>
              </w:trPr>
              <w:tc>
                <w:tcPr>
                  <w:tcW w:w="2977" w:type="dxa"/>
                  <w:tcBorders>
                    <w:top w:val="nil"/>
                  </w:tcBorders>
                  <w:shd w:val="clear" w:color="auto" w:fill="FFFFFF" w:themeFill="background1"/>
                  <w:vAlign w:val="center"/>
                </w:tcPr>
                <w:p w14:paraId="1FE0A6F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Criterio de ingreso </w:t>
                  </w:r>
                </w:p>
              </w:tc>
              <w:tc>
                <w:tcPr>
                  <w:tcW w:w="1344" w:type="dxa"/>
                  <w:tcBorders>
                    <w:top w:val="nil"/>
                  </w:tcBorders>
                  <w:shd w:val="clear" w:color="auto" w:fill="FFFFFF" w:themeFill="background1"/>
                  <w:vAlign w:val="center"/>
                </w:tcPr>
                <w:p w14:paraId="087119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55" w:type="dxa"/>
                  <w:tcBorders>
                    <w:top w:val="nil"/>
                  </w:tcBorders>
                  <w:shd w:val="clear" w:color="auto" w:fill="FFFFFF" w:themeFill="background1"/>
                  <w:vAlign w:val="center"/>
                </w:tcPr>
                <w:p w14:paraId="75E2CB2C" w14:textId="77777777" w:rsidR="00B877B5" w:rsidRPr="006145DB" w:rsidRDefault="00B877B5" w:rsidP="00CD5A69">
                  <w:pPr>
                    <w:tabs>
                      <w:tab w:val="left" w:pos="709"/>
                    </w:tabs>
                    <w:ind w:left="-100"/>
                    <w:contextualSpacing/>
                    <w:jc w:val="center"/>
                    <w:rPr>
                      <w:rFonts w:cs="Arial"/>
                      <w:sz w:val="16"/>
                      <w:szCs w:val="16"/>
                      <w:lang w:eastAsia="es-CO"/>
                    </w:rPr>
                  </w:pPr>
                  <w:r w:rsidRPr="006145DB">
                    <w:rPr>
                      <w:rFonts w:cs="Arial"/>
                      <w:sz w:val="16"/>
                      <w:szCs w:val="16"/>
                      <w:lang w:eastAsia="es-CO"/>
                    </w:rPr>
                    <w:t>Periodicidad</w:t>
                  </w:r>
                </w:p>
              </w:tc>
              <w:tc>
                <w:tcPr>
                  <w:tcW w:w="1767" w:type="dxa"/>
                  <w:tcBorders>
                    <w:top w:val="nil"/>
                  </w:tcBorders>
                  <w:shd w:val="clear" w:color="auto" w:fill="FFFFFF" w:themeFill="background1"/>
                  <w:vAlign w:val="center"/>
                </w:tcPr>
                <w:p w14:paraId="18993AC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7DDB1164" w14:textId="77777777" w:rsidTr="003B12DC">
              <w:trPr>
                <w:trHeight w:val="541"/>
                <w:jc w:val="center"/>
              </w:trPr>
              <w:tc>
                <w:tcPr>
                  <w:tcW w:w="2977" w:type="dxa"/>
                  <w:vMerge w:val="restart"/>
                  <w:shd w:val="clear" w:color="auto" w:fill="FFFFFF" w:themeFill="background1"/>
                  <w:vAlign w:val="center"/>
                </w:tcPr>
                <w:p w14:paraId="1629AD01"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 tipo “pagadiarios”.</w:t>
                  </w:r>
                </w:p>
              </w:tc>
              <w:tc>
                <w:tcPr>
                  <w:tcW w:w="1344" w:type="dxa"/>
                  <w:shd w:val="clear" w:color="auto" w:fill="FFFFFF" w:themeFill="background1"/>
                  <w:vAlign w:val="center"/>
                </w:tcPr>
                <w:p w14:paraId="57DEB2B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55" w:type="dxa"/>
                  <w:shd w:val="clear" w:color="auto" w:fill="FFFFFF" w:themeFill="background1"/>
                  <w:vAlign w:val="center"/>
                </w:tcPr>
                <w:p w14:paraId="1579F4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0293DE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1188085F" w14:textId="77777777" w:rsidTr="003B12DC">
              <w:trPr>
                <w:trHeight w:val="232"/>
                <w:jc w:val="center"/>
              </w:trPr>
              <w:tc>
                <w:tcPr>
                  <w:tcW w:w="2977" w:type="dxa"/>
                  <w:vMerge/>
                  <w:shd w:val="clear" w:color="auto" w:fill="FFFFFF" w:themeFill="background1"/>
                  <w:vAlign w:val="center"/>
                </w:tcPr>
                <w:p w14:paraId="5837227D"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5632FB3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55" w:type="dxa"/>
                  <w:shd w:val="clear" w:color="auto" w:fill="FFFFFF" w:themeFill="background1"/>
                  <w:vAlign w:val="center"/>
                </w:tcPr>
                <w:p w14:paraId="7CDD273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67" w:type="dxa"/>
                  <w:shd w:val="clear" w:color="auto" w:fill="FFFFFF" w:themeFill="background1"/>
                  <w:vAlign w:val="center"/>
                </w:tcPr>
                <w:p w14:paraId="4B36D4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0DA71E3D" w14:textId="77777777" w:rsidTr="003B12DC">
              <w:trPr>
                <w:trHeight w:val="232"/>
                <w:jc w:val="center"/>
              </w:trPr>
              <w:tc>
                <w:tcPr>
                  <w:tcW w:w="2977" w:type="dxa"/>
                  <w:vMerge/>
                  <w:shd w:val="clear" w:color="auto" w:fill="FFFFFF" w:themeFill="background1"/>
                  <w:vAlign w:val="center"/>
                </w:tcPr>
                <w:p w14:paraId="2AB5DCDC"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1DE6AE2E"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55" w:type="dxa"/>
                  <w:shd w:val="clear" w:color="auto" w:fill="FFFFFF" w:themeFill="background1"/>
                  <w:vAlign w:val="center"/>
                </w:tcPr>
                <w:p w14:paraId="35B4CE6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767" w:type="dxa"/>
                  <w:shd w:val="clear" w:color="auto" w:fill="FFFFFF" w:themeFill="background1"/>
                  <w:vAlign w:val="center"/>
                </w:tcPr>
                <w:p w14:paraId="745F78B8"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3694EE1D" w14:textId="77777777" w:rsidTr="003B12DC">
              <w:trPr>
                <w:trHeight w:val="232"/>
                <w:jc w:val="center"/>
              </w:trPr>
              <w:tc>
                <w:tcPr>
                  <w:tcW w:w="2977" w:type="dxa"/>
                  <w:vMerge w:val="restart"/>
                  <w:shd w:val="clear" w:color="auto" w:fill="FFFFFF" w:themeFill="background1"/>
                  <w:vAlign w:val="center"/>
                </w:tcPr>
                <w:p w14:paraId="5F3FB325"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Hogar migrante internacional.</w:t>
                  </w:r>
                </w:p>
              </w:tc>
              <w:tc>
                <w:tcPr>
                  <w:tcW w:w="1344" w:type="dxa"/>
                  <w:shd w:val="clear" w:color="auto" w:fill="FFFFFF" w:themeFill="background1"/>
                  <w:vAlign w:val="center"/>
                </w:tcPr>
                <w:p w14:paraId="29C879F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55" w:type="dxa"/>
                  <w:shd w:val="clear" w:color="auto" w:fill="FFFFFF" w:themeFill="background1"/>
                  <w:vAlign w:val="center"/>
                </w:tcPr>
                <w:p w14:paraId="0AFCE02A"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767" w:type="dxa"/>
                  <w:shd w:val="clear" w:color="auto" w:fill="FFFFFF" w:themeFill="background1"/>
                  <w:vAlign w:val="center"/>
                </w:tcPr>
                <w:p w14:paraId="22306B6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17E3E2B6" w14:textId="77777777" w:rsidTr="003B12DC">
              <w:trPr>
                <w:trHeight w:val="232"/>
                <w:jc w:val="center"/>
              </w:trPr>
              <w:tc>
                <w:tcPr>
                  <w:tcW w:w="2977" w:type="dxa"/>
                  <w:vMerge/>
                  <w:shd w:val="clear" w:color="auto" w:fill="FFFFFF" w:themeFill="background1"/>
                  <w:vAlign w:val="center"/>
                </w:tcPr>
                <w:p w14:paraId="0A7FA202"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5D76E78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55" w:type="dxa"/>
                  <w:shd w:val="clear" w:color="auto" w:fill="FFFFFF" w:themeFill="background1"/>
                  <w:vAlign w:val="center"/>
                </w:tcPr>
                <w:p w14:paraId="359D778B"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7" w:type="dxa"/>
                  <w:shd w:val="clear" w:color="auto" w:fill="FFFFFF" w:themeFill="background1"/>
                  <w:vAlign w:val="center"/>
                </w:tcPr>
                <w:p w14:paraId="74FFE4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23D355E2" w14:textId="77777777" w:rsidTr="003B12DC">
              <w:trPr>
                <w:trHeight w:val="232"/>
                <w:jc w:val="center"/>
              </w:trPr>
              <w:tc>
                <w:tcPr>
                  <w:tcW w:w="2977" w:type="dxa"/>
                  <w:vMerge/>
                  <w:shd w:val="clear" w:color="auto" w:fill="FFFFFF" w:themeFill="background1"/>
                  <w:vAlign w:val="center"/>
                </w:tcPr>
                <w:p w14:paraId="1C7D1EFC"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071A6C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shd w:val="clear" w:color="auto" w:fill="FFFFFF" w:themeFill="background1"/>
                  <w:vAlign w:val="center"/>
                </w:tcPr>
                <w:p w14:paraId="1BB706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5784FC63"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7525D7FE" w14:textId="77777777" w:rsidTr="003B12DC">
              <w:trPr>
                <w:trHeight w:val="232"/>
                <w:jc w:val="center"/>
              </w:trPr>
              <w:tc>
                <w:tcPr>
                  <w:tcW w:w="2977" w:type="dxa"/>
                  <w:shd w:val="clear" w:color="auto" w:fill="FFFFFF" w:themeFill="background1"/>
                  <w:vAlign w:val="center"/>
                </w:tcPr>
                <w:p w14:paraId="7D927280"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344" w:type="dxa"/>
                  <w:shd w:val="clear" w:color="auto" w:fill="FFFFFF" w:themeFill="background1"/>
                  <w:vAlign w:val="center"/>
                </w:tcPr>
                <w:p w14:paraId="763F899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Victimas</w:t>
                  </w:r>
                </w:p>
              </w:tc>
              <w:tc>
                <w:tcPr>
                  <w:tcW w:w="1155" w:type="dxa"/>
                  <w:shd w:val="clear" w:color="auto" w:fill="FFFFFF" w:themeFill="background1"/>
                  <w:vAlign w:val="center"/>
                </w:tcPr>
                <w:p w14:paraId="7E8D5D4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767" w:type="dxa"/>
                  <w:shd w:val="clear" w:color="auto" w:fill="FFFFFF" w:themeFill="background1"/>
                  <w:vAlign w:val="center"/>
                </w:tcPr>
                <w:p w14:paraId="103FA8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BA4BF68" w14:textId="77777777" w:rsidTr="003B12DC">
              <w:trPr>
                <w:trHeight w:val="232"/>
                <w:jc w:val="center"/>
              </w:trPr>
              <w:tc>
                <w:tcPr>
                  <w:tcW w:w="2977" w:type="dxa"/>
                  <w:vMerge w:val="restart"/>
                  <w:shd w:val="clear" w:color="auto" w:fill="FFFFFF" w:themeFill="background1"/>
                  <w:vAlign w:val="center"/>
                </w:tcPr>
                <w:p w14:paraId="47DC0F14"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que hace de la calle su lugar de habitación. </w:t>
                  </w:r>
                </w:p>
                <w:p w14:paraId="603B4A0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Verificación en campo.</w:t>
                  </w:r>
                </w:p>
              </w:tc>
              <w:tc>
                <w:tcPr>
                  <w:tcW w:w="1344" w:type="dxa"/>
                  <w:shd w:val="clear" w:color="auto" w:fill="FFFFFF" w:themeFill="background1"/>
                  <w:vAlign w:val="center"/>
                </w:tcPr>
                <w:p w14:paraId="5D92FD1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55" w:type="dxa"/>
                  <w:shd w:val="clear" w:color="auto" w:fill="FFFFFF" w:themeFill="background1"/>
                  <w:vAlign w:val="center"/>
                </w:tcPr>
                <w:p w14:paraId="6B04A82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7" w:type="dxa"/>
                  <w:shd w:val="clear" w:color="auto" w:fill="FFFFFF" w:themeFill="background1"/>
                  <w:vAlign w:val="center"/>
                </w:tcPr>
                <w:p w14:paraId="2CB30A7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5739C8F4" w14:textId="77777777" w:rsidTr="003B12DC">
              <w:trPr>
                <w:trHeight w:val="232"/>
                <w:jc w:val="center"/>
              </w:trPr>
              <w:tc>
                <w:tcPr>
                  <w:tcW w:w="2977" w:type="dxa"/>
                  <w:vMerge/>
                  <w:shd w:val="clear" w:color="auto" w:fill="FFFFFF" w:themeFill="background1"/>
                  <w:vAlign w:val="center"/>
                </w:tcPr>
                <w:p w14:paraId="2A4FEC9F"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573562B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55" w:type="dxa"/>
                  <w:shd w:val="clear" w:color="auto" w:fill="FFFFFF" w:themeFill="background1"/>
                  <w:vAlign w:val="center"/>
                </w:tcPr>
                <w:p w14:paraId="3618968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68531AD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72E388DF" w14:textId="77777777" w:rsidTr="003B12DC">
              <w:trPr>
                <w:trHeight w:val="232"/>
                <w:jc w:val="center"/>
              </w:trPr>
              <w:tc>
                <w:tcPr>
                  <w:tcW w:w="2977" w:type="dxa"/>
                  <w:vMerge/>
                  <w:shd w:val="clear" w:color="auto" w:fill="FFFFFF" w:themeFill="background1"/>
                  <w:vAlign w:val="center"/>
                </w:tcPr>
                <w:p w14:paraId="5EDF157A"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2F47C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55" w:type="dxa"/>
                  <w:shd w:val="clear" w:color="auto" w:fill="FFFFFF" w:themeFill="background1"/>
                  <w:vAlign w:val="center"/>
                </w:tcPr>
                <w:p w14:paraId="6F646A1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7A46381C"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22D17D53" w14:textId="77777777" w:rsidTr="003B12DC">
              <w:trPr>
                <w:trHeight w:val="232"/>
                <w:jc w:val="center"/>
              </w:trPr>
              <w:tc>
                <w:tcPr>
                  <w:tcW w:w="2977" w:type="dxa"/>
                  <w:vMerge/>
                  <w:shd w:val="clear" w:color="auto" w:fill="FFFFFF" w:themeFill="background1"/>
                  <w:vAlign w:val="center"/>
                </w:tcPr>
                <w:p w14:paraId="1E06D936"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07C7AC6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55" w:type="dxa"/>
                  <w:shd w:val="clear" w:color="auto" w:fill="FFFFFF" w:themeFill="background1"/>
                  <w:vAlign w:val="center"/>
                </w:tcPr>
                <w:p w14:paraId="122CF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61C6CDC9"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6D88CA3B" w14:textId="77777777" w:rsidTr="003B12DC">
              <w:trPr>
                <w:trHeight w:val="232"/>
                <w:jc w:val="center"/>
              </w:trPr>
              <w:tc>
                <w:tcPr>
                  <w:tcW w:w="2977" w:type="dxa"/>
                  <w:vMerge/>
                  <w:shd w:val="clear" w:color="auto" w:fill="FFFFFF" w:themeFill="background1"/>
                  <w:vAlign w:val="center"/>
                </w:tcPr>
                <w:p w14:paraId="59C1A2CE"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748FA7E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shd w:val="clear" w:color="auto" w:fill="FFFFFF" w:themeFill="background1"/>
                  <w:vAlign w:val="center"/>
                </w:tcPr>
                <w:p w14:paraId="462843E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11C27ED7"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2A39FC" w14:textId="77777777" w:rsidTr="003B12DC">
              <w:trPr>
                <w:trHeight w:val="313"/>
                <w:jc w:val="center"/>
              </w:trPr>
              <w:tc>
                <w:tcPr>
                  <w:tcW w:w="2977" w:type="dxa"/>
                  <w:vMerge w:val="restart"/>
                  <w:shd w:val="clear" w:color="auto" w:fill="FFFFFF" w:themeFill="background1"/>
                  <w:vAlign w:val="center"/>
                </w:tcPr>
                <w:p w14:paraId="33C3284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en riesgo de habitar </w:t>
                  </w:r>
                </w:p>
                <w:p w14:paraId="60EC11F7"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Calle</w:t>
                  </w:r>
                </w:p>
              </w:tc>
              <w:tc>
                <w:tcPr>
                  <w:tcW w:w="1344" w:type="dxa"/>
                  <w:shd w:val="clear" w:color="auto" w:fill="FFFFFF" w:themeFill="background1"/>
                  <w:vAlign w:val="center"/>
                </w:tcPr>
                <w:p w14:paraId="5B7A0E1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55" w:type="dxa"/>
                  <w:shd w:val="clear" w:color="auto" w:fill="FFFFFF" w:themeFill="background1"/>
                  <w:vAlign w:val="center"/>
                </w:tcPr>
                <w:p w14:paraId="747B6E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3E50145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30CD34A2" w14:textId="77777777" w:rsidTr="003B12DC">
              <w:trPr>
                <w:trHeight w:val="347"/>
                <w:jc w:val="center"/>
              </w:trPr>
              <w:tc>
                <w:tcPr>
                  <w:tcW w:w="2977" w:type="dxa"/>
                  <w:vMerge/>
                  <w:tcBorders>
                    <w:bottom w:val="single" w:sz="4" w:space="0" w:color="auto"/>
                  </w:tcBorders>
                  <w:shd w:val="clear" w:color="auto" w:fill="FFFFFF" w:themeFill="background1"/>
                  <w:vAlign w:val="center"/>
                </w:tcPr>
                <w:p w14:paraId="6BFF383C" w14:textId="77777777" w:rsidR="00B877B5" w:rsidRPr="006145DB" w:rsidRDefault="00B877B5" w:rsidP="005B435E">
                  <w:pPr>
                    <w:tabs>
                      <w:tab w:val="left" w:pos="709"/>
                    </w:tabs>
                    <w:contextualSpacing/>
                    <w:rPr>
                      <w:rFonts w:cs="Arial"/>
                      <w:sz w:val="16"/>
                      <w:szCs w:val="16"/>
                      <w:lang w:eastAsia="es-CO"/>
                    </w:rPr>
                  </w:pPr>
                </w:p>
              </w:tc>
              <w:tc>
                <w:tcPr>
                  <w:tcW w:w="1344" w:type="dxa"/>
                  <w:tcBorders>
                    <w:bottom w:val="single" w:sz="4" w:space="0" w:color="auto"/>
                  </w:tcBorders>
                  <w:shd w:val="clear" w:color="auto" w:fill="FFFFFF" w:themeFill="background1"/>
                  <w:vAlign w:val="center"/>
                </w:tcPr>
                <w:p w14:paraId="391D3EC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tcBorders>
                    <w:bottom w:val="single" w:sz="4" w:space="0" w:color="auto"/>
                  </w:tcBorders>
                  <w:shd w:val="clear" w:color="auto" w:fill="FFFFFF" w:themeFill="background1"/>
                  <w:vAlign w:val="center"/>
                </w:tcPr>
                <w:p w14:paraId="31FDF7D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tcBorders>
                    <w:bottom w:val="single" w:sz="4" w:space="0" w:color="auto"/>
                  </w:tcBorders>
                  <w:shd w:val="clear" w:color="auto" w:fill="FFFFFF" w:themeFill="background1"/>
                  <w:vAlign w:val="center"/>
                </w:tcPr>
                <w:p w14:paraId="7719B8A3"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31AE001" w14:textId="77777777" w:rsidTr="003B12DC">
              <w:trPr>
                <w:trHeight w:val="232"/>
                <w:jc w:val="center"/>
              </w:trPr>
              <w:tc>
                <w:tcPr>
                  <w:tcW w:w="2977" w:type="dxa"/>
                  <w:vMerge w:val="restart"/>
                  <w:shd w:val="clear" w:color="auto" w:fill="FFFFFF" w:themeFill="background1"/>
                  <w:vAlign w:val="center"/>
                </w:tcPr>
                <w:p w14:paraId="4B69089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344" w:type="dxa"/>
                  <w:shd w:val="clear" w:color="auto" w:fill="FFFFFF" w:themeFill="background1"/>
                  <w:vAlign w:val="center"/>
                </w:tcPr>
                <w:p w14:paraId="6F1C6B29" w14:textId="06971F61" w:rsidR="00B877B5" w:rsidRPr="006145DB" w:rsidRDefault="003B12DC"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55" w:type="dxa"/>
                  <w:shd w:val="clear" w:color="auto" w:fill="FFFFFF" w:themeFill="background1"/>
                  <w:vAlign w:val="center"/>
                </w:tcPr>
                <w:p w14:paraId="3047E5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514019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40B04EE7" w14:textId="77777777" w:rsidTr="003B12DC">
              <w:trPr>
                <w:trHeight w:val="621"/>
                <w:jc w:val="center"/>
              </w:trPr>
              <w:tc>
                <w:tcPr>
                  <w:tcW w:w="2977" w:type="dxa"/>
                  <w:vMerge/>
                  <w:shd w:val="clear" w:color="auto" w:fill="FFFFFF" w:themeFill="background1"/>
                  <w:vAlign w:val="center"/>
                </w:tcPr>
                <w:p w14:paraId="59105590"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62AF4EE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55" w:type="dxa"/>
                  <w:shd w:val="clear" w:color="auto" w:fill="FFFFFF" w:themeFill="background1"/>
                  <w:vAlign w:val="center"/>
                </w:tcPr>
                <w:p w14:paraId="7A73BD39"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452F3FD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E59485E" w14:textId="77777777" w:rsidTr="003B12DC">
              <w:trPr>
                <w:trHeight w:val="232"/>
                <w:jc w:val="center"/>
              </w:trPr>
              <w:tc>
                <w:tcPr>
                  <w:tcW w:w="2977" w:type="dxa"/>
                  <w:vMerge/>
                  <w:tcBorders>
                    <w:bottom w:val="nil"/>
                  </w:tcBorders>
                  <w:shd w:val="clear" w:color="auto" w:fill="FFFFFF" w:themeFill="background1"/>
                  <w:vAlign w:val="center"/>
                </w:tcPr>
                <w:p w14:paraId="46CFD82C" w14:textId="77777777" w:rsidR="00B877B5" w:rsidRPr="006145DB" w:rsidRDefault="00B877B5" w:rsidP="005B435E">
                  <w:pPr>
                    <w:tabs>
                      <w:tab w:val="left" w:pos="709"/>
                    </w:tabs>
                    <w:contextualSpacing/>
                    <w:rPr>
                      <w:rFonts w:cs="Arial"/>
                      <w:bCs/>
                      <w:sz w:val="16"/>
                      <w:szCs w:val="16"/>
                      <w:lang w:eastAsia="es-CO"/>
                    </w:rPr>
                  </w:pPr>
                </w:p>
              </w:tc>
              <w:tc>
                <w:tcPr>
                  <w:tcW w:w="1344" w:type="dxa"/>
                  <w:tcBorders>
                    <w:bottom w:val="nil"/>
                  </w:tcBorders>
                  <w:shd w:val="clear" w:color="auto" w:fill="FFFFFF" w:themeFill="background1"/>
                  <w:vAlign w:val="center"/>
                </w:tcPr>
                <w:p w14:paraId="2EA4EB2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tcBorders>
                    <w:bottom w:val="nil"/>
                  </w:tcBorders>
                  <w:shd w:val="clear" w:color="auto" w:fill="FFFFFF" w:themeFill="background1"/>
                  <w:vAlign w:val="center"/>
                </w:tcPr>
                <w:p w14:paraId="07DED300" w14:textId="77777777" w:rsidR="00B877B5" w:rsidRPr="006145DB" w:rsidRDefault="00B877B5" w:rsidP="005B435E">
                  <w:pPr>
                    <w:jc w:val="center"/>
                    <w:rPr>
                      <w:rFonts w:cs="Arial"/>
                      <w:sz w:val="16"/>
                      <w:szCs w:val="16"/>
                      <w:lang w:eastAsia="es-CO"/>
                    </w:rPr>
                  </w:pPr>
                  <w:r w:rsidRPr="006145DB">
                    <w:rPr>
                      <w:rFonts w:cs="Arial"/>
                      <w:sz w:val="16"/>
                      <w:szCs w:val="16"/>
                      <w:lang w:eastAsia="es-CO"/>
                    </w:rPr>
                    <w:t>Demanda</w:t>
                  </w:r>
                </w:p>
              </w:tc>
              <w:tc>
                <w:tcPr>
                  <w:tcW w:w="1767" w:type="dxa"/>
                  <w:tcBorders>
                    <w:bottom w:val="nil"/>
                  </w:tcBorders>
                  <w:shd w:val="clear" w:color="auto" w:fill="FFFFFF" w:themeFill="background1"/>
                  <w:vAlign w:val="center"/>
                </w:tcPr>
                <w:p w14:paraId="0A515C94"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bl>
          <w:p w14:paraId="723A3D99" w14:textId="77777777" w:rsidR="00B877B5" w:rsidRPr="006145DB" w:rsidRDefault="00B877B5" w:rsidP="005B435E">
            <w:pPr>
              <w:pStyle w:val="Textoindependiente"/>
              <w:spacing w:after="0" w:line="240" w:lineRule="auto"/>
              <w:ind w:right="112"/>
              <w:jc w:val="both"/>
              <w:rPr>
                <w:rFonts w:cs="Arial"/>
                <w:bCs/>
                <w:sz w:val="20"/>
                <w:szCs w:val="20"/>
                <w:lang w:eastAsia="es-CO"/>
              </w:rPr>
            </w:pPr>
          </w:p>
        </w:tc>
      </w:tr>
      <w:tr w:rsidR="00024AA4" w:rsidRPr="006145DB" w14:paraId="332F83A6" w14:textId="77777777" w:rsidTr="00B877B5">
        <w:trPr>
          <w:trHeight w:val="716"/>
          <w:jc w:val="center"/>
        </w:trPr>
        <w:tc>
          <w:tcPr>
            <w:tcW w:w="1940" w:type="dxa"/>
            <w:shd w:val="clear" w:color="auto" w:fill="FFFFFF" w:themeFill="background1"/>
            <w:vAlign w:val="center"/>
          </w:tcPr>
          <w:p w14:paraId="7E00B093" w14:textId="77777777" w:rsidR="00B877B5" w:rsidRPr="006145DB" w:rsidRDefault="00B877B5" w:rsidP="003B12DC">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shd w:val="clear" w:color="auto" w:fill="FFFFFF" w:themeFill="background1"/>
            <w:vAlign w:val="center"/>
          </w:tcPr>
          <w:p w14:paraId="7B82EB17" w14:textId="77777777" w:rsidR="00B877B5" w:rsidRPr="006145DB" w:rsidRDefault="00B877B5" w:rsidP="005B435E">
            <w:pPr>
              <w:spacing w:after="0" w:line="240" w:lineRule="auto"/>
              <w:rPr>
                <w:rFonts w:cs="Arial"/>
                <w:sz w:val="12"/>
                <w:szCs w:val="12"/>
                <w:highlight w:val="yellow"/>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3058"/>
              <w:gridCol w:w="1688"/>
              <w:gridCol w:w="1134"/>
              <w:gridCol w:w="1377"/>
            </w:tblGrid>
            <w:tr w:rsidR="00024AA4" w:rsidRPr="006145DB" w14:paraId="5261AE54" w14:textId="77777777" w:rsidTr="003B12DC">
              <w:trPr>
                <w:trHeight w:val="380"/>
                <w:jc w:val="center"/>
              </w:trPr>
              <w:tc>
                <w:tcPr>
                  <w:tcW w:w="3058" w:type="dxa"/>
                  <w:shd w:val="clear" w:color="auto" w:fill="FFFFFF" w:themeFill="background1"/>
                  <w:vAlign w:val="center"/>
                </w:tcPr>
                <w:p w14:paraId="6881BC9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688" w:type="dxa"/>
                  <w:shd w:val="clear" w:color="auto" w:fill="FFFFFF" w:themeFill="background1"/>
                  <w:vAlign w:val="center"/>
                </w:tcPr>
                <w:p w14:paraId="542C50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328B7A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7" w:type="dxa"/>
                  <w:shd w:val="clear" w:color="auto" w:fill="FFFFFF" w:themeFill="background1"/>
                  <w:vAlign w:val="center"/>
                </w:tcPr>
                <w:p w14:paraId="0C19BC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2D48D02F" w14:textId="77777777" w:rsidTr="003B12DC">
              <w:trPr>
                <w:trHeight w:val="243"/>
                <w:jc w:val="center"/>
              </w:trPr>
              <w:tc>
                <w:tcPr>
                  <w:tcW w:w="3058" w:type="dxa"/>
                  <w:shd w:val="clear" w:color="auto" w:fill="FFFFFF" w:themeFill="background1"/>
                  <w:vAlign w:val="center"/>
                </w:tcPr>
                <w:p w14:paraId="0869A3F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escrito de alguno de los miembros beneficiarios del hogar </w:t>
                  </w:r>
                </w:p>
              </w:tc>
              <w:tc>
                <w:tcPr>
                  <w:tcW w:w="1688" w:type="dxa"/>
                  <w:shd w:val="clear" w:color="auto" w:fill="FFFFFF" w:themeFill="background1"/>
                  <w:vAlign w:val="center"/>
                </w:tcPr>
                <w:p w14:paraId="57C3C6D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0CB11CD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shd w:val="clear" w:color="auto" w:fill="FFFFFF" w:themeFill="background1"/>
                  <w:vAlign w:val="center"/>
                </w:tcPr>
                <w:p w14:paraId="01AB8CE5" w14:textId="77777777" w:rsidR="00B877B5" w:rsidRPr="006145DB" w:rsidRDefault="00B877B5" w:rsidP="005B435E">
                  <w:pPr>
                    <w:tabs>
                      <w:tab w:val="left" w:pos="709"/>
                    </w:tabs>
                    <w:contextualSpacing/>
                    <w:jc w:val="center"/>
                    <w:rPr>
                      <w:rFonts w:cs="Arial"/>
                      <w:bCs/>
                      <w:sz w:val="16"/>
                      <w:szCs w:val="16"/>
                      <w:lang w:eastAsia="es-CO"/>
                    </w:rPr>
                  </w:pPr>
                  <w:r w:rsidRPr="006145DB">
                    <w:rPr>
                      <w:rFonts w:eastAsia="Arial" w:cs="Arial"/>
                      <w:sz w:val="16"/>
                      <w:szCs w:val="16"/>
                    </w:rPr>
                    <w:t>Equipo del Servicio Social</w:t>
                  </w:r>
                </w:p>
              </w:tc>
            </w:tr>
            <w:tr w:rsidR="00024AA4" w:rsidRPr="006145DB" w14:paraId="2AAE3626" w14:textId="77777777" w:rsidTr="003B12DC">
              <w:trPr>
                <w:trHeight w:val="243"/>
                <w:jc w:val="center"/>
              </w:trPr>
              <w:tc>
                <w:tcPr>
                  <w:tcW w:w="3058" w:type="dxa"/>
                  <w:shd w:val="clear" w:color="auto" w:fill="FFFFFF" w:themeFill="background1"/>
                  <w:vAlign w:val="center"/>
                </w:tcPr>
                <w:p w14:paraId="5D676E3F" w14:textId="77777777" w:rsidR="00B877B5" w:rsidRPr="006145DB" w:rsidRDefault="00B877B5" w:rsidP="005B435E">
                  <w:pPr>
                    <w:tabs>
                      <w:tab w:val="left" w:pos="709"/>
                    </w:tabs>
                    <w:contextualSpacing/>
                    <w:jc w:val="both"/>
                    <w:rPr>
                      <w:rFonts w:cs="Arial"/>
                      <w:sz w:val="16"/>
                      <w:szCs w:val="16"/>
                      <w:highlight w:val="yellow"/>
                      <w:lang w:eastAsia="es-CO"/>
                    </w:rPr>
                  </w:pPr>
                  <w:r w:rsidRPr="006145DB">
                    <w:rPr>
                      <w:rFonts w:cs="Arial"/>
                      <w:sz w:val="16"/>
                      <w:szCs w:val="16"/>
                      <w:lang w:eastAsia="es-CO"/>
                    </w:rPr>
                    <w:t>Incumplimiento por parte de alguno de los miembros del hogar, de lo establecido en el acuerdo de corresponsabilidad, una vez surtido el debido proceso.</w:t>
                  </w:r>
                </w:p>
              </w:tc>
              <w:tc>
                <w:tcPr>
                  <w:tcW w:w="1688" w:type="dxa"/>
                  <w:shd w:val="clear" w:color="auto" w:fill="FFFFFF" w:themeFill="background1"/>
                  <w:vAlign w:val="center"/>
                </w:tcPr>
                <w:p w14:paraId="63FD493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06EDC2A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shd w:val="clear" w:color="auto" w:fill="FFFFFF" w:themeFill="background1"/>
                  <w:vAlign w:val="center"/>
                </w:tcPr>
                <w:p w14:paraId="6A506E8E"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34DF4272" w14:textId="77777777" w:rsidTr="003B12DC">
              <w:trPr>
                <w:trHeight w:val="243"/>
                <w:jc w:val="center"/>
              </w:trPr>
              <w:tc>
                <w:tcPr>
                  <w:tcW w:w="3058" w:type="dxa"/>
                  <w:tcBorders>
                    <w:bottom w:val="single" w:sz="4" w:space="0" w:color="auto"/>
                  </w:tcBorders>
                  <w:shd w:val="clear" w:color="auto" w:fill="FFFFFF" w:themeFill="background1"/>
                  <w:vAlign w:val="center"/>
                </w:tcPr>
                <w:p w14:paraId="78600D3E" w14:textId="77777777" w:rsidR="00B877B5" w:rsidRPr="006145DB" w:rsidRDefault="00B877B5" w:rsidP="005B435E">
                  <w:pPr>
                    <w:tabs>
                      <w:tab w:val="left" w:pos="709"/>
                    </w:tabs>
                    <w:contextualSpacing/>
                    <w:jc w:val="both"/>
                    <w:rPr>
                      <w:rFonts w:cs="Arial"/>
                      <w:bCs/>
                      <w:sz w:val="16"/>
                      <w:szCs w:val="16"/>
                      <w:highlight w:val="yellow"/>
                      <w:lang w:eastAsia="es-CO"/>
                    </w:rPr>
                  </w:pPr>
                  <w:r w:rsidRPr="006145DB">
                    <w:rPr>
                      <w:rFonts w:cs="Arial"/>
                      <w:bCs/>
                      <w:sz w:val="16"/>
                      <w:szCs w:val="16"/>
                      <w:lang w:eastAsia="es-CO"/>
                    </w:rPr>
                    <w:t xml:space="preserve">Finalización del tiempo de atención del hogar, o cumplimiento de los objetivos planteados en el plan de atención del servicio </w:t>
                  </w:r>
                </w:p>
              </w:tc>
              <w:tc>
                <w:tcPr>
                  <w:tcW w:w="1688" w:type="dxa"/>
                  <w:tcBorders>
                    <w:bottom w:val="single" w:sz="4" w:space="0" w:color="auto"/>
                  </w:tcBorders>
                  <w:shd w:val="clear" w:color="auto" w:fill="FFFFFF" w:themeFill="background1"/>
                  <w:vAlign w:val="center"/>
                </w:tcPr>
                <w:p w14:paraId="17E901A1"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60F04BF0"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Demanda</w:t>
                  </w:r>
                </w:p>
              </w:tc>
              <w:tc>
                <w:tcPr>
                  <w:tcW w:w="1377" w:type="dxa"/>
                  <w:tcBorders>
                    <w:bottom w:val="single" w:sz="4" w:space="0" w:color="auto"/>
                  </w:tcBorders>
                  <w:shd w:val="clear" w:color="auto" w:fill="FFFFFF" w:themeFill="background1"/>
                  <w:vAlign w:val="center"/>
                </w:tcPr>
                <w:p w14:paraId="7D9E16D7"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7698CBC7" w14:textId="77777777" w:rsidTr="003B12DC">
              <w:trPr>
                <w:trHeight w:val="243"/>
                <w:jc w:val="center"/>
              </w:trPr>
              <w:tc>
                <w:tcPr>
                  <w:tcW w:w="3058" w:type="dxa"/>
                  <w:tcBorders>
                    <w:bottom w:val="nil"/>
                  </w:tcBorders>
                  <w:shd w:val="clear" w:color="auto" w:fill="FFFFFF" w:themeFill="background1"/>
                  <w:vAlign w:val="center"/>
                </w:tcPr>
                <w:p w14:paraId="7404F17E"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688" w:type="dxa"/>
                  <w:tcBorders>
                    <w:bottom w:val="nil"/>
                  </w:tcBorders>
                  <w:shd w:val="clear" w:color="auto" w:fill="FFFFFF" w:themeFill="background1"/>
                  <w:vAlign w:val="center"/>
                </w:tcPr>
                <w:p w14:paraId="7CB1660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w:t>
                  </w:r>
                </w:p>
                <w:p w14:paraId="3CA52DE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27DE084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377" w:type="dxa"/>
                  <w:tcBorders>
                    <w:bottom w:val="nil"/>
                  </w:tcBorders>
                  <w:shd w:val="clear" w:color="auto" w:fill="FFFFFF" w:themeFill="background1"/>
                  <w:vAlign w:val="center"/>
                </w:tcPr>
                <w:p w14:paraId="0BEF4E3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bl>
          <w:p w14:paraId="5ECE80C9" w14:textId="77777777" w:rsidR="00B877B5" w:rsidRPr="006145DB" w:rsidRDefault="00B877B5" w:rsidP="005B435E">
            <w:pPr>
              <w:tabs>
                <w:tab w:val="left" w:pos="709"/>
              </w:tabs>
              <w:spacing w:line="240" w:lineRule="auto"/>
              <w:contextualSpacing/>
              <w:jc w:val="both"/>
              <w:rPr>
                <w:rFonts w:cs="Arial"/>
                <w:bCs/>
                <w:sz w:val="20"/>
                <w:szCs w:val="20"/>
                <w:highlight w:val="yellow"/>
                <w:lang w:eastAsia="es-CO"/>
              </w:rPr>
            </w:pPr>
          </w:p>
        </w:tc>
      </w:tr>
      <w:tr w:rsidR="00024AA4" w:rsidRPr="006145DB" w14:paraId="23B37AE6" w14:textId="77777777" w:rsidTr="00B877B5">
        <w:trPr>
          <w:trHeight w:val="1566"/>
          <w:jc w:val="center"/>
        </w:trPr>
        <w:tc>
          <w:tcPr>
            <w:tcW w:w="1940" w:type="dxa"/>
            <w:shd w:val="clear" w:color="auto" w:fill="FFFFFF" w:themeFill="background1"/>
            <w:vAlign w:val="center"/>
          </w:tcPr>
          <w:p w14:paraId="40DA4EF9" w14:textId="77777777" w:rsidR="00B877B5" w:rsidRPr="006145DB" w:rsidRDefault="00B877B5"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shd w:val="clear" w:color="auto" w:fill="FFFFFF" w:themeFill="background1"/>
            <w:vAlign w:val="center"/>
          </w:tcPr>
          <w:p w14:paraId="12146DDE" w14:textId="77777777" w:rsidR="00B877B5" w:rsidRPr="006145DB" w:rsidRDefault="00B877B5" w:rsidP="005B435E">
            <w:pPr>
              <w:spacing w:after="0" w:line="240" w:lineRule="auto"/>
              <w:rPr>
                <w:rFonts w:cs="Arial"/>
                <w:sz w:val="12"/>
                <w:szCs w:val="12"/>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3058"/>
              <w:gridCol w:w="1276"/>
              <w:gridCol w:w="1121"/>
              <w:gridCol w:w="1797"/>
            </w:tblGrid>
            <w:tr w:rsidR="00024AA4" w:rsidRPr="006145DB" w14:paraId="15F24062" w14:textId="77777777" w:rsidTr="00B877B5">
              <w:trPr>
                <w:trHeight w:val="372"/>
                <w:jc w:val="center"/>
              </w:trPr>
              <w:tc>
                <w:tcPr>
                  <w:tcW w:w="3058" w:type="dxa"/>
                  <w:shd w:val="clear" w:color="auto" w:fill="FFFFFF" w:themeFill="background1"/>
                  <w:vAlign w:val="center"/>
                </w:tcPr>
                <w:p w14:paraId="34C795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shd w:val="clear" w:color="auto" w:fill="FFFFFF" w:themeFill="background1"/>
                  <w:vAlign w:val="center"/>
                </w:tcPr>
                <w:p w14:paraId="67AFA37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21" w:type="dxa"/>
                  <w:shd w:val="clear" w:color="auto" w:fill="FFFFFF" w:themeFill="background1"/>
                  <w:vAlign w:val="center"/>
                </w:tcPr>
                <w:p w14:paraId="581E0B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7" w:type="dxa"/>
                  <w:shd w:val="clear" w:color="auto" w:fill="FFFFFF" w:themeFill="background1"/>
                  <w:vAlign w:val="center"/>
                </w:tcPr>
                <w:p w14:paraId="13A0ABF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29C8680" w14:textId="77777777" w:rsidTr="00B877B5">
              <w:trPr>
                <w:trHeight w:val="300"/>
                <w:jc w:val="center"/>
              </w:trPr>
              <w:tc>
                <w:tcPr>
                  <w:tcW w:w="3058" w:type="dxa"/>
                  <w:shd w:val="clear" w:color="auto" w:fill="FFFFFF" w:themeFill="background1"/>
                  <w:vAlign w:val="center"/>
                </w:tcPr>
                <w:p w14:paraId="099CA9AD"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cuidado.</w:t>
                  </w:r>
                </w:p>
              </w:tc>
              <w:tc>
                <w:tcPr>
                  <w:tcW w:w="1276" w:type="dxa"/>
                  <w:shd w:val="clear" w:color="auto" w:fill="FFFFFF" w:themeFill="background1"/>
                  <w:vAlign w:val="center"/>
                </w:tcPr>
                <w:p w14:paraId="5A25FC8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7E56C1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615B9CD5"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8D81F46" w14:textId="77777777" w:rsidTr="00B877B5">
              <w:trPr>
                <w:trHeight w:val="231"/>
                <w:jc w:val="center"/>
              </w:trPr>
              <w:tc>
                <w:tcPr>
                  <w:tcW w:w="3058" w:type="dxa"/>
                  <w:shd w:val="clear" w:color="auto" w:fill="FFFFFF" w:themeFill="background1"/>
                  <w:vAlign w:val="center"/>
                </w:tcPr>
                <w:p w14:paraId="19E09E4A"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y Desarrollo de Capacidades para Mujeres Habitantes de Calle</w:t>
                  </w:r>
                </w:p>
              </w:tc>
              <w:tc>
                <w:tcPr>
                  <w:tcW w:w="1276" w:type="dxa"/>
                  <w:shd w:val="clear" w:color="auto" w:fill="FFFFFF" w:themeFill="background1"/>
                  <w:vAlign w:val="center"/>
                </w:tcPr>
                <w:p w14:paraId="592542C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05802B4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21093237"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3FC8FC37" w14:textId="77777777" w:rsidTr="00B877B5">
              <w:trPr>
                <w:trHeight w:val="231"/>
                <w:jc w:val="center"/>
              </w:trPr>
              <w:tc>
                <w:tcPr>
                  <w:tcW w:w="3058" w:type="dxa"/>
                  <w:shd w:val="clear" w:color="auto" w:fill="FFFFFF" w:themeFill="background1"/>
                  <w:vAlign w:val="center"/>
                </w:tcPr>
                <w:p w14:paraId="1634C29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Vida para Población Habitante de Calle.</w:t>
                  </w:r>
                </w:p>
              </w:tc>
              <w:tc>
                <w:tcPr>
                  <w:tcW w:w="1276" w:type="dxa"/>
                  <w:shd w:val="clear" w:color="auto" w:fill="FFFFFF" w:themeFill="background1"/>
                  <w:vAlign w:val="center"/>
                </w:tcPr>
                <w:p w14:paraId="0119953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D7F071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1D401DE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2C843A9F" w14:textId="77777777" w:rsidTr="00B877B5">
              <w:trPr>
                <w:trHeight w:val="231"/>
                <w:jc w:val="center"/>
              </w:trPr>
              <w:tc>
                <w:tcPr>
                  <w:tcW w:w="3058" w:type="dxa"/>
                  <w:shd w:val="clear" w:color="auto" w:fill="FFFFFF" w:themeFill="background1"/>
                  <w:vAlign w:val="center"/>
                </w:tcPr>
                <w:p w14:paraId="1C80B222"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Sociosanitaría para Población Habitante de Calle y en Alto Riesgo de Estarlo</w:t>
                  </w:r>
                </w:p>
              </w:tc>
              <w:tc>
                <w:tcPr>
                  <w:tcW w:w="1276" w:type="dxa"/>
                  <w:shd w:val="clear" w:color="auto" w:fill="FFFFFF" w:themeFill="background1"/>
                  <w:vAlign w:val="center"/>
                </w:tcPr>
                <w:p w14:paraId="103E884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9FE37DF"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8B2556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64B6912B" w14:textId="77777777" w:rsidTr="00B877B5">
              <w:trPr>
                <w:trHeight w:val="231"/>
                <w:jc w:val="center"/>
              </w:trPr>
              <w:tc>
                <w:tcPr>
                  <w:tcW w:w="3058" w:type="dxa"/>
                  <w:shd w:val="clear" w:color="auto" w:fill="FFFFFF" w:themeFill="background1"/>
                  <w:vAlign w:val="center"/>
                </w:tcPr>
                <w:p w14:paraId="67C9C18C"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Alta Dependencia Física, Mental o Cognitiva para Población Habitante de Calle</w:t>
                  </w:r>
                </w:p>
              </w:tc>
              <w:tc>
                <w:tcPr>
                  <w:tcW w:w="1276" w:type="dxa"/>
                  <w:shd w:val="clear" w:color="auto" w:fill="FFFFFF" w:themeFill="background1"/>
                  <w:vAlign w:val="center"/>
                </w:tcPr>
                <w:p w14:paraId="4213054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6EBD6FF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747C6EE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1A42746B" w14:textId="77777777" w:rsidTr="00B877B5">
              <w:trPr>
                <w:trHeight w:val="231"/>
                <w:jc w:val="center"/>
              </w:trPr>
              <w:tc>
                <w:tcPr>
                  <w:tcW w:w="3058" w:type="dxa"/>
                  <w:shd w:val="clear" w:color="auto" w:fill="FFFFFF" w:themeFill="background1"/>
                  <w:vAlign w:val="center"/>
                </w:tcPr>
                <w:p w14:paraId="4AEBF9F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Centros Integrarte atención interna.</w:t>
                  </w:r>
                </w:p>
              </w:tc>
              <w:tc>
                <w:tcPr>
                  <w:tcW w:w="1276" w:type="dxa"/>
                  <w:shd w:val="clear" w:color="auto" w:fill="FFFFFF" w:themeFill="background1"/>
                  <w:vAlign w:val="center"/>
                </w:tcPr>
                <w:p w14:paraId="59E115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2B14055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A1D89F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B1007F7" w14:textId="77777777" w:rsidTr="00B877B5">
              <w:trPr>
                <w:trHeight w:val="231"/>
                <w:jc w:val="center"/>
              </w:trPr>
              <w:tc>
                <w:tcPr>
                  <w:tcW w:w="3058" w:type="dxa"/>
                  <w:shd w:val="clear" w:color="auto" w:fill="FFFFFF" w:themeFill="background1"/>
                  <w:vAlign w:val="center"/>
                </w:tcPr>
                <w:p w14:paraId="0278DC61"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Sociosanitaria Transitoria</w:t>
                  </w:r>
                </w:p>
              </w:tc>
              <w:tc>
                <w:tcPr>
                  <w:tcW w:w="1276" w:type="dxa"/>
                  <w:shd w:val="clear" w:color="auto" w:fill="FFFFFF" w:themeFill="background1"/>
                  <w:vAlign w:val="center"/>
                </w:tcPr>
                <w:p w14:paraId="71AB2EDB"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F317B8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85DA1AC"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0BADE2B7" w14:textId="77777777" w:rsidTr="00B877B5">
              <w:trPr>
                <w:trHeight w:val="231"/>
                <w:jc w:val="center"/>
              </w:trPr>
              <w:tc>
                <w:tcPr>
                  <w:tcW w:w="3058" w:type="dxa"/>
                  <w:shd w:val="clear" w:color="auto" w:fill="FFFFFF" w:themeFill="background1"/>
                  <w:vAlign w:val="center"/>
                </w:tcPr>
                <w:p w14:paraId="310E8FAF"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Servicios Cuidado Transitorio Día - Noche</w:t>
                  </w:r>
                </w:p>
              </w:tc>
              <w:tc>
                <w:tcPr>
                  <w:tcW w:w="1276" w:type="dxa"/>
                  <w:shd w:val="clear" w:color="auto" w:fill="FFFFFF" w:themeFill="background1"/>
                  <w:vAlign w:val="center"/>
                </w:tcPr>
                <w:p w14:paraId="16AAF748"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37DD3C4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D5F4A3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548FE9ED" w14:textId="77777777" w:rsidTr="00B877B5">
              <w:trPr>
                <w:trHeight w:val="231"/>
                <w:jc w:val="center"/>
              </w:trPr>
              <w:tc>
                <w:tcPr>
                  <w:tcW w:w="3058" w:type="dxa"/>
                  <w:vMerge w:val="restart"/>
                  <w:shd w:val="clear" w:color="auto" w:fill="FFFFFF" w:themeFill="background1"/>
                  <w:vAlign w:val="center"/>
                </w:tcPr>
                <w:p w14:paraId="28DF40B4"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no estén recibiendo subsidios de vivienda o arrendamiento, por parte de la nación, ente territorial u organismo internacional.</w:t>
                  </w:r>
                </w:p>
              </w:tc>
              <w:tc>
                <w:tcPr>
                  <w:tcW w:w="1276" w:type="dxa"/>
                  <w:shd w:val="clear" w:color="auto" w:fill="FFFFFF" w:themeFill="background1"/>
                  <w:vAlign w:val="center"/>
                </w:tcPr>
                <w:p w14:paraId="17C1F2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Bases de datos – Arriendo Solidario</w:t>
                  </w:r>
                </w:p>
              </w:tc>
              <w:tc>
                <w:tcPr>
                  <w:tcW w:w="1121" w:type="dxa"/>
                  <w:shd w:val="clear" w:color="auto" w:fill="FFFFFF" w:themeFill="background1"/>
                  <w:vAlign w:val="center"/>
                </w:tcPr>
                <w:p w14:paraId="066F296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97" w:type="dxa"/>
                  <w:shd w:val="clear" w:color="auto" w:fill="FFFFFF" w:themeFill="background1"/>
                  <w:vAlign w:val="center"/>
                </w:tcPr>
                <w:p w14:paraId="7193F7A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del Hábitat</w:t>
                  </w:r>
                </w:p>
              </w:tc>
            </w:tr>
            <w:tr w:rsidR="00024AA4" w:rsidRPr="006145DB" w14:paraId="51B4D376" w14:textId="77777777" w:rsidTr="00B877B5">
              <w:trPr>
                <w:trHeight w:val="942"/>
                <w:jc w:val="center"/>
              </w:trPr>
              <w:tc>
                <w:tcPr>
                  <w:tcW w:w="3058" w:type="dxa"/>
                  <w:vMerge/>
                  <w:tcBorders>
                    <w:bottom w:val="single" w:sz="4" w:space="0" w:color="auto"/>
                  </w:tcBorders>
                  <w:shd w:val="clear" w:color="auto" w:fill="FFFFFF" w:themeFill="background1"/>
                  <w:vAlign w:val="center"/>
                </w:tcPr>
                <w:p w14:paraId="300E0E7A" w14:textId="77777777" w:rsidR="00B877B5" w:rsidRPr="006145DB" w:rsidRDefault="00B877B5" w:rsidP="005B435E">
                  <w:pPr>
                    <w:tabs>
                      <w:tab w:val="left" w:pos="709"/>
                    </w:tabs>
                    <w:contextualSpacing/>
                    <w:jc w:val="both"/>
                    <w:rPr>
                      <w:rFonts w:cs="Arial"/>
                      <w:sz w:val="16"/>
                      <w:szCs w:val="16"/>
                      <w:lang w:eastAsia="es-CO"/>
                    </w:rPr>
                  </w:pPr>
                </w:p>
              </w:tc>
              <w:tc>
                <w:tcPr>
                  <w:tcW w:w="1276" w:type="dxa"/>
                  <w:tcBorders>
                    <w:bottom w:val="single" w:sz="4" w:space="0" w:color="auto"/>
                  </w:tcBorders>
                  <w:shd w:val="clear" w:color="auto" w:fill="FFFFFF" w:themeFill="background1"/>
                  <w:vAlign w:val="center"/>
                </w:tcPr>
                <w:p w14:paraId="264E2EF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datos de subsidios Fonvivienda. Mi casa ya</w:t>
                  </w:r>
                </w:p>
              </w:tc>
              <w:tc>
                <w:tcPr>
                  <w:tcW w:w="1121" w:type="dxa"/>
                  <w:tcBorders>
                    <w:bottom w:val="single" w:sz="4" w:space="0" w:color="auto"/>
                  </w:tcBorders>
                  <w:shd w:val="clear" w:color="auto" w:fill="FFFFFF" w:themeFill="background1"/>
                  <w:vAlign w:val="center"/>
                </w:tcPr>
                <w:p w14:paraId="206BBE7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797" w:type="dxa"/>
                  <w:tcBorders>
                    <w:bottom w:val="single" w:sz="4" w:space="0" w:color="auto"/>
                  </w:tcBorders>
                  <w:shd w:val="clear" w:color="auto" w:fill="FFFFFF" w:themeFill="background1"/>
                  <w:vAlign w:val="center"/>
                </w:tcPr>
                <w:p w14:paraId="607709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Fondo Nacional de Vivienda (FONVIVIENDA)</w:t>
                  </w:r>
                </w:p>
              </w:tc>
            </w:tr>
            <w:tr w:rsidR="00024AA4" w:rsidRPr="006145DB" w14:paraId="4D3D4513" w14:textId="77777777" w:rsidTr="00B877B5">
              <w:trPr>
                <w:trHeight w:val="231"/>
                <w:jc w:val="center"/>
              </w:trPr>
              <w:tc>
                <w:tcPr>
                  <w:tcW w:w="3058" w:type="dxa"/>
                  <w:tcBorders>
                    <w:bottom w:val="nil"/>
                  </w:tcBorders>
                  <w:shd w:val="clear" w:color="auto" w:fill="FFFFFF" w:themeFill="background1"/>
                  <w:vAlign w:val="center"/>
                </w:tcPr>
                <w:p w14:paraId="21212CC9" w14:textId="77777777" w:rsidR="00B877B5" w:rsidRPr="006145DB" w:rsidRDefault="00B877B5" w:rsidP="005B435E">
                  <w:pPr>
                    <w:tabs>
                      <w:tab w:val="left" w:pos="709"/>
                    </w:tabs>
                    <w:contextualSpacing/>
                    <w:jc w:val="both"/>
                    <w:rPr>
                      <w:rFonts w:cs="Arial"/>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276" w:type="dxa"/>
                  <w:tcBorders>
                    <w:bottom w:val="nil"/>
                  </w:tcBorders>
                  <w:shd w:val="clear" w:color="auto" w:fill="FFFFFF" w:themeFill="background1"/>
                  <w:vAlign w:val="center"/>
                </w:tcPr>
                <w:p w14:paraId="10BFE97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w:t>
                  </w:r>
                </w:p>
              </w:tc>
              <w:tc>
                <w:tcPr>
                  <w:tcW w:w="1121" w:type="dxa"/>
                  <w:tcBorders>
                    <w:bottom w:val="nil"/>
                  </w:tcBorders>
                  <w:shd w:val="clear" w:color="auto" w:fill="FFFFFF" w:themeFill="background1"/>
                  <w:vAlign w:val="center"/>
                </w:tcPr>
                <w:p w14:paraId="2D6C814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797" w:type="dxa"/>
                  <w:tcBorders>
                    <w:bottom w:val="nil"/>
                  </w:tcBorders>
                  <w:shd w:val="clear" w:color="auto" w:fill="FFFFFF" w:themeFill="background1"/>
                  <w:vAlign w:val="center"/>
                </w:tcPr>
                <w:p w14:paraId="36A75A3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428FDA38" w14:textId="77777777" w:rsidR="00B877B5" w:rsidRPr="006145DB" w:rsidRDefault="00B877B5" w:rsidP="005B435E">
            <w:pPr>
              <w:tabs>
                <w:tab w:val="left" w:pos="709"/>
              </w:tabs>
              <w:spacing w:line="240" w:lineRule="auto"/>
              <w:contextualSpacing/>
              <w:jc w:val="both"/>
              <w:rPr>
                <w:rFonts w:eastAsia="Calibri" w:cs="Arial"/>
                <w:bCs/>
                <w:sz w:val="20"/>
                <w:szCs w:val="20"/>
                <w:lang w:eastAsia="es-CO"/>
              </w:rPr>
            </w:pPr>
          </w:p>
        </w:tc>
      </w:tr>
      <w:tr w:rsidR="00024AA4" w:rsidRPr="006145DB" w14:paraId="780D0EE7" w14:textId="77777777" w:rsidTr="003B12DC">
        <w:trPr>
          <w:trHeight w:val="7971"/>
          <w:jc w:val="center"/>
        </w:trPr>
        <w:tc>
          <w:tcPr>
            <w:tcW w:w="1940" w:type="dxa"/>
            <w:shd w:val="clear" w:color="auto" w:fill="FFFFFF" w:themeFill="background1"/>
            <w:vAlign w:val="center"/>
          </w:tcPr>
          <w:p w14:paraId="377E9A41" w14:textId="77777777" w:rsidR="00B877B5" w:rsidRPr="006145DB" w:rsidRDefault="00B877B5" w:rsidP="005B435E">
            <w:pPr>
              <w:spacing w:line="240" w:lineRule="auto"/>
              <w:ind w:left="22"/>
              <w:contextualSpacing/>
              <w:jc w:val="both"/>
              <w:rPr>
                <w:rFonts w:cs="Arial"/>
                <w:sz w:val="20"/>
                <w:szCs w:val="20"/>
                <w:lang w:eastAsia="es-CO"/>
              </w:rPr>
            </w:pPr>
            <w:r w:rsidRPr="006145DB">
              <w:rPr>
                <w:rFonts w:cs="Arial"/>
                <w:sz w:val="20"/>
                <w:szCs w:val="20"/>
                <w:lang w:eastAsia="es-CO"/>
              </w:rPr>
              <w:t>Ejecución</w:t>
            </w:r>
          </w:p>
        </w:tc>
        <w:tc>
          <w:tcPr>
            <w:tcW w:w="7455" w:type="dxa"/>
            <w:shd w:val="clear" w:color="auto" w:fill="FFFFFF" w:themeFill="background1"/>
            <w:vAlign w:val="center"/>
          </w:tcPr>
          <w:p w14:paraId="0EF07B25" w14:textId="77777777" w:rsidR="00B877B5" w:rsidRPr="006145DB" w:rsidRDefault="00B877B5" w:rsidP="005B435E">
            <w:pPr>
              <w:pStyle w:val="Textocomentario"/>
              <w:spacing w:after="0"/>
              <w:jc w:val="both"/>
              <w:rPr>
                <w:rFonts w:cs="Arial"/>
                <w:lang w:eastAsia="es-CO"/>
              </w:rPr>
            </w:pPr>
            <w:r w:rsidRPr="006145DB">
              <w:rPr>
                <w:rFonts w:eastAsia="Times New Roman" w:cs="Arial"/>
                <w:lang w:eastAsia="es-CO"/>
              </w:rPr>
              <w:t xml:space="preserve">El servicio está orientado a brindar atención integral a hogares en formas extremas de exclusión, mediante la provisión de </w:t>
            </w:r>
            <w:r w:rsidRPr="006145DB">
              <w:rPr>
                <w:rFonts w:cs="Arial"/>
                <w:lang w:eastAsia="es-CO"/>
              </w:rPr>
              <w:t>una solución habitacional a mediano plazo para mitigar el déficit de vivienda cuantitativo y cualitativo, la atención para la estabilización, inclusión social, productiva y participativa de los beneficiarios</w:t>
            </w:r>
            <w:r w:rsidRPr="006145DB">
              <w:rPr>
                <w:rFonts w:eastAsia="Times New Roman" w:cs="Arial"/>
                <w:lang w:eastAsia="es-CO"/>
              </w:rPr>
              <w:t xml:space="preserve">, </w:t>
            </w:r>
            <w:r w:rsidRPr="006145DB">
              <w:rPr>
                <w:rFonts w:cs="Arial"/>
                <w:lang w:eastAsia="es-CO"/>
              </w:rPr>
              <w:t>hasta por doce (12) meses, prorrogables según evaluación técnica.</w:t>
            </w:r>
          </w:p>
          <w:p w14:paraId="3AB0F184" w14:textId="77777777" w:rsidR="00B877B5" w:rsidRPr="006145DB" w:rsidRDefault="00B877B5" w:rsidP="005B435E">
            <w:pPr>
              <w:pStyle w:val="Textocomentario"/>
              <w:spacing w:after="0"/>
              <w:jc w:val="both"/>
              <w:rPr>
                <w:rFonts w:cs="Arial"/>
                <w:lang w:eastAsia="es-CO"/>
              </w:rPr>
            </w:pPr>
          </w:p>
          <w:p w14:paraId="312E1BD6" w14:textId="77777777" w:rsidR="00B877B5" w:rsidRPr="006145DB" w:rsidRDefault="00B877B5" w:rsidP="005B435E">
            <w:pPr>
              <w:pStyle w:val="Textocomentario"/>
              <w:spacing w:after="0"/>
              <w:jc w:val="both"/>
              <w:rPr>
                <w:rFonts w:eastAsia="Times New Roman" w:cs="Arial"/>
                <w:lang w:eastAsia="es-CO"/>
              </w:rPr>
            </w:pPr>
            <w:r w:rsidRPr="006145DB">
              <w:rPr>
                <w:rFonts w:cs="Arial"/>
                <w:lang w:eastAsia="es-CO"/>
              </w:rPr>
              <w:t>A través de l</w:t>
            </w:r>
            <w:r w:rsidRPr="006145DB">
              <w:rPr>
                <w:rFonts w:eastAsia="Times New Roman" w:cs="Arial"/>
                <w:lang w:eastAsia="es-CO"/>
              </w:rPr>
              <w:t xml:space="preserve">a gestión de caso, se buscará identificar necesidades del hogar eliminando las barreras de acceso a servicios sociales, superando condiciones de inseguridad alimentaria, desescolarización y vinculación a una senda de acumulación de capital humano y a trayectorias de inclusión productiva, entre otros. </w:t>
            </w:r>
          </w:p>
          <w:p w14:paraId="50EEB423" w14:textId="77777777" w:rsidR="00B877B5" w:rsidRPr="006145DB" w:rsidRDefault="00B877B5" w:rsidP="005B435E">
            <w:pPr>
              <w:pStyle w:val="Textocomentario"/>
              <w:spacing w:after="0"/>
              <w:jc w:val="both"/>
              <w:rPr>
                <w:rFonts w:eastAsia="Times New Roman" w:cs="Arial"/>
                <w:bCs/>
                <w:lang w:eastAsia="es-CO"/>
              </w:rPr>
            </w:pPr>
          </w:p>
          <w:p w14:paraId="708182EC" w14:textId="77777777" w:rsidR="00B877B5" w:rsidRPr="006145DB" w:rsidRDefault="00B877B5" w:rsidP="005B435E">
            <w:pPr>
              <w:pStyle w:val="Textocomentario"/>
              <w:spacing w:after="0"/>
              <w:jc w:val="both"/>
              <w:rPr>
                <w:rFonts w:eastAsia="Times New Roman" w:cs="Arial"/>
                <w:bCs/>
                <w:lang w:eastAsia="es-CO"/>
              </w:rPr>
            </w:pPr>
            <w:r w:rsidRPr="006145DB">
              <w:rPr>
                <w:rFonts w:eastAsia="Times New Roman" w:cs="Arial"/>
                <w:bCs/>
                <w:lang w:eastAsia="es-CO"/>
              </w:rPr>
              <w:t>El servicio incluye los siguientes componentes:</w:t>
            </w:r>
          </w:p>
          <w:p w14:paraId="33887A44" w14:textId="77777777" w:rsidR="00B877B5" w:rsidRPr="006145DB" w:rsidRDefault="00B877B5" w:rsidP="005B435E">
            <w:pPr>
              <w:pStyle w:val="Textocomentario"/>
              <w:spacing w:after="0"/>
              <w:jc w:val="both"/>
              <w:rPr>
                <w:rFonts w:eastAsia="Times New Roman" w:cs="Arial"/>
                <w:bCs/>
                <w:lang w:eastAsia="es-CO"/>
              </w:rPr>
            </w:pPr>
          </w:p>
          <w:p w14:paraId="15C75726" w14:textId="2C287A6E" w:rsidR="00B877B5" w:rsidRPr="006145DB" w:rsidRDefault="003B12DC">
            <w:pPr>
              <w:pStyle w:val="Textocomentario"/>
              <w:numPr>
                <w:ilvl w:val="0"/>
                <w:numId w:val="107"/>
              </w:numPr>
              <w:spacing w:after="0"/>
              <w:jc w:val="both"/>
              <w:rPr>
                <w:rFonts w:eastAsia="Times New Roman" w:cs="Arial"/>
                <w:bCs/>
                <w:lang w:eastAsia="es-CO"/>
              </w:rPr>
            </w:pPr>
            <w:r w:rsidRPr="006145DB">
              <w:rPr>
                <w:rFonts w:eastAsia="Times New Roman" w:cs="Arial"/>
                <w:bCs/>
                <w:lang w:eastAsia="es-CO"/>
              </w:rPr>
              <w:t>Estabilización</w:t>
            </w:r>
          </w:p>
          <w:p w14:paraId="605D1B23" w14:textId="77777777" w:rsidR="003B12DC" w:rsidRPr="006145DB" w:rsidRDefault="003B12DC" w:rsidP="003B12DC">
            <w:pPr>
              <w:pStyle w:val="Textocomentario"/>
              <w:spacing w:after="0"/>
              <w:ind w:left="720"/>
              <w:jc w:val="both"/>
              <w:rPr>
                <w:rFonts w:eastAsia="Times New Roman" w:cs="Arial"/>
                <w:bCs/>
                <w:lang w:eastAsia="es-CO"/>
              </w:rPr>
            </w:pPr>
          </w:p>
          <w:p w14:paraId="1B671B7B" w14:textId="77777777" w:rsidR="00B877B5" w:rsidRPr="006145DB" w:rsidRDefault="00B877B5">
            <w:pPr>
              <w:pStyle w:val="Textoindependiente"/>
              <w:numPr>
                <w:ilvl w:val="0"/>
                <w:numId w:val="104"/>
              </w:numPr>
              <w:spacing w:after="0" w:line="240" w:lineRule="auto"/>
              <w:contextualSpacing/>
              <w:jc w:val="both"/>
              <w:rPr>
                <w:rFonts w:cs="Arial"/>
                <w:sz w:val="20"/>
                <w:szCs w:val="20"/>
                <w:lang w:eastAsia="es-CO"/>
              </w:rPr>
            </w:pPr>
            <w:r w:rsidRPr="006145DB">
              <w:rPr>
                <w:rFonts w:cs="Arial"/>
                <w:sz w:val="20"/>
                <w:szCs w:val="20"/>
              </w:rPr>
              <w:t>Alojamiento en módulos habitacionales equipados con baño, cocina, mobiliario básico (camas, refrigerador, estufa, armario) adecuados para hogares conformados por 4 o más miembros, con facilidad que las habitaciones estén interconectadas entre sí (2 o 3) con el fin de no perder la individualidad de los hogares.</w:t>
            </w:r>
          </w:p>
          <w:p w14:paraId="5D960CE2" w14:textId="77777777" w:rsidR="00B877B5" w:rsidRPr="006145DB" w:rsidRDefault="00B877B5" w:rsidP="005B435E">
            <w:pPr>
              <w:pStyle w:val="Textoindependiente"/>
              <w:spacing w:after="0" w:line="240" w:lineRule="auto"/>
              <w:ind w:left="360"/>
              <w:contextualSpacing/>
              <w:jc w:val="both"/>
              <w:rPr>
                <w:rFonts w:cs="Arial"/>
                <w:sz w:val="20"/>
                <w:szCs w:val="20"/>
                <w:lang w:eastAsia="es-CO"/>
              </w:rPr>
            </w:pPr>
          </w:p>
          <w:p w14:paraId="607913B7"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bCs/>
                <w:sz w:val="20"/>
                <w:szCs w:val="20"/>
              </w:rPr>
              <w:t>Valoración psicosocial y socio-jurídica a cargo</w:t>
            </w:r>
            <w:r w:rsidRPr="006145DB">
              <w:rPr>
                <w:rFonts w:cs="Arial"/>
                <w:sz w:val="20"/>
                <w:szCs w:val="20"/>
              </w:rPr>
              <w:t xml:space="preserve"> de un equipo interdisciplinario que realiza una valoración inicial y define las   necesidades individuales y familiares, con enfoque diferencial y de derechos.</w:t>
            </w:r>
          </w:p>
          <w:p w14:paraId="1FF6369D"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4399E46D"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Valoración de salud inmediata en el servicio, afiliación y derivación a servicios de atención en salud dependiendo del caso.</w:t>
            </w:r>
          </w:p>
          <w:p w14:paraId="01DCF6B4" w14:textId="77777777" w:rsidR="00B877B5" w:rsidRPr="006145DB" w:rsidRDefault="00B877B5" w:rsidP="005B435E">
            <w:pPr>
              <w:pStyle w:val="Textoindependiente"/>
              <w:spacing w:after="0" w:line="240" w:lineRule="auto"/>
              <w:ind w:left="720"/>
              <w:jc w:val="both"/>
              <w:rPr>
                <w:rFonts w:cs="Arial"/>
                <w:sz w:val="20"/>
                <w:szCs w:val="20"/>
              </w:rPr>
            </w:pPr>
          </w:p>
          <w:p w14:paraId="14F10759"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Componente de alimentación y nutrición: Consiste en la entrega de apoyo alimentario de acuerdo con la caracterización de necesidades alimentarias del hogar, así como vigilancia nutricional de cada integrante del hogar, para definir el tipo de apoyo alimentario que se ajuste a las necesidades de los beneficiarios.</w:t>
            </w:r>
          </w:p>
          <w:p w14:paraId="7DB39E66" w14:textId="77777777" w:rsidR="00B877B5" w:rsidRPr="006145DB" w:rsidRDefault="00B877B5" w:rsidP="005B435E">
            <w:pPr>
              <w:pStyle w:val="Textoindependiente"/>
              <w:spacing w:after="0" w:line="240" w:lineRule="auto"/>
              <w:jc w:val="both"/>
              <w:rPr>
                <w:rFonts w:cs="Arial"/>
                <w:sz w:val="20"/>
                <w:szCs w:val="20"/>
              </w:rPr>
            </w:pPr>
          </w:p>
          <w:p w14:paraId="6ED0A151"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Activación de rutas: De acuerdo con las necesidades de cada hogar, se hará vinculación inmediata, priorizando los niños, niñas, adolescentes y jóvenes a los servicios de Centro Amar y Centro Abrazar de la Secretaría Distrital de Integración Social, personas gestantes en Creciendo Juntos y personas mayores en Centro día a tu casa o Bogotá te acompaña en la vejez, entre otros.</w:t>
            </w:r>
          </w:p>
          <w:p w14:paraId="54C9A0C7" w14:textId="77777777" w:rsidR="00B877B5" w:rsidRPr="006145DB" w:rsidRDefault="00B877B5" w:rsidP="005B435E">
            <w:pPr>
              <w:pStyle w:val="Textoindependiente"/>
              <w:spacing w:after="0" w:line="240" w:lineRule="auto"/>
              <w:jc w:val="both"/>
              <w:rPr>
                <w:rFonts w:cs="Arial"/>
                <w:sz w:val="20"/>
                <w:szCs w:val="20"/>
              </w:rPr>
            </w:pPr>
          </w:p>
          <w:p w14:paraId="5629D1FA"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 xml:space="preserve">Transferencias monetarias: Se activará la entrega de transferencias monetarias de acuerdo con los componentes de Ingreso Mínimo Garantizado que le apliquen al hogar y sus integrantes. </w:t>
            </w:r>
          </w:p>
          <w:p w14:paraId="1D693BF0" w14:textId="77777777" w:rsidR="00B877B5" w:rsidRPr="006145DB" w:rsidRDefault="00B877B5" w:rsidP="005B435E">
            <w:pPr>
              <w:pStyle w:val="Textoindependiente"/>
              <w:spacing w:after="0" w:line="240" w:lineRule="auto"/>
              <w:jc w:val="both"/>
              <w:rPr>
                <w:rFonts w:cs="Arial"/>
                <w:sz w:val="20"/>
                <w:szCs w:val="20"/>
              </w:rPr>
            </w:pPr>
          </w:p>
          <w:p w14:paraId="692D310A"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Inclusión Social</w:t>
            </w:r>
          </w:p>
          <w:p w14:paraId="05BF3815" w14:textId="77777777" w:rsidR="00B877B5" w:rsidRPr="006145DB" w:rsidRDefault="00B877B5" w:rsidP="005B435E">
            <w:pPr>
              <w:pStyle w:val="Textoindependiente"/>
              <w:spacing w:after="0" w:line="240" w:lineRule="auto"/>
              <w:ind w:left="360"/>
              <w:jc w:val="both"/>
              <w:rPr>
                <w:ins w:id="372" w:author="Greys Baryudy Cortes Daza" w:date="2025-09-18T16:41:00Z"/>
                <w:rFonts w:cs="Arial"/>
                <w:bCs/>
                <w:sz w:val="20"/>
                <w:szCs w:val="20"/>
                <w:lang w:eastAsia="es-CO"/>
              </w:rPr>
            </w:pPr>
          </w:p>
          <w:p w14:paraId="13D7433E" w14:textId="77777777" w:rsidR="00B877B5" w:rsidRPr="006145DB" w:rsidRDefault="00B877B5" w:rsidP="005B435E">
            <w:pPr>
              <w:pStyle w:val="Textoindependiente"/>
              <w:spacing w:after="0" w:line="240" w:lineRule="auto"/>
              <w:jc w:val="both"/>
              <w:rPr>
                <w:rFonts w:cs="Arial"/>
                <w:b/>
                <w:bCs/>
                <w:sz w:val="20"/>
                <w:szCs w:val="20"/>
              </w:rPr>
            </w:pPr>
            <w:r w:rsidRPr="006145DB">
              <w:rPr>
                <w:rFonts w:cs="Arial"/>
                <w:bCs/>
                <w:sz w:val="20"/>
                <w:szCs w:val="20"/>
                <w:lang w:eastAsia="es-CO"/>
              </w:rPr>
              <w:t>Facilitar el acceso y la eliminación de barreras frente a los principales servicios de inclusión social, mediante una ruta integral diseñada para cada hogar.</w:t>
            </w:r>
          </w:p>
          <w:p w14:paraId="443B4B2F" w14:textId="77777777" w:rsidR="00B877B5" w:rsidRPr="006145DB" w:rsidRDefault="00B877B5" w:rsidP="005B435E">
            <w:pPr>
              <w:pStyle w:val="Prrafodelista"/>
              <w:spacing w:after="0" w:line="240" w:lineRule="auto"/>
              <w:rPr>
                <w:rFonts w:cs="Arial"/>
                <w:sz w:val="20"/>
                <w:szCs w:val="20"/>
              </w:rPr>
            </w:pPr>
          </w:p>
          <w:p w14:paraId="31C0239D"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Implementación del componente de alimentación y nutrición, el cual incluye la entrega de apoyo alimentario de acuerdo con sus necesidades, vigilancia nutricional y desarrollo de acciones orientadas a la promoción de prácticas saludables de alimentación, nutrición y actividad física.</w:t>
            </w:r>
          </w:p>
          <w:p w14:paraId="33231A33" w14:textId="77777777" w:rsidR="00B877B5" w:rsidRPr="006145DB" w:rsidRDefault="00B877B5" w:rsidP="005B435E">
            <w:pPr>
              <w:pStyle w:val="Textoindependiente"/>
              <w:spacing w:after="0" w:line="240" w:lineRule="auto"/>
              <w:ind w:left="360"/>
              <w:jc w:val="both"/>
              <w:rPr>
                <w:rFonts w:cs="Arial"/>
                <w:sz w:val="20"/>
                <w:szCs w:val="20"/>
              </w:rPr>
            </w:pPr>
          </w:p>
          <w:p w14:paraId="64B0DA0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psico-social: A cargo de equipo interdisciplinario de la Villa que establece un plan de trabajo con cada integrante de los hogares y hace el seguimiento integral de acuerdo con sus necesidades. </w:t>
            </w:r>
          </w:p>
          <w:p w14:paraId="6FA97E5B" w14:textId="77777777" w:rsidR="00B877B5" w:rsidRPr="006145DB" w:rsidRDefault="00B877B5" w:rsidP="005B435E">
            <w:pPr>
              <w:pStyle w:val="Prrafodelista"/>
              <w:spacing w:after="0" w:line="240" w:lineRule="auto"/>
              <w:ind w:left="360"/>
              <w:rPr>
                <w:rFonts w:cs="Arial"/>
                <w:sz w:val="20"/>
                <w:szCs w:val="20"/>
              </w:rPr>
            </w:pPr>
          </w:p>
          <w:p w14:paraId="54616943"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en salud: atención periódica dentro de las instalaciones de la Villa con equipos extramurales de salud y según el caso, apoyo en gestión y derivación a servicios de atención en salud. </w:t>
            </w:r>
          </w:p>
          <w:p w14:paraId="38100116" w14:textId="77777777" w:rsidR="00B877B5" w:rsidRPr="006145DB" w:rsidRDefault="00B877B5" w:rsidP="005B435E">
            <w:pPr>
              <w:pStyle w:val="Prrafodelista"/>
              <w:spacing w:after="0" w:line="240" w:lineRule="auto"/>
              <w:ind w:left="360"/>
              <w:rPr>
                <w:rFonts w:cs="Arial"/>
                <w:sz w:val="20"/>
                <w:szCs w:val="20"/>
              </w:rPr>
            </w:pPr>
          </w:p>
          <w:p w14:paraId="5906895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Inclusión en rutas de escolarización y formación: Vinculación a jardines SDIS y colegios distritales, o educación flexible según ciclo de vida. </w:t>
            </w:r>
          </w:p>
          <w:p w14:paraId="6AD00BCC" w14:textId="77777777" w:rsidR="00B877B5" w:rsidRPr="006145DB" w:rsidRDefault="00B877B5" w:rsidP="005B435E">
            <w:pPr>
              <w:pStyle w:val="Textoindependiente"/>
              <w:spacing w:after="0" w:line="240" w:lineRule="auto"/>
              <w:ind w:left="360"/>
              <w:jc w:val="both"/>
              <w:rPr>
                <w:rFonts w:cs="Arial"/>
                <w:sz w:val="20"/>
                <w:szCs w:val="20"/>
              </w:rPr>
            </w:pPr>
          </w:p>
          <w:p w14:paraId="4A61839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Fortalecimiento de capacidades de personas mayores: Vinculación a Centros Día cercanos a las Villa o actividades de Centro Día al Barrio en las instalaciones de la Villa para personas mayores en actividades físicas, recreativas y lúdicas. Además, se dispondrá de la prestación del servicio Centro Día a tu casa, para el acompañamiento interdisciplinario de las personas mayores y sus cuidadores.</w:t>
            </w:r>
          </w:p>
          <w:p w14:paraId="1A027367" w14:textId="77777777" w:rsidR="00B877B5" w:rsidRPr="006145DB" w:rsidRDefault="00B877B5" w:rsidP="005B435E">
            <w:pPr>
              <w:pStyle w:val="Textoindependiente"/>
              <w:spacing w:after="0" w:line="240" w:lineRule="auto"/>
              <w:jc w:val="both"/>
              <w:rPr>
                <w:rFonts w:cs="Arial"/>
                <w:sz w:val="20"/>
                <w:szCs w:val="20"/>
              </w:rPr>
            </w:pPr>
          </w:p>
          <w:p w14:paraId="6B1202B1"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Productiva </w:t>
            </w:r>
          </w:p>
          <w:p w14:paraId="2CFE3D0F" w14:textId="77777777" w:rsidR="00B877B5" w:rsidRPr="006145DB" w:rsidRDefault="00B877B5" w:rsidP="005B435E">
            <w:pPr>
              <w:pStyle w:val="Textoindependiente"/>
              <w:spacing w:after="0" w:line="240" w:lineRule="auto"/>
              <w:ind w:left="720"/>
              <w:contextualSpacing/>
              <w:jc w:val="both"/>
              <w:rPr>
                <w:rFonts w:cs="Arial"/>
                <w:b/>
                <w:bCs/>
                <w:sz w:val="20"/>
                <w:szCs w:val="20"/>
              </w:rPr>
            </w:pPr>
          </w:p>
          <w:p w14:paraId="30792C8F"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Orientación y vinculación voluntaria a programas de inclusión productiva de la Secretaría Distrital de Integración Social como Jóvenes con Oportunidades, las escuelas de emprendimiento o la oferta de los Centros de Desarrollo Comunitario o referenciación y derivación a las ofertas de entidades como Secretaría Distrital de Desarrollo Económico, Secretaría Distrital de Educación, Agencia Distrital Para la Educación - ATENEA, y alianzas con el sector privado.</w:t>
            </w:r>
          </w:p>
          <w:p w14:paraId="33AF480F" w14:textId="77777777" w:rsidR="00B877B5" w:rsidRPr="006145DB" w:rsidRDefault="00B877B5" w:rsidP="005B435E">
            <w:pPr>
              <w:pStyle w:val="Textoindependiente"/>
              <w:spacing w:after="0" w:line="240" w:lineRule="auto"/>
              <w:jc w:val="both"/>
              <w:rPr>
                <w:rFonts w:cs="Arial"/>
                <w:bCs/>
                <w:sz w:val="20"/>
                <w:szCs w:val="20"/>
                <w:lang w:eastAsia="es-CO"/>
              </w:rPr>
            </w:pPr>
          </w:p>
          <w:p w14:paraId="666C46AE" w14:textId="77777777" w:rsidR="00B877B5" w:rsidRPr="006145DB" w:rsidRDefault="00B877B5"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Estas rutas se ofrecerán tanto para empleo como emprendimiento en las cuales se brindarán los siguientes componentes: </w:t>
            </w:r>
          </w:p>
          <w:p w14:paraId="62E07C3E" w14:textId="77777777" w:rsidR="00B877B5" w:rsidRPr="006145DB" w:rsidRDefault="00B877B5" w:rsidP="005B435E">
            <w:pPr>
              <w:pStyle w:val="Textoindependiente"/>
              <w:spacing w:after="0" w:line="240" w:lineRule="auto"/>
              <w:ind w:left="360"/>
              <w:jc w:val="both"/>
              <w:rPr>
                <w:rFonts w:cs="Arial"/>
                <w:bCs/>
                <w:sz w:val="20"/>
                <w:szCs w:val="20"/>
                <w:lang w:eastAsia="es-CO"/>
              </w:rPr>
            </w:pPr>
          </w:p>
          <w:p w14:paraId="590B3A1A"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Orientación socio-ocupacional: a cargo de un equipo interdisciplinario para definir un plan de trabajo con miembros del hogar según intereses y capacidades y orientarlos a rutas de empleo o de emprendimiento según corresponda. </w:t>
            </w:r>
          </w:p>
          <w:p w14:paraId="1EC0E0A6" w14:textId="77777777" w:rsidR="00B877B5" w:rsidRPr="006145DB" w:rsidRDefault="00B877B5" w:rsidP="005B435E">
            <w:pPr>
              <w:pStyle w:val="Textoindependiente"/>
              <w:spacing w:after="0" w:line="240" w:lineRule="auto"/>
              <w:ind w:left="1080"/>
              <w:jc w:val="both"/>
              <w:rPr>
                <w:rFonts w:cs="Arial"/>
                <w:sz w:val="20"/>
                <w:szCs w:val="20"/>
              </w:rPr>
            </w:pPr>
          </w:p>
          <w:p w14:paraId="6876F4AD"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Desarrollo de capacidades: </w:t>
            </w:r>
          </w:p>
          <w:p w14:paraId="36958FC7" w14:textId="77777777" w:rsidR="00B877B5" w:rsidRPr="006145DB" w:rsidRDefault="00B877B5" w:rsidP="005B435E">
            <w:pPr>
              <w:pStyle w:val="Textoindependiente"/>
              <w:spacing w:after="0" w:line="240" w:lineRule="auto"/>
              <w:ind w:left="360"/>
              <w:jc w:val="both"/>
              <w:rPr>
                <w:rFonts w:cs="Arial"/>
                <w:sz w:val="20"/>
                <w:szCs w:val="20"/>
              </w:rPr>
            </w:pPr>
          </w:p>
          <w:p w14:paraId="22B9939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blandas: formación básica de habilidades blandas en instalaciones de la Villa o con proximidad a la misma. </w:t>
            </w:r>
          </w:p>
          <w:p w14:paraId="446000F1"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técnicas: sujeto a la ruta de empleo o emprendimiento a la que se vinculen los integrantes del hogar, se ofrecerán formaciones en alianza con actores públicos o privados. </w:t>
            </w:r>
          </w:p>
          <w:p w14:paraId="3210E56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Educación financiera: fortalecimiento en el buen manejo de recursos, especialmente para quienes estén recibiendo trasferencias monetarias (IMG) para consolidar planes de ahorro según sus proyectos de vida. </w:t>
            </w:r>
          </w:p>
          <w:p w14:paraId="4D3DA80A" w14:textId="77777777" w:rsidR="00B877B5" w:rsidRPr="006145DB" w:rsidRDefault="00B877B5" w:rsidP="005B435E">
            <w:pPr>
              <w:pStyle w:val="Textoindependiente"/>
              <w:spacing w:after="0" w:line="240" w:lineRule="auto"/>
              <w:ind w:left="1800"/>
              <w:jc w:val="both"/>
              <w:rPr>
                <w:rFonts w:cs="Arial"/>
                <w:sz w:val="20"/>
                <w:szCs w:val="20"/>
              </w:rPr>
            </w:pPr>
          </w:p>
          <w:p w14:paraId="516458A1"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Conexión con mercado: acompañamiento en la identificación de vacantes laborales, en el caso de la ruta de empleo, o de oportunidades en ferias comerciales, redes de emprendimiento o proveeduría inclusiva, para el caso de la ruta de emprendimiento. </w:t>
            </w:r>
          </w:p>
          <w:p w14:paraId="11A8FFE4"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B6D9AC8"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Participativa: </w:t>
            </w:r>
          </w:p>
          <w:p w14:paraId="2BFC4BF1"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Este componente brinda asistencia y orientación jurídica a las personas integrantes de los hogares, para garantizar sus derechos fundamentales y hacer el acompañamiento conforme a las problemáticas que atraviesen y requieran de asistencia legal, así como generación de espacios participativos para promover el fortalecimiento del tejido social y promover la inclusión real.</w:t>
            </w:r>
          </w:p>
          <w:p w14:paraId="08FA3711" w14:textId="77777777" w:rsidR="00B877B5" w:rsidRPr="006145DB" w:rsidRDefault="00B877B5" w:rsidP="005B435E">
            <w:pPr>
              <w:pStyle w:val="Textoindependiente"/>
              <w:spacing w:after="0" w:line="240" w:lineRule="auto"/>
              <w:jc w:val="both"/>
              <w:rPr>
                <w:rFonts w:cs="Arial"/>
                <w:b/>
                <w:bCs/>
                <w:sz w:val="20"/>
                <w:szCs w:val="20"/>
              </w:rPr>
            </w:pPr>
          </w:p>
          <w:p w14:paraId="021F4AD7"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sz w:val="20"/>
                <w:szCs w:val="20"/>
                <w:lang w:eastAsia="es-CO"/>
              </w:rPr>
              <w:t xml:space="preserve">Orientación psico-jurídica y apoyo en trámites legales: A cargo de un equipo interdisciplinario, gestión de documentos y permisos para solventar la situación legal de los miembros de los hogares por medio de articulación con Migración Colombia, Registraduría, u organizaciones internacionales. </w:t>
            </w:r>
          </w:p>
          <w:p w14:paraId="0586CE69"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FA93D62"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redes de apoyo: Contacto con redes de apoyo o familiares y recuperación o fortalecimiento de vínculos relacionales. </w:t>
            </w:r>
          </w:p>
          <w:p w14:paraId="3AA49BA7" w14:textId="77777777" w:rsidR="00B877B5" w:rsidRPr="006145DB" w:rsidRDefault="00B877B5" w:rsidP="005B435E">
            <w:pPr>
              <w:pStyle w:val="Textoindependiente"/>
              <w:spacing w:after="0" w:line="240" w:lineRule="auto"/>
              <w:jc w:val="both"/>
              <w:rPr>
                <w:rFonts w:cs="Arial"/>
                <w:sz w:val="20"/>
                <w:szCs w:val="20"/>
              </w:rPr>
            </w:pPr>
          </w:p>
          <w:p w14:paraId="57F43610"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espacios participativos: Vinculación a espacios participativos, desde los colectivos de la Villa, espacios de participación en servicios de la SDIS, o espacios de participación a nivel barrial y/o distrital. </w:t>
            </w:r>
          </w:p>
          <w:p w14:paraId="4ECAE49F"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58B17550" w14:textId="77777777" w:rsidR="00B877B5" w:rsidRPr="006145DB" w:rsidRDefault="00B877B5">
            <w:pPr>
              <w:pStyle w:val="Textoindependiente"/>
              <w:numPr>
                <w:ilvl w:val="0"/>
                <w:numId w:val="109"/>
              </w:numPr>
              <w:spacing w:after="0" w:line="240" w:lineRule="auto"/>
              <w:contextualSpacing/>
              <w:jc w:val="both"/>
              <w:rPr>
                <w:rFonts w:cs="Arial"/>
                <w:bCs/>
                <w:sz w:val="20"/>
                <w:szCs w:val="20"/>
                <w:lang w:eastAsia="es-CO"/>
              </w:rPr>
            </w:pPr>
            <w:r w:rsidRPr="006145DB">
              <w:rPr>
                <w:rFonts w:cs="Arial"/>
                <w:bCs/>
                <w:sz w:val="20"/>
                <w:szCs w:val="20"/>
                <w:lang w:eastAsia="es-CO"/>
              </w:rPr>
              <w:t>Acceso a equipamiento para lavado autónomo de ropa.</w:t>
            </w:r>
          </w:p>
          <w:p w14:paraId="2AEE57D4" w14:textId="77777777" w:rsidR="00B877B5" w:rsidRPr="006145DB" w:rsidRDefault="00B877B5" w:rsidP="005B435E">
            <w:pPr>
              <w:pStyle w:val="Textoindependiente"/>
              <w:spacing w:after="0" w:line="240" w:lineRule="auto"/>
              <w:ind w:left="360"/>
              <w:contextualSpacing/>
              <w:jc w:val="both"/>
              <w:rPr>
                <w:rFonts w:cs="Arial"/>
                <w:bCs/>
                <w:sz w:val="20"/>
                <w:szCs w:val="20"/>
                <w:lang w:eastAsia="es-CO"/>
              </w:rPr>
            </w:pPr>
          </w:p>
          <w:p w14:paraId="14AC2AB9" w14:textId="77777777" w:rsidR="00B877B5" w:rsidRPr="006145DB" w:rsidRDefault="00B877B5" w:rsidP="005B435E">
            <w:pPr>
              <w:pStyle w:val="Textoindependiente"/>
              <w:spacing w:after="0" w:line="240" w:lineRule="auto"/>
              <w:jc w:val="both"/>
              <w:rPr>
                <w:rFonts w:eastAsia="Times New Roman" w:cs="Arial"/>
                <w:sz w:val="20"/>
                <w:szCs w:val="20"/>
                <w:lang w:eastAsia="es-CO"/>
              </w:rPr>
            </w:pPr>
            <w:r w:rsidRPr="006145DB">
              <w:rPr>
                <w:rFonts w:eastAsia="Times New Roman" w:cs="Arial"/>
                <w:sz w:val="20"/>
                <w:szCs w:val="20"/>
                <w:lang w:eastAsia="es-CO"/>
              </w:rPr>
              <w:t>Adicionalmente contará con salones multifuncionales, parques infantiles, consultorios médicos, comedor y oficinas administrativas.</w:t>
            </w:r>
          </w:p>
          <w:p w14:paraId="2BEFB25B" w14:textId="77777777" w:rsidR="00B877B5" w:rsidRPr="006145DB" w:rsidRDefault="00B877B5" w:rsidP="005B435E">
            <w:pPr>
              <w:pStyle w:val="Textoindependiente"/>
              <w:spacing w:after="0" w:line="240" w:lineRule="auto"/>
              <w:jc w:val="both"/>
              <w:rPr>
                <w:rFonts w:cs="Arial"/>
                <w:sz w:val="20"/>
                <w:szCs w:val="20"/>
              </w:rPr>
            </w:pPr>
          </w:p>
          <w:p w14:paraId="259A1AE9" w14:textId="3E1C90BC"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De manera complementaria se promoverán actividades de corresponsabilidad y participación activa de las personas beneficiarias en el funcionamiento de las Villas, mediante la conformación de colectivos de convivencia, cuidado y preservación de zonas comunes y </w:t>
            </w:r>
            <w:r w:rsidR="004D07D8" w:rsidRPr="006145DB">
              <w:rPr>
                <w:rFonts w:cs="Arial"/>
                <w:sz w:val="20"/>
                <w:szCs w:val="20"/>
              </w:rPr>
              <w:t>colectivas</w:t>
            </w:r>
            <w:r w:rsidRPr="006145DB">
              <w:rPr>
                <w:rFonts w:cs="Arial"/>
                <w:sz w:val="20"/>
                <w:szCs w:val="20"/>
              </w:rPr>
              <w:t xml:space="preserve"> de apoyo a la operación de la unidad operativa.</w:t>
            </w:r>
          </w:p>
          <w:p w14:paraId="24072BEC" w14:textId="77777777" w:rsidR="00B877B5" w:rsidRPr="006145DB" w:rsidRDefault="00B877B5" w:rsidP="005B435E">
            <w:pPr>
              <w:pStyle w:val="Textoindependiente"/>
              <w:spacing w:after="0" w:line="240" w:lineRule="auto"/>
              <w:jc w:val="both"/>
              <w:rPr>
                <w:rFonts w:cs="Arial"/>
                <w:sz w:val="20"/>
                <w:szCs w:val="20"/>
              </w:rPr>
            </w:pPr>
          </w:p>
          <w:p w14:paraId="422CB6F4" w14:textId="77777777"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Posterior al egreso del hogar del servicio, se establece un periodo de seguimiento de seis (6) meses, orientado a minimizar el riesgo de retorno a la situación de extrema exclusión. </w:t>
            </w:r>
          </w:p>
          <w:p w14:paraId="48738DA6" w14:textId="77777777" w:rsidR="00B877B5" w:rsidRPr="006145DB" w:rsidRDefault="00B877B5" w:rsidP="005B435E">
            <w:pPr>
              <w:pStyle w:val="Textoindependiente"/>
              <w:spacing w:after="0" w:line="240" w:lineRule="auto"/>
              <w:jc w:val="both"/>
              <w:rPr>
                <w:rFonts w:cs="Arial"/>
                <w:sz w:val="20"/>
                <w:szCs w:val="20"/>
                <w:lang w:eastAsia="es-CO"/>
              </w:rPr>
            </w:pPr>
          </w:p>
          <w:p w14:paraId="140DFF6F" w14:textId="77777777" w:rsidR="00B877B5" w:rsidRPr="006145DB" w:rsidRDefault="00B877B5" w:rsidP="003B12DC">
            <w:pPr>
              <w:pStyle w:val="Textoindependiente"/>
              <w:spacing w:after="0" w:line="240" w:lineRule="auto"/>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024AA4" w:rsidRPr="006145DB" w14:paraId="73606486" w14:textId="77777777" w:rsidTr="00B877B5">
        <w:trPr>
          <w:trHeight w:val="983"/>
          <w:jc w:val="center"/>
        </w:trPr>
        <w:tc>
          <w:tcPr>
            <w:tcW w:w="1940" w:type="dxa"/>
            <w:shd w:val="clear" w:color="auto" w:fill="FFFFFF" w:themeFill="background1"/>
            <w:vAlign w:val="center"/>
          </w:tcPr>
          <w:p w14:paraId="28019BFF" w14:textId="77777777" w:rsidR="00B877B5" w:rsidRPr="006145DB" w:rsidRDefault="00B877B5" w:rsidP="005B435E">
            <w:pPr>
              <w:spacing w:line="240" w:lineRule="auto"/>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shd w:val="clear" w:color="auto" w:fill="FFFFFF" w:themeFill="background1"/>
            <w:vAlign w:val="center"/>
          </w:tcPr>
          <w:p w14:paraId="60CA44A6" w14:textId="77777777" w:rsidR="00B877B5" w:rsidRPr="006145DB" w:rsidRDefault="00B877B5"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Para el servicio aplican las siguientes categorías:</w:t>
            </w:r>
          </w:p>
          <w:p w14:paraId="4AB88B4A" w14:textId="77777777" w:rsidR="00B877B5" w:rsidRPr="006145DB" w:rsidRDefault="00B877B5" w:rsidP="005B435E">
            <w:pPr>
              <w:pStyle w:val="Textoindependiente"/>
              <w:spacing w:after="0" w:line="240" w:lineRule="auto"/>
              <w:jc w:val="both"/>
              <w:rPr>
                <w:rFonts w:cs="Arial"/>
                <w:bCs/>
                <w:sz w:val="20"/>
                <w:szCs w:val="20"/>
                <w:lang w:val="es-CO" w:eastAsia="es-CO"/>
              </w:rPr>
            </w:pPr>
          </w:p>
          <w:p w14:paraId="24C480CF"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Talento Humano </w:t>
            </w:r>
          </w:p>
          <w:p w14:paraId="218E4065"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Nutrición  </w:t>
            </w:r>
          </w:p>
          <w:p w14:paraId="6949293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Salubridad  </w:t>
            </w:r>
          </w:p>
          <w:p w14:paraId="36BE607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Gestión Administrativa</w:t>
            </w:r>
          </w:p>
          <w:p w14:paraId="4086C3DD"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Ambientes Adecuados y Seguros</w:t>
            </w:r>
          </w:p>
          <w:p w14:paraId="0D14D5F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Atención Social</w:t>
            </w:r>
          </w:p>
        </w:tc>
      </w:tr>
    </w:tbl>
    <w:p w14:paraId="53FD710C" w14:textId="77777777" w:rsidR="00B877B5" w:rsidRPr="006145DB" w:rsidRDefault="00B877B5" w:rsidP="005B435E">
      <w:pPr>
        <w:spacing w:after="0" w:line="240" w:lineRule="auto"/>
        <w:jc w:val="both"/>
        <w:rPr>
          <w:rFonts w:cs="Arial"/>
          <w:bCs/>
          <w:sz w:val="16"/>
          <w:szCs w:val="16"/>
          <w:lang w:eastAsia="es-CO"/>
        </w:rPr>
      </w:pPr>
      <w:r w:rsidRPr="006145DB">
        <w:rPr>
          <w:rFonts w:cs="Arial"/>
          <w:bCs/>
          <w:sz w:val="16"/>
          <w:szCs w:val="16"/>
          <w:lang w:eastAsia="es-CO"/>
        </w:rPr>
        <w:t>Nota: La presente ficha técnica del servicio Hospedaje de mediano plazo “Villas para la inclusión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 este.</w:t>
      </w:r>
    </w:p>
    <w:p w14:paraId="42782444" w14:textId="4768012A" w:rsidR="00CE7DA2" w:rsidRPr="006145DB" w:rsidRDefault="003F75F5" w:rsidP="005B435E">
      <w:pPr>
        <w:pStyle w:val="Ttulo1"/>
        <w:ind w:left="3120"/>
      </w:pPr>
      <w:bookmarkStart w:id="373" w:name="_Toc213273502"/>
      <w:bookmarkStart w:id="374" w:name="_Toc213276129"/>
      <w:bookmarkStart w:id="375" w:name="_Toc216902463"/>
      <w:r w:rsidRPr="006145DB">
        <w:t xml:space="preserve">7.8.6 Servicio Internet </w:t>
      </w:r>
      <w:r w:rsidR="003B12DC" w:rsidRPr="006145DB">
        <w:t>social</w:t>
      </w:r>
      <w:bookmarkEnd w:id="373"/>
      <w:bookmarkEnd w:id="374"/>
      <w:bookmarkEnd w:id="37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3B12DC" w:rsidRPr="006145DB" w14:paraId="027747A4" w14:textId="77777777" w:rsidTr="00D81AA7">
        <w:trPr>
          <w:trHeight w:val="233"/>
          <w:jc w:val="center"/>
        </w:trPr>
        <w:tc>
          <w:tcPr>
            <w:tcW w:w="1940" w:type="dxa"/>
            <w:vAlign w:val="center"/>
          </w:tcPr>
          <w:p w14:paraId="11AB1768"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6BADB7F6" w14:textId="2B680955" w:rsidR="003F75F5" w:rsidRPr="006145DB" w:rsidRDefault="003B12DC"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Internet s</w:t>
            </w:r>
            <w:r w:rsidR="003F75F5" w:rsidRPr="006145DB">
              <w:rPr>
                <w:rFonts w:cs="Arial"/>
                <w:bCs/>
                <w:sz w:val="20"/>
                <w:szCs w:val="20"/>
                <w:lang w:eastAsia="es-CO"/>
              </w:rPr>
              <w:t>ocial</w:t>
            </w:r>
            <w:r w:rsidR="00533392">
              <w:rPr>
                <w:rFonts w:cs="Arial"/>
                <w:bCs/>
                <w:sz w:val="20"/>
                <w:szCs w:val="20"/>
                <w:lang w:eastAsia="es-CO"/>
              </w:rPr>
              <w:t>.</w:t>
            </w:r>
          </w:p>
        </w:tc>
      </w:tr>
      <w:tr w:rsidR="003F75F5" w:rsidRPr="006145DB" w14:paraId="6AF0AEEE" w14:textId="77777777" w:rsidTr="001A551D">
        <w:trPr>
          <w:trHeight w:val="300"/>
          <w:jc w:val="center"/>
        </w:trPr>
        <w:tc>
          <w:tcPr>
            <w:tcW w:w="1940" w:type="dxa"/>
            <w:vAlign w:val="center"/>
          </w:tcPr>
          <w:p w14:paraId="7CF1B984" w14:textId="6364477E" w:rsidR="003F75F5" w:rsidRPr="006145DB" w:rsidRDefault="003B12DC" w:rsidP="00533392">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55" w:type="dxa"/>
            <w:vAlign w:val="center"/>
          </w:tcPr>
          <w:p w14:paraId="60670326" w14:textId="77777777" w:rsidR="003F75F5" w:rsidRPr="006145DB" w:rsidRDefault="003F75F5" w:rsidP="003B12DC">
            <w:pPr>
              <w:spacing w:after="0" w:line="240" w:lineRule="auto"/>
              <w:contextualSpacing/>
              <w:jc w:val="both"/>
              <w:rPr>
                <w:rFonts w:cs="Arial"/>
                <w:bCs/>
                <w:sz w:val="20"/>
                <w:szCs w:val="20"/>
                <w:lang w:eastAsia="es-CO"/>
              </w:rPr>
            </w:pPr>
            <w:r w:rsidRPr="006145DB">
              <w:rPr>
                <w:rFonts w:cs="Arial"/>
                <w:bCs/>
                <w:sz w:val="20"/>
                <w:szCs w:val="20"/>
                <w:lang w:eastAsia="es-CO"/>
              </w:rPr>
              <w:t>Contribuir a la reducción del gasto en ciudad de los hogares, de la pobreza digital y el mejoramiento de la calidad de vida de los hogares beneficiarios, proporcionando acceso gratuito a Internet fijo residencial que permita una conectividad digital de calidad para el acceso efectivo a servicios digitales que fortalezcan la educación, la empleabilidad y el desarrollo económico de los hogares.</w:t>
            </w:r>
          </w:p>
        </w:tc>
      </w:tr>
      <w:tr w:rsidR="003F75F5" w:rsidRPr="006145DB" w14:paraId="7AF046B3" w14:textId="77777777" w:rsidTr="001A551D">
        <w:trPr>
          <w:trHeight w:val="300"/>
          <w:jc w:val="center"/>
        </w:trPr>
        <w:tc>
          <w:tcPr>
            <w:tcW w:w="1940" w:type="dxa"/>
            <w:vAlign w:val="center"/>
          </w:tcPr>
          <w:p w14:paraId="2C0EE7A5" w14:textId="5100E73A"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vAlign w:val="center"/>
          </w:tcPr>
          <w:p w14:paraId="52D971D1" w14:textId="69F2446F" w:rsidR="003F75F5" w:rsidRPr="006145DB" w:rsidRDefault="00DE303B"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Garantizar,</w:t>
            </w:r>
            <w:r w:rsidR="003F75F5" w:rsidRPr="006145DB">
              <w:rPr>
                <w:rFonts w:cs="Arial"/>
                <w:bCs/>
                <w:sz w:val="20"/>
                <w:szCs w:val="20"/>
                <w:lang w:eastAsia="es-CO"/>
              </w:rPr>
              <w:t xml:space="preserve"> el servicio mensual de internet fijo residencial de manera gratuita, con una velocidad de navegación de 25 megas por hogar.</w:t>
            </w:r>
          </w:p>
        </w:tc>
      </w:tr>
      <w:tr w:rsidR="003F75F5" w:rsidRPr="006145DB" w14:paraId="50A8DD37" w14:textId="77777777" w:rsidTr="001A551D">
        <w:trPr>
          <w:trHeight w:val="300"/>
          <w:jc w:val="center"/>
        </w:trPr>
        <w:tc>
          <w:tcPr>
            <w:tcW w:w="1940" w:type="dxa"/>
            <w:vAlign w:val="center"/>
          </w:tcPr>
          <w:p w14:paraId="6ED530D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3BEC26F"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geográfica</w:t>
            </w:r>
          </w:p>
          <w:p w14:paraId="4835BD38"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individual</w:t>
            </w:r>
          </w:p>
        </w:tc>
      </w:tr>
      <w:tr w:rsidR="003F75F5" w:rsidRPr="006145DB" w14:paraId="672DCC8C" w14:textId="77777777" w:rsidTr="001A551D">
        <w:trPr>
          <w:trHeight w:val="300"/>
          <w:jc w:val="center"/>
        </w:trPr>
        <w:tc>
          <w:tcPr>
            <w:tcW w:w="1940" w:type="dxa"/>
            <w:vAlign w:val="center"/>
          </w:tcPr>
          <w:p w14:paraId="793B78F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99BC051" w14:textId="77777777" w:rsidR="003F75F5" w:rsidRPr="006145DB" w:rsidRDefault="003F75F5" w:rsidP="003B12DC">
            <w:pPr>
              <w:pStyle w:val="Textoindependiente"/>
              <w:spacing w:after="0" w:line="240" w:lineRule="auto"/>
              <w:jc w:val="both"/>
              <w:rPr>
                <w:rFonts w:cs="Arial"/>
                <w:bCs/>
                <w:sz w:val="20"/>
                <w:szCs w:val="20"/>
                <w:lang w:eastAsia="es-CO"/>
              </w:rPr>
            </w:pPr>
            <w:bookmarkStart w:id="376" w:name="_Hlk213227789"/>
            <w:r w:rsidRPr="006145DB">
              <w:rPr>
                <w:rFonts w:cs="Arial"/>
                <w:bCs/>
                <w:sz w:val="20"/>
                <w:szCs w:val="20"/>
                <w:lang w:eastAsia="es-CO"/>
              </w:rPr>
              <w:t>Hogares con clasificación A1 hasta C9 de SISBEN IV, pertenecientes a los estratos 1 y 2 en la ciudad de Bogotá, que residan en zonas vulnerables, con mayores rezagos en conectividad y acceso a servicios digitales y con cobertura de conexión de fibra óptica</w:t>
            </w:r>
            <w:bookmarkEnd w:id="376"/>
            <w:r w:rsidRPr="006145DB">
              <w:rPr>
                <w:rFonts w:cs="Arial"/>
                <w:bCs/>
                <w:sz w:val="20"/>
                <w:szCs w:val="20"/>
                <w:lang w:eastAsia="es-CO"/>
              </w:rPr>
              <w:t>.</w:t>
            </w:r>
          </w:p>
        </w:tc>
      </w:tr>
      <w:tr w:rsidR="003F75F5" w:rsidRPr="006145DB" w14:paraId="09C35814" w14:textId="77777777" w:rsidTr="001A551D">
        <w:trPr>
          <w:trHeight w:val="300"/>
          <w:jc w:val="center"/>
        </w:trPr>
        <w:tc>
          <w:tcPr>
            <w:tcW w:w="1940" w:type="dxa"/>
            <w:vAlign w:val="center"/>
          </w:tcPr>
          <w:p w14:paraId="630D1111" w14:textId="77777777" w:rsidR="003F75F5" w:rsidRPr="006145DB" w:rsidRDefault="003F75F5" w:rsidP="00533392">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039"/>
              <w:gridCol w:w="1424"/>
              <w:gridCol w:w="1274"/>
              <w:gridCol w:w="1464"/>
            </w:tblGrid>
            <w:tr w:rsidR="003B12DC" w:rsidRPr="006145DB" w14:paraId="3FAB3C74" w14:textId="77777777" w:rsidTr="00533392">
              <w:trPr>
                <w:trHeight w:val="372"/>
              </w:trPr>
              <w:tc>
                <w:tcPr>
                  <w:tcW w:w="3039" w:type="dxa"/>
                  <w:tcBorders>
                    <w:top w:val="nil"/>
                  </w:tcBorders>
                  <w:vAlign w:val="center"/>
                </w:tcPr>
                <w:p w14:paraId="541161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24" w:type="dxa"/>
                  <w:tcBorders>
                    <w:top w:val="nil"/>
                  </w:tcBorders>
                  <w:vAlign w:val="center"/>
                </w:tcPr>
                <w:p w14:paraId="39CA1EB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4" w:type="dxa"/>
                  <w:tcBorders>
                    <w:top w:val="nil"/>
                  </w:tcBorders>
                  <w:vAlign w:val="center"/>
                </w:tcPr>
                <w:p w14:paraId="1A08453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64" w:type="dxa"/>
                  <w:tcBorders>
                    <w:top w:val="nil"/>
                  </w:tcBorders>
                  <w:vAlign w:val="center"/>
                </w:tcPr>
                <w:p w14:paraId="4A55264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5B86EF5B" w14:textId="77777777" w:rsidTr="00533392">
              <w:trPr>
                <w:trHeight w:val="221"/>
              </w:trPr>
              <w:tc>
                <w:tcPr>
                  <w:tcW w:w="3039" w:type="dxa"/>
                  <w:vAlign w:val="center"/>
                </w:tcPr>
                <w:p w14:paraId="273AF7DF"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clasificación A1 hasta C9 de SISBEN IV en Bogotá</w:t>
                  </w:r>
                </w:p>
              </w:tc>
              <w:tc>
                <w:tcPr>
                  <w:tcW w:w="1424" w:type="dxa"/>
                  <w:vAlign w:val="center"/>
                </w:tcPr>
                <w:p w14:paraId="1C43F5A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4" w:type="dxa"/>
                  <w:vAlign w:val="center"/>
                </w:tcPr>
                <w:p w14:paraId="76343174"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64" w:type="dxa"/>
                  <w:vAlign w:val="center"/>
                </w:tcPr>
                <w:p w14:paraId="4B5A1FE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4484CB01" w14:textId="77777777" w:rsidTr="00533392">
              <w:trPr>
                <w:trHeight w:val="513"/>
              </w:trPr>
              <w:tc>
                <w:tcPr>
                  <w:tcW w:w="3039" w:type="dxa"/>
                  <w:vMerge w:val="restart"/>
                  <w:vAlign w:val="center"/>
                </w:tcPr>
                <w:p w14:paraId="62995B5C" w14:textId="77777777" w:rsidR="003F75F5" w:rsidRPr="006145DB" w:rsidRDefault="003F75F5" w:rsidP="005B435E">
                  <w:pPr>
                    <w:tabs>
                      <w:tab w:val="left" w:pos="709"/>
                    </w:tabs>
                    <w:contextualSpacing/>
                    <w:jc w:val="both"/>
                    <w:rPr>
                      <w:rFonts w:cs="Arial"/>
                      <w:sz w:val="16"/>
                      <w:szCs w:val="16"/>
                      <w:lang w:eastAsia="es-CO"/>
                    </w:rPr>
                  </w:pPr>
                  <w:bookmarkStart w:id="377" w:name="_Hlk209517007"/>
                  <w:r w:rsidRPr="006145DB">
                    <w:rPr>
                      <w:rFonts w:cs="Arial"/>
                      <w:sz w:val="16"/>
                      <w:szCs w:val="16"/>
                      <w:lang w:eastAsia="es-CO"/>
                    </w:rPr>
                    <w:t>Hogares pertenecientes a los estratos 1 y 2 en la ciudad de Bogotá</w:t>
                  </w:r>
                </w:p>
              </w:tc>
              <w:tc>
                <w:tcPr>
                  <w:tcW w:w="1424" w:type="dxa"/>
                  <w:vAlign w:val="center"/>
                </w:tcPr>
                <w:p w14:paraId="3052C87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Encuesta Multipropósito Bogotá</w:t>
                  </w:r>
                </w:p>
              </w:tc>
              <w:tc>
                <w:tcPr>
                  <w:tcW w:w="1274" w:type="dxa"/>
                  <w:vAlign w:val="center"/>
                </w:tcPr>
                <w:p w14:paraId="72E05FB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2021</w:t>
                  </w:r>
                </w:p>
              </w:tc>
              <w:tc>
                <w:tcPr>
                  <w:tcW w:w="1464" w:type="dxa"/>
                  <w:vAlign w:val="center"/>
                </w:tcPr>
                <w:p w14:paraId="24C56A1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Departamento Administrativo Nacional de Estadística</w:t>
                  </w:r>
                </w:p>
              </w:tc>
            </w:tr>
            <w:tr w:rsidR="003B12DC" w:rsidRPr="006145DB" w14:paraId="22905FA0" w14:textId="77777777" w:rsidTr="00533392">
              <w:trPr>
                <w:trHeight w:val="231"/>
              </w:trPr>
              <w:tc>
                <w:tcPr>
                  <w:tcW w:w="3039" w:type="dxa"/>
                  <w:vMerge/>
                  <w:vAlign w:val="center"/>
                </w:tcPr>
                <w:p w14:paraId="356CB17E" w14:textId="77777777" w:rsidR="003F75F5" w:rsidRPr="006145DB" w:rsidRDefault="003F75F5" w:rsidP="005B435E">
                  <w:pPr>
                    <w:tabs>
                      <w:tab w:val="left" w:pos="709"/>
                    </w:tabs>
                    <w:contextualSpacing/>
                    <w:jc w:val="both"/>
                    <w:rPr>
                      <w:rFonts w:cs="Arial"/>
                      <w:sz w:val="16"/>
                      <w:szCs w:val="16"/>
                      <w:lang w:eastAsia="es-CO"/>
                    </w:rPr>
                  </w:pPr>
                </w:p>
              </w:tc>
              <w:tc>
                <w:tcPr>
                  <w:tcW w:w="1424" w:type="dxa"/>
                  <w:vAlign w:val="center"/>
                </w:tcPr>
                <w:p w14:paraId="25E1F7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Base de barrios ubicados en zonas de Bogotá corazón productivo</w:t>
                  </w:r>
                </w:p>
              </w:tc>
              <w:tc>
                <w:tcPr>
                  <w:tcW w:w="1274" w:type="dxa"/>
                  <w:vAlign w:val="center"/>
                </w:tcPr>
                <w:p w14:paraId="68D65EB5"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2024</w:t>
                  </w:r>
                </w:p>
              </w:tc>
              <w:tc>
                <w:tcPr>
                  <w:tcW w:w="1464" w:type="dxa"/>
                  <w:vAlign w:val="center"/>
                </w:tcPr>
                <w:p w14:paraId="02FC42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w:t>
                  </w:r>
                </w:p>
              </w:tc>
            </w:tr>
            <w:tr w:rsidR="003B12DC" w:rsidRPr="006145DB" w14:paraId="5A5F9450" w14:textId="77777777" w:rsidTr="00533392">
              <w:trPr>
                <w:trHeight w:val="231"/>
              </w:trPr>
              <w:tc>
                <w:tcPr>
                  <w:tcW w:w="3039" w:type="dxa"/>
                  <w:vMerge/>
                  <w:vAlign w:val="center"/>
                </w:tcPr>
                <w:p w14:paraId="17B15446" w14:textId="77777777" w:rsidR="003F75F5" w:rsidRPr="006145DB" w:rsidRDefault="003F75F5" w:rsidP="005B435E">
                  <w:pPr>
                    <w:tabs>
                      <w:tab w:val="left" w:pos="709"/>
                    </w:tabs>
                    <w:contextualSpacing/>
                    <w:jc w:val="both"/>
                    <w:rPr>
                      <w:rFonts w:cs="Arial"/>
                      <w:sz w:val="16"/>
                      <w:szCs w:val="16"/>
                      <w:lang w:eastAsia="es-CO"/>
                    </w:rPr>
                  </w:pPr>
                </w:p>
              </w:tc>
              <w:tc>
                <w:tcPr>
                  <w:tcW w:w="1424" w:type="dxa"/>
                  <w:vAlign w:val="center"/>
                </w:tcPr>
                <w:p w14:paraId="08FAAF1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4" w:type="dxa"/>
                  <w:vAlign w:val="center"/>
                </w:tcPr>
                <w:p w14:paraId="141AC40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64" w:type="dxa"/>
                  <w:vAlign w:val="center"/>
                </w:tcPr>
                <w:p w14:paraId="61DF9B8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2CB4461A" w14:textId="77777777" w:rsidTr="00533392">
              <w:trPr>
                <w:trHeight w:val="231"/>
              </w:trPr>
              <w:tc>
                <w:tcPr>
                  <w:tcW w:w="3039" w:type="dxa"/>
                  <w:vMerge/>
                  <w:vAlign w:val="center"/>
                </w:tcPr>
                <w:p w14:paraId="1FC9B953" w14:textId="77777777" w:rsidR="003F75F5" w:rsidRPr="006145DB" w:rsidRDefault="003F75F5" w:rsidP="005B435E">
                  <w:pPr>
                    <w:tabs>
                      <w:tab w:val="left" w:pos="709"/>
                    </w:tabs>
                    <w:contextualSpacing/>
                    <w:jc w:val="both"/>
                    <w:rPr>
                      <w:rFonts w:cs="Arial"/>
                      <w:sz w:val="16"/>
                      <w:szCs w:val="16"/>
                      <w:lang w:eastAsia="es-CO"/>
                    </w:rPr>
                  </w:pPr>
                </w:p>
              </w:tc>
              <w:tc>
                <w:tcPr>
                  <w:tcW w:w="1424" w:type="dxa"/>
                  <w:vAlign w:val="center"/>
                </w:tcPr>
                <w:p w14:paraId="18D76D16"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4" w:type="dxa"/>
                  <w:vAlign w:val="center"/>
                </w:tcPr>
                <w:p w14:paraId="1B80A6D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64" w:type="dxa"/>
                  <w:vAlign w:val="center"/>
                </w:tcPr>
                <w:p w14:paraId="318DEC7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0A4B687D" w14:textId="77777777" w:rsidTr="00533392">
              <w:trPr>
                <w:trHeight w:val="231"/>
              </w:trPr>
              <w:tc>
                <w:tcPr>
                  <w:tcW w:w="3039" w:type="dxa"/>
                  <w:vMerge/>
                  <w:tcBorders>
                    <w:bottom w:val="single" w:sz="4" w:space="0" w:color="auto"/>
                  </w:tcBorders>
                  <w:vAlign w:val="center"/>
                </w:tcPr>
                <w:p w14:paraId="1AF21CE1" w14:textId="77777777" w:rsidR="003F75F5" w:rsidRPr="006145DB" w:rsidRDefault="003F75F5" w:rsidP="005B435E">
                  <w:pPr>
                    <w:tabs>
                      <w:tab w:val="left" w:pos="709"/>
                    </w:tabs>
                    <w:contextualSpacing/>
                    <w:jc w:val="both"/>
                    <w:rPr>
                      <w:rFonts w:cs="Arial"/>
                      <w:sz w:val="16"/>
                      <w:szCs w:val="16"/>
                      <w:lang w:eastAsia="es-CO"/>
                    </w:rPr>
                  </w:pPr>
                </w:p>
              </w:tc>
              <w:tc>
                <w:tcPr>
                  <w:tcW w:w="1424" w:type="dxa"/>
                  <w:tcBorders>
                    <w:bottom w:val="single" w:sz="4" w:space="0" w:color="auto"/>
                  </w:tcBorders>
                  <w:vAlign w:val="center"/>
                </w:tcPr>
                <w:p w14:paraId="554A97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4" w:type="dxa"/>
                  <w:tcBorders>
                    <w:bottom w:val="single" w:sz="4" w:space="0" w:color="auto"/>
                  </w:tcBorders>
                  <w:vAlign w:val="center"/>
                </w:tcPr>
                <w:p w14:paraId="29A36A2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64" w:type="dxa"/>
                  <w:tcBorders>
                    <w:bottom w:val="single" w:sz="4" w:space="0" w:color="auto"/>
                  </w:tcBorders>
                  <w:vAlign w:val="center"/>
                </w:tcPr>
                <w:p w14:paraId="7D2B899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1E1FBD27" w14:textId="77777777" w:rsidTr="00533392">
              <w:trPr>
                <w:trHeight w:val="231"/>
              </w:trPr>
              <w:tc>
                <w:tcPr>
                  <w:tcW w:w="3039" w:type="dxa"/>
                  <w:vMerge w:val="restart"/>
                  <w:vAlign w:val="center"/>
                </w:tcPr>
                <w:p w14:paraId="09F4411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focalizados geográficamente por la Secretaría Distrital de Integración Social.</w:t>
                  </w:r>
                </w:p>
              </w:tc>
              <w:tc>
                <w:tcPr>
                  <w:tcW w:w="1424" w:type="dxa"/>
                  <w:vAlign w:val="center"/>
                </w:tcPr>
                <w:p w14:paraId="7A71628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1274" w:type="dxa"/>
                  <w:vAlign w:val="center"/>
                </w:tcPr>
                <w:p w14:paraId="6ADE7D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64" w:type="dxa"/>
                  <w:vAlign w:val="center"/>
                </w:tcPr>
                <w:p w14:paraId="747741AF"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72D56499" w14:textId="77777777" w:rsidTr="00533392">
              <w:trPr>
                <w:trHeight w:val="231"/>
              </w:trPr>
              <w:tc>
                <w:tcPr>
                  <w:tcW w:w="3039" w:type="dxa"/>
                  <w:vMerge/>
                  <w:vAlign w:val="center"/>
                </w:tcPr>
                <w:p w14:paraId="42A84E45" w14:textId="77777777" w:rsidR="003F75F5" w:rsidRPr="006145DB" w:rsidRDefault="003F75F5" w:rsidP="005B435E">
                  <w:pPr>
                    <w:tabs>
                      <w:tab w:val="left" w:pos="709"/>
                    </w:tabs>
                    <w:contextualSpacing/>
                    <w:jc w:val="both"/>
                    <w:rPr>
                      <w:rFonts w:cs="Arial"/>
                      <w:bCs/>
                      <w:sz w:val="16"/>
                      <w:szCs w:val="16"/>
                      <w:lang w:eastAsia="es-CO"/>
                    </w:rPr>
                  </w:pPr>
                </w:p>
              </w:tc>
              <w:tc>
                <w:tcPr>
                  <w:tcW w:w="1424" w:type="dxa"/>
                  <w:vAlign w:val="center"/>
                </w:tcPr>
                <w:p w14:paraId="4DCF8362"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Análisis de cobertura de conexión a fibra óptica</w:t>
                  </w:r>
                </w:p>
              </w:tc>
              <w:tc>
                <w:tcPr>
                  <w:tcW w:w="1274" w:type="dxa"/>
                  <w:vAlign w:val="center"/>
                </w:tcPr>
                <w:p w14:paraId="2CF02A0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64" w:type="dxa"/>
                  <w:vAlign w:val="center"/>
                </w:tcPr>
                <w:p w14:paraId="1489502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3B12DC" w:rsidRPr="006145DB" w14:paraId="6B4295B9" w14:textId="77777777" w:rsidTr="00533392">
              <w:trPr>
                <w:trHeight w:val="231"/>
              </w:trPr>
              <w:tc>
                <w:tcPr>
                  <w:tcW w:w="3039" w:type="dxa"/>
                  <w:vMerge/>
                  <w:tcBorders>
                    <w:bottom w:val="nil"/>
                  </w:tcBorders>
                  <w:vAlign w:val="center"/>
                </w:tcPr>
                <w:p w14:paraId="7F813FC2" w14:textId="77777777" w:rsidR="003F75F5" w:rsidRPr="006145DB" w:rsidRDefault="003F75F5" w:rsidP="005B435E">
                  <w:pPr>
                    <w:tabs>
                      <w:tab w:val="left" w:pos="709"/>
                    </w:tabs>
                    <w:contextualSpacing/>
                    <w:jc w:val="both"/>
                    <w:rPr>
                      <w:rFonts w:cs="Arial"/>
                      <w:sz w:val="16"/>
                      <w:szCs w:val="16"/>
                      <w:lang w:eastAsia="es-CO"/>
                    </w:rPr>
                  </w:pPr>
                </w:p>
              </w:tc>
              <w:tc>
                <w:tcPr>
                  <w:tcW w:w="1424" w:type="dxa"/>
                  <w:tcBorders>
                    <w:bottom w:val="nil"/>
                  </w:tcBorders>
                  <w:vAlign w:val="center"/>
                </w:tcPr>
                <w:p w14:paraId="1C77F13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1274" w:type="dxa"/>
                  <w:tcBorders>
                    <w:bottom w:val="nil"/>
                  </w:tcBorders>
                  <w:vAlign w:val="center"/>
                </w:tcPr>
                <w:p w14:paraId="406C6DB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64" w:type="dxa"/>
                  <w:tcBorders>
                    <w:bottom w:val="nil"/>
                  </w:tcBorders>
                  <w:vAlign w:val="center"/>
                </w:tcPr>
                <w:p w14:paraId="1AB9F6ED"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77"/>
          </w:tbl>
          <w:p w14:paraId="7476B9D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70453F9" w14:textId="77777777" w:rsidTr="001A551D">
        <w:trPr>
          <w:trHeight w:val="300"/>
          <w:jc w:val="center"/>
        </w:trPr>
        <w:tc>
          <w:tcPr>
            <w:tcW w:w="1940" w:type="dxa"/>
            <w:vAlign w:val="center"/>
          </w:tcPr>
          <w:p w14:paraId="26169FF4" w14:textId="77777777" w:rsidR="003F75F5" w:rsidRPr="006145DB" w:rsidRDefault="003F75F5" w:rsidP="003B12DC">
            <w:pPr>
              <w:spacing w:after="0" w:line="240" w:lineRule="auto"/>
              <w:jc w:val="both"/>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p w14:paraId="4D031F51" w14:textId="77777777" w:rsidR="003F75F5" w:rsidRPr="006145DB" w:rsidRDefault="003F75F5" w:rsidP="003B12DC">
            <w:pPr>
              <w:spacing w:after="0" w:line="240" w:lineRule="auto"/>
              <w:rPr>
                <w:rFonts w:cs="Arial"/>
                <w:sz w:val="20"/>
                <w:szCs w:val="20"/>
                <w:lang w:val="es-ES_tradnl"/>
              </w:rPr>
            </w:pPr>
          </w:p>
          <w:tbl>
            <w:tblPr>
              <w:tblStyle w:val="Tablaconcuadrcula"/>
              <w:tblW w:w="7252" w:type="dxa"/>
              <w:tblLayout w:type="fixed"/>
              <w:tblLook w:val="04A0" w:firstRow="1" w:lastRow="0" w:firstColumn="1" w:lastColumn="0" w:noHBand="0" w:noVBand="1"/>
            </w:tblPr>
            <w:tblGrid>
              <w:gridCol w:w="3039"/>
              <w:gridCol w:w="1566"/>
              <w:gridCol w:w="1134"/>
              <w:gridCol w:w="1513"/>
            </w:tblGrid>
            <w:tr w:rsidR="003B12DC" w:rsidRPr="006145DB" w14:paraId="2FCDFE8F" w14:textId="77777777" w:rsidTr="008438BD">
              <w:trPr>
                <w:trHeight w:val="379"/>
              </w:trPr>
              <w:tc>
                <w:tcPr>
                  <w:tcW w:w="3039" w:type="dxa"/>
                  <w:tcBorders>
                    <w:bottom w:val="single" w:sz="4" w:space="0" w:color="auto"/>
                  </w:tcBorders>
                  <w:vAlign w:val="center"/>
                </w:tcPr>
                <w:p w14:paraId="0BD551CD" w14:textId="77777777" w:rsidR="003F75F5" w:rsidRPr="006145DB" w:rsidRDefault="003F75F5" w:rsidP="005B435E">
                  <w:pPr>
                    <w:tabs>
                      <w:tab w:val="left" w:pos="709"/>
                    </w:tabs>
                    <w:contextualSpacing/>
                    <w:jc w:val="center"/>
                    <w:rPr>
                      <w:rFonts w:cs="Arial"/>
                      <w:sz w:val="16"/>
                      <w:szCs w:val="16"/>
                      <w:lang w:eastAsia="es-CO"/>
                    </w:rPr>
                  </w:pPr>
                  <w:bookmarkStart w:id="378" w:name="_Hlk209517505"/>
                  <w:r w:rsidRPr="006145DB">
                    <w:rPr>
                      <w:rFonts w:cs="Arial"/>
                      <w:sz w:val="16"/>
                      <w:szCs w:val="16"/>
                      <w:lang w:eastAsia="es-CO"/>
                    </w:rPr>
                    <w:t>Criterios de Priorización</w:t>
                  </w:r>
                </w:p>
              </w:tc>
              <w:tc>
                <w:tcPr>
                  <w:tcW w:w="1566" w:type="dxa"/>
                  <w:tcBorders>
                    <w:bottom w:val="single" w:sz="4" w:space="0" w:color="auto"/>
                  </w:tcBorders>
                  <w:vAlign w:val="center"/>
                </w:tcPr>
                <w:p w14:paraId="11AFE41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vAlign w:val="center"/>
                </w:tcPr>
                <w:p w14:paraId="23CF00A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3" w:type="dxa"/>
                  <w:tcBorders>
                    <w:bottom w:val="single" w:sz="4" w:space="0" w:color="auto"/>
                  </w:tcBorders>
                  <w:vAlign w:val="center"/>
                </w:tcPr>
                <w:p w14:paraId="5759EC6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743BFD1F" w14:textId="77777777" w:rsidTr="0029000E">
              <w:trPr>
                <w:trHeight w:val="225"/>
              </w:trPr>
              <w:tc>
                <w:tcPr>
                  <w:tcW w:w="3039" w:type="dxa"/>
                  <w:tcBorders>
                    <w:bottom w:val="single" w:sz="4" w:space="0" w:color="auto"/>
                  </w:tcBorders>
                  <w:vAlign w:val="center"/>
                </w:tcPr>
                <w:p w14:paraId="0CAB8C11"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residentes en Bogotá, priorizados de acuerdo con el puntaje ILSIS de la UPZ de residencia (0 a 100) </w:t>
                  </w:r>
                </w:p>
              </w:tc>
              <w:tc>
                <w:tcPr>
                  <w:tcW w:w="1566" w:type="dxa"/>
                  <w:tcBorders>
                    <w:bottom w:val="single" w:sz="4" w:space="0" w:color="auto"/>
                  </w:tcBorders>
                  <w:vAlign w:val="center"/>
                </w:tcPr>
                <w:p w14:paraId="2C293308"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1134" w:type="dxa"/>
                  <w:tcBorders>
                    <w:bottom w:val="single" w:sz="4" w:space="0" w:color="auto"/>
                  </w:tcBorders>
                  <w:vAlign w:val="center"/>
                </w:tcPr>
                <w:p w14:paraId="43977EF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tcBorders>
                    <w:bottom w:val="single" w:sz="4" w:space="0" w:color="auto"/>
                  </w:tcBorders>
                  <w:vAlign w:val="center"/>
                </w:tcPr>
                <w:p w14:paraId="25EF9BE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6DCD7193" w14:textId="77777777" w:rsidTr="0029000E">
              <w:trPr>
                <w:trHeight w:val="235"/>
              </w:trPr>
              <w:tc>
                <w:tcPr>
                  <w:tcW w:w="3039" w:type="dxa"/>
                  <w:tcBorders>
                    <w:top w:val="single" w:sz="4" w:space="0" w:color="auto"/>
                  </w:tcBorders>
                  <w:vAlign w:val="center"/>
                </w:tcPr>
                <w:p w14:paraId="3C6A8E2A" w14:textId="77777777" w:rsidR="003F75F5" w:rsidRPr="006145DB" w:rsidRDefault="003F75F5" w:rsidP="005B435E">
                  <w:pPr>
                    <w:tabs>
                      <w:tab w:val="left" w:pos="709"/>
                    </w:tabs>
                    <w:contextualSpacing/>
                    <w:jc w:val="both"/>
                    <w:rPr>
                      <w:rFonts w:cs="Arial"/>
                      <w:sz w:val="16"/>
                      <w:szCs w:val="16"/>
                      <w:lang w:eastAsia="es-CO"/>
                    </w:rPr>
                  </w:pPr>
                  <w:bookmarkStart w:id="379" w:name="_Hlk209517092"/>
                  <w:r w:rsidRPr="006145DB">
                    <w:rPr>
                      <w:rFonts w:cs="Arial"/>
                      <w:sz w:val="16"/>
                      <w:szCs w:val="16"/>
                      <w:lang w:eastAsia="es-CO"/>
                    </w:rPr>
                    <w:t>Hogares con al menos un(a) adolescente matriculado(a) en secundaria o media, en colegios públicos o privados en Bogotá</w:t>
                  </w:r>
                </w:p>
              </w:tc>
              <w:tc>
                <w:tcPr>
                  <w:tcW w:w="1566" w:type="dxa"/>
                  <w:tcBorders>
                    <w:top w:val="single" w:sz="4" w:space="0" w:color="auto"/>
                  </w:tcBorders>
                  <w:vAlign w:val="center"/>
                </w:tcPr>
                <w:p w14:paraId="5EDCBD7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Sistema de Matrícula Estudiantil Colegios Públicos y Privados - SIMAT</w:t>
                  </w:r>
                </w:p>
              </w:tc>
              <w:tc>
                <w:tcPr>
                  <w:tcW w:w="1134" w:type="dxa"/>
                  <w:tcBorders>
                    <w:top w:val="single" w:sz="4" w:space="0" w:color="auto"/>
                  </w:tcBorders>
                  <w:vAlign w:val="center"/>
                </w:tcPr>
                <w:p w14:paraId="555E7B9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13" w:type="dxa"/>
                  <w:tcBorders>
                    <w:top w:val="single" w:sz="4" w:space="0" w:color="auto"/>
                  </w:tcBorders>
                  <w:vAlign w:val="center"/>
                </w:tcPr>
                <w:p w14:paraId="24B9250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Educación</w:t>
                  </w:r>
                </w:p>
              </w:tc>
            </w:tr>
            <w:tr w:rsidR="003B12DC" w:rsidRPr="006145DB" w14:paraId="02363EAC" w14:textId="77777777" w:rsidTr="008438BD">
              <w:trPr>
                <w:trHeight w:val="235"/>
              </w:trPr>
              <w:tc>
                <w:tcPr>
                  <w:tcW w:w="3039" w:type="dxa"/>
                  <w:vAlign w:val="center"/>
                </w:tcPr>
                <w:p w14:paraId="59E1E43B" w14:textId="73C8C4F2"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w:t>
                  </w:r>
                  <w:r w:rsidR="008438BD" w:rsidRPr="006145DB">
                    <w:rPr>
                      <w:rFonts w:cs="Arial"/>
                      <w:sz w:val="16"/>
                      <w:szCs w:val="16"/>
                      <w:lang w:eastAsia="es-CO"/>
                    </w:rPr>
                    <w:t xml:space="preserve">icio Jóvenes con oportunidades </w:t>
                  </w:r>
                </w:p>
              </w:tc>
              <w:tc>
                <w:tcPr>
                  <w:tcW w:w="1566" w:type="dxa"/>
                  <w:vAlign w:val="center"/>
                </w:tcPr>
                <w:p w14:paraId="49FD8293" w14:textId="77777777" w:rsidR="003F75F5" w:rsidRPr="006145DB" w:rsidRDefault="003F75F5"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D8724C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vAlign w:val="center"/>
                </w:tcPr>
                <w:p w14:paraId="6499FAC5" w14:textId="2BBF00DC" w:rsidR="003F75F5" w:rsidRPr="006145DB" w:rsidRDefault="008438BD" w:rsidP="005B435E">
                  <w:pPr>
                    <w:tabs>
                      <w:tab w:val="left" w:pos="709"/>
                    </w:tabs>
                    <w:contextualSpacing/>
                    <w:jc w:val="center"/>
                    <w:rPr>
                      <w:rFonts w:cs="Arial"/>
                      <w:sz w:val="16"/>
                      <w:szCs w:val="16"/>
                      <w:lang w:eastAsia="es-CO"/>
                    </w:rPr>
                  </w:pPr>
                  <w:r w:rsidRPr="006145DB">
                    <w:rPr>
                      <w:rFonts w:cs="Arial"/>
                      <w:sz w:val="16"/>
                      <w:szCs w:val="16"/>
                      <w:lang w:eastAsia="es-CO"/>
                    </w:rPr>
                    <w:t>Secretarí</w:t>
                  </w:r>
                  <w:r w:rsidR="003F75F5" w:rsidRPr="006145DB">
                    <w:rPr>
                      <w:rFonts w:cs="Arial"/>
                      <w:sz w:val="16"/>
                      <w:szCs w:val="16"/>
                      <w:lang w:eastAsia="es-CO"/>
                    </w:rPr>
                    <w:t>a</w:t>
                  </w:r>
                  <w:r w:rsidRPr="006145DB">
                    <w:rPr>
                      <w:rFonts w:cs="Arial"/>
                      <w:sz w:val="16"/>
                      <w:szCs w:val="16"/>
                      <w:lang w:eastAsia="es-CO"/>
                    </w:rPr>
                    <w:t xml:space="preserve"> Distrital de Integración Social</w:t>
                  </w:r>
                </w:p>
              </w:tc>
            </w:tr>
            <w:bookmarkEnd w:id="379"/>
            <w:tr w:rsidR="008438BD" w:rsidRPr="006145DB" w14:paraId="6DEBBB0C" w14:textId="77777777" w:rsidTr="008438BD">
              <w:trPr>
                <w:trHeight w:val="375"/>
              </w:trPr>
              <w:tc>
                <w:tcPr>
                  <w:tcW w:w="3039" w:type="dxa"/>
                  <w:vAlign w:val="center"/>
                </w:tcPr>
                <w:p w14:paraId="760EFD8F"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servicio Casas de la juventud</w:t>
                  </w:r>
                </w:p>
              </w:tc>
              <w:tc>
                <w:tcPr>
                  <w:tcW w:w="1566" w:type="dxa"/>
                  <w:vAlign w:val="center"/>
                </w:tcPr>
                <w:p w14:paraId="3822562E"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850FD9A"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vAlign w:val="center"/>
                </w:tcPr>
                <w:p w14:paraId="761DBD15" w14:textId="22887D65"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D2C435" w14:textId="77777777" w:rsidTr="008438BD">
              <w:trPr>
                <w:trHeight w:val="375"/>
              </w:trPr>
              <w:tc>
                <w:tcPr>
                  <w:tcW w:w="3039" w:type="dxa"/>
                  <w:vAlign w:val="center"/>
                </w:tcPr>
                <w:p w14:paraId="0773B546"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de desarrollo comunitario</w:t>
                  </w:r>
                </w:p>
              </w:tc>
              <w:tc>
                <w:tcPr>
                  <w:tcW w:w="1566" w:type="dxa"/>
                  <w:vAlign w:val="center"/>
                </w:tcPr>
                <w:p w14:paraId="7CFDDFEB"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328441FE"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vAlign w:val="center"/>
                </w:tcPr>
                <w:p w14:paraId="16E47E6C" w14:textId="3A6CE609"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1E95B850" w14:textId="77777777" w:rsidTr="008438BD">
              <w:trPr>
                <w:trHeight w:val="300"/>
              </w:trPr>
              <w:tc>
                <w:tcPr>
                  <w:tcW w:w="3039" w:type="dxa"/>
                  <w:tcBorders>
                    <w:bottom w:val="single" w:sz="4" w:space="0" w:color="auto"/>
                  </w:tcBorders>
                  <w:vAlign w:val="center"/>
                </w:tcPr>
                <w:p w14:paraId="6EBE1053"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de las casas LGBTI</w:t>
                  </w:r>
                </w:p>
              </w:tc>
              <w:tc>
                <w:tcPr>
                  <w:tcW w:w="1566" w:type="dxa"/>
                  <w:tcBorders>
                    <w:bottom w:val="single" w:sz="4" w:space="0" w:color="auto"/>
                  </w:tcBorders>
                  <w:vAlign w:val="center"/>
                </w:tcPr>
                <w:p w14:paraId="0C852FA6"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6C81B191"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tcBorders>
                    <w:bottom w:val="single" w:sz="4" w:space="0" w:color="auto"/>
                  </w:tcBorders>
                  <w:vAlign w:val="center"/>
                </w:tcPr>
                <w:p w14:paraId="468605B5" w14:textId="68CCAFD8"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66F1A863" w14:textId="77777777" w:rsidTr="008438BD">
              <w:trPr>
                <w:trHeight w:val="300"/>
              </w:trPr>
              <w:tc>
                <w:tcPr>
                  <w:tcW w:w="3039" w:type="dxa"/>
                  <w:tcBorders>
                    <w:bottom w:val="nil"/>
                  </w:tcBorders>
                  <w:vAlign w:val="center"/>
                </w:tcPr>
                <w:p w14:paraId="70CC9A72"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Distrital de Referenciación y Apoyo Integral para la Inclusión Social - CADIS+</w:t>
                  </w:r>
                </w:p>
              </w:tc>
              <w:tc>
                <w:tcPr>
                  <w:tcW w:w="1566" w:type="dxa"/>
                  <w:tcBorders>
                    <w:bottom w:val="nil"/>
                  </w:tcBorders>
                  <w:vAlign w:val="center"/>
                </w:tcPr>
                <w:p w14:paraId="744DE8E5"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6BEC7F2B"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13" w:type="dxa"/>
                  <w:tcBorders>
                    <w:bottom w:val="nil"/>
                  </w:tcBorders>
                  <w:vAlign w:val="center"/>
                </w:tcPr>
                <w:p w14:paraId="6AD776B3" w14:textId="2A59495E"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bookmarkEnd w:id="378"/>
          </w:tbl>
          <w:p w14:paraId="5FD5C57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3D84D50E" w14:textId="77777777" w:rsidTr="008438BD">
        <w:trPr>
          <w:trHeight w:val="986"/>
          <w:jc w:val="center"/>
        </w:trPr>
        <w:tc>
          <w:tcPr>
            <w:tcW w:w="1940" w:type="dxa"/>
            <w:vAlign w:val="center"/>
          </w:tcPr>
          <w:p w14:paraId="2BFDC787" w14:textId="28793340" w:rsidR="003F75F5" w:rsidRPr="006145DB" w:rsidRDefault="003F75F5" w:rsidP="008438BD">
            <w:pPr>
              <w:spacing w:after="0" w:line="240" w:lineRule="auto"/>
              <w:contextualSpacing/>
              <w:rPr>
                <w:rFonts w:cs="Arial"/>
                <w:bCs/>
                <w:sz w:val="20"/>
                <w:szCs w:val="20"/>
                <w:lang w:eastAsia="es-CO"/>
              </w:rPr>
            </w:pPr>
            <w:r w:rsidRPr="006145DB">
              <w:rPr>
                <w:rFonts w:cs="Arial"/>
                <w:bCs/>
                <w:sz w:val="20"/>
                <w:szCs w:val="20"/>
                <w:lang w:eastAsia="es-CO"/>
              </w:rPr>
              <w:t>Criterios de I</w:t>
            </w:r>
            <w:r w:rsidR="008438BD" w:rsidRPr="006145DB">
              <w:rPr>
                <w:rFonts w:cs="Arial"/>
                <w:bCs/>
                <w:sz w:val="20"/>
                <w:szCs w:val="20"/>
                <w:lang w:eastAsia="es-CO"/>
              </w:rPr>
              <w:t>ngreso y Fuentes de Información</w:t>
            </w:r>
          </w:p>
        </w:tc>
        <w:tc>
          <w:tcPr>
            <w:tcW w:w="7455" w:type="dxa"/>
            <w:vAlign w:val="center"/>
          </w:tcPr>
          <w:tbl>
            <w:tblPr>
              <w:tblStyle w:val="Tablaconcuadrcula"/>
              <w:tblW w:w="72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36"/>
              <w:gridCol w:w="1424"/>
              <w:gridCol w:w="1134"/>
              <w:gridCol w:w="1651"/>
            </w:tblGrid>
            <w:tr w:rsidR="008438BD" w:rsidRPr="006145DB" w14:paraId="0C0548AE" w14:textId="77777777" w:rsidTr="008438BD">
              <w:trPr>
                <w:trHeight w:val="300"/>
              </w:trPr>
              <w:tc>
                <w:tcPr>
                  <w:tcW w:w="3036" w:type="dxa"/>
                  <w:tcMar>
                    <w:left w:w="105" w:type="dxa"/>
                    <w:right w:w="105" w:type="dxa"/>
                  </w:tcMar>
                  <w:vAlign w:val="center"/>
                </w:tcPr>
                <w:p w14:paraId="3DEFB76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4" w:type="dxa"/>
                  <w:tcMar>
                    <w:left w:w="105" w:type="dxa"/>
                    <w:right w:w="105" w:type="dxa"/>
                  </w:tcMar>
                  <w:vAlign w:val="center"/>
                </w:tcPr>
                <w:p w14:paraId="305CCB4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Mar>
                    <w:left w:w="105" w:type="dxa"/>
                    <w:right w:w="105" w:type="dxa"/>
                  </w:tcMar>
                  <w:vAlign w:val="center"/>
                </w:tcPr>
                <w:p w14:paraId="72EE63B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51" w:type="dxa"/>
                  <w:tcMar>
                    <w:left w:w="105" w:type="dxa"/>
                    <w:right w:w="105" w:type="dxa"/>
                  </w:tcMar>
                  <w:vAlign w:val="center"/>
                </w:tcPr>
                <w:p w14:paraId="3E743AEC"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47D77863" w14:textId="77777777" w:rsidTr="008438BD">
              <w:trPr>
                <w:trHeight w:val="300"/>
              </w:trPr>
              <w:tc>
                <w:tcPr>
                  <w:tcW w:w="3036" w:type="dxa"/>
                  <w:tcMar>
                    <w:left w:w="105" w:type="dxa"/>
                    <w:right w:w="105" w:type="dxa"/>
                  </w:tcMar>
                  <w:vAlign w:val="center"/>
                </w:tcPr>
                <w:p w14:paraId="41C1DFA0"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aceptan el servicio de Internet Social </w:t>
                  </w:r>
                </w:p>
              </w:tc>
              <w:tc>
                <w:tcPr>
                  <w:tcW w:w="1424" w:type="dxa"/>
                  <w:tcMar>
                    <w:left w:w="105" w:type="dxa"/>
                    <w:right w:w="105" w:type="dxa"/>
                  </w:tcMar>
                  <w:vAlign w:val="center"/>
                </w:tcPr>
                <w:p w14:paraId="1457C10B" w14:textId="376738E9"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tcMar>
                    <w:left w:w="105" w:type="dxa"/>
                    <w:right w:w="105" w:type="dxa"/>
                  </w:tcMar>
                  <w:vAlign w:val="center"/>
                </w:tcPr>
                <w:p w14:paraId="5067E337" w14:textId="0DFF2328"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51" w:type="dxa"/>
                  <w:tcMar>
                    <w:left w:w="105" w:type="dxa"/>
                    <w:right w:w="105" w:type="dxa"/>
                  </w:tcMar>
                  <w:vAlign w:val="center"/>
                </w:tcPr>
                <w:p w14:paraId="3C84A5C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bl>
          <w:p w14:paraId="14A5F3C0" w14:textId="77777777" w:rsidR="003F75F5" w:rsidRPr="006145DB" w:rsidRDefault="003F75F5" w:rsidP="005B435E">
            <w:pPr>
              <w:spacing w:line="240" w:lineRule="auto"/>
              <w:rPr>
                <w:rFonts w:cs="Arial"/>
                <w:sz w:val="20"/>
                <w:szCs w:val="20"/>
                <w:lang w:eastAsia="es-CO"/>
              </w:rPr>
            </w:pPr>
          </w:p>
        </w:tc>
      </w:tr>
      <w:tr w:rsidR="003F75F5" w:rsidRPr="006145DB" w14:paraId="71B007B0" w14:textId="77777777" w:rsidTr="001A551D">
        <w:trPr>
          <w:trHeight w:val="300"/>
          <w:jc w:val="center"/>
        </w:trPr>
        <w:tc>
          <w:tcPr>
            <w:tcW w:w="1940" w:type="dxa"/>
            <w:vAlign w:val="center"/>
          </w:tcPr>
          <w:p w14:paraId="2BEE5ECB"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72B74A04" w14:textId="77777777" w:rsidR="003F75F5" w:rsidRPr="006145DB" w:rsidRDefault="003F75F5" w:rsidP="008438BD">
            <w:pPr>
              <w:spacing w:after="0" w:line="240" w:lineRule="auto"/>
              <w:rPr>
                <w:rFonts w:cs="Arial"/>
                <w:sz w:val="12"/>
                <w:szCs w:val="20"/>
              </w:rPr>
            </w:pPr>
          </w:p>
          <w:tbl>
            <w:tblPr>
              <w:tblStyle w:val="Tablaconcuadrcula"/>
              <w:tblW w:w="7257" w:type="dxa"/>
              <w:tblLayout w:type="fixed"/>
              <w:tblLook w:val="04A0" w:firstRow="1" w:lastRow="0" w:firstColumn="1" w:lastColumn="0" w:noHBand="0" w:noVBand="1"/>
            </w:tblPr>
            <w:tblGrid>
              <w:gridCol w:w="3039"/>
              <w:gridCol w:w="1424"/>
              <w:gridCol w:w="1134"/>
              <w:gridCol w:w="1660"/>
            </w:tblGrid>
            <w:tr w:rsidR="008438BD" w:rsidRPr="006145DB" w14:paraId="3C0AAB15" w14:textId="77777777" w:rsidTr="008438BD">
              <w:trPr>
                <w:trHeight w:val="300"/>
              </w:trPr>
              <w:tc>
                <w:tcPr>
                  <w:tcW w:w="3039" w:type="dxa"/>
                  <w:vAlign w:val="center"/>
                </w:tcPr>
                <w:p w14:paraId="7C9F6519" w14:textId="77777777" w:rsidR="003F75F5" w:rsidRPr="006145DB" w:rsidRDefault="003F75F5" w:rsidP="005B435E">
                  <w:pPr>
                    <w:tabs>
                      <w:tab w:val="left" w:pos="709"/>
                    </w:tabs>
                    <w:contextualSpacing/>
                    <w:jc w:val="center"/>
                    <w:rPr>
                      <w:rFonts w:cs="Arial"/>
                      <w:sz w:val="16"/>
                      <w:szCs w:val="16"/>
                      <w:lang w:eastAsia="es-CO"/>
                    </w:rPr>
                  </w:pPr>
                  <w:bookmarkStart w:id="380" w:name="_Hlk209517603"/>
                  <w:r w:rsidRPr="006145DB">
                    <w:rPr>
                      <w:rFonts w:cs="Arial"/>
                      <w:sz w:val="16"/>
                      <w:szCs w:val="16"/>
                      <w:lang w:eastAsia="es-CO"/>
                    </w:rPr>
                    <w:t>Criterios de Egreso</w:t>
                  </w:r>
                </w:p>
              </w:tc>
              <w:tc>
                <w:tcPr>
                  <w:tcW w:w="1424" w:type="dxa"/>
                  <w:vAlign w:val="center"/>
                </w:tcPr>
                <w:p w14:paraId="09F674C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EEAEA8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60" w:type="dxa"/>
                  <w:vAlign w:val="center"/>
                </w:tcPr>
                <w:p w14:paraId="25334C8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04236A4E" w14:textId="77777777" w:rsidTr="008438BD">
              <w:trPr>
                <w:trHeight w:val="300"/>
              </w:trPr>
              <w:tc>
                <w:tcPr>
                  <w:tcW w:w="3039" w:type="dxa"/>
                  <w:vAlign w:val="center"/>
                </w:tcPr>
                <w:p w14:paraId="005223A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24" w:type="dxa"/>
                  <w:vAlign w:val="center"/>
                </w:tcPr>
                <w:p w14:paraId="6A2E0A57"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034F9B8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200F4053"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6626F602" w14:textId="77777777" w:rsidTr="008438BD">
              <w:trPr>
                <w:trHeight w:val="300"/>
              </w:trPr>
              <w:tc>
                <w:tcPr>
                  <w:tcW w:w="3039" w:type="dxa"/>
                  <w:vAlign w:val="center"/>
                </w:tcPr>
                <w:p w14:paraId="5DB1D4A7"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Finalización del tiempo establecido para el servicio</w:t>
                  </w:r>
                </w:p>
              </w:tc>
              <w:tc>
                <w:tcPr>
                  <w:tcW w:w="1424" w:type="dxa"/>
                  <w:vAlign w:val="center"/>
                </w:tcPr>
                <w:p w14:paraId="0A37EB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vAlign w:val="center"/>
                </w:tcPr>
                <w:p w14:paraId="1E5FD4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5D5D7A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06C12260" w14:textId="77777777" w:rsidTr="008438BD">
              <w:trPr>
                <w:trHeight w:val="300"/>
              </w:trPr>
              <w:tc>
                <w:tcPr>
                  <w:tcW w:w="3039" w:type="dxa"/>
                  <w:vMerge w:val="restart"/>
                  <w:vAlign w:val="center"/>
                </w:tcPr>
                <w:p w14:paraId="7FB89CFD"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contraten un servicio de internet con otro operador </w:t>
                  </w:r>
                </w:p>
              </w:tc>
              <w:tc>
                <w:tcPr>
                  <w:tcW w:w="1424" w:type="dxa"/>
                  <w:vAlign w:val="center"/>
                </w:tcPr>
                <w:p w14:paraId="686B96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1134" w:type="dxa"/>
                  <w:vAlign w:val="center"/>
                </w:tcPr>
                <w:p w14:paraId="026D8815"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3F0A3C8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1EB0D0BF" w14:textId="77777777" w:rsidTr="008438BD">
              <w:trPr>
                <w:trHeight w:val="300"/>
              </w:trPr>
              <w:tc>
                <w:tcPr>
                  <w:tcW w:w="3039" w:type="dxa"/>
                  <w:vMerge/>
                  <w:tcBorders>
                    <w:bottom w:val="single" w:sz="4" w:space="0" w:color="auto"/>
                  </w:tcBorders>
                  <w:vAlign w:val="center"/>
                </w:tcPr>
                <w:p w14:paraId="3A5075BF" w14:textId="77777777" w:rsidR="003F75F5" w:rsidRPr="006145DB" w:rsidRDefault="003F75F5" w:rsidP="005B435E">
                  <w:pPr>
                    <w:tabs>
                      <w:tab w:val="left" w:pos="709"/>
                    </w:tabs>
                    <w:contextualSpacing/>
                    <w:jc w:val="both"/>
                    <w:rPr>
                      <w:rFonts w:cs="Arial"/>
                      <w:bCs/>
                      <w:sz w:val="16"/>
                      <w:szCs w:val="16"/>
                      <w:lang w:eastAsia="es-CO"/>
                    </w:rPr>
                  </w:pPr>
                </w:p>
              </w:tc>
              <w:tc>
                <w:tcPr>
                  <w:tcW w:w="1424" w:type="dxa"/>
                  <w:tcBorders>
                    <w:bottom w:val="single" w:sz="4" w:space="0" w:color="auto"/>
                  </w:tcBorders>
                  <w:vAlign w:val="center"/>
                </w:tcPr>
                <w:p w14:paraId="3BC1F50E"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Declaración Juramentada</w:t>
                  </w:r>
                </w:p>
              </w:tc>
              <w:tc>
                <w:tcPr>
                  <w:tcW w:w="1134" w:type="dxa"/>
                  <w:tcBorders>
                    <w:bottom w:val="single" w:sz="4" w:space="0" w:color="auto"/>
                  </w:tcBorders>
                  <w:vAlign w:val="center"/>
                </w:tcPr>
                <w:p w14:paraId="1AE2FDAB"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60" w:type="dxa"/>
                  <w:tcBorders>
                    <w:bottom w:val="single" w:sz="4" w:space="0" w:color="auto"/>
                  </w:tcBorders>
                  <w:vAlign w:val="center"/>
                </w:tcPr>
                <w:p w14:paraId="112A4BF6"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Operador del servicio de internet</w:t>
                  </w:r>
                </w:p>
              </w:tc>
            </w:tr>
            <w:tr w:rsidR="008438BD" w:rsidRPr="006145DB" w14:paraId="68F74133" w14:textId="77777777" w:rsidTr="008438BD">
              <w:trPr>
                <w:trHeight w:val="300"/>
              </w:trPr>
              <w:tc>
                <w:tcPr>
                  <w:tcW w:w="3039" w:type="dxa"/>
                  <w:tcBorders>
                    <w:bottom w:val="nil"/>
                  </w:tcBorders>
                  <w:vAlign w:val="center"/>
                </w:tcPr>
                <w:p w14:paraId="0044E198"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Traslado de lugar de residencia del hogar a una UPZ no priorizada o que no tenga cobertura de conexión a fibra óptica para la prestación del servicio</w:t>
                  </w:r>
                </w:p>
              </w:tc>
              <w:tc>
                <w:tcPr>
                  <w:tcW w:w="1424" w:type="dxa"/>
                  <w:tcBorders>
                    <w:bottom w:val="nil"/>
                  </w:tcBorders>
                  <w:vAlign w:val="center"/>
                </w:tcPr>
                <w:p w14:paraId="289DCD41" w14:textId="79F4B82D" w:rsidR="003F75F5" w:rsidRPr="006145DB" w:rsidRDefault="003F75F5" w:rsidP="008438BD">
                  <w:pPr>
                    <w:tabs>
                      <w:tab w:val="left" w:pos="709"/>
                    </w:tabs>
                    <w:contextualSpacing/>
                    <w:jc w:val="center"/>
                    <w:rPr>
                      <w:rFonts w:cs="Arial"/>
                      <w:sz w:val="16"/>
                      <w:szCs w:val="16"/>
                      <w:lang w:eastAsia="es-CO"/>
                    </w:rPr>
                  </w:pPr>
                  <w:r w:rsidRPr="006145DB">
                    <w:rPr>
                      <w:rFonts w:cs="Arial"/>
                      <w:sz w:val="16"/>
                      <w:szCs w:val="16"/>
                      <w:lang w:eastAsia="es-CO"/>
                    </w:rPr>
                    <w:t xml:space="preserve">Análisis de cobertura de conexión a </w:t>
                  </w:r>
                  <w:r w:rsidR="008438BD" w:rsidRPr="006145DB">
                    <w:rPr>
                      <w:rFonts w:cs="Arial"/>
                      <w:sz w:val="16"/>
                      <w:szCs w:val="16"/>
                      <w:lang w:eastAsia="es-CO"/>
                    </w:rPr>
                    <w:t>fibra óptica</w:t>
                  </w:r>
                </w:p>
              </w:tc>
              <w:tc>
                <w:tcPr>
                  <w:tcW w:w="1134" w:type="dxa"/>
                  <w:tcBorders>
                    <w:bottom w:val="nil"/>
                  </w:tcBorders>
                  <w:vAlign w:val="center"/>
                </w:tcPr>
                <w:p w14:paraId="48D80C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tcBorders>
                    <w:bottom w:val="nil"/>
                  </w:tcBorders>
                  <w:vAlign w:val="center"/>
                </w:tcPr>
                <w:p w14:paraId="23720A0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80"/>
          </w:tbl>
          <w:p w14:paraId="708D2421"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A163060" w14:textId="77777777" w:rsidTr="001A551D">
        <w:trPr>
          <w:trHeight w:val="300"/>
          <w:jc w:val="center"/>
        </w:trPr>
        <w:tc>
          <w:tcPr>
            <w:tcW w:w="1940" w:type="dxa"/>
            <w:vAlign w:val="center"/>
          </w:tcPr>
          <w:p w14:paraId="0923D4F7"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Restricciones y fuentes de información</w:t>
            </w:r>
          </w:p>
        </w:tc>
        <w:tc>
          <w:tcPr>
            <w:tcW w:w="7455" w:type="dxa"/>
            <w:vAlign w:val="center"/>
          </w:tcPr>
          <w:p w14:paraId="3EADBC1B" w14:textId="3C4A80D2" w:rsidR="003F75F5" w:rsidRPr="006145DB" w:rsidRDefault="003F75F5" w:rsidP="005B435E">
            <w:pPr>
              <w:tabs>
                <w:tab w:val="left" w:pos="709"/>
              </w:tabs>
              <w:spacing w:after="0" w:line="240" w:lineRule="auto"/>
              <w:ind w:left="22"/>
              <w:contextualSpacing/>
              <w:jc w:val="both"/>
              <w:rPr>
                <w:rFonts w:cs="Arial"/>
                <w:sz w:val="20"/>
                <w:szCs w:val="20"/>
                <w:lang w:eastAsia="es-CO"/>
              </w:rPr>
            </w:pPr>
            <w:r w:rsidRPr="006145DB">
              <w:rPr>
                <w:rFonts w:cs="Arial"/>
                <w:sz w:val="20"/>
                <w:szCs w:val="20"/>
                <w:lang w:eastAsia="es-CO"/>
              </w:rPr>
              <w:t>No Aplica</w:t>
            </w:r>
            <w:r w:rsidR="008438BD" w:rsidRPr="006145DB">
              <w:rPr>
                <w:rFonts w:cs="Arial"/>
                <w:sz w:val="20"/>
                <w:szCs w:val="20"/>
                <w:lang w:eastAsia="es-CO"/>
              </w:rPr>
              <w:t>.</w:t>
            </w:r>
          </w:p>
        </w:tc>
      </w:tr>
      <w:tr w:rsidR="003F75F5" w:rsidRPr="006145DB" w14:paraId="3EC153FD" w14:textId="77777777" w:rsidTr="001A551D">
        <w:trPr>
          <w:trHeight w:val="300"/>
          <w:jc w:val="center"/>
        </w:trPr>
        <w:tc>
          <w:tcPr>
            <w:tcW w:w="1940" w:type="dxa"/>
            <w:vAlign w:val="center"/>
          </w:tcPr>
          <w:p w14:paraId="304AA12D" w14:textId="77777777" w:rsidR="003F75F5" w:rsidRPr="006145DB" w:rsidRDefault="003F75F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B269064" w14:textId="15832E4A"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implementa con el objetivo de reducir el gasto en ciudad, garantizando la prestación gratuita del servicio de Internet fijo residencial a los hogares focalizados y priorizados por la Secretaría Distrital de Integración Social (SDIS).</w:t>
            </w:r>
          </w:p>
          <w:p w14:paraId="113CD67A" w14:textId="77777777" w:rsidR="008438BD" w:rsidRPr="006145DB" w:rsidRDefault="008438BD" w:rsidP="008438BD">
            <w:pPr>
              <w:pStyle w:val="Ttulo1"/>
              <w:rPr>
                <w:sz w:val="20"/>
                <w:lang w:eastAsia="es-CO"/>
              </w:rPr>
            </w:pPr>
          </w:p>
          <w:p w14:paraId="117E53F4" w14:textId="77777777"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 implementación del servicio se desarrollará bajo un esquema de trabajo articulado con el operador del servicio de Internet, y conforme a las condiciones técnicas y operativas que se establezcan. A continuación, se describen los principales componentes de su ejecución:</w:t>
            </w:r>
          </w:p>
          <w:p w14:paraId="3667626D" w14:textId="77777777" w:rsidR="003F75F5" w:rsidRPr="006145DB" w:rsidRDefault="003F75F5" w:rsidP="005B435E">
            <w:pPr>
              <w:pStyle w:val="Textoindependiente"/>
              <w:spacing w:line="240" w:lineRule="auto"/>
              <w:jc w:val="both"/>
              <w:rPr>
                <w:rFonts w:cs="Arial"/>
                <w:sz w:val="20"/>
                <w:szCs w:val="20"/>
                <w:lang w:val="es-CO" w:eastAsia="es-CO"/>
              </w:rPr>
            </w:pPr>
          </w:p>
          <w:p w14:paraId="3737BE93"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y prestación del servicio por parte del operador del servicio de Internet:</w:t>
            </w:r>
          </w:p>
          <w:p w14:paraId="65076BAA"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Verificación de la cobertura y calidad del servicio en los hogares focalizados y priorizados por la Secretaría Distrital de Integración Social (SDIS), conforme las condiciones técnicas que se establezcan.</w:t>
            </w:r>
          </w:p>
          <w:p w14:paraId="68BA3D62"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bookmarkStart w:id="381" w:name="_Hlk213231459"/>
            <w:r w:rsidRPr="006145DB">
              <w:rPr>
                <w:rFonts w:cs="Arial"/>
                <w:bCs/>
                <w:sz w:val="20"/>
                <w:szCs w:val="20"/>
                <w:lang w:eastAsia="es-CO"/>
              </w:rPr>
              <w:t>Verificación de la conexión de los hogares incluyendo la validación de no haber contado con servicio de Internet fijo en los últimos seis (6) meses.</w:t>
            </w:r>
          </w:p>
          <w:bookmarkEnd w:id="381"/>
          <w:p w14:paraId="4BD1D6A1"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efectiva del servicio de Internet fijo residencial en los hogares beneficiarios, garantizando el suministro de los equipos necesarios para su funcionamiento (router o modem, entre otros).</w:t>
            </w:r>
          </w:p>
          <w:p w14:paraId="4C23CC42" w14:textId="2F01B9EF"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Prestación continua del servicio durante el plazo convenido con el operador del servicio de Internet, a menos que el hogar beneficiario incurra en criterios de egreso</w:t>
            </w:r>
            <w:r w:rsidR="008438BD" w:rsidRPr="006145DB">
              <w:rPr>
                <w:rFonts w:cs="Arial"/>
                <w:bCs/>
                <w:sz w:val="20"/>
                <w:szCs w:val="20"/>
                <w:lang w:eastAsia="es-CO"/>
              </w:rPr>
              <w:t>.</w:t>
            </w:r>
          </w:p>
          <w:p w14:paraId="145FDDCA" w14:textId="77777777" w:rsidR="003F75F5" w:rsidRPr="006145DB" w:rsidRDefault="003F75F5" w:rsidP="008438BD">
            <w:pPr>
              <w:pStyle w:val="Textoindependiente"/>
              <w:spacing w:after="0" w:line="240" w:lineRule="auto"/>
              <w:jc w:val="both"/>
              <w:rPr>
                <w:rFonts w:cs="Arial"/>
                <w:sz w:val="20"/>
                <w:szCs w:val="20"/>
                <w:lang w:val="es-CO" w:eastAsia="es-CO"/>
              </w:rPr>
            </w:pPr>
          </w:p>
          <w:p w14:paraId="3CCC51BE" w14:textId="77777777" w:rsidR="003F75F5"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Soporte tecnológico y plataformas digitales por parte del operador del servicio de Internet:</w:t>
            </w:r>
          </w:p>
          <w:p w14:paraId="6969D527" w14:textId="77777777" w:rsidR="00BF6D13" w:rsidRPr="006145DB" w:rsidRDefault="00BF6D13" w:rsidP="00BF6D13">
            <w:pPr>
              <w:pStyle w:val="Prrafodelista"/>
              <w:tabs>
                <w:tab w:val="left" w:pos="709"/>
              </w:tabs>
              <w:spacing w:after="0" w:line="240" w:lineRule="auto"/>
              <w:ind w:left="360"/>
              <w:jc w:val="both"/>
              <w:rPr>
                <w:rFonts w:cs="Arial"/>
                <w:bCs/>
                <w:sz w:val="20"/>
                <w:szCs w:val="20"/>
                <w:lang w:eastAsia="es-CO"/>
              </w:rPr>
            </w:pPr>
          </w:p>
          <w:p w14:paraId="20475F6E"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de los desarrollos informáticos requeridos en las plataformas del operador del servicio.</w:t>
            </w:r>
          </w:p>
          <w:p w14:paraId="6D24CFE2"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Diseño, desarrollo e implementación del portal web establecido con el operador del servicio de Internet, con integración a los canales digitales y plataformas definidos por Secretaría Distrital de Integración Social (SDIS).</w:t>
            </w:r>
          </w:p>
          <w:p w14:paraId="3847F189"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Habilitación del acceso de los hogares beneficiarios a la plataforma educativa EDTECH, con contenidos previamente acordados con Secretaría Distrital de Integración Social (SDIS).</w:t>
            </w:r>
          </w:p>
          <w:p w14:paraId="3B09E5EB"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y uso de software especializado para la activación, monitoreo, trazabilidad y gestión eficiente del servicio, permitiendo el seguimiento técnico y la generación de reportes periódicos.</w:t>
            </w:r>
          </w:p>
          <w:p w14:paraId="05C63759" w14:textId="77777777" w:rsidR="003F75F5" w:rsidRPr="006145DB" w:rsidRDefault="003F75F5" w:rsidP="008438BD">
            <w:pPr>
              <w:pStyle w:val="Textoindependiente"/>
              <w:spacing w:after="0" w:line="240" w:lineRule="auto"/>
              <w:ind w:left="1440"/>
              <w:jc w:val="both"/>
              <w:rPr>
                <w:rFonts w:cs="Arial"/>
                <w:sz w:val="20"/>
                <w:szCs w:val="20"/>
                <w:lang w:val="es-CO" w:eastAsia="es-CO"/>
              </w:rPr>
            </w:pPr>
          </w:p>
          <w:p w14:paraId="2046160B"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de información y comunicación con los beneficiarios por parte del operador del servicio de Internet:</w:t>
            </w:r>
          </w:p>
          <w:p w14:paraId="3BC86D20" w14:textId="77777777" w:rsidR="003F75F5" w:rsidRPr="006145DB" w:rsidRDefault="003F75F5" w:rsidP="008438BD">
            <w:pPr>
              <w:pStyle w:val="Textoindependiente"/>
              <w:spacing w:after="0" w:line="240" w:lineRule="auto"/>
              <w:ind w:left="720"/>
              <w:jc w:val="both"/>
              <w:rPr>
                <w:rFonts w:cs="Arial"/>
                <w:sz w:val="20"/>
                <w:szCs w:val="20"/>
                <w:lang w:val="es-CO" w:eastAsia="es-CO"/>
              </w:rPr>
            </w:pPr>
          </w:p>
          <w:p w14:paraId="130F4942"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Consolidación de un sistema de información actualizado de los hogares beneficiarios del servicio, con trazabilidad completa desde la instalación hasta la prestación del servicio.</w:t>
            </w:r>
          </w:p>
          <w:p w14:paraId="4C7A1A47"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Comunicación efectiva con los hogares beneficiarios, informando sobre: </w:t>
            </w:r>
          </w:p>
          <w:p w14:paraId="4763EEF0"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características del servicio de Internet fijo residencial instalado;</w:t>
            </w:r>
          </w:p>
          <w:p w14:paraId="3140330D"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los canales de atención disponibles;</w:t>
            </w:r>
          </w:p>
          <w:p w14:paraId="313B0E44"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condiciones aplicables en caso de daños atribuibles al usuario,</w:t>
            </w:r>
          </w:p>
          <w:p w14:paraId="09488920" w14:textId="6440BBC3" w:rsidR="003F75F5"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informe de fallos reportados durante la prestación del servicio de internet</w:t>
            </w:r>
            <w:r w:rsidR="00257B44" w:rsidRPr="006145DB">
              <w:rPr>
                <w:rFonts w:cs="Arial"/>
                <w:bCs/>
                <w:sz w:val="20"/>
                <w:szCs w:val="20"/>
                <w:lang w:eastAsia="es-CO"/>
              </w:rPr>
              <w:t xml:space="preserve"> </w:t>
            </w:r>
            <w:r w:rsidRPr="006145DB">
              <w:rPr>
                <w:rFonts w:cs="Arial"/>
                <w:bCs/>
                <w:sz w:val="20"/>
                <w:szCs w:val="20"/>
                <w:lang w:eastAsia="es-CO"/>
              </w:rPr>
              <w:t>fijo residencial por los hogares beneficiarios, especificando tipo de fallo, tiempo sin prestación del servicio y tiempo de solución</w:t>
            </w:r>
            <w:r w:rsidR="008438BD" w:rsidRPr="006145DB">
              <w:rPr>
                <w:rFonts w:cs="Arial"/>
                <w:bCs/>
                <w:sz w:val="20"/>
                <w:szCs w:val="20"/>
                <w:lang w:eastAsia="es-CO"/>
              </w:rPr>
              <w:t>.</w:t>
            </w:r>
          </w:p>
        </w:tc>
      </w:tr>
      <w:tr w:rsidR="003F75F5" w:rsidRPr="006145DB" w14:paraId="50187C92" w14:textId="77777777" w:rsidTr="001A551D">
        <w:trPr>
          <w:trHeight w:val="300"/>
          <w:jc w:val="center"/>
        </w:trPr>
        <w:tc>
          <w:tcPr>
            <w:tcW w:w="1940" w:type="dxa"/>
            <w:vAlign w:val="center"/>
          </w:tcPr>
          <w:p w14:paraId="19BFE6B2"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vAlign w:val="center"/>
          </w:tcPr>
          <w:p w14:paraId="526F6657" w14:textId="2A69A1D4" w:rsidR="003F75F5" w:rsidRDefault="003F75F5" w:rsidP="005B435E">
            <w:pPr>
              <w:pStyle w:val="Textoindependiente"/>
              <w:spacing w:after="0" w:line="240" w:lineRule="auto"/>
              <w:ind w:left="22"/>
              <w:jc w:val="both"/>
              <w:rPr>
                <w:rFonts w:cs="Arial"/>
                <w:sz w:val="20"/>
                <w:szCs w:val="20"/>
                <w:lang w:eastAsia="es-CO"/>
              </w:rPr>
            </w:pPr>
            <w:r w:rsidRPr="006145DB">
              <w:rPr>
                <w:rFonts w:cs="Arial"/>
                <w:sz w:val="20"/>
                <w:szCs w:val="20"/>
                <w:lang w:eastAsia="es-CO"/>
              </w:rPr>
              <w:t xml:space="preserve">Para el servicio aplican las siguientes categorías: </w:t>
            </w:r>
          </w:p>
          <w:p w14:paraId="0BEFDF1F" w14:textId="77777777" w:rsidR="00BF6D13" w:rsidRPr="006145DB" w:rsidRDefault="00BF6D13" w:rsidP="005B435E">
            <w:pPr>
              <w:pStyle w:val="Textoindependiente"/>
              <w:spacing w:after="0" w:line="240" w:lineRule="auto"/>
              <w:ind w:left="22"/>
              <w:jc w:val="both"/>
              <w:rPr>
                <w:rFonts w:cs="Arial"/>
                <w:sz w:val="20"/>
                <w:szCs w:val="20"/>
                <w:lang w:eastAsia="es-CO"/>
              </w:rPr>
            </w:pPr>
          </w:p>
          <w:p w14:paraId="16B5F4BF"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Gestión Administrativa</w:t>
            </w:r>
          </w:p>
          <w:p w14:paraId="5D7AEE65"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Talento humano</w:t>
            </w:r>
          </w:p>
        </w:tc>
      </w:tr>
    </w:tbl>
    <w:p w14:paraId="0AD26C1A" w14:textId="77777777" w:rsidR="003F75F5" w:rsidRPr="006145DB" w:rsidRDefault="003F75F5" w:rsidP="005B435E">
      <w:pPr>
        <w:pStyle w:val="commentcontentpara"/>
        <w:spacing w:before="0" w:beforeAutospacing="0" w:after="0" w:afterAutospacing="0"/>
        <w:rPr>
          <w:rFonts w:ascii="Arial" w:hAnsi="Arial" w:cs="Arial"/>
          <w:sz w:val="22"/>
          <w:szCs w:val="22"/>
        </w:rPr>
      </w:pPr>
    </w:p>
    <w:p w14:paraId="1D4A46AF" w14:textId="64C1A420" w:rsidR="0058282A" w:rsidRPr="006145DB" w:rsidRDefault="00192CE7">
      <w:pPr>
        <w:pStyle w:val="Ttulo1"/>
        <w:numPr>
          <w:ilvl w:val="1"/>
          <w:numId w:val="72"/>
        </w:numPr>
        <w:tabs>
          <w:tab w:val="left" w:pos="633"/>
          <w:tab w:val="left" w:pos="1843"/>
        </w:tabs>
        <w:ind w:left="426" w:hanging="426"/>
      </w:pPr>
      <w:bookmarkStart w:id="382" w:name="_Toc210213233"/>
      <w:bookmarkStart w:id="383" w:name="_Toc213273503"/>
      <w:bookmarkStart w:id="384" w:name="_Toc213276130"/>
      <w:bookmarkStart w:id="385" w:name="_Toc216902464"/>
      <w:r w:rsidRPr="006145DB">
        <w:t xml:space="preserve">Servicios para la </w:t>
      </w:r>
      <w:bookmarkEnd w:id="382"/>
      <w:r w:rsidR="0096209F" w:rsidRPr="006145DB">
        <w:t>mitigación de la inseguridad alimentaria y Nutricional</w:t>
      </w:r>
      <w:bookmarkEnd w:id="383"/>
      <w:bookmarkEnd w:id="384"/>
      <w:bookmarkEnd w:id="385"/>
    </w:p>
    <w:p w14:paraId="2AFF1D2A" w14:textId="0C4F6315" w:rsidR="00BF6D13" w:rsidRDefault="00BF6D13">
      <w:pPr>
        <w:rPr>
          <w:rFonts w:cs="Arial"/>
        </w:rPr>
      </w:pPr>
      <w:r>
        <w:rPr>
          <w:rFonts w:cs="Arial"/>
        </w:rPr>
        <w:br w:type="page"/>
      </w:r>
    </w:p>
    <w:p w14:paraId="1110DF03" w14:textId="244708AD" w:rsidR="00AF0466" w:rsidRPr="006145DB" w:rsidRDefault="008438BD">
      <w:pPr>
        <w:pStyle w:val="Ttulo1"/>
        <w:numPr>
          <w:ilvl w:val="2"/>
          <w:numId w:val="72"/>
        </w:numPr>
        <w:ind w:left="720"/>
        <w:jc w:val="center"/>
      </w:pPr>
      <w:bookmarkStart w:id="386" w:name="_Toc210213234"/>
      <w:bookmarkStart w:id="387" w:name="_Toc213273504"/>
      <w:bookmarkStart w:id="388" w:name="_Toc213276131"/>
      <w:bookmarkStart w:id="389" w:name="_Toc216902465"/>
      <w:r w:rsidRPr="006145DB">
        <w:t>Servicio Comedores c</w:t>
      </w:r>
      <w:r w:rsidR="005B72A7" w:rsidRPr="006145DB">
        <w:t>omunitarios</w:t>
      </w:r>
      <w:bookmarkEnd w:id="386"/>
      <w:bookmarkEnd w:id="387"/>
      <w:bookmarkEnd w:id="388"/>
      <w:bookmarkEnd w:id="38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415"/>
      </w:tblGrid>
      <w:tr w:rsidR="008438BD" w:rsidRPr="006145DB" w14:paraId="71521DA1" w14:textId="77777777" w:rsidTr="00BF6D13">
        <w:trPr>
          <w:trHeight w:val="348"/>
          <w:jc w:val="center"/>
        </w:trPr>
        <w:tc>
          <w:tcPr>
            <w:tcW w:w="1980" w:type="dxa"/>
            <w:vAlign w:val="center"/>
          </w:tcPr>
          <w:p w14:paraId="4E1C8D2C" w14:textId="77777777" w:rsidR="0096209F" w:rsidRPr="006145DB" w:rsidRDefault="0096209F"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15" w:type="dxa"/>
            <w:vAlign w:val="center"/>
          </w:tcPr>
          <w:p w14:paraId="3860B6D0" w14:textId="0FC8E514" w:rsidR="0096209F" w:rsidRPr="006145DB" w:rsidRDefault="008438BD" w:rsidP="005B435E">
            <w:pPr>
              <w:pStyle w:val="Textoindependiente"/>
              <w:spacing w:after="0" w:line="240" w:lineRule="auto"/>
              <w:rPr>
                <w:rFonts w:cs="Arial"/>
                <w:bCs/>
                <w:sz w:val="20"/>
                <w:szCs w:val="20"/>
                <w:lang w:eastAsia="es-CO"/>
              </w:rPr>
            </w:pPr>
            <w:r w:rsidRPr="006145DB">
              <w:rPr>
                <w:rFonts w:cs="Arial"/>
                <w:bCs/>
                <w:sz w:val="20"/>
                <w:szCs w:val="20"/>
                <w:lang w:eastAsia="es-CO"/>
              </w:rPr>
              <w:t>Comedores c</w:t>
            </w:r>
            <w:r w:rsidR="0096209F" w:rsidRPr="006145DB">
              <w:rPr>
                <w:rFonts w:cs="Arial"/>
                <w:bCs/>
                <w:sz w:val="20"/>
                <w:szCs w:val="20"/>
                <w:lang w:eastAsia="es-CO"/>
              </w:rPr>
              <w:t>omunitarios.</w:t>
            </w:r>
          </w:p>
        </w:tc>
      </w:tr>
      <w:tr w:rsidR="008438BD" w:rsidRPr="006145DB" w14:paraId="76CE88FB" w14:textId="77777777" w:rsidTr="008438BD">
        <w:trPr>
          <w:trHeight w:val="473"/>
          <w:jc w:val="center"/>
        </w:trPr>
        <w:tc>
          <w:tcPr>
            <w:tcW w:w="1980" w:type="dxa"/>
            <w:vAlign w:val="center"/>
          </w:tcPr>
          <w:p w14:paraId="35208A3D" w14:textId="771864EC"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15" w:type="dxa"/>
            <w:vAlign w:val="center"/>
          </w:tcPr>
          <w:p w14:paraId="7A38F9A8" w14:textId="23A4D0A6"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Contribuir al acceso a los alimentos a través de la entrega de un apoyo alimentario con un aporte nutricional definido por la Secretaría Distrital de Integración Social, para prevenir y mitigar la inseguridad alimentaria y promover adecuadas condiciones de nutrición de la población beneficiaria del servicio.</w:t>
            </w:r>
          </w:p>
        </w:tc>
      </w:tr>
      <w:tr w:rsidR="008438BD" w:rsidRPr="006145DB" w14:paraId="4ACA8BE9" w14:textId="77777777" w:rsidTr="008438BD">
        <w:trPr>
          <w:trHeight w:val="20"/>
          <w:jc w:val="center"/>
        </w:trPr>
        <w:tc>
          <w:tcPr>
            <w:tcW w:w="1980" w:type="dxa"/>
            <w:vAlign w:val="center"/>
          </w:tcPr>
          <w:p w14:paraId="37F094A6" w14:textId="7DE4B06F" w:rsidR="0096209F" w:rsidRPr="006145DB" w:rsidRDefault="008438BD" w:rsidP="00BF6D13">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15" w:type="dxa"/>
            <w:vAlign w:val="center"/>
          </w:tcPr>
          <w:p w14:paraId="02F34C80"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Espacio físico, social y comunitario en el que se garantiza el acceso a los alimentos a través de la entrega de una ración servida caliente con un aporte nutricional equivalente al 40% de las recomendaciones de ingesta diaria de energía y nutrientes para la población colombiana estimada por grupo de edad, complementada con vigilancia del estado nutricional y acciones que promueven en las y los beneficiarios la toma de decisiones conscientes e informadas sobre sus prácticas alimentarias.</w:t>
            </w:r>
          </w:p>
        </w:tc>
      </w:tr>
      <w:tr w:rsidR="0096209F" w:rsidRPr="006145DB" w14:paraId="0ACC58AD" w14:textId="77777777" w:rsidTr="008438BD">
        <w:trPr>
          <w:trHeight w:val="20"/>
          <w:jc w:val="center"/>
        </w:trPr>
        <w:tc>
          <w:tcPr>
            <w:tcW w:w="1980" w:type="dxa"/>
            <w:vAlign w:val="center"/>
          </w:tcPr>
          <w:p w14:paraId="57665970"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vAlign w:val="center"/>
          </w:tcPr>
          <w:p w14:paraId="747FBF7E" w14:textId="79BFD7B2"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BF6D13">
              <w:rPr>
                <w:rFonts w:cs="Arial"/>
                <w:bCs/>
                <w:sz w:val="20"/>
                <w:szCs w:val="20"/>
                <w:lang w:eastAsia="es-CO"/>
              </w:rPr>
              <w:t>.</w:t>
            </w:r>
            <w:r w:rsidRPr="006145DB">
              <w:rPr>
                <w:rFonts w:cs="Arial"/>
                <w:bCs/>
                <w:sz w:val="20"/>
                <w:szCs w:val="20"/>
                <w:lang w:eastAsia="es-CO"/>
              </w:rPr>
              <w:t xml:space="preserve"> </w:t>
            </w:r>
          </w:p>
          <w:p w14:paraId="7812F84B" w14:textId="4FC2C82A"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instrumentos</w:t>
            </w:r>
            <w:r w:rsidR="00BF6D13">
              <w:rPr>
                <w:rFonts w:cs="Arial"/>
                <w:bCs/>
                <w:sz w:val="20"/>
                <w:szCs w:val="20"/>
                <w:lang w:eastAsia="es-CO"/>
              </w:rPr>
              <w:t>.</w:t>
            </w:r>
          </w:p>
        </w:tc>
      </w:tr>
      <w:tr w:rsidR="0096209F" w:rsidRPr="006145DB" w14:paraId="7B0423DB" w14:textId="77777777" w:rsidTr="008438BD">
        <w:trPr>
          <w:trHeight w:val="612"/>
          <w:jc w:val="center"/>
        </w:trPr>
        <w:tc>
          <w:tcPr>
            <w:tcW w:w="1980" w:type="dxa"/>
            <w:vAlign w:val="center"/>
          </w:tcPr>
          <w:p w14:paraId="5C728909"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vAlign w:val="center"/>
          </w:tcPr>
          <w:p w14:paraId="6B140B58" w14:textId="77777777" w:rsidR="0096209F" w:rsidRPr="006145DB" w:rsidRDefault="0096209F" w:rsidP="008438BD">
            <w:pPr>
              <w:spacing w:after="0" w:line="240" w:lineRule="auto"/>
              <w:jc w:val="both"/>
              <w:rPr>
                <w:rFonts w:cs="Arial"/>
                <w:bCs/>
                <w:sz w:val="20"/>
                <w:szCs w:val="20"/>
                <w:lang w:eastAsia="es-CO"/>
              </w:rPr>
            </w:pPr>
            <w:r w:rsidRPr="006145DB">
              <w:rPr>
                <w:rFonts w:cs="Arial"/>
                <w:bCs/>
                <w:sz w:val="20"/>
                <w:szCs w:val="20"/>
                <w:lang w:eastAsia="es-CO"/>
              </w:rPr>
              <w:t xml:space="preserve">Personas mayores de un (1) año en formas extremas de exclusión o situaciones de pobreza extrema, pobreza moderada o vulnerabilidad por inseguridad alimentaria residentes en Bogotá D.C. </w:t>
            </w:r>
          </w:p>
        </w:tc>
      </w:tr>
      <w:tr w:rsidR="0096209F" w:rsidRPr="006145DB" w14:paraId="2F0B8CA1" w14:textId="77777777" w:rsidTr="008438BD">
        <w:trPr>
          <w:trHeight w:val="828"/>
          <w:jc w:val="center"/>
        </w:trPr>
        <w:tc>
          <w:tcPr>
            <w:tcW w:w="1980" w:type="dxa"/>
            <w:vAlign w:val="center"/>
          </w:tcPr>
          <w:p w14:paraId="68E0702F" w14:textId="77777777" w:rsidR="0096209F" w:rsidRPr="006145DB" w:rsidRDefault="0096209F" w:rsidP="00BF6D13">
            <w:pPr>
              <w:spacing w:after="0" w:line="240" w:lineRule="auto"/>
              <w:ind w:left="22"/>
              <w:contextualSpacing/>
              <w:rPr>
                <w:rFonts w:cs="Arial"/>
                <w:bCs/>
                <w:sz w:val="20"/>
                <w:szCs w:val="20"/>
                <w:lang w:eastAsia="es-CO"/>
              </w:rPr>
            </w:pPr>
            <w:r w:rsidRPr="006145DB">
              <w:rPr>
                <w:rFonts w:cs="Arial"/>
                <w:sz w:val="20"/>
                <w:szCs w:val="20"/>
                <w:lang w:eastAsia="es-CO"/>
              </w:rPr>
              <w:t>Fuentes de Información de la Población Objetivo</w:t>
            </w:r>
          </w:p>
        </w:tc>
        <w:tc>
          <w:tcPr>
            <w:tcW w:w="7415" w:type="dxa"/>
            <w:vAlign w:val="center"/>
          </w:tcPr>
          <w:tbl>
            <w:tblPr>
              <w:tblW w:w="7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87"/>
              <w:gridCol w:w="1559"/>
              <w:gridCol w:w="1134"/>
              <w:gridCol w:w="1355"/>
            </w:tblGrid>
            <w:tr w:rsidR="008438BD" w:rsidRPr="006145DB" w14:paraId="61B5AFBF" w14:textId="77777777" w:rsidTr="008438BD">
              <w:trPr>
                <w:trHeight w:val="300"/>
              </w:trPr>
              <w:tc>
                <w:tcPr>
                  <w:tcW w:w="3187" w:type="dxa"/>
                  <w:tcBorders>
                    <w:top w:val="nil"/>
                    <w:left w:val="single" w:sz="4" w:space="0" w:color="auto"/>
                    <w:bottom w:val="single" w:sz="4" w:space="0" w:color="auto"/>
                    <w:right w:val="single" w:sz="4" w:space="0" w:color="auto"/>
                  </w:tcBorders>
                  <w:vAlign w:val="center"/>
                  <w:hideMark/>
                </w:tcPr>
                <w:p w14:paraId="016018B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559" w:type="dxa"/>
                  <w:tcBorders>
                    <w:top w:val="nil"/>
                    <w:left w:val="single" w:sz="4" w:space="0" w:color="auto"/>
                    <w:bottom w:val="single" w:sz="4" w:space="0" w:color="auto"/>
                    <w:right w:val="single" w:sz="4" w:space="0" w:color="auto"/>
                  </w:tcBorders>
                  <w:vAlign w:val="center"/>
                  <w:hideMark/>
                </w:tcPr>
                <w:p w14:paraId="5EA0E6C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DC2CA12"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355" w:type="dxa"/>
                  <w:tcBorders>
                    <w:top w:val="nil"/>
                    <w:left w:val="single" w:sz="4" w:space="0" w:color="auto"/>
                    <w:bottom w:val="single" w:sz="4" w:space="0" w:color="auto"/>
                    <w:right w:val="single" w:sz="4" w:space="0" w:color="auto"/>
                  </w:tcBorders>
                  <w:vAlign w:val="center"/>
                  <w:hideMark/>
                </w:tcPr>
                <w:p w14:paraId="14CEEF0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8438BD" w:rsidRPr="006145DB" w14:paraId="4DD6E11C"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240D0E" w14:textId="77777777"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mayor de un (1) año</w:t>
                  </w:r>
                  <w:r w:rsidRPr="006145DB">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157D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7585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A843AF7" w14:textId="0EDD56B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76A863A" w14:textId="77777777" w:rsidTr="008438BD">
              <w:trPr>
                <w:trHeight w:val="300"/>
              </w:trPr>
              <w:tc>
                <w:tcPr>
                  <w:tcW w:w="3187" w:type="dxa"/>
                  <w:vMerge/>
                  <w:vAlign w:val="center"/>
                  <w:hideMark/>
                </w:tcPr>
                <w:p w14:paraId="4786BEAC" w14:textId="77777777" w:rsidR="0096209F" w:rsidRPr="006145DB"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74D9B9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7825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32F44AE" w14:textId="5C53A57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C73736D" w14:textId="77777777" w:rsidTr="008438BD">
              <w:trPr>
                <w:trHeight w:val="300"/>
              </w:trPr>
              <w:tc>
                <w:tcPr>
                  <w:tcW w:w="3187" w:type="dxa"/>
                  <w:vMerge/>
                  <w:vAlign w:val="center"/>
                  <w:hideMark/>
                </w:tcPr>
                <w:p w14:paraId="6CAC2FB1" w14:textId="77777777" w:rsidR="0096209F" w:rsidRPr="006145DB"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4AE843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13605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063B715"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1237E4E5" w14:textId="77777777" w:rsidTr="008438BD">
              <w:trPr>
                <w:trHeight w:val="525"/>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41FEB6D" w14:textId="5A9D7718"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habitante de calle.</w:t>
                  </w:r>
                  <w:r w:rsidRPr="006145DB">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7976B5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FEECE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CD27DF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6FA5BF7A" w14:textId="77777777" w:rsidTr="008438BD">
              <w:trPr>
                <w:trHeight w:val="300"/>
              </w:trPr>
              <w:tc>
                <w:tcPr>
                  <w:tcW w:w="3187" w:type="dxa"/>
                  <w:vMerge/>
                  <w:vAlign w:val="center"/>
                  <w:hideMark/>
                </w:tcPr>
                <w:p w14:paraId="0554EF73"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72C27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9BA8E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DAB4C95"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2766191B" w14:textId="77777777" w:rsidTr="008438BD">
              <w:trPr>
                <w:trHeight w:val="300"/>
              </w:trPr>
              <w:tc>
                <w:tcPr>
                  <w:tcW w:w="3187" w:type="dxa"/>
                  <w:vMerge/>
                  <w:vAlign w:val="center"/>
                  <w:hideMark/>
                </w:tcPr>
                <w:p w14:paraId="44AF92DF" w14:textId="77777777" w:rsidR="0096209F" w:rsidRPr="006145DB" w:rsidRDefault="0096209F" w:rsidP="005B435E">
                  <w:pPr>
                    <w:spacing w:line="240" w:lineRule="auto"/>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EA2500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E5D0C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288064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7A3EA84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DDDA95" w14:textId="65EEC0F7" w:rsidR="0096209F" w:rsidRPr="006145DB" w:rsidRDefault="0096209F" w:rsidP="006A1309">
                  <w:pPr>
                    <w:pStyle w:val="paragraph"/>
                    <w:spacing w:before="0" w:beforeAutospacing="0" w:after="0" w:afterAutospacing="0"/>
                    <w:ind w:left="27" w:right="177"/>
                    <w:jc w:val="both"/>
                    <w:textAlignment w:val="baseline"/>
                    <w:rPr>
                      <w:rStyle w:val="normaltextrun"/>
                      <w:rFonts w:ascii="Arial" w:eastAsia="Arial" w:hAnsi="Arial" w:cs="Arial"/>
                      <w:sz w:val="16"/>
                      <w:szCs w:val="16"/>
                      <w:lang w:val="es-ES"/>
                    </w:rPr>
                  </w:pPr>
                  <w:r w:rsidRPr="006145DB">
                    <w:rPr>
                      <w:rStyle w:val="eop"/>
                      <w:rFonts w:ascii="Arial" w:eastAsia="Arial" w:hAnsi="Arial" w:cs="Arial"/>
                      <w:sz w:val="16"/>
                      <w:szCs w:val="16"/>
                    </w:rPr>
                    <w:t>Persona que vive en residencias tipo paga diarios</w:t>
                  </w:r>
                  <w:r w:rsidR="008438BD" w:rsidRPr="006145DB">
                    <w:rPr>
                      <w:rStyle w:val="eop"/>
                      <w:rFonts w:ascii="Arial" w:eastAsia="Arial" w:hAnsi="Arial" w:cs="Arial"/>
                      <w:sz w:val="16"/>
                      <w:szCs w:val="16"/>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173B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4BDE01"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B90BA0E" w14:textId="10005014"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F6993D3" w14:textId="77777777" w:rsidTr="008438BD">
              <w:trPr>
                <w:trHeight w:val="300"/>
              </w:trPr>
              <w:tc>
                <w:tcPr>
                  <w:tcW w:w="3187" w:type="dxa"/>
                  <w:vMerge/>
                  <w:vAlign w:val="center"/>
                  <w:hideMark/>
                </w:tcPr>
                <w:p w14:paraId="50CB0CCD" w14:textId="77777777" w:rsidR="0096209F" w:rsidRPr="006145DB" w:rsidRDefault="0096209F" w:rsidP="006A1309">
                  <w:pPr>
                    <w:spacing w:line="240" w:lineRule="auto"/>
                    <w:ind w:left="27" w:right="177"/>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8B7004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9325B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B19FF7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365DE46B"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058F693"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 xml:space="preserve">Persona en situación de pobreza extrema con </w:t>
                  </w:r>
                  <w:r w:rsidRPr="006145DB">
                    <w:rPr>
                      <w:rFonts w:ascii="Arial" w:hAnsi="Arial" w:cs="Arial"/>
                      <w:sz w:val="16"/>
                      <w:szCs w:val="16"/>
                    </w:rPr>
                    <w:t>clasificación A1 hasta A5.</w:t>
                  </w:r>
                  <w:r w:rsidRPr="006145DB">
                    <w:rPr>
                      <w:rStyle w:val="eop"/>
                      <w:rFonts w:ascii="Arial" w:eastAsia="Arial" w:hAnsi="Arial" w:cs="Arial"/>
                      <w:sz w:val="16"/>
                      <w:szCs w:val="16"/>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F80EB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58530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974F168" w14:textId="770CD46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1EF2D6C"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4B10BB35"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pobreza moderada con</w:t>
                  </w:r>
                  <w:r w:rsidRPr="006145DB">
                    <w:rPr>
                      <w:rFonts w:ascii="Arial" w:hAnsi="Arial" w:cs="Arial"/>
                      <w:sz w:val="16"/>
                      <w:szCs w:val="16"/>
                    </w:rPr>
                    <w:t xml:space="preserve"> clasificación B1 hasta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EAAE07"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2331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23C952" w14:textId="423E262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0678925E"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7FAE71E1"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vulnerabilidad por inseguridad alimentaria con</w:t>
                  </w:r>
                  <w:r w:rsidRPr="006145DB">
                    <w:rPr>
                      <w:rStyle w:val="eop"/>
                      <w:rFonts w:ascii="Arial" w:eastAsia="Arial" w:hAnsi="Arial" w:cs="Arial"/>
                      <w:sz w:val="16"/>
                      <w:szCs w:val="16"/>
                      <w:lang w:val="es-ES"/>
                    </w:rPr>
                    <w:t xml:space="preserve"> </w:t>
                  </w:r>
                  <w:r w:rsidRPr="006145DB">
                    <w:rPr>
                      <w:rFonts w:ascii="Arial" w:hAnsi="Arial" w:cs="Arial"/>
                      <w:sz w:val="16"/>
                      <w:szCs w:val="16"/>
                    </w:rPr>
                    <w:t>clasificación C1 hasta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53C96F" w14:textId="654B5866"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639B8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F52CC68" w14:textId="168B28E8"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A894087"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5A93D8CB"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F0C9DF" w14:textId="73AD1CA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7D5FF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8D6FBDD" w14:textId="5332153A"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E3B46EA" w14:textId="77777777" w:rsidTr="008438BD">
              <w:trPr>
                <w:trHeight w:val="300"/>
              </w:trPr>
              <w:tc>
                <w:tcPr>
                  <w:tcW w:w="3187" w:type="dxa"/>
                  <w:vMerge/>
                  <w:vAlign w:val="center"/>
                  <w:hideMark/>
                </w:tcPr>
                <w:p w14:paraId="1E7D3C75" w14:textId="77777777" w:rsidR="0096209F" w:rsidRPr="006145DB" w:rsidRDefault="0096209F" w:rsidP="006A1309">
                  <w:pPr>
                    <w:spacing w:line="240" w:lineRule="auto"/>
                    <w:ind w:left="27" w:right="177"/>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5851DE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DA33F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0851E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67BEC35"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31C4EBC"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053FF6"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3AD0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C14B8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C243A4D" w14:textId="77777777" w:rsidTr="008438BD">
              <w:trPr>
                <w:trHeight w:val="300"/>
              </w:trPr>
              <w:tc>
                <w:tcPr>
                  <w:tcW w:w="3187" w:type="dxa"/>
                  <w:vMerge/>
                  <w:vAlign w:val="center"/>
                  <w:hideMark/>
                </w:tcPr>
                <w:p w14:paraId="0B21AFDC" w14:textId="77777777" w:rsidR="0096209F" w:rsidRPr="006145DB"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642F1D"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703B1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898774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19136B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4DD8A92"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vulnerabilidad por inseguridad alimentaria con clasificación con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19BA6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1130E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8DD0D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B51B816" w14:textId="77777777" w:rsidTr="008438BD">
              <w:trPr>
                <w:trHeight w:val="300"/>
              </w:trPr>
              <w:tc>
                <w:tcPr>
                  <w:tcW w:w="3187" w:type="dxa"/>
                  <w:vMerge/>
                  <w:vAlign w:val="center"/>
                  <w:hideMark/>
                </w:tcPr>
                <w:p w14:paraId="0AED394B" w14:textId="77777777" w:rsidR="0096209F" w:rsidRPr="006145DB"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9BB9CC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B6B4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CF072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520443D4" w14:textId="77777777" w:rsidTr="008438BD">
              <w:trPr>
                <w:trHeight w:val="1000"/>
              </w:trPr>
              <w:tc>
                <w:tcPr>
                  <w:tcW w:w="3187" w:type="dxa"/>
                  <w:tcBorders>
                    <w:top w:val="single" w:sz="4" w:space="0" w:color="auto"/>
                    <w:left w:val="single" w:sz="4" w:space="0" w:color="auto"/>
                    <w:bottom w:val="single" w:sz="4" w:space="0" w:color="auto"/>
                    <w:right w:val="single" w:sz="4" w:space="0" w:color="auto"/>
                  </w:tcBorders>
                  <w:vAlign w:val="center"/>
                  <w:hideMark/>
                </w:tcPr>
                <w:p w14:paraId="290FECD3" w14:textId="77777777" w:rsidR="0096209F" w:rsidRPr="006145DB" w:rsidRDefault="0096209F"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FD2368"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4434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2021 entrega única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7AF7ABB"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Ministerio del Interior </w:t>
                  </w:r>
                </w:p>
              </w:tc>
            </w:tr>
            <w:tr w:rsidR="008438BD" w:rsidRPr="006145DB" w14:paraId="22A46DC3" w14:textId="77777777" w:rsidTr="008438BD">
              <w:trPr>
                <w:trHeight w:val="977"/>
              </w:trPr>
              <w:tc>
                <w:tcPr>
                  <w:tcW w:w="3187" w:type="dxa"/>
                  <w:tcBorders>
                    <w:top w:val="single" w:sz="4" w:space="0" w:color="auto"/>
                    <w:left w:val="single" w:sz="4" w:space="0" w:color="auto"/>
                    <w:bottom w:val="single" w:sz="4" w:space="0" w:color="auto"/>
                    <w:right w:val="single" w:sz="4" w:space="0" w:color="auto"/>
                  </w:tcBorders>
                  <w:vAlign w:val="center"/>
                  <w:hideMark/>
                </w:tcPr>
                <w:p w14:paraId="08AB0B70"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E27EFD"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2E6556"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F25B47"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A817186" w14:textId="77777777" w:rsidTr="006A1309">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913A9CF"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266271E"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F77739"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7A5B0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E77D0F3" w14:textId="77777777" w:rsidTr="008438BD">
              <w:trPr>
                <w:trHeight w:val="300"/>
              </w:trPr>
              <w:tc>
                <w:tcPr>
                  <w:tcW w:w="3187" w:type="dxa"/>
                  <w:vMerge w:val="restart"/>
                  <w:tcBorders>
                    <w:top w:val="single" w:sz="4" w:space="0" w:color="auto"/>
                    <w:left w:val="single" w:sz="4" w:space="0" w:color="auto"/>
                    <w:right w:val="single" w:sz="4" w:space="0" w:color="auto"/>
                  </w:tcBorders>
                  <w:vAlign w:val="center"/>
                </w:tcPr>
                <w:p w14:paraId="52ED246E"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Residente en Bogotá D.C</w:t>
                  </w:r>
                </w:p>
              </w:tc>
              <w:tc>
                <w:tcPr>
                  <w:tcW w:w="1559" w:type="dxa"/>
                  <w:tcBorders>
                    <w:top w:val="single" w:sz="4" w:space="0" w:color="auto"/>
                    <w:left w:val="single" w:sz="4" w:space="0" w:color="auto"/>
                    <w:bottom w:val="single" w:sz="4" w:space="0" w:color="auto"/>
                    <w:right w:val="single" w:sz="4" w:space="0" w:color="auto"/>
                  </w:tcBorders>
                  <w:vAlign w:val="center"/>
                </w:tcPr>
                <w:p w14:paraId="6E9B6873"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tcPr>
                <w:p w14:paraId="5B02F179"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1AF685C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07166E45" w14:textId="77777777" w:rsidTr="008438BD">
              <w:trPr>
                <w:trHeight w:val="300"/>
              </w:trPr>
              <w:tc>
                <w:tcPr>
                  <w:tcW w:w="3187" w:type="dxa"/>
                  <w:vMerge/>
                  <w:tcBorders>
                    <w:left w:val="single" w:sz="4" w:space="0" w:color="auto"/>
                    <w:right w:val="single" w:sz="4" w:space="0" w:color="auto"/>
                  </w:tcBorders>
                  <w:vAlign w:val="center"/>
                </w:tcPr>
                <w:p w14:paraId="5598056B"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tcPr>
                <w:p w14:paraId="4414BF8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6B054A5A"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45025F7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1025E926" w14:textId="77777777" w:rsidTr="006A1309">
              <w:trPr>
                <w:trHeight w:val="300"/>
              </w:trPr>
              <w:tc>
                <w:tcPr>
                  <w:tcW w:w="3187" w:type="dxa"/>
                  <w:vMerge/>
                  <w:tcBorders>
                    <w:left w:val="single" w:sz="4" w:space="0" w:color="auto"/>
                    <w:bottom w:val="nil"/>
                    <w:right w:val="single" w:sz="4" w:space="0" w:color="auto"/>
                  </w:tcBorders>
                  <w:vAlign w:val="center"/>
                </w:tcPr>
                <w:p w14:paraId="02910C76"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nil"/>
                    <w:right w:val="single" w:sz="4" w:space="0" w:color="auto"/>
                  </w:tcBorders>
                  <w:vAlign w:val="center"/>
                </w:tcPr>
                <w:p w14:paraId="1197B19C"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SIRBE </w:t>
                  </w:r>
                </w:p>
              </w:tc>
              <w:tc>
                <w:tcPr>
                  <w:tcW w:w="1134" w:type="dxa"/>
                  <w:tcBorders>
                    <w:top w:val="single" w:sz="4" w:space="0" w:color="auto"/>
                    <w:left w:val="single" w:sz="4" w:space="0" w:color="auto"/>
                    <w:bottom w:val="nil"/>
                    <w:right w:val="single" w:sz="4" w:space="0" w:color="auto"/>
                  </w:tcBorders>
                  <w:vAlign w:val="center"/>
                </w:tcPr>
                <w:p w14:paraId="03855DA2"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Demanda</w:t>
                  </w:r>
                </w:p>
              </w:tc>
              <w:tc>
                <w:tcPr>
                  <w:tcW w:w="1355" w:type="dxa"/>
                  <w:tcBorders>
                    <w:top w:val="single" w:sz="4" w:space="0" w:color="auto"/>
                    <w:left w:val="single" w:sz="4" w:space="0" w:color="auto"/>
                    <w:bottom w:val="nil"/>
                    <w:right w:val="single" w:sz="4" w:space="0" w:color="auto"/>
                  </w:tcBorders>
                  <w:vAlign w:val="center"/>
                </w:tcPr>
                <w:p w14:paraId="2E65BD8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Secretaría Distrital de Integración Social</w:t>
                  </w:r>
                </w:p>
              </w:tc>
            </w:tr>
          </w:tbl>
          <w:p w14:paraId="196E1440"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5D52230A" w14:textId="77777777" w:rsidTr="008438BD">
        <w:trPr>
          <w:trHeight w:val="422"/>
          <w:jc w:val="center"/>
        </w:trPr>
        <w:tc>
          <w:tcPr>
            <w:tcW w:w="1980" w:type="dxa"/>
            <w:vAlign w:val="center"/>
          </w:tcPr>
          <w:p w14:paraId="691ECADC" w14:textId="77777777" w:rsidR="0096209F" w:rsidRPr="006145DB" w:rsidRDefault="0096209F" w:rsidP="005B435E">
            <w:pPr>
              <w:spacing w:after="0" w:line="240" w:lineRule="auto"/>
              <w:ind w:left="22"/>
              <w:contextualSpacing/>
              <w:jc w:val="both"/>
              <w:rPr>
                <w:rFonts w:cs="Arial"/>
                <w:bCs/>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70"/>
              <w:gridCol w:w="1559"/>
              <w:gridCol w:w="1134"/>
              <w:gridCol w:w="1373"/>
            </w:tblGrid>
            <w:tr w:rsidR="008438BD" w:rsidRPr="006145DB" w14:paraId="38375ED1" w14:textId="77777777" w:rsidTr="006A1309">
              <w:trPr>
                <w:trHeight w:val="300"/>
                <w:jc w:val="center"/>
              </w:trPr>
              <w:tc>
                <w:tcPr>
                  <w:tcW w:w="3170" w:type="dxa"/>
                  <w:tcBorders>
                    <w:top w:val="nil"/>
                    <w:left w:val="single" w:sz="4" w:space="0" w:color="auto"/>
                    <w:bottom w:val="single" w:sz="4" w:space="0" w:color="auto"/>
                    <w:right w:val="single" w:sz="4" w:space="0" w:color="auto"/>
                  </w:tcBorders>
                  <w:vAlign w:val="center"/>
                  <w:hideMark/>
                </w:tcPr>
                <w:p w14:paraId="47DD8F8E"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19D91C38"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391C5DD2"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373" w:type="dxa"/>
                  <w:tcBorders>
                    <w:top w:val="nil"/>
                    <w:left w:val="single" w:sz="4" w:space="0" w:color="auto"/>
                    <w:bottom w:val="single" w:sz="4" w:space="0" w:color="auto"/>
                    <w:right w:val="single" w:sz="4" w:space="0" w:color="auto"/>
                  </w:tcBorders>
                  <w:vAlign w:val="center"/>
                  <w:hideMark/>
                </w:tcPr>
                <w:p w14:paraId="10481417"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8438BD" w:rsidRPr="006145DB" w14:paraId="0B6EEFF4" w14:textId="77777777" w:rsidTr="006A1309">
              <w:trPr>
                <w:trHeight w:val="549"/>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3F3D5510" w14:textId="31E11ED8"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 xml:space="preserve">Persona habitante de calle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F5183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ADA6F5" w14:textId="7CD37C6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FEABD5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1BCEC64D" w14:textId="77777777" w:rsidTr="006A1309">
              <w:trPr>
                <w:trHeight w:val="300"/>
                <w:jc w:val="center"/>
              </w:trPr>
              <w:tc>
                <w:tcPr>
                  <w:tcW w:w="3170" w:type="dxa"/>
                  <w:vMerge/>
                  <w:tcBorders>
                    <w:left w:val="single" w:sz="4" w:space="0" w:color="auto"/>
                    <w:bottom w:val="single" w:sz="4" w:space="0" w:color="auto"/>
                  </w:tcBorders>
                  <w:vAlign w:val="center"/>
                  <w:hideMark/>
                </w:tcPr>
                <w:p w14:paraId="39F8175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DA44B2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E5171A" w14:textId="5857A373"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9B40FCB" w14:textId="72DC1748"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8438BD" w:rsidRPr="006145DB" w14:paraId="3858D3C0" w14:textId="77777777" w:rsidTr="006A1309">
              <w:trPr>
                <w:trHeight w:val="693"/>
                <w:jc w:val="center"/>
              </w:trPr>
              <w:tc>
                <w:tcPr>
                  <w:tcW w:w="3170" w:type="dxa"/>
                  <w:vMerge/>
                  <w:tcBorders>
                    <w:left w:val="single" w:sz="4" w:space="0" w:color="auto"/>
                    <w:bottom w:val="single" w:sz="4" w:space="0" w:color="auto"/>
                  </w:tcBorders>
                  <w:vAlign w:val="center"/>
                  <w:hideMark/>
                </w:tcPr>
                <w:p w14:paraId="669A2C7F"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3A9EAA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9B5BA2" w14:textId="352669B1"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B174FB0" w14:textId="1463CA22"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68027C"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42C04B29" w14:textId="24690163"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61038A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9AFC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6B8B0E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094012F" w14:textId="77777777" w:rsidTr="006A1309">
              <w:trPr>
                <w:trHeight w:val="300"/>
                <w:jc w:val="center"/>
              </w:trPr>
              <w:tc>
                <w:tcPr>
                  <w:tcW w:w="3170" w:type="dxa"/>
                  <w:vMerge/>
                  <w:tcBorders>
                    <w:left w:val="single" w:sz="4" w:space="0" w:color="auto"/>
                  </w:tcBorders>
                  <w:vAlign w:val="center"/>
                  <w:hideMark/>
                </w:tcPr>
                <w:p w14:paraId="6F34241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E59666A"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BAC541"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62E12CC" w14:textId="7A382490" w:rsidR="0096209F" w:rsidRPr="006145DB" w:rsidRDefault="00DC0537"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hAnsi="Arial" w:cs="Arial"/>
                      <w:sz w:val="16"/>
                      <w:szCs w:val="16"/>
                    </w:rPr>
                    <w:t>Secretaría Distrital de Integración Social</w:t>
                  </w:r>
                </w:p>
              </w:tc>
            </w:tr>
            <w:tr w:rsidR="008438BD" w:rsidRPr="006145DB" w14:paraId="7750B8D3"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78FE698C"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241B44" w14:textId="1DB168E5"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36DFD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335F04D" w14:textId="3A11D88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46A39CF" w14:textId="77777777" w:rsidTr="006A1309">
              <w:trPr>
                <w:trHeight w:val="300"/>
                <w:jc w:val="center"/>
              </w:trPr>
              <w:tc>
                <w:tcPr>
                  <w:tcW w:w="3170" w:type="dxa"/>
                  <w:tcBorders>
                    <w:top w:val="single" w:sz="4" w:space="0" w:color="auto"/>
                    <w:left w:val="single" w:sz="4" w:space="0" w:color="auto"/>
                    <w:bottom w:val="nil"/>
                    <w:right w:val="single" w:sz="4" w:space="0" w:color="auto"/>
                  </w:tcBorders>
                  <w:vAlign w:val="center"/>
                  <w:hideMark/>
                </w:tcPr>
                <w:p w14:paraId="6ECF646B"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559" w:type="dxa"/>
                  <w:tcBorders>
                    <w:top w:val="single" w:sz="4" w:space="0" w:color="auto"/>
                    <w:left w:val="single" w:sz="4" w:space="0" w:color="auto"/>
                    <w:bottom w:val="nil"/>
                    <w:right w:val="single" w:sz="4" w:space="0" w:color="auto"/>
                  </w:tcBorders>
                  <w:vAlign w:val="center"/>
                  <w:hideMark/>
                </w:tcPr>
                <w:p w14:paraId="254C611F" w14:textId="59ABB95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nil"/>
                    <w:right w:val="single" w:sz="4" w:space="0" w:color="auto"/>
                  </w:tcBorders>
                  <w:vAlign w:val="center"/>
                  <w:hideMark/>
                </w:tcPr>
                <w:p w14:paraId="7E36ACA9"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nil"/>
                    <w:right w:val="single" w:sz="4" w:space="0" w:color="auto"/>
                  </w:tcBorders>
                  <w:vAlign w:val="center"/>
                  <w:hideMark/>
                </w:tcPr>
                <w:p w14:paraId="128ADDC3" w14:textId="2BF2D8D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6F751BC8" w14:textId="77777777" w:rsidTr="006A1309">
              <w:trPr>
                <w:trHeight w:val="300"/>
                <w:jc w:val="center"/>
              </w:trPr>
              <w:tc>
                <w:tcPr>
                  <w:tcW w:w="3170" w:type="dxa"/>
                  <w:tcBorders>
                    <w:top w:val="nil"/>
                    <w:left w:val="single" w:sz="4" w:space="0" w:color="auto"/>
                    <w:bottom w:val="single" w:sz="4" w:space="0" w:color="auto"/>
                    <w:right w:val="single" w:sz="4" w:space="0" w:color="auto"/>
                  </w:tcBorders>
                  <w:vAlign w:val="center"/>
                  <w:hideMark/>
                </w:tcPr>
                <w:p w14:paraId="2A38AE5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559" w:type="dxa"/>
                  <w:tcBorders>
                    <w:top w:val="nil"/>
                    <w:left w:val="single" w:sz="4" w:space="0" w:color="auto"/>
                    <w:bottom w:val="single" w:sz="4" w:space="0" w:color="auto"/>
                    <w:right w:val="single" w:sz="4" w:space="0" w:color="auto"/>
                  </w:tcBorders>
                  <w:vAlign w:val="center"/>
                  <w:hideMark/>
                </w:tcPr>
                <w:p w14:paraId="5B85080F" w14:textId="1E7652F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nil"/>
                    <w:left w:val="single" w:sz="4" w:space="0" w:color="auto"/>
                    <w:bottom w:val="single" w:sz="4" w:space="0" w:color="auto"/>
                    <w:right w:val="single" w:sz="4" w:space="0" w:color="auto"/>
                  </w:tcBorders>
                  <w:vAlign w:val="center"/>
                  <w:hideMark/>
                </w:tcPr>
                <w:p w14:paraId="19931A18"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nil"/>
                    <w:left w:val="single" w:sz="4" w:space="0" w:color="auto"/>
                    <w:bottom w:val="single" w:sz="4" w:space="0" w:color="auto"/>
                    <w:right w:val="single" w:sz="4" w:space="0" w:color="auto"/>
                  </w:tcBorders>
                  <w:vAlign w:val="center"/>
                  <w:hideMark/>
                </w:tcPr>
                <w:p w14:paraId="3B5CBAC0" w14:textId="3C5A1F9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3F4DFD"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7AB7C52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13995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EDE07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1CA056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3921CDD" w14:textId="77777777" w:rsidTr="006A1309">
              <w:trPr>
                <w:trHeight w:val="300"/>
                <w:jc w:val="center"/>
              </w:trPr>
              <w:tc>
                <w:tcPr>
                  <w:tcW w:w="3170" w:type="dxa"/>
                  <w:vMerge/>
                  <w:tcBorders>
                    <w:left w:val="single" w:sz="4" w:space="0" w:color="auto"/>
                  </w:tcBorders>
                  <w:vAlign w:val="center"/>
                  <w:hideMark/>
                </w:tcPr>
                <w:p w14:paraId="6D9FB481"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2DCB1A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97FFA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D37750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179E79A7"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1769F320"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A0C5E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D405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0E40B9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5D0D1F45" w14:textId="77777777" w:rsidTr="006A1309">
              <w:trPr>
                <w:trHeight w:val="300"/>
                <w:jc w:val="center"/>
              </w:trPr>
              <w:tc>
                <w:tcPr>
                  <w:tcW w:w="3170" w:type="dxa"/>
                  <w:vMerge/>
                  <w:tcBorders>
                    <w:left w:val="single" w:sz="4" w:space="0" w:color="auto"/>
                  </w:tcBorders>
                  <w:vAlign w:val="center"/>
                  <w:hideMark/>
                </w:tcPr>
                <w:p w14:paraId="35ADB98F"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4B47E2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57E0B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5551B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AA0F219"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5B757A33"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DDD21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D194D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F48102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860DBE4" w14:textId="77777777" w:rsidTr="006A1309">
              <w:trPr>
                <w:trHeight w:val="300"/>
                <w:jc w:val="center"/>
              </w:trPr>
              <w:tc>
                <w:tcPr>
                  <w:tcW w:w="3170" w:type="dxa"/>
                  <w:vMerge/>
                  <w:tcBorders>
                    <w:left w:val="single" w:sz="4" w:space="0" w:color="auto"/>
                  </w:tcBorders>
                  <w:vAlign w:val="center"/>
                  <w:hideMark/>
                </w:tcPr>
                <w:p w14:paraId="3B7496ED"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2CEE6E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7C04F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ED7D05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063B87F"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66E0B9E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47D6D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09B16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7E67D5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 </w:t>
                  </w:r>
                </w:p>
              </w:tc>
            </w:tr>
            <w:tr w:rsidR="008438BD" w:rsidRPr="006145DB" w14:paraId="03F3DB74"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0CA9889A"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EA32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A89C9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8C4305"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C1409E2"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3D36B34E" w14:textId="18BA14AB"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Rrom o Gitana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8979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0F85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5814A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2A31D329"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07CC06D6" w14:textId="164BF5E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Afrocolombiana,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2EEA2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Negras, Afrocolombianas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D9ACA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4C1CF1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4585D1B"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547E9BC4"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2AA02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Raizales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4F760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16FAD4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493FA63E"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5CF8B17E"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BBE2310"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53F30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7A03C8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018085CD"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29D97B2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557C5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8F661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Trimestral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94CC724"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Oficina Consejería Distrital de Paz, Víctimas y Reconciliación</w:t>
                  </w:r>
                </w:p>
              </w:tc>
            </w:tr>
            <w:tr w:rsidR="008438BD" w:rsidRPr="006145DB" w14:paraId="697B20FA"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3A99B528"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con discapacidad.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C79567"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BB5580"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1CBFB78" w14:textId="6329EF1A"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24271F" w14:textId="77777777" w:rsidTr="006A1309">
              <w:trPr>
                <w:trHeight w:val="300"/>
                <w:jc w:val="center"/>
              </w:trPr>
              <w:tc>
                <w:tcPr>
                  <w:tcW w:w="3170" w:type="dxa"/>
                  <w:vMerge/>
                  <w:tcBorders>
                    <w:left w:val="single" w:sz="4" w:space="0" w:color="auto"/>
                  </w:tcBorders>
                  <w:vAlign w:val="center"/>
                  <w:hideMark/>
                </w:tcPr>
                <w:p w14:paraId="33AD16B9"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24D935F" w14:textId="5AC69E46"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1B670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74C1DE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w:t>
                  </w:r>
                </w:p>
              </w:tc>
            </w:tr>
            <w:tr w:rsidR="008438BD" w:rsidRPr="006145DB" w14:paraId="7179F3F2"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4DFF3735" w14:textId="33367BB3"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Niñas, niños y adolescentes de 1 a 17 años 11 meses.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2F5B801"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A0F0B4"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3F0A46" w14:textId="10B2B781"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D72919F" w14:textId="77777777" w:rsidTr="006A1309">
              <w:trPr>
                <w:trHeight w:val="300"/>
                <w:jc w:val="center"/>
              </w:trPr>
              <w:tc>
                <w:tcPr>
                  <w:tcW w:w="3170" w:type="dxa"/>
                  <w:vMerge/>
                  <w:tcBorders>
                    <w:left w:val="single" w:sz="4" w:space="0" w:color="auto"/>
                  </w:tcBorders>
                  <w:vAlign w:val="center"/>
                  <w:hideMark/>
                </w:tcPr>
                <w:p w14:paraId="6E9086EB"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994D6E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04A3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301219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773AA2B" w14:textId="77777777" w:rsidTr="006A1309">
              <w:trPr>
                <w:trHeight w:val="300"/>
                <w:jc w:val="center"/>
              </w:trPr>
              <w:tc>
                <w:tcPr>
                  <w:tcW w:w="3170" w:type="dxa"/>
                  <w:vMerge/>
                  <w:tcBorders>
                    <w:left w:val="single" w:sz="4" w:space="0" w:color="auto"/>
                  </w:tcBorders>
                  <w:vAlign w:val="center"/>
                  <w:hideMark/>
                </w:tcPr>
                <w:p w14:paraId="3F494C97"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A0C0FC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C7083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D93BAD7" w14:textId="7126CF9D" w:rsidR="0096209F" w:rsidRPr="006145DB" w:rsidRDefault="00DC0537"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w:t>
                  </w:r>
                  <w:r w:rsidR="0096209F" w:rsidRPr="006145DB">
                    <w:rPr>
                      <w:rFonts w:ascii="Arial" w:eastAsiaTheme="minorHAnsi" w:hAnsi="Arial" w:cs="Arial"/>
                      <w:sz w:val="16"/>
                      <w:szCs w:val="16"/>
                      <w:lang w:val="es-ES"/>
                    </w:rPr>
                    <w:t>a Distrital de Integración Social. </w:t>
                  </w:r>
                </w:p>
              </w:tc>
            </w:tr>
            <w:tr w:rsidR="008438BD" w:rsidRPr="006145DB" w14:paraId="09742548"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7B53E1D9"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mayor de 60 años.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0C44CE" w14:textId="77777777" w:rsidR="0096209F" w:rsidRPr="006145DB" w:rsidRDefault="0096209F" w:rsidP="00DC0537">
                  <w:pPr>
                    <w:tabs>
                      <w:tab w:val="left" w:pos="709"/>
                    </w:tabs>
                    <w:spacing w:after="0" w:line="240" w:lineRule="auto"/>
                    <w:ind w:left="102" w:right="40"/>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B8802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A1958E6" w14:textId="5DD3EC6C"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B061A9B" w14:textId="77777777" w:rsidTr="006A1309">
              <w:trPr>
                <w:trHeight w:val="300"/>
                <w:jc w:val="center"/>
              </w:trPr>
              <w:tc>
                <w:tcPr>
                  <w:tcW w:w="3170" w:type="dxa"/>
                  <w:vMerge/>
                  <w:tcBorders>
                    <w:left w:val="single" w:sz="4" w:space="0" w:color="auto"/>
                  </w:tcBorders>
                  <w:vAlign w:val="center"/>
                  <w:hideMark/>
                </w:tcPr>
                <w:p w14:paraId="47C6F7B3"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7195EE0" w14:textId="2621C24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5990D6"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E165D4C" w14:textId="7827E05B"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8438BD" w:rsidRPr="006145DB" w14:paraId="73D78315" w14:textId="77777777" w:rsidTr="006A1309">
              <w:trPr>
                <w:trHeight w:val="300"/>
                <w:jc w:val="center"/>
              </w:trPr>
              <w:tc>
                <w:tcPr>
                  <w:tcW w:w="3170" w:type="dxa"/>
                  <w:vMerge/>
                  <w:tcBorders>
                    <w:left w:val="single" w:sz="4" w:space="0" w:color="auto"/>
                    <w:bottom w:val="single" w:sz="4" w:space="0" w:color="auto"/>
                  </w:tcBorders>
                  <w:vAlign w:val="center"/>
                  <w:hideMark/>
                </w:tcPr>
                <w:p w14:paraId="743778A8"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F1CC8C2" w14:textId="2CD701D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4E7A8A" w14:textId="4F6E557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3BFE597" w14:textId="56D1B78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8438BD" w:rsidRPr="006145DB" w14:paraId="1A96F995" w14:textId="77777777" w:rsidTr="006A1309">
              <w:trPr>
                <w:trHeight w:val="300"/>
                <w:jc w:val="center"/>
              </w:trPr>
              <w:tc>
                <w:tcPr>
                  <w:tcW w:w="3170" w:type="dxa"/>
                  <w:tcBorders>
                    <w:top w:val="single" w:sz="4" w:space="0" w:color="auto"/>
                    <w:left w:val="single" w:sz="4" w:space="0" w:color="auto"/>
                    <w:bottom w:val="nil"/>
                    <w:right w:val="single" w:sz="4" w:space="0" w:color="auto"/>
                  </w:tcBorders>
                  <w:vAlign w:val="center"/>
                  <w:hideMark/>
                </w:tcPr>
                <w:p w14:paraId="2DCCA36F"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gestante.</w:t>
                  </w:r>
                </w:p>
              </w:tc>
              <w:tc>
                <w:tcPr>
                  <w:tcW w:w="1559" w:type="dxa"/>
                  <w:tcBorders>
                    <w:top w:val="single" w:sz="4" w:space="0" w:color="auto"/>
                    <w:left w:val="single" w:sz="4" w:space="0" w:color="auto"/>
                    <w:bottom w:val="nil"/>
                    <w:right w:val="single" w:sz="4" w:space="0" w:color="auto"/>
                  </w:tcBorders>
                  <w:vAlign w:val="center"/>
                  <w:hideMark/>
                </w:tcPr>
                <w:p w14:paraId="1EA694E5" w14:textId="467BB00E"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7AAD82D" w14:textId="121DF16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nil"/>
                    <w:right w:val="single" w:sz="4" w:space="0" w:color="auto"/>
                  </w:tcBorders>
                  <w:vAlign w:val="center"/>
                  <w:hideMark/>
                </w:tcPr>
                <w:p w14:paraId="70341F05" w14:textId="21C236D0"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bl>
          <w:p w14:paraId="46B65E72"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0A3D873D" w14:textId="77777777" w:rsidTr="008438BD">
        <w:trPr>
          <w:trHeight w:val="873"/>
          <w:jc w:val="center"/>
        </w:trPr>
        <w:tc>
          <w:tcPr>
            <w:tcW w:w="1980" w:type="dxa"/>
            <w:vAlign w:val="center"/>
          </w:tcPr>
          <w:p w14:paraId="3317187E" w14:textId="77777777" w:rsidR="0096209F" w:rsidRPr="006145DB" w:rsidRDefault="0096209F" w:rsidP="00DC0537">
            <w:pPr>
              <w:spacing w:after="0" w:line="240" w:lineRule="auto"/>
              <w:ind w:left="22"/>
              <w:contextualSpacing/>
              <w:rPr>
                <w:rFonts w:cs="Arial"/>
                <w:bCs/>
                <w:sz w:val="20"/>
                <w:szCs w:val="20"/>
                <w:lang w:eastAsia="es-CO"/>
              </w:rPr>
            </w:pPr>
            <w:r w:rsidRPr="006145DB">
              <w:rPr>
                <w:rFonts w:cs="Arial"/>
                <w:sz w:val="20"/>
                <w:szCs w:val="20"/>
                <w:lang w:eastAsia="es-CO"/>
              </w:rPr>
              <w:t>Criterios de Ingreso y Fuentes de Información</w:t>
            </w:r>
          </w:p>
        </w:tc>
        <w:tc>
          <w:tcPr>
            <w:tcW w:w="7415" w:type="dxa"/>
            <w:vAlign w:val="center"/>
          </w:tcPr>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7"/>
              <w:gridCol w:w="1418"/>
              <w:gridCol w:w="1134"/>
              <w:gridCol w:w="1559"/>
            </w:tblGrid>
            <w:tr w:rsidR="00DC0537" w:rsidRPr="006145DB" w14:paraId="53050454" w14:textId="77777777" w:rsidTr="00DC0537">
              <w:trPr>
                <w:trHeight w:val="300"/>
              </w:trPr>
              <w:tc>
                <w:tcPr>
                  <w:tcW w:w="3147" w:type="dxa"/>
                  <w:tcBorders>
                    <w:top w:val="nil"/>
                    <w:left w:val="single" w:sz="4" w:space="0" w:color="auto"/>
                    <w:bottom w:val="single" w:sz="4" w:space="0" w:color="auto"/>
                    <w:right w:val="single" w:sz="4" w:space="0" w:color="auto"/>
                  </w:tcBorders>
                  <w:vAlign w:val="center"/>
                  <w:hideMark/>
                </w:tcPr>
                <w:p w14:paraId="38CF132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 de ingreso</w:t>
                  </w:r>
                </w:p>
              </w:tc>
              <w:tc>
                <w:tcPr>
                  <w:tcW w:w="1418" w:type="dxa"/>
                  <w:tcBorders>
                    <w:top w:val="nil"/>
                    <w:left w:val="single" w:sz="4" w:space="0" w:color="auto"/>
                    <w:bottom w:val="single" w:sz="4" w:space="0" w:color="auto"/>
                    <w:right w:val="single" w:sz="4" w:space="0" w:color="auto"/>
                  </w:tcBorders>
                  <w:vAlign w:val="center"/>
                  <w:hideMark/>
                </w:tcPr>
                <w:p w14:paraId="7B1F9BA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06A374F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47CB082A" w14:textId="665844C1"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DC0537" w:rsidRPr="006145DB" w14:paraId="1B5B5565"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0283F8E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mayor de un (1) año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EFE54C"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3C5D5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B7F0" w14:textId="63527D9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A6A06AA" w14:textId="77777777" w:rsidTr="00DC0537">
              <w:trPr>
                <w:trHeight w:val="300"/>
              </w:trPr>
              <w:tc>
                <w:tcPr>
                  <w:tcW w:w="3147" w:type="dxa"/>
                  <w:vMerge/>
                  <w:vAlign w:val="center"/>
                  <w:hideMark/>
                </w:tcPr>
                <w:p w14:paraId="19E7CA0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C3F1DB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635915"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5D5A9D" w14:textId="6EAA30F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28F54A2"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208E6221"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habitante de calle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57529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0788E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1CB66D" w14:textId="1225B61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Salud</w:t>
                  </w:r>
                </w:p>
              </w:tc>
            </w:tr>
            <w:tr w:rsidR="00DC0537" w:rsidRPr="006145DB" w14:paraId="6FD1D903" w14:textId="77777777" w:rsidTr="00DC0537">
              <w:trPr>
                <w:trHeight w:val="300"/>
              </w:trPr>
              <w:tc>
                <w:tcPr>
                  <w:tcW w:w="3147" w:type="dxa"/>
                  <w:vMerge/>
                  <w:vAlign w:val="center"/>
                  <w:hideMark/>
                </w:tcPr>
                <w:p w14:paraId="4FAE86F2"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57BBF5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67694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3DD2EE"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DA2E31" w14:textId="77777777" w:rsidTr="00DC0537">
              <w:trPr>
                <w:trHeight w:val="300"/>
              </w:trPr>
              <w:tc>
                <w:tcPr>
                  <w:tcW w:w="3147" w:type="dxa"/>
                  <w:vMerge/>
                  <w:vAlign w:val="center"/>
                  <w:hideMark/>
                </w:tcPr>
                <w:p w14:paraId="607F3F2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CA686C6"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8D17F8"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DD6E3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ADE014"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602ACB17" w14:textId="6B0D87BA"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BE2185"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18E84B"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94848C" w14:textId="4BC7977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 y Secretaría Distrital Planeación</w:t>
                  </w:r>
                </w:p>
              </w:tc>
            </w:tr>
            <w:tr w:rsidR="00DC0537" w:rsidRPr="006145DB" w14:paraId="408E98E6" w14:textId="77777777" w:rsidTr="00DC0537">
              <w:trPr>
                <w:trHeight w:val="300"/>
              </w:trPr>
              <w:tc>
                <w:tcPr>
                  <w:tcW w:w="3147" w:type="dxa"/>
                  <w:vMerge/>
                  <w:vAlign w:val="center"/>
                  <w:hideMark/>
                </w:tcPr>
                <w:p w14:paraId="3C7A246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D4362D"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2F2840"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27F92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6A24CBB8"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398C84D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D0614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2FC2D7"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52B634" w14:textId="430A03B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D12A423"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0A8422A"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FF0372"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42379"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41CAEC" w14:textId="723DAE1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072BAA00"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7F2FBBD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45FAF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B9200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0DBD81" w14:textId="434C990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A4980D7"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12574F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048767" w14:textId="7751588C"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CB3294"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6023C8" w14:textId="6C984264"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3E7BFD" w14:textId="77777777" w:rsidTr="00DC0537">
              <w:trPr>
                <w:trHeight w:val="300"/>
              </w:trPr>
              <w:tc>
                <w:tcPr>
                  <w:tcW w:w="3147" w:type="dxa"/>
                  <w:vMerge/>
                  <w:vAlign w:val="center"/>
                  <w:hideMark/>
                </w:tcPr>
                <w:p w14:paraId="30E09DBF"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107E41" w14:textId="06BEE98D"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C86398" w14:textId="65126EE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A1B235" w14:textId="2837D8C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B3C079D"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B275F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8742A8" w14:textId="0F35AC5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517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3BF53E" w14:textId="0184649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B1B163F" w14:textId="77777777" w:rsidTr="00DC0537">
              <w:trPr>
                <w:trHeight w:val="300"/>
              </w:trPr>
              <w:tc>
                <w:tcPr>
                  <w:tcW w:w="3147" w:type="dxa"/>
                  <w:vMerge/>
                  <w:vAlign w:val="center"/>
                  <w:hideMark/>
                </w:tcPr>
                <w:p w14:paraId="28FD05C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DD4554E" w14:textId="1920B12A"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D93DEC" w14:textId="163956E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293D23" w14:textId="4F130ECD"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F5CDD8B"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1931410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97C691" w14:textId="30C789B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A95E2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A8EB25A" w14:textId="292BBF8B"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66C0287" w14:textId="77777777" w:rsidTr="00DC0537">
              <w:trPr>
                <w:trHeight w:val="300"/>
              </w:trPr>
              <w:tc>
                <w:tcPr>
                  <w:tcW w:w="3147" w:type="dxa"/>
                  <w:vMerge/>
                  <w:vAlign w:val="center"/>
                  <w:hideMark/>
                </w:tcPr>
                <w:p w14:paraId="68ABF5D6"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2802F281" w14:textId="71FA7130"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1DF796" w14:textId="2FD5447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AFFC39" w14:textId="0E5FFA1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EF73029"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8A9DD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A30C8F"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257F0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85ED8D" w14:textId="130ACA02"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w:t>
                  </w:r>
                </w:p>
              </w:tc>
            </w:tr>
            <w:tr w:rsidR="00DC0537" w:rsidRPr="006145DB" w14:paraId="7B8149BB"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4BFF6AF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B83A70"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A69BF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B99B22" w14:textId="1FF46D4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1DC2D672"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9F677B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5C10E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0080A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5526EB" w14:textId="7F11A36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5CA7ADF1"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6A99B6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Suscripción del acuerdo de corresponsabilidad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BC471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FF1FE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78D59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3096C44" w14:textId="77777777" w:rsidTr="00DC0537">
              <w:trPr>
                <w:trHeight w:val="300"/>
              </w:trPr>
              <w:tc>
                <w:tcPr>
                  <w:tcW w:w="3147" w:type="dxa"/>
                  <w:tcBorders>
                    <w:top w:val="single" w:sz="4" w:space="0" w:color="auto"/>
                    <w:left w:val="single" w:sz="4" w:space="0" w:color="auto"/>
                    <w:bottom w:val="nil"/>
                    <w:right w:val="single" w:sz="4" w:space="0" w:color="auto"/>
                  </w:tcBorders>
                  <w:vAlign w:val="center"/>
                  <w:hideMark/>
                </w:tcPr>
                <w:p w14:paraId="27C8E27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No encontrarse en alguno de los criterios de egreso o en restricciones para el ingreso al servicio </w:t>
                  </w:r>
                </w:p>
              </w:tc>
              <w:tc>
                <w:tcPr>
                  <w:tcW w:w="1418" w:type="dxa"/>
                  <w:tcBorders>
                    <w:top w:val="single" w:sz="4" w:space="0" w:color="auto"/>
                    <w:left w:val="single" w:sz="4" w:space="0" w:color="auto"/>
                    <w:bottom w:val="nil"/>
                    <w:right w:val="single" w:sz="4" w:space="0" w:color="auto"/>
                  </w:tcBorders>
                  <w:vAlign w:val="center"/>
                  <w:hideMark/>
                </w:tcPr>
                <w:p w14:paraId="60A41ED5"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33FAF0B"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nil"/>
                    <w:right w:val="single" w:sz="4" w:space="0" w:color="auto"/>
                  </w:tcBorders>
                  <w:vAlign w:val="center"/>
                  <w:hideMark/>
                </w:tcPr>
                <w:p w14:paraId="0D2AEE6C" w14:textId="77777777" w:rsidR="0096209F" w:rsidRPr="006145DB" w:rsidRDefault="0096209F" w:rsidP="005B435E">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bl>
          <w:p w14:paraId="5B8B4E09" w14:textId="77777777" w:rsidR="0096209F" w:rsidRPr="006145DB" w:rsidRDefault="0096209F" w:rsidP="005B435E">
            <w:pPr>
              <w:pStyle w:val="Textoindependiente"/>
              <w:spacing w:line="240" w:lineRule="auto"/>
              <w:ind w:right="112"/>
              <w:jc w:val="both"/>
              <w:rPr>
                <w:rFonts w:cs="Arial"/>
                <w:bCs/>
                <w:lang w:eastAsia="es-CO"/>
              </w:rPr>
            </w:pPr>
          </w:p>
        </w:tc>
      </w:tr>
      <w:tr w:rsidR="0096209F" w:rsidRPr="006145DB" w14:paraId="139FF302" w14:textId="77777777" w:rsidTr="008438BD">
        <w:trPr>
          <w:trHeight w:val="20"/>
          <w:jc w:val="center"/>
        </w:trPr>
        <w:tc>
          <w:tcPr>
            <w:tcW w:w="1980" w:type="dxa"/>
            <w:vAlign w:val="center"/>
          </w:tcPr>
          <w:p w14:paraId="7579EC13" w14:textId="77777777" w:rsidR="0096209F" w:rsidRPr="006145DB" w:rsidRDefault="0096209F" w:rsidP="00092DFA">
            <w:pPr>
              <w:spacing w:after="0" w:line="240" w:lineRule="auto"/>
              <w:ind w:left="22"/>
              <w:contextualSpacing/>
              <w:rPr>
                <w:rFonts w:cs="Arial"/>
                <w:bCs/>
                <w:sz w:val="20"/>
                <w:szCs w:val="20"/>
                <w:lang w:eastAsia="es-CO"/>
              </w:rPr>
            </w:pPr>
            <w:r w:rsidRPr="006145DB">
              <w:rPr>
                <w:rFonts w:cs="Arial"/>
                <w:sz w:val="20"/>
                <w:szCs w:val="20"/>
                <w:lang w:eastAsia="es-CO"/>
              </w:rPr>
              <w:t>Criterios de Egreso y Fuentes de Información</w:t>
            </w:r>
          </w:p>
        </w:tc>
        <w:tc>
          <w:tcPr>
            <w:tcW w:w="7415" w:type="dxa"/>
            <w:vAlign w:val="center"/>
          </w:tcPr>
          <w:tbl>
            <w:tblPr>
              <w:tblW w:w="724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37"/>
              <w:gridCol w:w="1428"/>
              <w:gridCol w:w="1134"/>
              <w:gridCol w:w="1546"/>
            </w:tblGrid>
            <w:tr w:rsidR="00DC0537" w:rsidRPr="006145DB" w14:paraId="63C42DA0" w14:textId="77777777" w:rsidTr="00092DFA">
              <w:trPr>
                <w:trHeight w:val="300"/>
              </w:trPr>
              <w:tc>
                <w:tcPr>
                  <w:tcW w:w="3137" w:type="dxa"/>
                  <w:tcBorders>
                    <w:top w:val="nil"/>
                    <w:left w:val="single" w:sz="6" w:space="0" w:color="auto"/>
                    <w:bottom w:val="single" w:sz="6" w:space="0" w:color="auto"/>
                    <w:right w:val="single" w:sz="6" w:space="0" w:color="auto"/>
                  </w:tcBorders>
                  <w:vAlign w:val="center"/>
                  <w:hideMark/>
                </w:tcPr>
                <w:p w14:paraId="1C1EF415"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Egreso</w:t>
                  </w:r>
                </w:p>
              </w:tc>
              <w:tc>
                <w:tcPr>
                  <w:tcW w:w="1428" w:type="dxa"/>
                  <w:tcBorders>
                    <w:top w:val="nil"/>
                    <w:left w:val="single" w:sz="6" w:space="0" w:color="auto"/>
                    <w:bottom w:val="single" w:sz="6" w:space="0" w:color="auto"/>
                    <w:right w:val="single" w:sz="6" w:space="0" w:color="auto"/>
                  </w:tcBorders>
                  <w:vAlign w:val="center"/>
                  <w:hideMark/>
                </w:tcPr>
                <w:p w14:paraId="6A867A5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1134" w:type="dxa"/>
                  <w:tcBorders>
                    <w:top w:val="nil"/>
                    <w:left w:val="single" w:sz="6" w:space="0" w:color="auto"/>
                    <w:bottom w:val="single" w:sz="6" w:space="0" w:color="auto"/>
                    <w:right w:val="single" w:sz="6" w:space="0" w:color="auto"/>
                  </w:tcBorders>
                  <w:vAlign w:val="center"/>
                  <w:hideMark/>
                </w:tcPr>
                <w:p w14:paraId="440FEB4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546" w:type="dxa"/>
                  <w:tcBorders>
                    <w:top w:val="nil"/>
                    <w:left w:val="single" w:sz="6" w:space="0" w:color="auto"/>
                    <w:bottom w:val="single" w:sz="6" w:space="0" w:color="auto"/>
                    <w:right w:val="single" w:sz="6" w:space="0" w:color="auto"/>
                  </w:tcBorders>
                  <w:vAlign w:val="center"/>
                  <w:hideMark/>
                </w:tcPr>
                <w:p w14:paraId="31C1681F"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DC0537" w:rsidRPr="006145DB" w14:paraId="126A6DC7" w14:textId="77777777" w:rsidTr="00092DFA">
              <w:trPr>
                <w:trHeight w:val="300"/>
              </w:trPr>
              <w:tc>
                <w:tcPr>
                  <w:tcW w:w="3137" w:type="dxa"/>
                  <w:tcBorders>
                    <w:top w:val="single" w:sz="6" w:space="0" w:color="auto"/>
                    <w:left w:val="single" w:sz="6" w:space="0" w:color="auto"/>
                    <w:bottom w:val="single" w:sz="4" w:space="0" w:color="auto"/>
                    <w:right w:val="single" w:sz="6" w:space="0" w:color="auto"/>
                  </w:tcBorders>
                  <w:vAlign w:val="center"/>
                  <w:hideMark/>
                </w:tcPr>
                <w:p w14:paraId="78172E16"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que superó el nivel C09 en Sisbén IV en la ciudad de Bogotá D.C después de trascurrido un (1) año en atención del servicio. </w:t>
                  </w:r>
                </w:p>
              </w:tc>
              <w:tc>
                <w:tcPr>
                  <w:tcW w:w="1428" w:type="dxa"/>
                  <w:tcBorders>
                    <w:top w:val="single" w:sz="6" w:space="0" w:color="auto"/>
                    <w:left w:val="single" w:sz="6" w:space="0" w:color="auto"/>
                    <w:bottom w:val="single" w:sz="4" w:space="0" w:color="auto"/>
                    <w:right w:val="single" w:sz="6" w:space="0" w:color="auto"/>
                  </w:tcBorders>
                  <w:vAlign w:val="center"/>
                  <w:hideMark/>
                </w:tcPr>
                <w:p w14:paraId="2C4FEF7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hideMark/>
                </w:tcPr>
                <w:p w14:paraId="11A26A3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546" w:type="dxa"/>
                  <w:tcBorders>
                    <w:top w:val="single" w:sz="6" w:space="0" w:color="auto"/>
                    <w:left w:val="single" w:sz="6" w:space="0" w:color="auto"/>
                    <w:bottom w:val="single" w:sz="4" w:space="0" w:color="auto"/>
                    <w:right w:val="single" w:sz="6" w:space="0" w:color="auto"/>
                  </w:tcBorders>
                  <w:vAlign w:val="center"/>
                  <w:hideMark/>
                </w:tcPr>
                <w:p w14:paraId="1ED2A75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EF9956"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tcPr>
                <w:p w14:paraId="1802357A"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se encuentre en un estado diferente a válido en la metodología Sisbén IV en la ciudad de Bogotá D. C después de trascurrido un (1) año en atención del servicio.</w:t>
                  </w:r>
                </w:p>
              </w:tc>
              <w:tc>
                <w:tcPr>
                  <w:tcW w:w="1428" w:type="dxa"/>
                  <w:tcBorders>
                    <w:top w:val="single" w:sz="4" w:space="0" w:color="auto"/>
                    <w:left w:val="single" w:sz="4" w:space="0" w:color="auto"/>
                    <w:bottom w:val="single" w:sz="4" w:space="0" w:color="auto"/>
                    <w:right w:val="single" w:sz="4" w:space="0" w:color="auto"/>
                  </w:tcBorders>
                  <w:vAlign w:val="center"/>
                </w:tcPr>
                <w:p w14:paraId="27CA360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13887B6C" w14:textId="7F6EE02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Mensual (Mes Vencido)</w:t>
                  </w:r>
                </w:p>
              </w:tc>
              <w:tc>
                <w:tcPr>
                  <w:tcW w:w="1546" w:type="dxa"/>
                  <w:tcBorders>
                    <w:top w:val="single" w:sz="4" w:space="0" w:color="auto"/>
                    <w:left w:val="single" w:sz="4" w:space="0" w:color="auto"/>
                    <w:bottom w:val="single" w:sz="4" w:space="0" w:color="auto"/>
                    <w:right w:val="single" w:sz="4" w:space="0" w:color="auto"/>
                  </w:tcBorders>
                  <w:vAlign w:val="center"/>
                </w:tcPr>
                <w:p w14:paraId="75F3AAE2" w14:textId="5B9A63C1"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Secretaría Distrital de Planeación</w:t>
                  </w:r>
                </w:p>
              </w:tc>
            </w:tr>
            <w:tr w:rsidR="00DC0537" w:rsidRPr="006145DB" w14:paraId="6B0C05A7"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hideMark/>
                </w:tcPr>
                <w:p w14:paraId="45DA4E2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62F64806" w14:textId="4CF1D262"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35FE0D" w14:textId="7420C95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single" w:sz="4" w:space="0" w:color="auto"/>
                    <w:right w:val="single" w:sz="4" w:space="0" w:color="auto"/>
                  </w:tcBorders>
                  <w:vAlign w:val="center"/>
                  <w:hideMark/>
                </w:tcPr>
                <w:p w14:paraId="3B5FF37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6C0EF89D" w14:textId="77777777" w:rsidTr="00092DFA">
              <w:trPr>
                <w:trHeight w:val="300"/>
              </w:trPr>
              <w:tc>
                <w:tcPr>
                  <w:tcW w:w="3137" w:type="dxa"/>
                  <w:vMerge w:val="restart"/>
                  <w:tcBorders>
                    <w:top w:val="single" w:sz="4" w:space="0" w:color="auto"/>
                    <w:left w:val="single" w:sz="6" w:space="0" w:color="auto"/>
                    <w:bottom w:val="nil"/>
                    <w:right w:val="single" w:sz="6" w:space="0" w:color="auto"/>
                  </w:tcBorders>
                  <w:vAlign w:val="center"/>
                  <w:hideMark/>
                </w:tcPr>
                <w:p w14:paraId="4741C750"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Fallecimiento</w:t>
                  </w:r>
                </w:p>
              </w:tc>
              <w:tc>
                <w:tcPr>
                  <w:tcW w:w="1428" w:type="dxa"/>
                  <w:tcBorders>
                    <w:top w:val="single" w:sz="4" w:space="0" w:color="auto"/>
                    <w:left w:val="single" w:sz="6" w:space="0" w:color="auto"/>
                    <w:bottom w:val="single" w:sz="6" w:space="0" w:color="auto"/>
                    <w:right w:val="single" w:sz="6" w:space="0" w:color="auto"/>
                  </w:tcBorders>
                  <w:vAlign w:val="center"/>
                  <w:hideMark/>
                </w:tcPr>
                <w:p w14:paraId="4188146A"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auto"/>
                    <w:left w:val="single" w:sz="6" w:space="0" w:color="auto"/>
                    <w:bottom w:val="single" w:sz="6" w:space="0" w:color="auto"/>
                    <w:right w:val="single" w:sz="6" w:space="0" w:color="auto"/>
                  </w:tcBorders>
                  <w:vAlign w:val="center"/>
                  <w:hideMark/>
                </w:tcPr>
                <w:p w14:paraId="1C8403DF" w14:textId="28D8592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4" w:space="0" w:color="auto"/>
                    <w:left w:val="single" w:sz="6" w:space="0" w:color="auto"/>
                    <w:bottom w:val="single" w:sz="6" w:space="0" w:color="auto"/>
                    <w:right w:val="single" w:sz="6" w:space="0" w:color="auto"/>
                  </w:tcBorders>
                  <w:vAlign w:val="center"/>
                  <w:hideMark/>
                </w:tcPr>
                <w:p w14:paraId="0F9541E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DC0537" w:rsidRPr="006145DB" w14:paraId="258CBB4C" w14:textId="77777777" w:rsidTr="00092DFA">
              <w:trPr>
                <w:trHeight w:val="435"/>
              </w:trPr>
              <w:tc>
                <w:tcPr>
                  <w:tcW w:w="3137" w:type="dxa"/>
                  <w:vMerge/>
                  <w:vAlign w:val="center"/>
                  <w:hideMark/>
                </w:tcPr>
                <w:p w14:paraId="15647ED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4B63F0C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418CBDF"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56521216" w14:textId="0EE2266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EA205C0" w14:textId="77777777" w:rsidTr="00092DFA">
              <w:trPr>
                <w:trHeight w:val="600"/>
              </w:trPr>
              <w:tc>
                <w:tcPr>
                  <w:tcW w:w="3137" w:type="dxa"/>
                  <w:vMerge/>
                  <w:vAlign w:val="center"/>
                  <w:hideMark/>
                </w:tcPr>
                <w:p w14:paraId="22FA1C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701B256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Fe de supervivencia (ANI RCD)</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C7601C8" w14:textId="14E9394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362F4620" w14:textId="52483C0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 Salud y Protección Social</w:t>
                  </w:r>
                </w:p>
              </w:tc>
            </w:tr>
            <w:tr w:rsidR="00DC0537" w:rsidRPr="006145DB" w14:paraId="607B8A4B" w14:textId="77777777" w:rsidTr="00092DFA">
              <w:trPr>
                <w:trHeight w:val="600"/>
              </w:trPr>
              <w:tc>
                <w:tcPr>
                  <w:tcW w:w="3137" w:type="dxa"/>
                  <w:vMerge/>
                  <w:vAlign w:val="center"/>
                  <w:hideMark/>
                </w:tcPr>
                <w:p w14:paraId="38C38592"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3FE7FE51" w14:textId="3833B87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2143FD1" w14:textId="333800CD"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DE11F54" w14:textId="068376F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7DD3E547" w14:textId="77777777" w:rsidTr="00092DFA">
              <w:trPr>
                <w:trHeight w:val="816"/>
              </w:trPr>
              <w:tc>
                <w:tcPr>
                  <w:tcW w:w="3137" w:type="dxa"/>
                  <w:tcBorders>
                    <w:top w:val="single" w:sz="6" w:space="0" w:color="auto"/>
                    <w:left w:val="single" w:sz="6" w:space="0" w:color="auto"/>
                    <w:bottom w:val="single" w:sz="6" w:space="0" w:color="auto"/>
                    <w:right w:val="single" w:sz="6" w:space="0" w:color="auto"/>
                  </w:tcBorders>
                  <w:vAlign w:val="center"/>
                  <w:hideMark/>
                </w:tcPr>
                <w:p w14:paraId="7E754299"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Incumplimiento de lo establecido en el Acuerdo de Corresponsabilidad, en lo referente a los compromisos generales de convivencia y asistencia, así como aquellos compromisos cuyo incumplimiento genera egreso automático, una vez se haya surtido el debido proceso.</w:t>
                  </w:r>
                </w:p>
              </w:tc>
              <w:tc>
                <w:tcPr>
                  <w:tcW w:w="1428" w:type="dxa"/>
                  <w:tcBorders>
                    <w:top w:val="single" w:sz="6" w:space="0" w:color="auto"/>
                    <w:left w:val="single" w:sz="6" w:space="0" w:color="auto"/>
                    <w:bottom w:val="single" w:sz="6" w:space="0" w:color="auto"/>
                    <w:right w:val="single" w:sz="6" w:space="0" w:color="auto"/>
                  </w:tcBorders>
                  <w:vAlign w:val="center"/>
                  <w:hideMark/>
                </w:tcPr>
                <w:p w14:paraId="7388E23D"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55C2556" w14:textId="7C77A7E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B1132B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Equipo local del proyecto Subdirección Local</w:t>
                  </w:r>
                </w:p>
              </w:tc>
            </w:tr>
            <w:tr w:rsidR="00DC0537" w:rsidRPr="006145DB" w14:paraId="452D7214" w14:textId="77777777" w:rsidTr="00092DFA">
              <w:trPr>
                <w:trHeight w:val="300"/>
              </w:trPr>
              <w:tc>
                <w:tcPr>
                  <w:tcW w:w="3137" w:type="dxa"/>
                  <w:vMerge w:val="restart"/>
                  <w:tcBorders>
                    <w:top w:val="single" w:sz="6" w:space="0" w:color="auto"/>
                    <w:left w:val="single" w:sz="6" w:space="0" w:color="auto"/>
                    <w:bottom w:val="nil"/>
                    <w:right w:val="single" w:sz="6" w:space="0" w:color="auto"/>
                  </w:tcBorders>
                  <w:vAlign w:val="center"/>
                  <w:hideMark/>
                </w:tcPr>
                <w:p w14:paraId="450FE195"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residencia fuera de Bogotá </w:t>
                  </w:r>
                </w:p>
              </w:tc>
              <w:tc>
                <w:tcPr>
                  <w:tcW w:w="1428" w:type="dxa"/>
                  <w:tcBorders>
                    <w:top w:val="single" w:sz="6" w:space="0" w:color="auto"/>
                    <w:left w:val="single" w:sz="6" w:space="0" w:color="auto"/>
                    <w:bottom w:val="single" w:sz="6" w:space="0" w:color="auto"/>
                    <w:right w:val="single" w:sz="6" w:space="0" w:color="auto"/>
                  </w:tcBorders>
                  <w:vAlign w:val="center"/>
                  <w:hideMark/>
                </w:tcPr>
                <w:p w14:paraId="0D4DF6A9"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2FC699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286BA88A" w14:textId="1572839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2B34766A" w14:textId="77777777" w:rsidTr="00092DFA">
              <w:trPr>
                <w:trHeight w:val="300"/>
              </w:trPr>
              <w:tc>
                <w:tcPr>
                  <w:tcW w:w="3137" w:type="dxa"/>
                  <w:vMerge/>
                  <w:vAlign w:val="center"/>
                  <w:hideMark/>
                </w:tcPr>
                <w:p w14:paraId="7B7E3FBB"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355FDA4D"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tcPr>
                <w:p w14:paraId="62EB69DF" w14:textId="5B99A49A"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4" w:space="0" w:color="auto"/>
                    <w:right w:val="single" w:sz="6" w:space="0" w:color="auto"/>
                  </w:tcBorders>
                  <w:vAlign w:val="center"/>
                  <w:hideMark/>
                </w:tcPr>
                <w:p w14:paraId="7C498306" w14:textId="6049E053"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43BF612C" w14:textId="77777777" w:rsidTr="00092DFA">
              <w:trPr>
                <w:trHeight w:val="300"/>
              </w:trPr>
              <w:tc>
                <w:tcPr>
                  <w:tcW w:w="3137" w:type="dxa"/>
                  <w:vMerge/>
                  <w:tcBorders>
                    <w:bottom w:val="single" w:sz="4" w:space="0" w:color="auto"/>
                  </w:tcBorders>
                  <w:vAlign w:val="center"/>
                  <w:hideMark/>
                </w:tcPr>
                <w:p w14:paraId="16AF967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692BA0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4" w:space="0" w:color="auto"/>
                    <w:right w:val="single" w:sz="6" w:space="0" w:color="auto"/>
                  </w:tcBorders>
                  <w:vAlign w:val="center"/>
                  <w:hideMark/>
                </w:tcPr>
                <w:p w14:paraId="49C1EF70" w14:textId="0D2FC43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4" w:space="0" w:color="auto"/>
                    <w:right w:val="single" w:sz="6" w:space="0" w:color="auto"/>
                  </w:tcBorders>
                  <w:vAlign w:val="center"/>
                  <w:hideMark/>
                </w:tcPr>
                <w:p w14:paraId="300B7CC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726F0169"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1FFF9E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localidad de residencia que impida asistir al Comedor Comunitario donde recibe la atención</w:t>
                  </w:r>
                </w:p>
              </w:tc>
              <w:tc>
                <w:tcPr>
                  <w:tcW w:w="1428" w:type="dxa"/>
                  <w:tcBorders>
                    <w:top w:val="single" w:sz="4" w:space="0" w:color="auto"/>
                    <w:left w:val="single" w:sz="4" w:space="0" w:color="auto"/>
                    <w:bottom w:val="nil"/>
                    <w:right w:val="single" w:sz="4" w:space="0" w:color="auto"/>
                  </w:tcBorders>
                  <w:vAlign w:val="center"/>
                  <w:hideMark/>
                </w:tcPr>
                <w:p w14:paraId="2C6762E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54A2DB5" w14:textId="7C8759A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nil"/>
                    <w:right w:val="single" w:sz="4" w:space="0" w:color="auto"/>
                  </w:tcBorders>
                  <w:vAlign w:val="center"/>
                  <w:hideMark/>
                </w:tcPr>
                <w:p w14:paraId="59C840E9" w14:textId="6F88510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8A1C4D7" w14:textId="77777777" w:rsidTr="00092DFA">
              <w:trPr>
                <w:trHeight w:val="300"/>
              </w:trPr>
              <w:tc>
                <w:tcPr>
                  <w:tcW w:w="3137" w:type="dxa"/>
                  <w:tcBorders>
                    <w:top w:val="nil"/>
                    <w:left w:val="single" w:sz="4" w:space="0" w:color="auto"/>
                    <w:bottom w:val="single" w:sz="4" w:space="0" w:color="auto"/>
                    <w:right w:val="single" w:sz="4" w:space="0" w:color="auto"/>
                  </w:tcBorders>
                  <w:vAlign w:val="center"/>
                  <w:hideMark/>
                </w:tcPr>
                <w:p w14:paraId="27960006"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Novedad en el estado del documento de identidad reportado en las bases de datos Registraduría Nacional del Estado Civil, con estados diferentes a Vigente. </w:t>
                  </w:r>
                </w:p>
              </w:tc>
              <w:tc>
                <w:tcPr>
                  <w:tcW w:w="1428" w:type="dxa"/>
                  <w:tcBorders>
                    <w:top w:val="nil"/>
                    <w:left w:val="single" w:sz="4" w:space="0" w:color="auto"/>
                    <w:bottom w:val="single" w:sz="4" w:space="0" w:color="auto"/>
                    <w:right w:val="single" w:sz="4" w:space="0" w:color="auto"/>
                  </w:tcBorders>
                  <w:vAlign w:val="center"/>
                  <w:hideMark/>
                </w:tcPr>
                <w:p w14:paraId="408BA8CB"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PISIS - RNEC</w:t>
                  </w:r>
                </w:p>
              </w:tc>
              <w:tc>
                <w:tcPr>
                  <w:tcW w:w="1134" w:type="dxa"/>
                  <w:tcBorders>
                    <w:top w:val="nil"/>
                    <w:left w:val="single" w:sz="4" w:space="0" w:color="auto"/>
                    <w:bottom w:val="single" w:sz="4" w:space="0" w:color="auto"/>
                    <w:right w:val="single" w:sz="4" w:space="0" w:color="auto"/>
                  </w:tcBorders>
                  <w:vAlign w:val="center"/>
                  <w:hideMark/>
                </w:tcPr>
                <w:p w14:paraId="48D73994"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Mensual (mes vencido) </w:t>
                  </w:r>
                </w:p>
              </w:tc>
              <w:tc>
                <w:tcPr>
                  <w:tcW w:w="1546" w:type="dxa"/>
                  <w:tcBorders>
                    <w:top w:val="nil"/>
                    <w:left w:val="single" w:sz="4" w:space="0" w:color="auto"/>
                    <w:bottom w:val="single" w:sz="4" w:space="0" w:color="auto"/>
                    <w:right w:val="single" w:sz="4" w:space="0" w:color="auto"/>
                  </w:tcBorders>
                  <w:vAlign w:val="center"/>
                  <w:hideMark/>
                </w:tcPr>
                <w:p w14:paraId="03C8C7B3"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DC0537" w:rsidRPr="006145DB" w14:paraId="4DE94674"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01094965"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Persona con orden de captura vigente o pena privativa de la libertad </w:t>
                  </w:r>
                </w:p>
              </w:tc>
              <w:tc>
                <w:tcPr>
                  <w:tcW w:w="1428" w:type="dxa"/>
                  <w:tcBorders>
                    <w:top w:val="single" w:sz="4" w:space="0" w:color="auto"/>
                    <w:left w:val="single" w:sz="4" w:space="0" w:color="auto"/>
                    <w:bottom w:val="nil"/>
                    <w:right w:val="single" w:sz="4" w:space="0" w:color="auto"/>
                  </w:tcBorders>
                  <w:vAlign w:val="center"/>
                  <w:hideMark/>
                </w:tcPr>
                <w:p w14:paraId="5C5160A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4" w:space="0" w:color="auto"/>
                    <w:bottom w:val="nil"/>
                    <w:right w:val="single" w:sz="4" w:space="0" w:color="auto"/>
                  </w:tcBorders>
                  <w:vAlign w:val="center"/>
                  <w:hideMark/>
                </w:tcPr>
                <w:p w14:paraId="38F528D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Consulta individual a demanda</w:t>
                  </w:r>
                </w:p>
              </w:tc>
              <w:tc>
                <w:tcPr>
                  <w:tcW w:w="1546" w:type="dxa"/>
                  <w:tcBorders>
                    <w:top w:val="single" w:sz="4" w:space="0" w:color="auto"/>
                    <w:left w:val="single" w:sz="4" w:space="0" w:color="auto"/>
                    <w:bottom w:val="nil"/>
                    <w:right w:val="single" w:sz="4" w:space="0" w:color="auto"/>
                  </w:tcBorders>
                  <w:vAlign w:val="center"/>
                  <w:hideMark/>
                </w:tcPr>
                <w:p w14:paraId="302D1E1F"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0940BD04"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79AED9A8" w14:textId="77777777" w:rsidTr="008438BD">
        <w:trPr>
          <w:trHeight w:val="955"/>
          <w:jc w:val="center"/>
        </w:trPr>
        <w:tc>
          <w:tcPr>
            <w:tcW w:w="1980" w:type="dxa"/>
            <w:vAlign w:val="center"/>
          </w:tcPr>
          <w:p w14:paraId="7A3A622C" w14:textId="77777777" w:rsidR="0096209F" w:rsidRPr="006145DB" w:rsidRDefault="0096209F" w:rsidP="00092DFA">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415" w:type="dxa"/>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0"/>
              <w:gridCol w:w="1425"/>
              <w:gridCol w:w="1134"/>
              <w:gridCol w:w="1552"/>
            </w:tblGrid>
            <w:tr w:rsidR="00BC7B6B" w:rsidRPr="006145DB" w14:paraId="05D222AC" w14:textId="77777777" w:rsidTr="00092DFA">
              <w:trPr>
                <w:trHeight w:val="300"/>
              </w:trPr>
              <w:tc>
                <w:tcPr>
                  <w:tcW w:w="3140" w:type="dxa"/>
                  <w:tcBorders>
                    <w:top w:val="nil"/>
                    <w:left w:val="single" w:sz="4" w:space="0" w:color="auto"/>
                    <w:bottom w:val="single" w:sz="4" w:space="0" w:color="auto"/>
                    <w:right w:val="single" w:sz="4" w:space="0" w:color="auto"/>
                  </w:tcBorders>
                  <w:vAlign w:val="center"/>
                  <w:hideMark/>
                </w:tcPr>
                <w:p w14:paraId="0AF8C17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25" w:type="dxa"/>
                  <w:tcBorders>
                    <w:top w:val="nil"/>
                    <w:left w:val="single" w:sz="4" w:space="0" w:color="auto"/>
                    <w:bottom w:val="single" w:sz="4" w:space="0" w:color="auto"/>
                    <w:right w:val="single" w:sz="4" w:space="0" w:color="auto"/>
                  </w:tcBorders>
                  <w:vAlign w:val="center"/>
                  <w:hideMark/>
                </w:tcPr>
                <w:p w14:paraId="0423C85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6BCA0CC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2" w:type="dxa"/>
                  <w:tcBorders>
                    <w:top w:val="nil"/>
                    <w:left w:val="single" w:sz="4" w:space="0" w:color="auto"/>
                    <w:bottom w:val="single" w:sz="4" w:space="0" w:color="auto"/>
                    <w:right w:val="single" w:sz="4" w:space="0" w:color="auto"/>
                  </w:tcBorders>
                  <w:vAlign w:val="center"/>
                  <w:hideMark/>
                </w:tcPr>
                <w:p w14:paraId="4158C6D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BC7B6B" w:rsidRPr="006145DB" w14:paraId="7230AD08"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6988C2CD"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Novedad en el estado del documento de identidad reportado en las bases de datos Registraduría Nacional del Estado Civil, con estados diferentes a Vigente.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EA613A8" w14:textId="70D1DB89"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PISIS - RNEC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CDE10" w14:textId="3DE0119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3EFD0F9" w14:textId="580F298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BC7B6B" w:rsidRPr="006145DB" w14:paraId="3D884B3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506AFE2C"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Cuidado.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3A5B7F9" w14:textId="58B8831F"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8FAB10" w14:textId="398B11C1"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5DA27C52" w14:textId="6886E296" w:rsidR="0096209F"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BC7B6B" w:rsidRPr="006145DB" w14:paraId="2AD876B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0B9D592"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Centros Proteger.</w:t>
                  </w:r>
                </w:p>
              </w:tc>
              <w:tc>
                <w:tcPr>
                  <w:tcW w:w="1425" w:type="dxa"/>
                  <w:tcBorders>
                    <w:top w:val="single" w:sz="4" w:space="0" w:color="auto"/>
                    <w:left w:val="single" w:sz="4" w:space="0" w:color="auto"/>
                    <w:bottom w:val="single" w:sz="4" w:space="0" w:color="auto"/>
                    <w:right w:val="single" w:sz="4" w:space="0" w:color="auto"/>
                  </w:tcBorders>
                  <w:vAlign w:val="center"/>
                  <w:hideMark/>
                </w:tcPr>
                <w:p w14:paraId="6443070C" w14:textId="36CC1BA1"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23C5C" w14:textId="4F4CCE59"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B828FEF" w14:textId="28278DCB"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5F82DC0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D4E97AE"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Prevención del Riesgo de Habitar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5B1DC234" w14:textId="7FDB5A7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B0367C" w14:textId="1D2BC7D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626F49C" w14:textId="4E71C98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FC7885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A403D88"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Atención y Desarrollo de Capacidades para Mujeres Habitantes de Calle.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D855256" w14:textId="492A6A5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B49579" w14:textId="7B3FA5A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0D6E978" w14:textId="5D73CDB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65F6D867"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4C76DF0"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Vida para Población Habitante de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1D190B1" w14:textId="28593E1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A89D8E" w14:textId="02AF497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2B146D4" w14:textId="71EE71EA"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542EB7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9D8D9C3" w14:textId="77777777" w:rsidR="00BC7B6B" w:rsidRPr="006145DB" w:rsidRDefault="00BC7B6B" w:rsidP="00BC7B6B">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eastAsia="Arial" w:hAnsi="Arial" w:cs="Arial"/>
                      <w:sz w:val="16"/>
                      <w:szCs w:val="16"/>
                    </w:rPr>
                    <w:t>Servicio Atención para Población Habitante de Calle con Alta Dependencia Física, Mental o Cognitiva.</w:t>
                  </w:r>
                  <w:r w:rsidRPr="006145DB">
                    <w:rPr>
                      <w:rStyle w:val="eop"/>
                      <w:rFonts w:ascii="Arial" w:eastAsia="Arial" w:hAnsi="Arial" w:cs="Arial"/>
                      <w:sz w:val="16"/>
                      <w:szCs w:val="16"/>
                    </w:rPr>
                    <w:t>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1F26DF5D" w14:textId="69649DAC"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53BE3D" w14:textId="5401BB88"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74B600A0" w14:textId="6698BEB2"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Fonts w:ascii="Arial" w:hAnsi="Arial" w:cs="Arial"/>
                      <w:sz w:val="16"/>
                      <w:szCs w:val="16"/>
                    </w:rPr>
                    <w:t>Secretaría Distrital de Integración Social</w:t>
                  </w:r>
                </w:p>
              </w:tc>
            </w:tr>
            <w:tr w:rsidR="00BC7B6B" w:rsidRPr="006145DB" w14:paraId="6CD47CA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35113DE"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 xml:space="preserve">Servicio Centro Amar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874165A" w14:textId="6184276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8A20FB" w14:textId="25E8497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620366C" w14:textId="6D5EC25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18C4684B"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2EBF5EC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 Abrazar.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EA3A3AC" w14:textId="5B57837E"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CB0434" w14:textId="475C5F2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6D2F83" w14:textId="53B9C4C2"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D5D9176"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1E1C57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Interna.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D610CE6" w14:textId="3DBA2D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87C8A" w14:textId="2A6166E3"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0EA1B0" w14:textId="51B6ABE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5AAC27D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9A2425F"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Externa.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0D8FC92" w14:textId="75B4D28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5E4082" w14:textId="34FD6A7F"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DDDA268" w14:textId="34106394"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31D9E245"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1980C4C3"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Crecer.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C093105" w14:textId="78EB61E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AA9843" w14:textId="7916C3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369FF72A" w14:textId="0185EA5B"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2367370"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0ECA4D02"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sz w:val="16"/>
                      <w:szCs w:val="16"/>
                    </w:rPr>
                  </w:pPr>
                  <w:r w:rsidRPr="006145DB">
                    <w:rPr>
                      <w:rStyle w:val="normaltextrun"/>
                      <w:rFonts w:ascii="Arial" w:eastAsia="Arial" w:hAnsi="Arial" w:cs="Arial"/>
                      <w:sz w:val="16"/>
                      <w:szCs w:val="16"/>
                    </w:rPr>
                    <w:t>Servicio Compromiso por una Alimentación Incluyente.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1F8F45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C239F8"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Demanda </w:t>
                  </w:r>
                </w:p>
              </w:tc>
              <w:tc>
                <w:tcPr>
                  <w:tcW w:w="1552" w:type="dxa"/>
                  <w:tcBorders>
                    <w:top w:val="single" w:sz="4" w:space="0" w:color="auto"/>
                    <w:left w:val="single" w:sz="4" w:space="0" w:color="auto"/>
                    <w:bottom w:val="single" w:sz="4" w:space="0" w:color="auto"/>
                    <w:right w:val="single" w:sz="4" w:space="0" w:color="auto"/>
                  </w:tcBorders>
                  <w:vAlign w:val="center"/>
                  <w:hideMark/>
                </w:tcPr>
                <w:p w14:paraId="2436B7D0" w14:textId="005DA87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bl>
          <w:p w14:paraId="5DF77776" w14:textId="77777777" w:rsidR="0096209F" w:rsidRPr="006145DB" w:rsidRDefault="0096209F" w:rsidP="005B435E">
            <w:pPr>
              <w:spacing w:line="240" w:lineRule="auto"/>
              <w:rPr>
                <w:rFonts w:eastAsia="Calibri" w:cs="Arial"/>
                <w:bCs/>
                <w:sz w:val="20"/>
                <w:szCs w:val="20"/>
                <w:lang w:eastAsia="es-CO"/>
              </w:rPr>
            </w:pPr>
          </w:p>
        </w:tc>
      </w:tr>
      <w:tr w:rsidR="0096209F" w:rsidRPr="006145DB" w14:paraId="415559F2" w14:textId="77777777" w:rsidTr="008438BD">
        <w:trPr>
          <w:trHeight w:val="983"/>
          <w:jc w:val="center"/>
        </w:trPr>
        <w:tc>
          <w:tcPr>
            <w:tcW w:w="1980" w:type="dxa"/>
            <w:vAlign w:val="center"/>
          </w:tcPr>
          <w:p w14:paraId="43E10289" w14:textId="77777777" w:rsidR="0096209F" w:rsidRPr="006145DB" w:rsidRDefault="0096209F" w:rsidP="00BC7B6B">
            <w:pPr>
              <w:spacing w:line="240" w:lineRule="auto"/>
              <w:contextualSpacing/>
              <w:rPr>
                <w:rFonts w:cs="Arial"/>
                <w:bCs/>
                <w:sz w:val="20"/>
                <w:szCs w:val="20"/>
                <w:lang w:eastAsia="es-CO"/>
              </w:rPr>
            </w:pPr>
            <w:r w:rsidRPr="006145DB">
              <w:rPr>
                <w:rFonts w:cs="Arial"/>
                <w:bCs/>
                <w:sz w:val="20"/>
                <w:szCs w:val="20"/>
                <w:lang w:eastAsia="es-CO"/>
              </w:rPr>
              <w:t>Ejecución</w:t>
            </w:r>
          </w:p>
        </w:tc>
        <w:tc>
          <w:tcPr>
            <w:tcW w:w="7415" w:type="dxa"/>
            <w:vAlign w:val="center"/>
          </w:tcPr>
          <w:p w14:paraId="2A2B0907"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Los Comedores Comunitarios son un espacio físico, social y comunitario en el que se suministra un apoyo alimentario a las y los beneficiarios del servicio, garantizando condiciones de calidad e inocuidad. El servicio opera de lunes a sábado, excluyendo días festivos y el sábado de Semana Santa, en el horario establecido por la Secretaría Distrital de Integración Social. </w:t>
            </w:r>
          </w:p>
          <w:p w14:paraId="4CA455FA" w14:textId="77777777" w:rsidR="00552E84" w:rsidRPr="006145DB" w:rsidRDefault="00552E84" w:rsidP="005B435E">
            <w:pPr>
              <w:pStyle w:val="Ttulo1"/>
              <w:rPr>
                <w:sz w:val="20"/>
                <w:lang w:eastAsia="es-CO"/>
              </w:rPr>
            </w:pPr>
          </w:p>
          <w:p w14:paraId="5006216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El apoyo alimentario se suministra en forma de ración servida caliente, proporciona un aporte nutricional equivalente al 40% de las recomendaciones de ingesta diaria de energía y nutrientes, estimada por grupo de edad, para colectivos sanos, a partir de la Resolución 3803 del 2016, expedida por el Ministerio de Salud y Protección Social, por la cual se establecen las Recomendaciones de Ingesta de Energía y Nutrientes (RIEN) para la población colombiana. </w:t>
            </w:r>
          </w:p>
          <w:p w14:paraId="5EAD76B8" w14:textId="77777777" w:rsidR="00552E84" w:rsidRPr="006145DB" w:rsidRDefault="00552E84" w:rsidP="005B435E">
            <w:pPr>
              <w:pStyle w:val="Ttulo1"/>
              <w:rPr>
                <w:sz w:val="20"/>
                <w:lang w:eastAsia="es-CO"/>
              </w:rPr>
            </w:pPr>
          </w:p>
          <w:p w14:paraId="163CD17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Se implementan acciones de vigilancia del estado nutricional de las y los beneficiarios, orientadas a la prevención, detección oportuna, abordaje y orientación a los casos identificados de malnutrición. Para ello, se realiza toma de peso y talla a las y los beneficiarios conforme lo establecido por la Entidad. </w:t>
            </w:r>
          </w:p>
          <w:p w14:paraId="6E18F499" w14:textId="77777777" w:rsidR="00552E84" w:rsidRPr="006145DB" w:rsidRDefault="00552E84" w:rsidP="005B435E">
            <w:pPr>
              <w:pStyle w:val="Ttulo1"/>
              <w:rPr>
                <w:sz w:val="20"/>
                <w:szCs w:val="20"/>
                <w:lang w:eastAsia="es-CO"/>
              </w:rPr>
            </w:pPr>
          </w:p>
          <w:p w14:paraId="363CF35D"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Desde el componente de Bien-estar alimentario se desarrollan sesiones grupales orientadas por un equipo multidisciplinario itinerante, que abordan las temáticas acordadas con las y los beneficiarios de cada comedor comunitario, por medio de una propuesta metodológica de Información, Educación y Comunicación para promover la toma de decisiones conscientes e informadas sobre sus prácticas alimentarias y de cuidado, reconociendo las problemáticas e intereses de la población beneficiaria. </w:t>
            </w:r>
          </w:p>
          <w:p w14:paraId="43D56F12" w14:textId="77777777" w:rsidR="00552E84" w:rsidRPr="006145DB" w:rsidRDefault="00552E84" w:rsidP="005B435E">
            <w:pPr>
              <w:pStyle w:val="Ttulo1"/>
              <w:rPr>
                <w:sz w:val="20"/>
                <w:szCs w:val="20"/>
                <w:lang w:eastAsia="es-CO"/>
              </w:rPr>
            </w:pPr>
          </w:p>
          <w:p w14:paraId="5B50F98C"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Adicionalmente, en las unidades operativas, y en articulación con las demás dependencias de la Secretaría Distrital de Integración Social, se brinda orientación a las y los beneficiarios sobre la disponibilidad de la oferta institucional, con el fin de promover alternativas de atención existentes para las y los beneficiarios y sus familias. </w:t>
            </w:r>
          </w:p>
          <w:p w14:paraId="3C69542D" w14:textId="2668F5A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En caso de interrupción parcial o total durante la prestación del Servicio Comedores Comunitarios, por causas ajenas a la ejecución contractual se implementará el plan operativo de continuidad correspondiente. </w:t>
            </w:r>
          </w:p>
          <w:p w14:paraId="2F43A337" w14:textId="77777777" w:rsidR="00552E84" w:rsidRPr="006145DB" w:rsidRDefault="00552E84" w:rsidP="005B435E">
            <w:pPr>
              <w:pStyle w:val="Ttulo1"/>
              <w:rPr>
                <w:sz w:val="20"/>
                <w:szCs w:val="20"/>
                <w:lang w:eastAsia="es-CO"/>
              </w:rPr>
            </w:pPr>
          </w:p>
          <w:p w14:paraId="35B023AC" w14:textId="55F801C6" w:rsidR="0096209F" w:rsidRPr="006145DB" w:rsidRDefault="0096209F" w:rsidP="005B435E">
            <w:pPr>
              <w:spacing w:after="0" w:line="240" w:lineRule="auto"/>
              <w:contextualSpacing/>
              <w:jc w:val="both"/>
              <w:rPr>
                <w:rFonts w:eastAsia="Arial" w:cs="Arial"/>
              </w:rPr>
            </w:pPr>
            <w:r w:rsidRPr="006145DB">
              <w:rPr>
                <w:rFonts w:cs="Arial"/>
                <w:bCs/>
                <w:sz w:val="20"/>
                <w:szCs w:val="20"/>
                <w:lang w:eastAsia="es-CO"/>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p>
        </w:tc>
      </w:tr>
      <w:tr w:rsidR="0096209F" w:rsidRPr="006145DB" w14:paraId="5ED2F065" w14:textId="77777777" w:rsidTr="008438BD">
        <w:trPr>
          <w:trHeight w:val="983"/>
          <w:jc w:val="center"/>
        </w:trPr>
        <w:tc>
          <w:tcPr>
            <w:tcW w:w="1980" w:type="dxa"/>
            <w:vAlign w:val="center"/>
          </w:tcPr>
          <w:p w14:paraId="0268784D" w14:textId="77777777" w:rsidR="0096209F" w:rsidRPr="006145DB" w:rsidRDefault="0096209F" w:rsidP="005B435E">
            <w:pPr>
              <w:spacing w:after="0" w:line="240" w:lineRule="auto"/>
              <w:ind w:left="22"/>
              <w:contextualSpacing/>
              <w:jc w:val="both"/>
              <w:rPr>
                <w:rFonts w:cs="Arial"/>
                <w:lang w:eastAsia="es-CO"/>
              </w:rPr>
            </w:pPr>
            <w:r w:rsidRPr="006145DB">
              <w:rPr>
                <w:rFonts w:cs="Arial"/>
                <w:sz w:val="20"/>
                <w:szCs w:val="20"/>
                <w:lang w:eastAsia="es-CO"/>
              </w:rPr>
              <w:t>Condiciones transversales de calidad</w:t>
            </w:r>
          </w:p>
        </w:tc>
        <w:tc>
          <w:tcPr>
            <w:tcW w:w="7415" w:type="dxa"/>
            <w:vAlign w:val="center"/>
          </w:tcPr>
          <w:p w14:paraId="11008761" w14:textId="6D905ACB"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w:t>
            </w:r>
          </w:p>
          <w:p w14:paraId="14DB4850" w14:textId="77777777" w:rsidR="00BC7B6B" w:rsidRPr="006145DB" w:rsidRDefault="00BC7B6B" w:rsidP="00BC7B6B">
            <w:pPr>
              <w:pStyle w:val="Ttulo1"/>
              <w:rPr>
                <w:sz w:val="20"/>
                <w:lang w:eastAsia="es-CO"/>
              </w:rPr>
            </w:pPr>
          </w:p>
          <w:p w14:paraId="5C565EDE"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Ambientes adecuados y seguros </w:t>
            </w:r>
          </w:p>
          <w:p w14:paraId="78824130"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380BC6C6"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Salubridad </w:t>
            </w:r>
          </w:p>
          <w:p w14:paraId="36D568FB"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Atención social</w:t>
            </w:r>
          </w:p>
          <w:p w14:paraId="342930DD"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Talento humano</w:t>
            </w:r>
          </w:p>
          <w:p w14:paraId="773C493F" w14:textId="17C4A23A" w:rsidR="0096209F" w:rsidRPr="006145DB" w:rsidRDefault="0096209F">
            <w:pPr>
              <w:pStyle w:val="Prrafodelista"/>
              <w:numPr>
                <w:ilvl w:val="0"/>
                <w:numId w:val="143"/>
              </w:numPr>
              <w:spacing w:after="0" w:line="240" w:lineRule="auto"/>
              <w:jc w:val="both"/>
              <w:rPr>
                <w:rFonts w:cs="Arial"/>
                <w:lang w:eastAsia="es-CO"/>
              </w:rPr>
            </w:pPr>
            <w:r w:rsidRPr="006145DB">
              <w:rPr>
                <w:rFonts w:cs="Arial"/>
                <w:bCs/>
                <w:sz w:val="20"/>
                <w:szCs w:val="20"/>
                <w:lang w:eastAsia="es-CO"/>
              </w:rPr>
              <w:t>Gestión Administrativa</w:t>
            </w:r>
          </w:p>
        </w:tc>
      </w:tr>
    </w:tbl>
    <w:p w14:paraId="49EAB1A1" w14:textId="77777777" w:rsidR="00B8103F" w:rsidRPr="006145DB" w:rsidRDefault="00B8103F" w:rsidP="005B435E">
      <w:pPr>
        <w:spacing w:after="0" w:line="240" w:lineRule="auto"/>
        <w:rPr>
          <w:rFonts w:cs="Arial"/>
        </w:rPr>
      </w:pPr>
    </w:p>
    <w:p w14:paraId="5EDC1204" w14:textId="3E68CAF8" w:rsidR="001B2AD0" w:rsidRPr="006145DB" w:rsidRDefault="00C561D9">
      <w:pPr>
        <w:pStyle w:val="Ttulo1"/>
        <w:numPr>
          <w:ilvl w:val="2"/>
          <w:numId w:val="72"/>
        </w:numPr>
        <w:tabs>
          <w:tab w:val="left" w:pos="851"/>
        </w:tabs>
        <w:ind w:left="709" w:hanging="579"/>
        <w:jc w:val="center"/>
      </w:pPr>
      <w:r w:rsidRPr="006145DB">
        <w:t xml:space="preserve"> </w:t>
      </w:r>
      <w:bookmarkStart w:id="390" w:name="_Toc210213235"/>
      <w:bookmarkStart w:id="391" w:name="_Toc213273505"/>
      <w:bookmarkStart w:id="392" w:name="_Toc213276132"/>
      <w:bookmarkStart w:id="393" w:name="_Toc216902466"/>
      <w:r w:rsidR="002E0BE8" w:rsidRPr="006145DB">
        <w:t xml:space="preserve">Servicio </w:t>
      </w:r>
      <w:r w:rsidR="00BE20BC" w:rsidRPr="006145DB">
        <w:t xml:space="preserve">Compromiso por una </w:t>
      </w:r>
      <w:r w:rsidR="00BC7B6B" w:rsidRPr="006145DB">
        <w:t>alimentación incluyente</w:t>
      </w:r>
      <w:bookmarkEnd w:id="390"/>
      <w:bookmarkEnd w:id="391"/>
      <w:bookmarkEnd w:id="392"/>
      <w:bookmarkEnd w:id="39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7529"/>
      </w:tblGrid>
      <w:tr w:rsidR="006E2540" w:rsidRPr="006145DB" w14:paraId="44E66444" w14:textId="77777777" w:rsidTr="00DC2E09">
        <w:trPr>
          <w:trHeight w:val="481"/>
          <w:jc w:val="center"/>
        </w:trPr>
        <w:tc>
          <w:tcPr>
            <w:tcW w:w="1980" w:type="dxa"/>
            <w:vAlign w:val="center"/>
          </w:tcPr>
          <w:p w14:paraId="1B6DB28B" w14:textId="191A8EA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Nombre del servicio social</w:t>
            </w:r>
          </w:p>
        </w:tc>
        <w:tc>
          <w:tcPr>
            <w:tcW w:w="7513" w:type="dxa"/>
            <w:vAlign w:val="center"/>
          </w:tcPr>
          <w:p w14:paraId="5A673844" w14:textId="213E2EA5" w:rsidR="006E2540" w:rsidRPr="006145DB" w:rsidRDefault="006E2540" w:rsidP="005B435E">
            <w:pPr>
              <w:spacing w:after="0" w:line="240" w:lineRule="auto"/>
              <w:jc w:val="both"/>
              <w:rPr>
                <w:rFonts w:cs="Arial"/>
                <w:bCs/>
                <w:sz w:val="20"/>
                <w:szCs w:val="20"/>
                <w:lang w:eastAsia="es-CO"/>
              </w:rPr>
            </w:pPr>
            <w:r w:rsidRPr="006145DB">
              <w:rPr>
                <w:rFonts w:eastAsia="Arial" w:cs="Arial"/>
                <w:sz w:val="20"/>
                <w:szCs w:val="20"/>
              </w:rPr>
              <w:t xml:space="preserve">Compromiso por una </w:t>
            </w:r>
            <w:r w:rsidR="00BC7B6B" w:rsidRPr="006145DB">
              <w:rPr>
                <w:rFonts w:eastAsia="Arial" w:cs="Arial"/>
                <w:sz w:val="20"/>
                <w:szCs w:val="20"/>
              </w:rPr>
              <w:t>alimentación incluyente.</w:t>
            </w:r>
          </w:p>
        </w:tc>
      </w:tr>
      <w:tr w:rsidR="006E2540" w:rsidRPr="006145DB" w14:paraId="3415F4FB" w14:textId="77777777" w:rsidTr="00DC2E09">
        <w:trPr>
          <w:trHeight w:val="300"/>
          <w:jc w:val="center"/>
        </w:trPr>
        <w:tc>
          <w:tcPr>
            <w:tcW w:w="1980" w:type="dxa"/>
            <w:vAlign w:val="center"/>
          </w:tcPr>
          <w:p w14:paraId="55A15D3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Objeto del Servicio Social</w:t>
            </w:r>
          </w:p>
        </w:tc>
        <w:tc>
          <w:tcPr>
            <w:tcW w:w="7513" w:type="dxa"/>
            <w:vAlign w:val="center"/>
          </w:tcPr>
          <w:p w14:paraId="2A810E7F" w14:textId="77777777" w:rsidR="006E2540" w:rsidRPr="006145DB" w:rsidRDefault="006E2540" w:rsidP="005B435E">
            <w:pPr>
              <w:spacing w:after="0" w:line="240" w:lineRule="auto"/>
              <w:jc w:val="both"/>
              <w:rPr>
                <w:rFonts w:eastAsia="Arial" w:cs="Arial"/>
                <w:sz w:val="20"/>
                <w:szCs w:val="20"/>
              </w:rPr>
            </w:pPr>
            <w:r w:rsidRPr="006145DB">
              <w:rPr>
                <w:rFonts w:eastAsia="Arial" w:cs="Arial"/>
                <w:sz w:val="20"/>
                <w:szCs w:val="20"/>
                <w:lang w:val="es"/>
              </w:rPr>
              <w:t xml:space="preserve">Contribuir a la reducción de inseguridad alimentaria de la población focalizada por la Secretaría Distrital de Integración Social – SDIS, a través de acciones de inclusión, promoción en hábitos y estilos de vida saludable, vigilancia del estado nutricional y entrega de apoyo alimentario. </w:t>
            </w:r>
          </w:p>
        </w:tc>
      </w:tr>
      <w:tr w:rsidR="006E2540" w:rsidRPr="006145DB" w14:paraId="6D17597B" w14:textId="77777777" w:rsidTr="00DC2E09">
        <w:trPr>
          <w:trHeight w:val="300"/>
          <w:jc w:val="center"/>
        </w:trPr>
        <w:tc>
          <w:tcPr>
            <w:tcW w:w="1980" w:type="dxa"/>
            <w:vAlign w:val="center"/>
          </w:tcPr>
          <w:p w14:paraId="1DAD468A" w14:textId="41793336"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Oferta del servicio social </w:t>
            </w:r>
          </w:p>
        </w:tc>
        <w:tc>
          <w:tcPr>
            <w:tcW w:w="7513" w:type="dxa"/>
            <w:vAlign w:val="center"/>
          </w:tcPr>
          <w:p w14:paraId="1B77DB60" w14:textId="77777777" w:rsidR="006E2540" w:rsidRPr="006145DB" w:rsidRDefault="006E2540" w:rsidP="005B435E">
            <w:pPr>
              <w:pStyle w:val="NormalWeb"/>
              <w:spacing w:before="0" w:beforeAutospacing="0" w:after="0" w:afterAutospacing="0"/>
              <w:jc w:val="both"/>
              <w:rPr>
                <w:rFonts w:ascii="Arial" w:hAnsi="Arial" w:cs="Arial"/>
                <w:sz w:val="20"/>
                <w:szCs w:val="20"/>
                <w:lang w:val="es-CO"/>
              </w:rPr>
            </w:pPr>
            <w:r w:rsidRPr="006145DB">
              <w:rPr>
                <w:rFonts w:ascii="Arial" w:hAnsi="Arial" w:cs="Arial"/>
                <w:sz w:val="20"/>
                <w:szCs w:val="20"/>
                <w:lang w:val="es-CO"/>
              </w:rPr>
              <w:t xml:space="preserve">La atención en el servicio se ofrece mediante la entrega mensual de un apoyo alimentario a hogares pertenecientes a pueblos étnicos y hogares que habitan en la ruralidad, residentes en Bogotá tanto en lo urbano como en lo rural. Existen dos tipos de apoyo alimentario: </w:t>
            </w:r>
          </w:p>
          <w:p w14:paraId="6C4274DC" w14:textId="77777777" w:rsidR="00C561D9" w:rsidRPr="006145DB" w:rsidRDefault="00C561D9" w:rsidP="005B435E">
            <w:pPr>
              <w:pStyle w:val="NormalWeb"/>
              <w:spacing w:before="0" w:beforeAutospacing="0" w:after="0" w:afterAutospacing="0"/>
              <w:jc w:val="both"/>
              <w:rPr>
                <w:rFonts w:ascii="Arial" w:hAnsi="Arial" w:cs="Arial"/>
                <w:sz w:val="20"/>
                <w:szCs w:val="20"/>
                <w:lang w:val="es-CO"/>
              </w:rPr>
            </w:pPr>
          </w:p>
          <w:p w14:paraId="63472BB6" w14:textId="77777777" w:rsidR="000335C6" w:rsidRPr="006145DB" w:rsidRDefault="006E2540" w:rsidP="005B435E">
            <w:pPr>
              <w:pStyle w:val="Textoindependiente"/>
              <w:spacing w:after="0" w:line="240" w:lineRule="auto"/>
              <w:jc w:val="both"/>
              <w:rPr>
                <w:rFonts w:eastAsiaTheme="minorEastAsia" w:cs="Arial"/>
                <w:sz w:val="20"/>
                <w:szCs w:val="20"/>
              </w:rPr>
            </w:pPr>
            <w:r w:rsidRPr="006145DB">
              <w:rPr>
                <w:rStyle w:val="Textoennegrita"/>
                <w:rFonts w:cs="Arial"/>
                <w:b w:val="0"/>
                <w:bCs w:val="0"/>
                <w:sz w:val="20"/>
                <w:szCs w:val="20"/>
              </w:rPr>
              <w:t>Canastas alimentarias</w:t>
            </w:r>
            <w:r w:rsidRPr="006145DB">
              <w:rPr>
                <w:rFonts w:cs="Arial"/>
                <w:b/>
                <w:bCs/>
                <w:sz w:val="20"/>
                <w:szCs w:val="20"/>
              </w:rPr>
              <w:t>:</w:t>
            </w:r>
            <w:r w:rsidRPr="006145DB">
              <w:rPr>
                <w:rFonts w:cs="Arial"/>
                <w:sz w:val="20"/>
                <w:szCs w:val="20"/>
              </w:rPr>
              <w:t xml:space="preserve"> </w:t>
            </w:r>
            <w:r w:rsidRPr="006145DB">
              <w:rPr>
                <w:rFonts w:eastAsiaTheme="minorEastAsia" w:cs="Arial"/>
                <w:sz w:val="20"/>
                <w:szCs w:val="20"/>
              </w:rPr>
              <w:t xml:space="preserve">están conformadas por alimentos perecederos y no perecederos acordes con una minuta nutricional prestablecida, que da respuesta a las dinámicas culturales y sociales de la población atendida. Los tipos de canastas son: afro, indígena y rural, según la oferta institucional existente. </w:t>
            </w:r>
          </w:p>
          <w:p w14:paraId="407B3D4C" w14:textId="77777777" w:rsidR="008C7CF7" w:rsidRPr="006145DB" w:rsidRDefault="008C7CF7" w:rsidP="005B435E">
            <w:pPr>
              <w:pStyle w:val="Textoindependiente"/>
              <w:spacing w:after="0" w:line="240" w:lineRule="auto"/>
              <w:jc w:val="both"/>
              <w:rPr>
                <w:rFonts w:eastAsiaTheme="minorEastAsia" w:cs="Arial"/>
                <w:sz w:val="20"/>
                <w:szCs w:val="20"/>
              </w:rPr>
            </w:pPr>
          </w:p>
          <w:p w14:paraId="6DBFAB31" w14:textId="3C64D61C" w:rsidR="006E2540" w:rsidRPr="006145DB" w:rsidRDefault="006E2540" w:rsidP="005B435E">
            <w:pPr>
              <w:pStyle w:val="Textoindependiente"/>
              <w:spacing w:after="0" w:line="240" w:lineRule="auto"/>
              <w:jc w:val="both"/>
              <w:rPr>
                <w:rFonts w:eastAsia="Arial" w:cs="Arial"/>
                <w:sz w:val="20"/>
                <w:szCs w:val="20"/>
              </w:rPr>
            </w:pPr>
            <w:r w:rsidRPr="006145DB">
              <w:rPr>
                <w:rStyle w:val="Textoennegrita"/>
                <w:rFonts w:cs="Arial"/>
                <w:b w:val="0"/>
                <w:bCs w:val="0"/>
                <w:sz w:val="20"/>
                <w:szCs w:val="20"/>
              </w:rPr>
              <w:t>Bono de alimentos para hogares con pertenencia étnica</w:t>
            </w:r>
            <w:r w:rsidRPr="006145DB">
              <w:rPr>
                <w:rFonts w:cs="Arial"/>
                <w:sz w:val="20"/>
                <w:szCs w:val="20"/>
              </w:rPr>
              <w:t xml:space="preserve">: Este beneficio está dirigido a hogares con pertenencia étnica indígena y Rrom/Gitano, hace entrega de un bono de alimentos canjeable en los puntos autorizados por la Entidad. El valor del bono se establece según el número de integrantes del hogar. </w:t>
            </w:r>
          </w:p>
        </w:tc>
      </w:tr>
      <w:tr w:rsidR="006E2540" w:rsidRPr="006145DB" w14:paraId="58052039" w14:textId="77777777" w:rsidTr="00DC2E09">
        <w:trPr>
          <w:trHeight w:val="300"/>
          <w:jc w:val="center"/>
        </w:trPr>
        <w:tc>
          <w:tcPr>
            <w:tcW w:w="1980" w:type="dxa"/>
            <w:vAlign w:val="center"/>
          </w:tcPr>
          <w:p w14:paraId="33D0A61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Tipo de Focalización </w:t>
            </w:r>
          </w:p>
        </w:tc>
        <w:tc>
          <w:tcPr>
            <w:tcW w:w="7513" w:type="dxa"/>
            <w:vAlign w:val="center"/>
          </w:tcPr>
          <w:p w14:paraId="667FA0AE" w14:textId="77777777" w:rsidR="006E2540" w:rsidRPr="006145DB" w:rsidRDefault="006E2540" w:rsidP="005B435E">
            <w:pPr>
              <w:spacing w:after="0" w:line="240" w:lineRule="auto"/>
              <w:jc w:val="both"/>
              <w:rPr>
                <w:rFonts w:cs="Arial"/>
                <w:sz w:val="20"/>
                <w:szCs w:val="20"/>
                <w:lang w:eastAsia="es-CO"/>
              </w:rPr>
            </w:pPr>
            <w:r w:rsidRPr="006145DB">
              <w:rPr>
                <w:rFonts w:cs="Arial"/>
                <w:sz w:val="20"/>
                <w:szCs w:val="20"/>
                <w:lang w:eastAsia="es-CO"/>
              </w:rPr>
              <w:t>Focalización por instrumentos.</w:t>
            </w:r>
          </w:p>
          <w:p w14:paraId="4944307E" w14:textId="77777777" w:rsidR="006E2540" w:rsidRPr="006145DB" w:rsidRDefault="006E2540" w:rsidP="005B435E">
            <w:pPr>
              <w:tabs>
                <w:tab w:val="left" w:pos="397"/>
                <w:tab w:val="left" w:pos="709"/>
              </w:tabs>
              <w:spacing w:after="0" w:line="240" w:lineRule="auto"/>
              <w:contextualSpacing/>
              <w:jc w:val="both"/>
              <w:rPr>
                <w:rFonts w:cs="Arial"/>
                <w:bCs/>
                <w:sz w:val="20"/>
                <w:szCs w:val="20"/>
                <w:lang w:eastAsia="es-CO"/>
              </w:rPr>
            </w:pPr>
            <w:r w:rsidRPr="006145DB">
              <w:rPr>
                <w:rFonts w:cs="Arial"/>
                <w:sz w:val="20"/>
                <w:szCs w:val="20"/>
                <w:lang w:eastAsia="es-CO"/>
              </w:rPr>
              <w:t>Focalización por demanda.</w:t>
            </w:r>
          </w:p>
        </w:tc>
      </w:tr>
      <w:tr w:rsidR="006E2540" w:rsidRPr="006145DB" w14:paraId="71711ED8" w14:textId="77777777" w:rsidTr="00DC2E09">
        <w:trPr>
          <w:trHeight w:val="300"/>
          <w:jc w:val="center"/>
        </w:trPr>
        <w:tc>
          <w:tcPr>
            <w:tcW w:w="1980" w:type="dxa"/>
            <w:vAlign w:val="center"/>
          </w:tcPr>
          <w:p w14:paraId="57B20B5D"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Población Objetivo</w:t>
            </w:r>
          </w:p>
        </w:tc>
        <w:tc>
          <w:tcPr>
            <w:tcW w:w="7513" w:type="dxa"/>
            <w:vAlign w:val="center"/>
          </w:tcPr>
          <w:p w14:paraId="646AD4C3"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r w:rsidRPr="006145DB">
              <w:rPr>
                <w:rFonts w:cs="Arial"/>
                <w:sz w:val="20"/>
                <w:szCs w:val="20"/>
              </w:rPr>
              <w:t>Hogares que habitan en la ruralidad u hogares con pertenencia étnica en inseguridad alimentaria severa o moderada de acuerdo con el resultado de la Escala Latinoamericana y Caribeña de Seguridad Alimentaria (ELCSA), que residen en la ciudad de Bogotá D.C. y que se encuentren registrados en el aplicativo de focalización.</w:t>
            </w:r>
          </w:p>
        </w:tc>
      </w:tr>
      <w:tr w:rsidR="006E2540" w:rsidRPr="006145DB" w14:paraId="4140E6C7" w14:textId="77777777" w:rsidTr="00DC2E09">
        <w:trPr>
          <w:trHeight w:val="300"/>
          <w:jc w:val="center"/>
        </w:trPr>
        <w:tc>
          <w:tcPr>
            <w:tcW w:w="1980" w:type="dxa"/>
            <w:vAlign w:val="center"/>
          </w:tcPr>
          <w:p w14:paraId="1BB934CA"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Fuentes de Información Población Objetivo</w:t>
            </w:r>
          </w:p>
        </w:tc>
        <w:tc>
          <w:tcPr>
            <w:tcW w:w="7513" w:type="dxa"/>
          </w:tcPr>
          <w:p w14:paraId="2B2AE7A6"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7"/>
              <w:gridCol w:w="1848"/>
              <w:gridCol w:w="1103"/>
              <w:gridCol w:w="1205"/>
            </w:tblGrid>
            <w:tr w:rsidR="002068E2" w:rsidRPr="006145DB" w14:paraId="01499F35" w14:textId="77777777" w:rsidTr="00C13F5C">
              <w:trPr>
                <w:trHeight w:val="300"/>
              </w:trPr>
              <w:tc>
                <w:tcPr>
                  <w:tcW w:w="2155" w:type="pct"/>
                  <w:vAlign w:val="center"/>
                </w:tcPr>
                <w:p w14:paraId="2805A2F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población objetivo</w:t>
                  </w:r>
                </w:p>
              </w:tc>
              <w:tc>
                <w:tcPr>
                  <w:tcW w:w="1265" w:type="pct"/>
                  <w:vAlign w:val="center"/>
                </w:tcPr>
                <w:p w14:paraId="7B49F1D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55" w:type="pct"/>
                  <w:vAlign w:val="center"/>
                </w:tcPr>
                <w:p w14:paraId="5ED0891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826" w:type="pct"/>
                  <w:vAlign w:val="center"/>
                </w:tcPr>
                <w:p w14:paraId="0128477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2068E2" w:rsidRPr="006145DB" w14:paraId="3C3F9FBB" w14:textId="77777777" w:rsidTr="00C13F5C">
              <w:trPr>
                <w:trHeight w:val="300"/>
              </w:trPr>
              <w:tc>
                <w:tcPr>
                  <w:tcW w:w="2155" w:type="pct"/>
                  <w:vAlign w:val="center"/>
                </w:tcPr>
                <w:p w14:paraId="006D6FF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016D7FE2"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755" w:type="pct"/>
                  <w:vAlign w:val="center"/>
                </w:tcPr>
                <w:p w14:paraId="60CFB2D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826" w:type="pct"/>
                  <w:vAlign w:val="center"/>
                </w:tcPr>
                <w:p w14:paraId="1B0C26F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2068E2" w:rsidRPr="006145DB" w14:paraId="54B501C9" w14:textId="77777777" w:rsidTr="00C13F5C">
              <w:trPr>
                <w:trHeight w:val="300"/>
              </w:trPr>
              <w:tc>
                <w:tcPr>
                  <w:tcW w:w="2155" w:type="pct"/>
                  <w:tcBorders>
                    <w:bottom w:val="single" w:sz="4" w:space="0" w:color="auto"/>
                  </w:tcBorders>
                  <w:vAlign w:val="center"/>
                </w:tcPr>
                <w:p w14:paraId="6FDFA62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p>
              </w:tc>
              <w:tc>
                <w:tcPr>
                  <w:tcW w:w="1265" w:type="pct"/>
                  <w:tcBorders>
                    <w:bottom w:val="single" w:sz="4" w:space="0" w:color="auto"/>
                  </w:tcBorders>
                  <w:vAlign w:val="center"/>
                </w:tcPr>
                <w:p w14:paraId="71F5B1C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755" w:type="pct"/>
                  <w:tcBorders>
                    <w:bottom w:val="single" w:sz="4" w:space="0" w:color="auto"/>
                  </w:tcBorders>
                  <w:vAlign w:val="center"/>
                </w:tcPr>
                <w:p w14:paraId="79B2257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bottom w:val="single" w:sz="4" w:space="0" w:color="auto"/>
                  </w:tcBorders>
                  <w:vAlign w:val="center"/>
                </w:tcPr>
                <w:p w14:paraId="4255128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C2600BC" w14:textId="77777777" w:rsidTr="00C13F5C">
              <w:trPr>
                <w:trHeight w:val="300"/>
              </w:trPr>
              <w:tc>
                <w:tcPr>
                  <w:tcW w:w="2155" w:type="pct"/>
                  <w:tcBorders>
                    <w:top w:val="single" w:sz="4" w:space="0" w:color="auto"/>
                  </w:tcBorders>
                  <w:vAlign w:val="center"/>
                </w:tcPr>
                <w:p w14:paraId="3F126B10"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265" w:type="pct"/>
                  <w:tcBorders>
                    <w:top w:val="single" w:sz="4" w:space="0" w:color="auto"/>
                  </w:tcBorders>
                  <w:vAlign w:val="center"/>
                </w:tcPr>
                <w:p w14:paraId="40A225F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755" w:type="pct"/>
                  <w:tcBorders>
                    <w:top w:val="single" w:sz="4" w:space="0" w:color="auto"/>
                  </w:tcBorders>
                  <w:vAlign w:val="center"/>
                </w:tcPr>
                <w:p w14:paraId="27987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top w:val="single" w:sz="4" w:space="0" w:color="auto"/>
                  </w:tcBorders>
                  <w:vAlign w:val="center"/>
                </w:tcPr>
                <w:p w14:paraId="1E4D7248"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27BEBA4" w14:textId="77777777" w:rsidTr="00C13F5C">
              <w:trPr>
                <w:trHeight w:val="300"/>
              </w:trPr>
              <w:tc>
                <w:tcPr>
                  <w:tcW w:w="2155" w:type="pct"/>
                  <w:vAlign w:val="center"/>
                </w:tcPr>
                <w:p w14:paraId="78F6F832"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359C967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755" w:type="pct"/>
                  <w:vAlign w:val="center"/>
                </w:tcPr>
                <w:p w14:paraId="534445B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7D326C9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C1062B6" w14:textId="77777777" w:rsidTr="00C13F5C">
              <w:trPr>
                <w:trHeight w:val="300"/>
              </w:trPr>
              <w:tc>
                <w:tcPr>
                  <w:tcW w:w="2155" w:type="pct"/>
                  <w:vAlign w:val="center"/>
                </w:tcPr>
                <w:p w14:paraId="370BBAE3"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580D54C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755" w:type="pct"/>
                  <w:vAlign w:val="center"/>
                </w:tcPr>
                <w:p w14:paraId="127B417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1D8B823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23772F92" w14:textId="77777777" w:rsidTr="00C13F5C">
              <w:trPr>
                <w:trHeight w:val="300"/>
              </w:trPr>
              <w:tc>
                <w:tcPr>
                  <w:tcW w:w="2155" w:type="pct"/>
                  <w:vAlign w:val="center"/>
                </w:tcPr>
                <w:p w14:paraId="6BA79FF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18B04A8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755" w:type="pct"/>
                  <w:vAlign w:val="center"/>
                </w:tcPr>
                <w:p w14:paraId="3E28E74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423C6EE5"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7D62AE7" w14:textId="77777777" w:rsidTr="00C13F5C">
              <w:trPr>
                <w:trHeight w:val="300"/>
              </w:trPr>
              <w:tc>
                <w:tcPr>
                  <w:tcW w:w="2155" w:type="pct"/>
                  <w:vAlign w:val="center"/>
                </w:tcPr>
                <w:p w14:paraId="2E68A87E"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 xml:space="preserve">Hogares que habitan en la ruralidad </w:t>
                  </w:r>
                </w:p>
              </w:tc>
              <w:tc>
                <w:tcPr>
                  <w:tcW w:w="1265" w:type="pct"/>
                  <w:vAlign w:val="center"/>
                </w:tcPr>
                <w:p w14:paraId="0014A2F3"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32BBE81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6DC3B3D0" w14:textId="3DE25C6B"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0C792206" w14:textId="77777777" w:rsidTr="00C13F5C">
              <w:trPr>
                <w:trHeight w:val="300"/>
              </w:trPr>
              <w:tc>
                <w:tcPr>
                  <w:tcW w:w="2155" w:type="pct"/>
                  <w:vAlign w:val="center"/>
                </w:tcPr>
                <w:p w14:paraId="3E38889B"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p>
              </w:tc>
              <w:tc>
                <w:tcPr>
                  <w:tcW w:w="1265" w:type="pct"/>
                  <w:vAlign w:val="center"/>
                </w:tcPr>
                <w:p w14:paraId="19DD6DF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5ED147E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DC0E760" w14:textId="18F4D57A"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59B64088" w14:textId="77777777" w:rsidTr="00C13F5C">
              <w:trPr>
                <w:trHeight w:val="300"/>
              </w:trPr>
              <w:tc>
                <w:tcPr>
                  <w:tcW w:w="2155" w:type="pct"/>
                  <w:vAlign w:val="center"/>
                </w:tcPr>
                <w:p w14:paraId="1E1AF2FC"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p>
              </w:tc>
              <w:tc>
                <w:tcPr>
                  <w:tcW w:w="1265" w:type="pct"/>
                  <w:vAlign w:val="center"/>
                </w:tcPr>
                <w:p w14:paraId="0AE866DF"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10BF2AC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0D86C0F" w14:textId="57B9DB46"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3D70DD6E" w14:textId="77777777" w:rsidTr="00C13F5C">
              <w:trPr>
                <w:trHeight w:val="300"/>
              </w:trPr>
              <w:tc>
                <w:tcPr>
                  <w:tcW w:w="2155" w:type="pct"/>
                  <w:tcBorders>
                    <w:bottom w:val="single" w:sz="4" w:space="0" w:color="auto"/>
                  </w:tcBorders>
                  <w:vAlign w:val="center"/>
                </w:tcPr>
                <w:p w14:paraId="3FD68D61"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p>
              </w:tc>
              <w:tc>
                <w:tcPr>
                  <w:tcW w:w="1265" w:type="pct"/>
                  <w:tcBorders>
                    <w:bottom w:val="single" w:sz="4" w:space="0" w:color="auto"/>
                  </w:tcBorders>
                  <w:vAlign w:val="center"/>
                </w:tcPr>
                <w:p w14:paraId="24FA924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tcBorders>
                    <w:bottom w:val="single" w:sz="4" w:space="0" w:color="auto"/>
                  </w:tcBorders>
                  <w:vAlign w:val="center"/>
                </w:tcPr>
                <w:p w14:paraId="3BC9ED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tcBorders>
                    <w:bottom w:val="single" w:sz="4" w:space="0" w:color="auto"/>
                  </w:tcBorders>
                  <w:vAlign w:val="center"/>
                </w:tcPr>
                <w:p w14:paraId="4CB7ACE6" w14:textId="683F9DE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68EF6D0D" w14:textId="77777777" w:rsidTr="00C13F5C">
              <w:trPr>
                <w:trHeight w:val="78"/>
              </w:trPr>
              <w:tc>
                <w:tcPr>
                  <w:tcW w:w="2155" w:type="pct"/>
                  <w:tcBorders>
                    <w:left w:val="nil"/>
                    <w:bottom w:val="nil"/>
                    <w:right w:val="nil"/>
                  </w:tcBorders>
                  <w:vAlign w:val="center"/>
                </w:tcPr>
                <w:p w14:paraId="3178D3AE" w14:textId="77777777" w:rsidR="002068E2" w:rsidRPr="006145DB" w:rsidRDefault="002068E2" w:rsidP="005B435E">
                  <w:pPr>
                    <w:tabs>
                      <w:tab w:val="left" w:pos="709"/>
                    </w:tabs>
                    <w:jc w:val="both"/>
                    <w:rPr>
                      <w:rFonts w:eastAsiaTheme="minorEastAsia" w:cs="Arial"/>
                      <w:sz w:val="16"/>
                      <w:szCs w:val="16"/>
                    </w:rPr>
                  </w:pPr>
                </w:p>
              </w:tc>
              <w:tc>
                <w:tcPr>
                  <w:tcW w:w="1265" w:type="pct"/>
                  <w:tcBorders>
                    <w:left w:val="nil"/>
                    <w:bottom w:val="nil"/>
                    <w:right w:val="nil"/>
                  </w:tcBorders>
                  <w:vAlign w:val="center"/>
                </w:tcPr>
                <w:p w14:paraId="035D7E53" w14:textId="77777777" w:rsidR="002068E2" w:rsidRPr="006145DB" w:rsidRDefault="002068E2" w:rsidP="005B435E">
                  <w:pPr>
                    <w:tabs>
                      <w:tab w:val="left" w:pos="709"/>
                    </w:tabs>
                    <w:jc w:val="center"/>
                    <w:rPr>
                      <w:rFonts w:eastAsiaTheme="minorEastAsia" w:cs="Arial"/>
                      <w:sz w:val="16"/>
                      <w:szCs w:val="16"/>
                    </w:rPr>
                  </w:pPr>
                </w:p>
              </w:tc>
              <w:tc>
                <w:tcPr>
                  <w:tcW w:w="755" w:type="pct"/>
                  <w:tcBorders>
                    <w:left w:val="nil"/>
                    <w:bottom w:val="nil"/>
                    <w:right w:val="nil"/>
                  </w:tcBorders>
                  <w:vAlign w:val="center"/>
                </w:tcPr>
                <w:p w14:paraId="34C3EDE6" w14:textId="77777777" w:rsidR="002068E2" w:rsidRPr="006145DB" w:rsidRDefault="002068E2" w:rsidP="005B435E">
                  <w:pPr>
                    <w:tabs>
                      <w:tab w:val="left" w:pos="709"/>
                    </w:tabs>
                    <w:jc w:val="center"/>
                    <w:rPr>
                      <w:rFonts w:eastAsiaTheme="minorEastAsia" w:cs="Arial"/>
                      <w:sz w:val="16"/>
                      <w:szCs w:val="16"/>
                    </w:rPr>
                  </w:pPr>
                </w:p>
              </w:tc>
              <w:tc>
                <w:tcPr>
                  <w:tcW w:w="826" w:type="pct"/>
                  <w:tcBorders>
                    <w:left w:val="nil"/>
                    <w:bottom w:val="nil"/>
                    <w:right w:val="nil"/>
                  </w:tcBorders>
                  <w:vAlign w:val="center"/>
                </w:tcPr>
                <w:p w14:paraId="5B8A6FCA" w14:textId="77777777" w:rsidR="002068E2" w:rsidRPr="006145DB" w:rsidRDefault="002068E2" w:rsidP="005B435E">
                  <w:pPr>
                    <w:tabs>
                      <w:tab w:val="left" w:pos="709"/>
                    </w:tabs>
                    <w:jc w:val="center"/>
                    <w:rPr>
                      <w:rFonts w:eastAsiaTheme="minorEastAsia" w:cs="Arial"/>
                      <w:sz w:val="16"/>
                      <w:szCs w:val="16"/>
                    </w:rPr>
                  </w:pPr>
                </w:p>
              </w:tc>
            </w:tr>
          </w:tbl>
          <w:p w14:paraId="2DEB91B0"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4F37F23" w14:textId="77777777" w:rsidTr="00CF1275">
        <w:trPr>
          <w:trHeight w:val="5845"/>
          <w:jc w:val="center"/>
        </w:trPr>
        <w:tc>
          <w:tcPr>
            <w:tcW w:w="1980" w:type="dxa"/>
            <w:vAlign w:val="center"/>
          </w:tcPr>
          <w:p w14:paraId="71E231F6"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W w:w="7297" w:type="dxa"/>
              <w:tblBorders>
                <w:top w:val="outset" w:sz="6" w:space="0" w:color="auto"/>
                <w:left w:val="outset" w:sz="6" w:space="0" w:color="auto"/>
                <w:bottom w:val="outset" w:sz="6" w:space="0" w:color="auto"/>
                <w:right w:val="outset" w:sz="6" w:space="0" w:color="auto"/>
              </w:tblBorders>
              <w:tblCellMar>
                <w:left w:w="85" w:type="dxa"/>
                <w:right w:w="85" w:type="dxa"/>
              </w:tblCellMar>
              <w:tblLook w:val="04A0" w:firstRow="1" w:lastRow="0" w:firstColumn="1" w:lastColumn="0" w:noHBand="0" w:noVBand="1"/>
            </w:tblPr>
            <w:tblGrid>
              <w:gridCol w:w="3122"/>
              <w:gridCol w:w="1832"/>
              <w:gridCol w:w="1051"/>
              <w:gridCol w:w="1292"/>
            </w:tblGrid>
            <w:tr w:rsidR="002068E2" w:rsidRPr="006145DB" w14:paraId="049B5C1A" w14:textId="77777777" w:rsidTr="00092DFA">
              <w:trPr>
                <w:trHeight w:val="300"/>
              </w:trPr>
              <w:tc>
                <w:tcPr>
                  <w:tcW w:w="2140" w:type="pct"/>
                  <w:tcBorders>
                    <w:top w:val="nil"/>
                    <w:left w:val="single" w:sz="6" w:space="0" w:color="auto"/>
                    <w:bottom w:val="single" w:sz="6" w:space="0" w:color="auto"/>
                    <w:right w:val="single" w:sz="6" w:space="0" w:color="auto"/>
                  </w:tcBorders>
                  <w:vAlign w:val="center"/>
                  <w:hideMark/>
                </w:tcPr>
                <w:p w14:paraId="5AC2358F"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Criterios de priorización</w:t>
                  </w:r>
                </w:p>
              </w:tc>
              <w:tc>
                <w:tcPr>
                  <w:tcW w:w="1255" w:type="pct"/>
                  <w:tcBorders>
                    <w:top w:val="nil"/>
                    <w:left w:val="single" w:sz="6" w:space="0" w:color="auto"/>
                    <w:bottom w:val="single" w:sz="6" w:space="0" w:color="auto"/>
                    <w:right w:val="single" w:sz="6" w:space="0" w:color="auto"/>
                  </w:tcBorders>
                  <w:vAlign w:val="center"/>
                  <w:hideMark/>
                </w:tcPr>
                <w:p w14:paraId="678DA808"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Fuente de Información</w:t>
                  </w:r>
                </w:p>
              </w:tc>
              <w:tc>
                <w:tcPr>
                  <w:tcW w:w="720" w:type="pct"/>
                  <w:tcBorders>
                    <w:top w:val="nil"/>
                    <w:left w:val="single" w:sz="6" w:space="0" w:color="auto"/>
                    <w:bottom w:val="single" w:sz="6" w:space="0" w:color="auto"/>
                    <w:right w:val="single" w:sz="6" w:space="0" w:color="auto"/>
                  </w:tcBorders>
                  <w:vAlign w:val="center"/>
                  <w:hideMark/>
                </w:tcPr>
                <w:p w14:paraId="40742920"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Periodicidad</w:t>
                  </w:r>
                </w:p>
              </w:tc>
              <w:tc>
                <w:tcPr>
                  <w:tcW w:w="885" w:type="pct"/>
                  <w:tcBorders>
                    <w:top w:val="nil"/>
                    <w:left w:val="single" w:sz="6" w:space="0" w:color="auto"/>
                    <w:bottom w:val="single" w:sz="6" w:space="0" w:color="auto"/>
                    <w:right w:val="single" w:sz="6" w:space="0" w:color="auto"/>
                  </w:tcBorders>
                  <w:vAlign w:val="center"/>
                  <w:hideMark/>
                </w:tcPr>
                <w:p w14:paraId="435A91E2"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Administrador</w:t>
                  </w:r>
                </w:p>
              </w:tc>
            </w:tr>
            <w:tr w:rsidR="002068E2" w:rsidRPr="006145DB" w14:paraId="2D048D29" w14:textId="77777777" w:rsidTr="00092DFA">
              <w:trPr>
                <w:trHeight w:val="1567"/>
              </w:trPr>
              <w:tc>
                <w:tcPr>
                  <w:tcW w:w="2140" w:type="pct"/>
                  <w:tcBorders>
                    <w:top w:val="single" w:sz="6" w:space="0" w:color="auto"/>
                    <w:left w:val="single" w:sz="6" w:space="0" w:color="auto"/>
                    <w:bottom w:val="single" w:sz="6" w:space="0" w:color="auto"/>
                    <w:right w:val="single" w:sz="6" w:space="0" w:color="auto"/>
                  </w:tcBorders>
                  <w:vAlign w:val="center"/>
                </w:tcPr>
                <w:p w14:paraId="5729127B" w14:textId="77777777" w:rsidR="006E2540" w:rsidRPr="006145DB" w:rsidRDefault="006E2540" w:rsidP="005B435E">
                  <w:pPr>
                    <w:tabs>
                      <w:tab w:val="left" w:pos="709"/>
                    </w:tabs>
                    <w:spacing w:after="0" w:line="240" w:lineRule="auto"/>
                    <w:jc w:val="both"/>
                    <w:rPr>
                      <w:rFonts w:eastAsiaTheme="minorEastAsia" w:cs="Arial"/>
                      <w:b/>
                      <w:bCs/>
                      <w:sz w:val="16"/>
                      <w:szCs w:val="16"/>
                      <w:lang w:val="es-CO"/>
                    </w:rPr>
                  </w:pPr>
                  <w:r w:rsidRPr="006145DB">
                    <w:rPr>
                      <w:rFonts w:cs="Arial"/>
                      <w:sz w:val="16"/>
                      <w:szCs w:val="16"/>
                      <w:lang w:val="es-CO"/>
                    </w:rPr>
                    <w:t>Hogares con personas víctimas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55" w:type="pct"/>
                  <w:tcBorders>
                    <w:top w:val="single" w:sz="6" w:space="0" w:color="auto"/>
                    <w:left w:val="single" w:sz="6" w:space="0" w:color="auto"/>
                    <w:bottom w:val="single" w:sz="6" w:space="0" w:color="auto"/>
                    <w:right w:val="single" w:sz="6" w:space="0" w:color="auto"/>
                  </w:tcBorders>
                  <w:vAlign w:val="center"/>
                </w:tcPr>
                <w:p w14:paraId="5DB6EBFF"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Registro Único de Victimas – RUV de la Unidad Administrativa Especial para la Atención y Reparación Integral de las Víctimas</w:t>
                  </w:r>
                </w:p>
              </w:tc>
              <w:tc>
                <w:tcPr>
                  <w:tcW w:w="720" w:type="pct"/>
                  <w:tcBorders>
                    <w:top w:val="single" w:sz="6" w:space="0" w:color="auto"/>
                    <w:left w:val="single" w:sz="6" w:space="0" w:color="auto"/>
                    <w:bottom w:val="single" w:sz="6" w:space="0" w:color="auto"/>
                    <w:right w:val="single" w:sz="6" w:space="0" w:color="auto"/>
                  </w:tcBorders>
                  <w:vAlign w:val="center"/>
                </w:tcPr>
                <w:p w14:paraId="4D888461"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eastAsia="es-MX"/>
                    </w:rPr>
                  </w:pPr>
                  <w:r w:rsidRPr="006145DB">
                    <w:rPr>
                      <w:rFonts w:ascii="Arial" w:hAnsi="Arial" w:cs="Arial"/>
                      <w:sz w:val="16"/>
                      <w:szCs w:val="16"/>
                    </w:rPr>
                    <w:t>Trimestral</w:t>
                  </w:r>
                </w:p>
              </w:tc>
              <w:tc>
                <w:tcPr>
                  <w:tcW w:w="885" w:type="pct"/>
                  <w:tcBorders>
                    <w:top w:val="single" w:sz="6" w:space="0" w:color="auto"/>
                    <w:left w:val="single" w:sz="6" w:space="0" w:color="auto"/>
                    <w:bottom w:val="single" w:sz="6" w:space="0" w:color="auto"/>
                    <w:right w:val="single" w:sz="6" w:space="0" w:color="auto"/>
                  </w:tcBorders>
                  <w:vAlign w:val="center"/>
                </w:tcPr>
                <w:p w14:paraId="094B68EA"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Oficina Consejería Distrital de Paz, Víctimas y Reconciliación</w:t>
                  </w:r>
                </w:p>
              </w:tc>
            </w:tr>
            <w:tr w:rsidR="002068E2" w:rsidRPr="006145DB" w14:paraId="659D6DF5" w14:textId="77777777" w:rsidTr="00092DFA">
              <w:trPr>
                <w:trHeight w:val="851"/>
              </w:trPr>
              <w:tc>
                <w:tcPr>
                  <w:tcW w:w="2140" w:type="pct"/>
                  <w:tcBorders>
                    <w:top w:val="single" w:sz="6" w:space="0" w:color="auto"/>
                    <w:left w:val="single" w:sz="6" w:space="0" w:color="auto"/>
                    <w:bottom w:val="single" w:sz="6" w:space="0" w:color="auto"/>
                    <w:right w:val="single" w:sz="6" w:space="0" w:color="auto"/>
                  </w:tcBorders>
                  <w:vAlign w:val="center"/>
                </w:tcPr>
                <w:p w14:paraId="22A8218F" w14:textId="36A695F6"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imes New Roman" w:cs="Arial"/>
                      <w:sz w:val="16"/>
                      <w:szCs w:val="16"/>
                      <w:lang w:val="es-CO" w:eastAsia="es-CO"/>
                    </w:rPr>
                    <w:t>Hogares en situación de inseguridad alimentaria severa de acuerdo con la Escala Latinoamericana y Caribeña de Seguridad Alimentaria (ELCSA)</w:t>
                  </w:r>
                  <w:r w:rsidR="001C78A0" w:rsidRPr="006145DB">
                    <w:rPr>
                      <w:rFonts w:eastAsia="Times New Roman" w:cs="Arial"/>
                      <w:sz w:val="16"/>
                      <w:szCs w:val="16"/>
                      <w:lang w:val="es-CO" w:eastAsia="es-CO"/>
                    </w:rPr>
                    <w:t>.</w:t>
                  </w:r>
                </w:p>
              </w:tc>
              <w:tc>
                <w:tcPr>
                  <w:tcW w:w="1255" w:type="pct"/>
                  <w:tcBorders>
                    <w:top w:val="single" w:sz="6" w:space="0" w:color="auto"/>
                    <w:left w:val="single" w:sz="6" w:space="0" w:color="auto"/>
                    <w:bottom w:val="single" w:sz="6" w:space="0" w:color="auto"/>
                    <w:right w:val="single" w:sz="6" w:space="0" w:color="auto"/>
                  </w:tcBorders>
                  <w:vAlign w:val="center"/>
                </w:tcPr>
                <w:p w14:paraId="271C1F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7CE7ABD8"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5EB876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1348BEC1"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39041BE" w14:textId="6C25E5EB"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heme="minorEastAsia" w:cs="Arial"/>
                      <w:sz w:val="16"/>
                      <w:szCs w:val="16"/>
                    </w:rPr>
                    <w:t>Hogares con personas mayores de 60 años</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30370BE3"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4ACFD29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21CEBD81" w14:textId="02C3C9E2" w:rsidR="006E2540" w:rsidRPr="006145DB" w:rsidRDefault="004C3E9E" w:rsidP="005B435E">
                  <w:pPr>
                    <w:pStyle w:val="NormalWeb"/>
                    <w:shd w:val="clear" w:color="auto" w:fill="FFFFFF" w:themeFill="background1"/>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w:t>
                  </w:r>
                  <w:r w:rsidR="006E2540" w:rsidRPr="006145DB">
                    <w:rPr>
                      <w:rFonts w:ascii="Arial" w:eastAsiaTheme="minorEastAsia" w:hAnsi="Arial" w:cs="Arial"/>
                      <w:sz w:val="16"/>
                      <w:szCs w:val="16"/>
                      <w:lang w:val="es-CO"/>
                    </w:rPr>
                    <w:t xml:space="preserve"> Distrital de Integración Social</w:t>
                  </w:r>
                </w:p>
              </w:tc>
            </w:tr>
            <w:tr w:rsidR="002068E2" w:rsidRPr="006145DB" w14:paraId="5986CECD"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8CAB120" w14:textId="2FD3D1D7" w:rsidR="006E2540" w:rsidRPr="006145DB" w:rsidRDefault="006E2540" w:rsidP="005B435E">
                  <w:pPr>
                    <w:pStyle w:val="Textoindependiente"/>
                    <w:spacing w:after="0" w:line="240" w:lineRule="auto"/>
                    <w:jc w:val="both"/>
                    <w:rPr>
                      <w:rFonts w:eastAsiaTheme="minorEastAsia" w:cs="Arial"/>
                      <w:sz w:val="16"/>
                      <w:szCs w:val="16"/>
                    </w:rPr>
                  </w:pPr>
                  <w:r w:rsidRPr="006145DB">
                    <w:rPr>
                      <w:rFonts w:eastAsiaTheme="minorEastAsia" w:cs="Arial"/>
                      <w:sz w:val="16"/>
                      <w:szCs w:val="16"/>
                    </w:rPr>
                    <w:t>Hogares con personas con discapacidad</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42FA0F9C"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0E35BE99"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3EDDAEC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2B5E985D"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23B86564" w14:textId="04F246C9" w:rsidR="006E2540" w:rsidRPr="006145DB" w:rsidRDefault="006E2540"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r w:rsidRPr="006145DB">
                    <w:rPr>
                      <w:rFonts w:ascii="Arial" w:eastAsiaTheme="minorEastAsia" w:hAnsi="Arial" w:cs="Arial"/>
                      <w:sz w:val="16"/>
                      <w:szCs w:val="16"/>
                      <w:lang w:val="es-ES" w:eastAsia="en-US"/>
                    </w:rPr>
                    <w:t>Hogares con niñas y niños menores de 5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74167BC6"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1D9761F4"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53958D67" w14:textId="12BCFCED" w:rsidR="006E2540" w:rsidRPr="006145DB" w:rsidRDefault="004C3E9E"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Secretaría</w:t>
                  </w:r>
                  <w:r w:rsidR="006E2540" w:rsidRPr="006145DB">
                    <w:rPr>
                      <w:rFonts w:ascii="Arial" w:eastAsiaTheme="minorEastAsia" w:hAnsi="Arial" w:cs="Arial"/>
                      <w:sz w:val="16"/>
                      <w:szCs w:val="16"/>
                      <w:lang w:eastAsia="en-US"/>
                    </w:rPr>
                    <w:t xml:space="preserve"> Distrital de Integración Social</w:t>
                  </w:r>
                </w:p>
              </w:tc>
            </w:tr>
            <w:tr w:rsidR="002068E2" w:rsidRPr="006145DB" w14:paraId="24361D82"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6707E97F" w14:textId="5D923B66" w:rsidR="006E2540" w:rsidRPr="006145DB" w:rsidRDefault="006E2540" w:rsidP="005B435E">
                  <w:pPr>
                    <w:pStyle w:val="paragraph"/>
                    <w:spacing w:before="0" w:beforeAutospacing="0" w:after="0" w:afterAutospacing="0"/>
                    <w:ind w:left="35" w:right="117"/>
                    <w:jc w:val="both"/>
                    <w:textAlignment w:val="baseline"/>
                    <w:rPr>
                      <w:rFonts w:ascii="Arial" w:eastAsia="Arial" w:hAnsi="Arial" w:cs="Arial"/>
                      <w:sz w:val="16"/>
                      <w:szCs w:val="16"/>
                    </w:rPr>
                  </w:pPr>
                  <w:r w:rsidRPr="006145DB">
                    <w:rPr>
                      <w:rFonts w:ascii="Arial" w:eastAsiaTheme="minorEastAsia" w:hAnsi="Arial" w:cs="Arial"/>
                      <w:sz w:val="16"/>
                      <w:szCs w:val="16"/>
                      <w:lang w:val="es-ES" w:eastAsia="en-US"/>
                    </w:rPr>
                    <w:t>Hogares con niñas, niños y adolescentes de 6 a 17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35959271"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461FC2B5"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4B7D626F" w14:textId="77777777" w:rsidR="006E2540" w:rsidRPr="006145DB" w:rsidRDefault="006E2540" w:rsidP="005B435E">
                  <w:pPr>
                    <w:pStyle w:val="paragraph"/>
                    <w:spacing w:before="0" w:beforeAutospacing="0" w:after="0" w:afterAutospacing="0"/>
                    <w:ind w:left="60" w:right="161"/>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Secretaría Distrital de Integración Social</w:t>
                  </w:r>
                </w:p>
              </w:tc>
            </w:tr>
            <w:tr w:rsidR="002068E2" w:rsidRPr="006145DB" w14:paraId="1544EC78" w14:textId="77777777" w:rsidTr="00092DFA">
              <w:trPr>
                <w:trHeight w:val="95"/>
              </w:trPr>
              <w:tc>
                <w:tcPr>
                  <w:tcW w:w="2140" w:type="pct"/>
                  <w:tcBorders>
                    <w:top w:val="single" w:sz="6" w:space="0" w:color="auto"/>
                    <w:left w:val="nil"/>
                    <w:bottom w:val="nil"/>
                    <w:right w:val="nil"/>
                  </w:tcBorders>
                  <w:vAlign w:val="center"/>
                </w:tcPr>
                <w:p w14:paraId="2D7F1737" w14:textId="77777777" w:rsidR="002068E2" w:rsidRPr="006145DB" w:rsidRDefault="002068E2"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p>
              </w:tc>
              <w:tc>
                <w:tcPr>
                  <w:tcW w:w="1255" w:type="pct"/>
                  <w:tcBorders>
                    <w:top w:val="single" w:sz="6" w:space="0" w:color="auto"/>
                    <w:left w:val="nil"/>
                    <w:bottom w:val="nil"/>
                    <w:right w:val="nil"/>
                  </w:tcBorders>
                  <w:vAlign w:val="center"/>
                </w:tcPr>
                <w:p w14:paraId="7FAA5C30"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720" w:type="pct"/>
                  <w:tcBorders>
                    <w:top w:val="single" w:sz="6" w:space="0" w:color="auto"/>
                    <w:left w:val="nil"/>
                    <w:bottom w:val="nil"/>
                    <w:right w:val="nil"/>
                  </w:tcBorders>
                  <w:vAlign w:val="center"/>
                </w:tcPr>
                <w:p w14:paraId="459F9B04"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885" w:type="pct"/>
                  <w:tcBorders>
                    <w:top w:val="single" w:sz="6" w:space="0" w:color="auto"/>
                    <w:left w:val="nil"/>
                    <w:bottom w:val="nil"/>
                    <w:right w:val="nil"/>
                  </w:tcBorders>
                  <w:vAlign w:val="center"/>
                </w:tcPr>
                <w:p w14:paraId="170AD2C7" w14:textId="77777777" w:rsidR="002068E2" w:rsidRPr="006145DB" w:rsidRDefault="002068E2"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p>
              </w:tc>
            </w:tr>
          </w:tbl>
          <w:p w14:paraId="4B16CE41"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55E687A3" w14:textId="77777777" w:rsidTr="00DC2E09">
        <w:trPr>
          <w:trHeight w:val="2585"/>
          <w:jc w:val="center"/>
        </w:trPr>
        <w:tc>
          <w:tcPr>
            <w:tcW w:w="1980" w:type="dxa"/>
            <w:vAlign w:val="center"/>
          </w:tcPr>
          <w:p w14:paraId="4C612E4B"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Ingreso y Fuentes de Información</w:t>
            </w:r>
          </w:p>
        </w:tc>
        <w:tc>
          <w:tcPr>
            <w:tcW w:w="7513" w:type="dxa"/>
          </w:tcPr>
          <w:tbl>
            <w:tblPr>
              <w:tblStyle w:val="Tablaconcuadrcula"/>
              <w:tblW w:w="0" w:type="auto"/>
              <w:tblLook w:val="06A0" w:firstRow="1" w:lastRow="0" w:firstColumn="1" w:lastColumn="0" w:noHBand="1" w:noVBand="1"/>
            </w:tblPr>
            <w:tblGrid>
              <w:gridCol w:w="3077"/>
              <w:gridCol w:w="1833"/>
              <w:gridCol w:w="1097"/>
              <w:gridCol w:w="1306"/>
            </w:tblGrid>
            <w:tr w:rsidR="000517AC" w:rsidRPr="006145DB" w14:paraId="43D509BB" w14:textId="77777777" w:rsidTr="00BC7B6B">
              <w:trPr>
                <w:trHeight w:val="171"/>
              </w:trPr>
              <w:tc>
                <w:tcPr>
                  <w:tcW w:w="3145" w:type="dxa"/>
                  <w:tcBorders>
                    <w:top w:val="nil"/>
                    <w:left w:val="nil"/>
                    <w:right w:val="nil"/>
                  </w:tcBorders>
                  <w:vAlign w:val="center"/>
                </w:tcPr>
                <w:p w14:paraId="5E78CEF9" w14:textId="77777777" w:rsidR="000517AC" w:rsidRPr="006145DB" w:rsidRDefault="000517AC" w:rsidP="005B435E">
                  <w:pPr>
                    <w:tabs>
                      <w:tab w:val="left" w:pos="709"/>
                    </w:tabs>
                    <w:jc w:val="center"/>
                    <w:rPr>
                      <w:rFonts w:eastAsiaTheme="minorEastAsia" w:cs="Arial"/>
                      <w:sz w:val="16"/>
                      <w:szCs w:val="16"/>
                    </w:rPr>
                  </w:pPr>
                </w:p>
              </w:tc>
              <w:tc>
                <w:tcPr>
                  <w:tcW w:w="1850" w:type="dxa"/>
                  <w:tcBorders>
                    <w:top w:val="nil"/>
                    <w:left w:val="nil"/>
                    <w:right w:val="nil"/>
                  </w:tcBorders>
                  <w:vAlign w:val="center"/>
                </w:tcPr>
                <w:p w14:paraId="5BA904F1" w14:textId="77777777" w:rsidR="000517AC" w:rsidRPr="006145DB" w:rsidRDefault="000517AC" w:rsidP="005B435E">
                  <w:pPr>
                    <w:tabs>
                      <w:tab w:val="left" w:pos="709"/>
                    </w:tabs>
                    <w:jc w:val="center"/>
                    <w:rPr>
                      <w:rFonts w:eastAsiaTheme="minorEastAsia" w:cs="Arial"/>
                      <w:sz w:val="16"/>
                      <w:szCs w:val="16"/>
                    </w:rPr>
                  </w:pPr>
                </w:p>
              </w:tc>
              <w:tc>
                <w:tcPr>
                  <w:tcW w:w="992" w:type="dxa"/>
                  <w:tcBorders>
                    <w:top w:val="nil"/>
                    <w:left w:val="nil"/>
                    <w:right w:val="nil"/>
                  </w:tcBorders>
                  <w:vAlign w:val="center"/>
                </w:tcPr>
                <w:p w14:paraId="7E2F6D42" w14:textId="77777777" w:rsidR="000517AC" w:rsidRPr="006145DB" w:rsidRDefault="000517AC" w:rsidP="005B435E">
                  <w:pPr>
                    <w:tabs>
                      <w:tab w:val="left" w:pos="709"/>
                    </w:tabs>
                    <w:jc w:val="center"/>
                    <w:rPr>
                      <w:rFonts w:eastAsiaTheme="minorEastAsia" w:cs="Arial"/>
                      <w:sz w:val="16"/>
                      <w:szCs w:val="16"/>
                    </w:rPr>
                  </w:pPr>
                </w:p>
              </w:tc>
              <w:tc>
                <w:tcPr>
                  <w:tcW w:w="1310" w:type="dxa"/>
                  <w:tcBorders>
                    <w:top w:val="nil"/>
                    <w:left w:val="nil"/>
                    <w:right w:val="nil"/>
                  </w:tcBorders>
                  <w:vAlign w:val="center"/>
                </w:tcPr>
                <w:p w14:paraId="7C7F89C3" w14:textId="77777777" w:rsidR="000517AC" w:rsidRPr="006145DB" w:rsidRDefault="000517AC" w:rsidP="005B435E">
                  <w:pPr>
                    <w:tabs>
                      <w:tab w:val="left" w:pos="709"/>
                    </w:tabs>
                    <w:jc w:val="center"/>
                    <w:rPr>
                      <w:rFonts w:eastAsiaTheme="minorEastAsia" w:cs="Arial"/>
                      <w:sz w:val="16"/>
                      <w:szCs w:val="16"/>
                    </w:rPr>
                  </w:pPr>
                </w:p>
              </w:tc>
            </w:tr>
            <w:tr w:rsidR="000517AC" w:rsidRPr="006145DB" w14:paraId="21225DC7" w14:textId="77777777" w:rsidTr="00BC7B6B">
              <w:trPr>
                <w:trHeight w:val="300"/>
              </w:trPr>
              <w:tc>
                <w:tcPr>
                  <w:tcW w:w="3145" w:type="dxa"/>
                  <w:vAlign w:val="center"/>
                </w:tcPr>
                <w:p w14:paraId="0D66EEB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de Criterios de ingreso</w:t>
                  </w:r>
                </w:p>
              </w:tc>
              <w:tc>
                <w:tcPr>
                  <w:tcW w:w="1850" w:type="dxa"/>
                  <w:vAlign w:val="center"/>
                </w:tcPr>
                <w:p w14:paraId="40E0E17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992" w:type="dxa"/>
                  <w:vAlign w:val="center"/>
                </w:tcPr>
                <w:p w14:paraId="0E37275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310" w:type="dxa"/>
                  <w:vAlign w:val="center"/>
                </w:tcPr>
                <w:p w14:paraId="74EC1D06"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0517AC" w:rsidRPr="006145DB" w14:paraId="74C59FB7" w14:textId="77777777" w:rsidTr="00BC7B6B">
              <w:trPr>
                <w:trHeight w:val="300"/>
              </w:trPr>
              <w:tc>
                <w:tcPr>
                  <w:tcW w:w="3145" w:type="dxa"/>
                  <w:vAlign w:val="center"/>
                </w:tcPr>
                <w:p w14:paraId="3E7452A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50" w:type="dxa"/>
                  <w:vAlign w:val="center"/>
                </w:tcPr>
                <w:p w14:paraId="0F94268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992" w:type="dxa"/>
                  <w:vAlign w:val="center"/>
                </w:tcPr>
                <w:p w14:paraId="419658D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1310" w:type="dxa"/>
                  <w:vAlign w:val="center"/>
                </w:tcPr>
                <w:p w14:paraId="3FDBF7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0517AC" w:rsidRPr="006145DB" w14:paraId="5E22EBFE" w14:textId="77777777" w:rsidTr="00BC7B6B">
              <w:trPr>
                <w:trHeight w:val="300"/>
              </w:trPr>
              <w:tc>
                <w:tcPr>
                  <w:tcW w:w="3145" w:type="dxa"/>
                  <w:vAlign w:val="center"/>
                </w:tcPr>
                <w:p w14:paraId="5C8D2484" w14:textId="0A0983D5"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C78A0" w:rsidRPr="006145DB">
                    <w:rPr>
                      <w:rFonts w:cs="Arial"/>
                      <w:sz w:val="16"/>
                      <w:szCs w:val="16"/>
                    </w:rPr>
                    <w:t>.</w:t>
                  </w:r>
                </w:p>
              </w:tc>
              <w:tc>
                <w:tcPr>
                  <w:tcW w:w="1850" w:type="dxa"/>
                  <w:vAlign w:val="center"/>
                </w:tcPr>
                <w:p w14:paraId="2DBED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992" w:type="dxa"/>
                  <w:vAlign w:val="center"/>
                </w:tcPr>
                <w:p w14:paraId="0C7E4E50"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vAlign w:val="center"/>
                </w:tcPr>
                <w:p w14:paraId="648F0796"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287C21AB" w14:textId="77777777" w:rsidTr="00BC7B6B">
              <w:trPr>
                <w:trHeight w:val="300"/>
              </w:trPr>
              <w:tc>
                <w:tcPr>
                  <w:tcW w:w="3145" w:type="dxa"/>
                  <w:tcBorders>
                    <w:bottom w:val="single" w:sz="4" w:space="0" w:color="auto"/>
                  </w:tcBorders>
                  <w:vAlign w:val="center"/>
                </w:tcPr>
                <w:p w14:paraId="7CC45BB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850" w:type="dxa"/>
                  <w:tcBorders>
                    <w:bottom w:val="single" w:sz="4" w:space="0" w:color="auto"/>
                  </w:tcBorders>
                  <w:vAlign w:val="center"/>
                </w:tcPr>
                <w:p w14:paraId="13FE8F2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992" w:type="dxa"/>
                  <w:tcBorders>
                    <w:bottom w:val="single" w:sz="4" w:space="0" w:color="auto"/>
                  </w:tcBorders>
                  <w:vAlign w:val="center"/>
                </w:tcPr>
                <w:p w14:paraId="27C5F2A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6FFBC33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6E0C86F3" w14:textId="77777777" w:rsidTr="00336EC2">
              <w:trPr>
                <w:trHeight w:val="300"/>
              </w:trPr>
              <w:tc>
                <w:tcPr>
                  <w:tcW w:w="3145" w:type="dxa"/>
                  <w:tcBorders>
                    <w:top w:val="single" w:sz="4" w:space="0" w:color="auto"/>
                    <w:bottom w:val="single" w:sz="4" w:space="0" w:color="auto"/>
                  </w:tcBorders>
                  <w:vAlign w:val="center"/>
                </w:tcPr>
                <w:p w14:paraId="3D24622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50" w:type="dxa"/>
                  <w:tcBorders>
                    <w:top w:val="single" w:sz="4" w:space="0" w:color="auto"/>
                    <w:bottom w:val="single" w:sz="4" w:space="0" w:color="auto"/>
                  </w:tcBorders>
                  <w:vAlign w:val="center"/>
                </w:tcPr>
                <w:p w14:paraId="37D570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992" w:type="dxa"/>
                  <w:tcBorders>
                    <w:top w:val="single" w:sz="4" w:space="0" w:color="auto"/>
                    <w:bottom w:val="single" w:sz="4" w:space="0" w:color="auto"/>
                  </w:tcBorders>
                  <w:vAlign w:val="center"/>
                </w:tcPr>
                <w:p w14:paraId="125C946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bottom w:val="single" w:sz="4" w:space="0" w:color="auto"/>
                  </w:tcBorders>
                  <w:vAlign w:val="center"/>
                </w:tcPr>
                <w:p w14:paraId="04B6A60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4839B877" w14:textId="77777777" w:rsidTr="00336EC2">
              <w:trPr>
                <w:trHeight w:val="300"/>
              </w:trPr>
              <w:tc>
                <w:tcPr>
                  <w:tcW w:w="3145" w:type="dxa"/>
                  <w:tcBorders>
                    <w:top w:val="single" w:sz="4" w:space="0" w:color="auto"/>
                  </w:tcBorders>
                  <w:vAlign w:val="center"/>
                </w:tcPr>
                <w:p w14:paraId="71A216C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850" w:type="dxa"/>
                  <w:tcBorders>
                    <w:top w:val="single" w:sz="4" w:space="0" w:color="auto"/>
                  </w:tcBorders>
                  <w:vAlign w:val="center"/>
                </w:tcPr>
                <w:p w14:paraId="724FDB5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992" w:type="dxa"/>
                  <w:tcBorders>
                    <w:top w:val="single" w:sz="4" w:space="0" w:color="auto"/>
                  </w:tcBorders>
                  <w:vAlign w:val="center"/>
                </w:tcPr>
                <w:p w14:paraId="7C9E110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tcBorders>
                  <w:vAlign w:val="center"/>
                </w:tcPr>
                <w:p w14:paraId="5700794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0B21A1CA" w14:textId="77777777" w:rsidTr="00BC7B6B">
              <w:trPr>
                <w:trHeight w:val="300"/>
              </w:trPr>
              <w:tc>
                <w:tcPr>
                  <w:tcW w:w="3145" w:type="dxa"/>
                  <w:tcBorders>
                    <w:bottom w:val="single" w:sz="4" w:space="0" w:color="auto"/>
                  </w:tcBorders>
                  <w:vAlign w:val="center"/>
                </w:tcPr>
                <w:p w14:paraId="696689FD" w14:textId="6BED1BD9"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F0594E" w:rsidRPr="006145DB">
                    <w:rPr>
                      <w:rFonts w:cs="Arial"/>
                      <w:sz w:val="16"/>
                      <w:szCs w:val="16"/>
                    </w:rPr>
                    <w:t>.</w:t>
                  </w:r>
                </w:p>
              </w:tc>
              <w:tc>
                <w:tcPr>
                  <w:tcW w:w="1850" w:type="dxa"/>
                  <w:tcBorders>
                    <w:bottom w:val="single" w:sz="4" w:space="0" w:color="auto"/>
                  </w:tcBorders>
                  <w:vAlign w:val="center"/>
                </w:tcPr>
                <w:p w14:paraId="1DC8AA2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992" w:type="dxa"/>
                  <w:tcBorders>
                    <w:bottom w:val="single" w:sz="4" w:space="0" w:color="auto"/>
                  </w:tcBorders>
                  <w:vAlign w:val="center"/>
                </w:tcPr>
                <w:p w14:paraId="363505B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2B2A26D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19231F29" w14:textId="77777777" w:rsidTr="00BC7B6B">
              <w:trPr>
                <w:trHeight w:val="300"/>
              </w:trPr>
              <w:tc>
                <w:tcPr>
                  <w:tcW w:w="3145" w:type="dxa"/>
                  <w:tcBorders>
                    <w:bottom w:val="single" w:sz="4" w:space="0" w:color="auto"/>
                  </w:tcBorders>
                  <w:vAlign w:val="center"/>
                </w:tcPr>
                <w:p w14:paraId="24486A06" w14:textId="51076C6B"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que habitan en la ruralidad</w:t>
                  </w:r>
                  <w:r w:rsidR="00F0594E" w:rsidRPr="006145DB">
                    <w:rPr>
                      <w:rFonts w:eastAsiaTheme="minorEastAsia" w:cs="Arial"/>
                      <w:sz w:val="16"/>
                      <w:szCs w:val="16"/>
                    </w:rPr>
                    <w:t>.</w:t>
                  </w:r>
                </w:p>
              </w:tc>
              <w:tc>
                <w:tcPr>
                  <w:tcW w:w="1850" w:type="dxa"/>
                  <w:tcBorders>
                    <w:bottom w:val="single" w:sz="4" w:space="0" w:color="auto"/>
                  </w:tcBorders>
                  <w:vAlign w:val="center"/>
                </w:tcPr>
                <w:p w14:paraId="09181F0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D6B27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12E5E8DD" w14:textId="65278599"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3A593DB0" w14:textId="77777777" w:rsidTr="00BC7B6B">
              <w:trPr>
                <w:trHeight w:val="300"/>
              </w:trPr>
              <w:tc>
                <w:tcPr>
                  <w:tcW w:w="3145" w:type="dxa"/>
                  <w:tcBorders>
                    <w:top w:val="single" w:sz="4" w:space="0" w:color="auto"/>
                  </w:tcBorders>
                  <w:vAlign w:val="center"/>
                </w:tcPr>
                <w:p w14:paraId="736F1633" w14:textId="1459BD38"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r w:rsidR="00F0594E" w:rsidRPr="006145DB">
                    <w:rPr>
                      <w:rFonts w:eastAsiaTheme="minorEastAsia" w:cs="Arial"/>
                      <w:sz w:val="16"/>
                      <w:szCs w:val="16"/>
                    </w:rPr>
                    <w:t>.</w:t>
                  </w:r>
                </w:p>
              </w:tc>
              <w:tc>
                <w:tcPr>
                  <w:tcW w:w="1850" w:type="dxa"/>
                  <w:tcBorders>
                    <w:top w:val="single" w:sz="4" w:space="0" w:color="auto"/>
                  </w:tcBorders>
                  <w:vAlign w:val="center"/>
                </w:tcPr>
                <w:p w14:paraId="07B3861C"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top w:val="single" w:sz="4" w:space="0" w:color="auto"/>
                  </w:tcBorders>
                  <w:vAlign w:val="center"/>
                </w:tcPr>
                <w:p w14:paraId="0D2CA316"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top w:val="single" w:sz="4" w:space="0" w:color="auto"/>
                  </w:tcBorders>
                  <w:vAlign w:val="center"/>
                </w:tcPr>
                <w:p w14:paraId="04793E57" w14:textId="1C8825C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7FC5AA2E" w14:textId="77777777" w:rsidTr="00BC7B6B">
              <w:trPr>
                <w:trHeight w:val="300"/>
              </w:trPr>
              <w:tc>
                <w:tcPr>
                  <w:tcW w:w="3145" w:type="dxa"/>
                  <w:vAlign w:val="center"/>
                </w:tcPr>
                <w:p w14:paraId="0CA0579E" w14:textId="4AFE2EE4"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r w:rsidR="00F0594E" w:rsidRPr="006145DB">
                    <w:rPr>
                      <w:rFonts w:eastAsiaTheme="minorEastAsia" w:cs="Arial"/>
                      <w:sz w:val="16"/>
                      <w:szCs w:val="16"/>
                    </w:rPr>
                    <w:t>.</w:t>
                  </w:r>
                </w:p>
              </w:tc>
              <w:tc>
                <w:tcPr>
                  <w:tcW w:w="1850" w:type="dxa"/>
                  <w:vAlign w:val="center"/>
                </w:tcPr>
                <w:p w14:paraId="7E4DF13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vAlign w:val="center"/>
                </w:tcPr>
                <w:p w14:paraId="0F2C646A"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vAlign w:val="center"/>
                </w:tcPr>
                <w:p w14:paraId="3514F347" w14:textId="439573B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5A400549" w14:textId="77777777" w:rsidTr="00BC7B6B">
              <w:trPr>
                <w:trHeight w:val="300"/>
              </w:trPr>
              <w:tc>
                <w:tcPr>
                  <w:tcW w:w="3145" w:type="dxa"/>
                  <w:tcBorders>
                    <w:bottom w:val="single" w:sz="4" w:space="0" w:color="auto"/>
                  </w:tcBorders>
                  <w:vAlign w:val="center"/>
                </w:tcPr>
                <w:p w14:paraId="5D1E9A2D" w14:textId="543D33EF"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r w:rsidR="00F0594E" w:rsidRPr="006145DB">
                    <w:rPr>
                      <w:rFonts w:eastAsiaTheme="minorEastAsia" w:cs="Arial"/>
                      <w:sz w:val="16"/>
                      <w:szCs w:val="16"/>
                    </w:rPr>
                    <w:t>.</w:t>
                  </w:r>
                </w:p>
              </w:tc>
              <w:tc>
                <w:tcPr>
                  <w:tcW w:w="1850" w:type="dxa"/>
                  <w:tcBorders>
                    <w:bottom w:val="single" w:sz="4" w:space="0" w:color="auto"/>
                  </w:tcBorders>
                  <w:vAlign w:val="center"/>
                </w:tcPr>
                <w:p w14:paraId="7A0D86B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3F6EB0E"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62A47597" w14:textId="2C618F2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3A73E1" w:rsidRPr="006145DB" w14:paraId="4117F96D" w14:textId="77777777" w:rsidTr="00BC7B6B">
              <w:trPr>
                <w:trHeight w:val="70"/>
              </w:trPr>
              <w:tc>
                <w:tcPr>
                  <w:tcW w:w="3145" w:type="dxa"/>
                  <w:tcBorders>
                    <w:left w:val="nil"/>
                    <w:bottom w:val="nil"/>
                    <w:right w:val="nil"/>
                  </w:tcBorders>
                  <w:vAlign w:val="center"/>
                </w:tcPr>
                <w:p w14:paraId="3CE882D6" w14:textId="77777777" w:rsidR="003A73E1" w:rsidRPr="006145DB" w:rsidRDefault="003A73E1" w:rsidP="005B435E">
                  <w:pPr>
                    <w:tabs>
                      <w:tab w:val="left" w:pos="709"/>
                    </w:tabs>
                    <w:jc w:val="both"/>
                    <w:rPr>
                      <w:rFonts w:eastAsiaTheme="minorEastAsia" w:cs="Arial"/>
                      <w:sz w:val="16"/>
                      <w:szCs w:val="16"/>
                    </w:rPr>
                  </w:pPr>
                </w:p>
              </w:tc>
              <w:tc>
                <w:tcPr>
                  <w:tcW w:w="1850" w:type="dxa"/>
                  <w:tcBorders>
                    <w:left w:val="nil"/>
                    <w:bottom w:val="nil"/>
                    <w:right w:val="nil"/>
                  </w:tcBorders>
                  <w:vAlign w:val="center"/>
                </w:tcPr>
                <w:p w14:paraId="3EF02355" w14:textId="77777777" w:rsidR="003A73E1" w:rsidRPr="006145DB" w:rsidRDefault="003A73E1" w:rsidP="005B435E">
                  <w:pPr>
                    <w:tabs>
                      <w:tab w:val="left" w:pos="709"/>
                    </w:tabs>
                    <w:jc w:val="center"/>
                    <w:rPr>
                      <w:rFonts w:eastAsiaTheme="minorEastAsia" w:cs="Arial"/>
                      <w:sz w:val="16"/>
                      <w:szCs w:val="16"/>
                    </w:rPr>
                  </w:pPr>
                </w:p>
              </w:tc>
              <w:tc>
                <w:tcPr>
                  <w:tcW w:w="992" w:type="dxa"/>
                  <w:tcBorders>
                    <w:left w:val="nil"/>
                    <w:bottom w:val="nil"/>
                    <w:right w:val="nil"/>
                  </w:tcBorders>
                  <w:vAlign w:val="center"/>
                </w:tcPr>
                <w:p w14:paraId="1D885AAF" w14:textId="77777777" w:rsidR="003A73E1" w:rsidRPr="006145DB" w:rsidRDefault="003A73E1" w:rsidP="005B435E">
                  <w:pPr>
                    <w:tabs>
                      <w:tab w:val="left" w:pos="709"/>
                    </w:tabs>
                    <w:jc w:val="center"/>
                    <w:rPr>
                      <w:rFonts w:eastAsiaTheme="minorEastAsia" w:cs="Arial"/>
                      <w:sz w:val="16"/>
                      <w:szCs w:val="16"/>
                    </w:rPr>
                  </w:pPr>
                </w:p>
              </w:tc>
              <w:tc>
                <w:tcPr>
                  <w:tcW w:w="1310" w:type="dxa"/>
                  <w:tcBorders>
                    <w:left w:val="nil"/>
                    <w:bottom w:val="nil"/>
                    <w:right w:val="nil"/>
                  </w:tcBorders>
                  <w:vAlign w:val="center"/>
                </w:tcPr>
                <w:p w14:paraId="130BA725" w14:textId="77777777" w:rsidR="003A73E1" w:rsidRPr="006145DB" w:rsidRDefault="003A73E1" w:rsidP="005B435E">
                  <w:pPr>
                    <w:tabs>
                      <w:tab w:val="left" w:pos="709"/>
                    </w:tabs>
                    <w:jc w:val="center"/>
                    <w:rPr>
                      <w:rFonts w:eastAsiaTheme="minorEastAsia" w:cs="Arial"/>
                      <w:sz w:val="16"/>
                      <w:szCs w:val="16"/>
                    </w:rPr>
                  </w:pPr>
                </w:p>
              </w:tc>
            </w:tr>
          </w:tbl>
          <w:p w14:paraId="65179CC8" w14:textId="77777777" w:rsidR="006E2540" w:rsidRPr="006145DB" w:rsidRDefault="006E2540" w:rsidP="005B435E">
            <w:pPr>
              <w:pStyle w:val="Textoindependiente"/>
              <w:spacing w:after="0" w:line="240" w:lineRule="auto"/>
              <w:ind w:right="112"/>
              <w:jc w:val="both"/>
              <w:rPr>
                <w:rFonts w:cs="Arial"/>
                <w:bCs/>
                <w:lang w:val="es-CO" w:eastAsia="es-CO"/>
              </w:rPr>
            </w:pPr>
          </w:p>
        </w:tc>
      </w:tr>
      <w:tr w:rsidR="006E2540" w:rsidRPr="006145DB" w14:paraId="56AC706D" w14:textId="77777777" w:rsidTr="00DC2E09">
        <w:trPr>
          <w:jc w:val="center"/>
        </w:trPr>
        <w:tc>
          <w:tcPr>
            <w:tcW w:w="1980" w:type="dxa"/>
            <w:vAlign w:val="center"/>
          </w:tcPr>
          <w:p w14:paraId="07EE5009"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Criterios de Egreso y Fuentes de Información</w:t>
            </w:r>
          </w:p>
        </w:tc>
        <w:tc>
          <w:tcPr>
            <w:tcW w:w="7513" w:type="dxa"/>
          </w:tcPr>
          <w:p w14:paraId="5C811840"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9"/>
              <w:gridCol w:w="1297"/>
              <w:gridCol w:w="1133"/>
              <w:gridCol w:w="1724"/>
            </w:tblGrid>
            <w:tr w:rsidR="003A73E1" w:rsidRPr="006145DB" w14:paraId="62DA2771" w14:textId="77777777" w:rsidTr="00336EC2">
              <w:trPr>
                <w:trHeight w:val="300"/>
              </w:trPr>
              <w:tc>
                <w:tcPr>
                  <w:tcW w:w="2156" w:type="pct"/>
                  <w:vAlign w:val="center"/>
                </w:tcPr>
                <w:p w14:paraId="5F8C24D1"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Criterios de Egreso</w:t>
                  </w:r>
                </w:p>
              </w:tc>
              <w:tc>
                <w:tcPr>
                  <w:tcW w:w="888" w:type="pct"/>
                  <w:vAlign w:val="center"/>
                </w:tcPr>
                <w:p w14:paraId="1E6D506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76" w:type="pct"/>
                  <w:vAlign w:val="center"/>
                </w:tcPr>
                <w:p w14:paraId="62B2372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80" w:type="pct"/>
                  <w:vAlign w:val="center"/>
                </w:tcPr>
                <w:p w14:paraId="69FB257D"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3A73E1" w:rsidRPr="006145DB" w14:paraId="464085F5" w14:textId="77777777" w:rsidTr="00336EC2">
              <w:trPr>
                <w:trHeight w:val="655"/>
              </w:trPr>
              <w:tc>
                <w:tcPr>
                  <w:tcW w:w="2156" w:type="pct"/>
                  <w:vAlign w:val="center"/>
                </w:tcPr>
                <w:p w14:paraId="6627FDA1" w14:textId="77777777"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Retiro voluntario manifestado libre y expresamente por escrito.</w:t>
                  </w:r>
                </w:p>
              </w:tc>
              <w:tc>
                <w:tcPr>
                  <w:tcW w:w="888" w:type="pct"/>
                  <w:vAlign w:val="center"/>
                </w:tcPr>
                <w:p w14:paraId="2739F2B0"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Solicitud Ciudadana</w:t>
                  </w:r>
                </w:p>
              </w:tc>
              <w:tc>
                <w:tcPr>
                  <w:tcW w:w="776" w:type="pct"/>
                  <w:vAlign w:val="center"/>
                </w:tcPr>
                <w:p w14:paraId="752024A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80" w:type="pct"/>
                  <w:vAlign w:val="center"/>
                </w:tcPr>
                <w:p w14:paraId="6D2BD969" w14:textId="77777777" w:rsidR="006E2540" w:rsidRPr="006145DB" w:rsidRDefault="006E2540" w:rsidP="005B435E">
                  <w:pPr>
                    <w:tabs>
                      <w:tab w:val="left" w:pos="709"/>
                    </w:tabs>
                    <w:jc w:val="center"/>
                    <w:rPr>
                      <w:rFonts w:eastAsia="Arial" w:cs="Arial"/>
                      <w:sz w:val="16"/>
                      <w:szCs w:val="16"/>
                    </w:rPr>
                  </w:pPr>
                  <w:r w:rsidRPr="006145DB">
                    <w:rPr>
                      <w:rFonts w:eastAsia="Arial" w:cs="Arial"/>
                      <w:sz w:val="16"/>
                      <w:szCs w:val="16"/>
                    </w:rPr>
                    <w:t>Equipo servicio social Subdirección Local</w:t>
                  </w:r>
                </w:p>
              </w:tc>
            </w:tr>
            <w:tr w:rsidR="003A73E1" w:rsidRPr="006145DB" w14:paraId="218AB55E" w14:textId="77777777" w:rsidTr="00336EC2">
              <w:trPr>
                <w:trHeight w:val="300"/>
              </w:trPr>
              <w:tc>
                <w:tcPr>
                  <w:tcW w:w="2156" w:type="pct"/>
                  <w:vAlign w:val="center"/>
                </w:tcPr>
                <w:p w14:paraId="345FE8BD" w14:textId="3050C80A" w:rsidR="006E2540" w:rsidRPr="006145DB" w:rsidRDefault="006E2540" w:rsidP="005B435E">
                  <w:pPr>
                    <w:tabs>
                      <w:tab w:val="left" w:pos="709"/>
                    </w:tabs>
                    <w:jc w:val="both"/>
                    <w:rPr>
                      <w:rFonts w:eastAsia="Arial" w:cs="Arial"/>
                      <w:sz w:val="16"/>
                      <w:szCs w:val="16"/>
                    </w:rPr>
                  </w:pPr>
                  <w:bookmarkStart w:id="394" w:name="_Hlk181011879"/>
                  <w:r w:rsidRPr="006145DB">
                    <w:rPr>
                      <w:rFonts w:eastAsiaTheme="minorEastAsia" w:cs="Arial"/>
                      <w:sz w:val="16"/>
                      <w:szCs w:val="16"/>
                    </w:rPr>
                    <w:t>Fallecimiento</w:t>
                  </w:r>
                  <w:bookmarkEnd w:id="394"/>
                  <w:r w:rsidR="00F0594E" w:rsidRPr="006145DB">
                    <w:rPr>
                      <w:rFonts w:eastAsiaTheme="minorEastAsia" w:cs="Arial"/>
                      <w:sz w:val="16"/>
                      <w:szCs w:val="16"/>
                    </w:rPr>
                    <w:t>.</w:t>
                  </w:r>
                </w:p>
              </w:tc>
              <w:tc>
                <w:tcPr>
                  <w:tcW w:w="888" w:type="pct"/>
                  <w:vAlign w:val="center"/>
                </w:tcPr>
                <w:p w14:paraId="5E70613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Fallecidos (Inhumados)</w:t>
                  </w:r>
                </w:p>
              </w:tc>
              <w:tc>
                <w:tcPr>
                  <w:tcW w:w="776" w:type="pct"/>
                  <w:vAlign w:val="center"/>
                </w:tcPr>
                <w:p w14:paraId="184F656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Mensual</w:t>
                  </w:r>
                </w:p>
                <w:p w14:paraId="38F2377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(mes vencido)</w:t>
                  </w:r>
                </w:p>
              </w:tc>
              <w:tc>
                <w:tcPr>
                  <w:tcW w:w="1180" w:type="pct"/>
                  <w:vAlign w:val="center"/>
                </w:tcPr>
                <w:p w14:paraId="3F46FDF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Salud</w:t>
                  </w:r>
                </w:p>
              </w:tc>
            </w:tr>
            <w:tr w:rsidR="003A73E1" w:rsidRPr="006145DB" w14:paraId="720AF0FE" w14:textId="77777777" w:rsidTr="00336EC2">
              <w:trPr>
                <w:trHeight w:val="300"/>
              </w:trPr>
              <w:tc>
                <w:tcPr>
                  <w:tcW w:w="2156" w:type="pct"/>
                  <w:vAlign w:val="center"/>
                </w:tcPr>
                <w:p w14:paraId="615CA48C" w14:textId="77777777" w:rsidR="006E2540" w:rsidRPr="006145DB" w:rsidRDefault="006E2540" w:rsidP="005B435E">
                  <w:pPr>
                    <w:pStyle w:val="NormalWeb"/>
                    <w:shd w:val="clear" w:color="auto" w:fill="FFFFFF" w:themeFill="background1"/>
                    <w:spacing w:before="0" w:beforeAutospacing="0" w:after="0" w:afterAutospacing="0"/>
                    <w:jc w:val="both"/>
                    <w:rPr>
                      <w:rFonts w:ascii="Arial" w:hAnsi="Arial" w:cs="Arial"/>
                      <w:sz w:val="16"/>
                      <w:szCs w:val="16"/>
                      <w:lang w:val="es-CO" w:eastAsia="es-MX"/>
                    </w:rPr>
                  </w:pPr>
                  <w:r w:rsidRPr="006145DB">
                    <w:rPr>
                      <w:rFonts w:ascii="Arial" w:eastAsiaTheme="minorEastAsia" w:hAnsi="Arial" w:cs="Arial"/>
                      <w:sz w:val="16"/>
                      <w:szCs w:val="16"/>
                      <w:lang w:val="es-CO"/>
                    </w:rPr>
                    <w:t>Incumplimiento de lo establecido en el documento acta de compromiso, firmado para el ingreso al servicio social.</w:t>
                  </w:r>
                </w:p>
              </w:tc>
              <w:tc>
                <w:tcPr>
                  <w:tcW w:w="888" w:type="pct"/>
                  <w:vAlign w:val="center"/>
                </w:tcPr>
                <w:p w14:paraId="3A21810D"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vAlign w:val="center"/>
                </w:tcPr>
                <w:p w14:paraId="3260A2AB"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vAlign w:val="center"/>
                </w:tcPr>
                <w:p w14:paraId="404D56E2"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2E8F614B" w14:textId="77777777" w:rsidTr="00336EC2">
              <w:trPr>
                <w:trHeight w:val="300"/>
              </w:trPr>
              <w:tc>
                <w:tcPr>
                  <w:tcW w:w="2156" w:type="pct"/>
                  <w:vAlign w:val="center"/>
                </w:tcPr>
                <w:p w14:paraId="28CC38C3" w14:textId="23F0ECEB" w:rsidR="006E2540" w:rsidRPr="006145DB" w:rsidRDefault="006E2540" w:rsidP="005B435E">
                  <w:pPr>
                    <w:jc w:val="both"/>
                    <w:rPr>
                      <w:rFonts w:eastAsiaTheme="minorEastAsia" w:cs="Arial"/>
                      <w:sz w:val="16"/>
                      <w:szCs w:val="16"/>
                    </w:rPr>
                  </w:pPr>
                  <w:r w:rsidRPr="006145DB">
                    <w:rPr>
                      <w:rFonts w:eastAsiaTheme="minorEastAsia" w:cs="Arial"/>
                      <w:sz w:val="16"/>
                      <w:szCs w:val="16"/>
                    </w:rPr>
                    <w:t>Cambio de residencia a otra localidad</w:t>
                  </w:r>
                  <w:r w:rsidR="00CF1275" w:rsidRPr="006145DB">
                    <w:rPr>
                      <w:rFonts w:eastAsiaTheme="minorEastAsia" w:cs="Arial"/>
                      <w:sz w:val="16"/>
                      <w:szCs w:val="16"/>
                    </w:rPr>
                    <w:t>.</w:t>
                  </w:r>
                </w:p>
              </w:tc>
              <w:tc>
                <w:tcPr>
                  <w:tcW w:w="888" w:type="pct"/>
                  <w:vAlign w:val="center"/>
                </w:tcPr>
                <w:p w14:paraId="3DAA4750"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vAlign w:val="center"/>
                </w:tcPr>
                <w:p w14:paraId="487EA3ED"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vAlign w:val="center"/>
                </w:tcPr>
                <w:p w14:paraId="3D638919"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5D701B4E" w14:textId="77777777" w:rsidTr="00336EC2">
              <w:trPr>
                <w:trHeight w:val="300"/>
              </w:trPr>
              <w:tc>
                <w:tcPr>
                  <w:tcW w:w="2156" w:type="pct"/>
                  <w:tcBorders>
                    <w:bottom w:val="single" w:sz="4" w:space="0" w:color="auto"/>
                  </w:tcBorders>
                  <w:vAlign w:val="center"/>
                </w:tcPr>
                <w:p w14:paraId="4E488A55" w14:textId="74B80DA7" w:rsidR="006E2540" w:rsidRPr="006145DB" w:rsidRDefault="006E2540" w:rsidP="005B435E">
                  <w:pPr>
                    <w:jc w:val="both"/>
                    <w:rPr>
                      <w:rFonts w:eastAsiaTheme="minorEastAsia" w:cs="Arial"/>
                      <w:sz w:val="16"/>
                      <w:szCs w:val="16"/>
                    </w:rPr>
                  </w:pPr>
                  <w:r w:rsidRPr="006145DB">
                    <w:rPr>
                      <w:rFonts w:eastAsiaTheme="minorEastAsia" w:cs="Arial"/>
                      <w:sz w:val="16"/>
                      <w:szCs w:val="16"/>
                    </w:rPr>
                    <w:t>Traslado o cambio de residencia fuera de Bogotá D.C</w:t>
                  </w:r>
                  <w:r w:rsidR="00F0594E" w:rsidRPr="006145DB">
                    <w:rPr>
                      <w:rFonts w:eastAsiaTheme="minorEastAsia" w:cs="Arial"/>
                      <w:sz w:val="16"/>
                      <w:szCs w:val="16"/>
                    </w:rPr>
                    <w:t>.</w:t>
                  </w:r>
                </w:p>
              </w:tc>
              <w:tc>
                <w:tcPr>
                  <w:tcW w:w="888" w:type="pct"/>
                  <w:tcBorders>
                    <w:bottom w:val="single" w:sz="4" w:space="0" w:color="auto"/>
                  </w:tcBorders>
                  <w:vAlign w:val="center"/>
                </w:tcPr>
                <w:p w14:paraId="4FEFCBF9"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tcBorders>
                    <w:bottom w:val="single" w:sz="4" w:space="0" w:color="auto"/>
                  </w:tcBorders>
                  <w:vAlign w:val="center"/>
                </w:tcPr>
                <w:p w14:paraId="3D70FB48"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tcBorders>
                    <w:bottom w:val="single" w:sz="4" w:space="0" w:color="auto"/>
                  </w:tcBorders>
                  <w:vAlign w:val="center"/>
                </w:tcPr>
                <w:p w14:paraId="3264BB3F"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6CE3E22F" w14:textId="77777777" w:rsidTr="00336EC2">
              <w:trPr>
                <w:trHeight w:val="300"/>
              </w:trPr>
              <w:tc>
                <w:tcPr>
                  <w:tcW w:w="2156" w:type="pct"/>
                  <w:tcBorders>
                    <w:bottom w:val="nil"/>
                  </w:tcBorders>
                  <w:vAlign w:val="center"/>
                </w:tcPr>
                <w:p w14:paraId="30D45AC0" w14:textId="7591C824" w:rsidR="006E2540" w:rsidRPr="006145DB" w:rsidRDefault="006E2540" w:rsidP="005B435E">
                  <w:pPr>
                    <w:jc w:val="both"/>
                    <w:rPr>
                      <w:rFonts w:eastAsiaTheme="minorEastAsia" w:cs="Arial"/>
                      <w:sz w:val="16"/>
                      <w:szCs w:val="16"/>
                    </w:rPr>
                  </w:pPr>
                  <w:r w:rsidRPr="006145DB">
                    <w:rPr>
                      <w:rFonts w:eastAsiaTheme="minorEastAsia" w:cs="Arial"/>
                      <w:sz w:val="16"/>
                      <w:szCs w:val="16"/>
                    </w:rPr>
                    <w:t>Por transformación del servicio social que implique la finalización de la oferta</w:t>
                  </w:r>
                  <w:r w:rsidR="00F0594E" w:rsidRPr="006145DB">
                    <w:rPr>
                      <w:rFonts w:eastAsiaTheme="minorEastAsia" w:cs="Arial"/>
                      <w:sz w:val="16"/>
                      <w:szCs w:val="16"/>
                    </w:rPr>
                    <w:t>.</w:t>
                  </w:r>
                </w:p>
              </w:tc>
              <w:tc>
                <w:tcPr>
                  <w:tcW w:w="888" w:type="pct"/>
                  <w:tcBorders>
                    <w:bottom w:val="nil"/>
                  </w:tcBorders>
                  <w:vAlign w:val="center"/>
                </w:tcPr>
                <w:p w14:paraId="5DAA424D"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SIRBE</w:t>
                  </w:r>
                </w:p>
              </w:tc>
              <w:tc>
                <w:tcPr>
                  <w:tcW w:w="776" w:type="pct"/>
                  <w:tcBorders>
                    <w:bottom w:val="nil"/>
                  </w:tcBorders>
                  <w:vAlign w:val="center"/>
                </w:tcPr>
                <w:p w14:paraId="67BE79E8"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Demanda</w:t>
                  </w:r>
                </w:p>
              </w:tc>
              <w:tc>
                <w:tcPr>
                  <w:tcW w:w="1180" w:type="pct"/>
                  <w:tcBorders>
                    <w:bottom w:val="nil"/>
                  </w:tcBorders>
                  <w:vAlign w:val="center"/>
                </w:tcPr>
                <w:p w14:paraId="1157B5B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Integración Social</w:t>
                  </w:r>
                </w:p>
              </w:tc>
            </w:tr>
          </w:tbl>
          <w:p w14:paraId="421910F5"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017D97C" w14:textId="77777777" w:rsidTr="00DC2E09">
        <w:trPr>
          <w:jc w:val="center"/>
        </w:trPr>
        <w:tc>
          <w:tcPr>
            <w:tcW w:w="1980" w:type="dxa"/>
            <w:vAlign w:val="center"/>
          </w:tcPr>
          <w:p w14:paraId="3061F53E"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Restricciones y fuentes de información</w:t>
            </w:r>
          </w:p>
        </w:tc>
        <w:tc>
          <w:tcPr>
            <w:tcW w:w="7513" w:type="dxa"/>
          </w:tcPr>
          <w:p w14:paraId="390A17BA" w14:textId="77777777" w:rsidR="006E2540" w:rsidRPr="006145DB" w:rsidRDefault="006E2540" w:rsidP="005B435E">
            <w:pPr>
              <w:tabs>
                <w:tab w:val="left" w:pos="709"/>
              </w:tabs>
              <w:spacing w:after="0" w:line="240" w:lineRule="auto"/>
              <w:contextualSpacing/>
              <w:jc w:val="both"/>
              <w:rPr>
                <w:rFonts w:eastAsia="Calibri" w:cs="Arial"/>
                <w:sz w:val="16"/>
                <w:szCs w:val="16"/>
                <w:lang w:eastAsia="es-CO"/>
              </w:rPr>
            </w:pPr>
          </w:p>
          <w:tbl>
            <w:tblPr>
              <w:tblStyle w:val="Tablaconcuadrcula"/>
              <w:tblW w:w="7297" w:type="dxa"/>
              <w:tblLook w:val="06A0" w:firstRow="1" w:lastRow="0" w:firstColumn="1" w:lastColumn="0" w:noHBand="1" w:noVBand="1"/>
            </w:tblPr>
            <w:tblGrid>
              <w:gridCol w:w="3146"/>
              <w:gridCol w:w="1300"/>
              <w:gridCol w:w="1116"/>
              <w:gridCol w:w="1735"/>
            </w:tblGrid>
            <w:tr w:rsidR="00500021" w:rsidRPr="006145DB" w14:paraId="28B34722" w14:textId="77777777" w:rsidTr="000667CE">
              <w:trPr>
                <w:trHeight w:val="300"/>
              </w:trPr>
              <w:tc>
                <w:tcPr>
                  <w:tcW w:w="2155" w:type="pct"/>
                  <w:vAlign w:val="center"/>
                </w:tcPr>
                <w:p w14:paraId="533D09FE"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Restricciones</w:t>
                  </w:r>
                </w:p>
              </w:tc>
              <w:tc>
                <w:tcPr>
                  <w:tcW w:w="891" w:type="pct"/>
                  <w:vAlign w:val="center"/>
                </w:tcPr>
                <w:p w14:paraId="67B543C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65" w:type="pct"/>
                  <w:vAlign w:val="center"/>
                </w:tcPr>
                <w:p w14:paraId="2FF69984"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89" w:type="pct"/>
                  <w:vAlign w:val="center"/>
                </w:tcPr>
                <w:p w14:paraId="226C1D7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500021" w:rsidRPr="006145DB" w14:paraId="30B26A14" w14:textId="77777777" w:rsidTr="000667CE">
              <w:trPr>
                <w:trHeight w:val="300"/>
              </w:trPr>
              <w:tc>
                <w:tcPr>
                  <w:tcW w:w="2155" w:type="pct"/>
                  <w:vAlign w:val="center"/>
                </w:tcPr>
                <w:p w14:paraId="00BCA238" w14:textId="58753DBA"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Servicio comunidad de cuidado</w:t>
                  </w:r>
                  <w:r w:rsidR="00D87362" w:rsidRPr="006145DB">
                    <w:rPr>
                      <w:rFonts w:eastAsiaTheme="minorEastAsia" w:cs="Arial"/>
                      <w:sz w:val="16"/>
                      <w:szCs w:val="16"/>
                    </w:rPr>
                    <w:t>.</w:t>
                  </w:r>
                </w:p>
              </w:tc>
              <w:tc>
                <w:tcPr>
                  <w:tcW w:w="891" w:type="pct"/>
                  <w:vAlign w:val="center"/>
                </w:tcPr>
                <w:p w14:paraId="5FA8010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SIRBE</w:t>
                  </w:r>
                </w:p>
              </w:tc>
              <w:tc>
                <w:tcPr>
                  <w:tcW w:w="765" w:type="pct"/>
                  <w:vAlign w:val="center"/>
                </w:tcPr>
                <w:p w14:paraId="4B3C5CB5"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89" w:type="pct"/>
                  <w:vAlign w:val="center"/>
                </w:tcPr>
                <w:p w14:paraId="65BD7806" w14:textId="388C7AE3" w:rsidR="006E2540" w:rsidRPr="006145DB" w:rsidRDefault="004C3E9E" w:rsidP="005B435E">
                  <w:pPr>
                    <w:tabs>
                      <w:tab w:val="left" w:pos="709"/>
                    </w:tabs>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BC61A17" w14:textId="77777777" w:rsidTr="000667CE">
              <w:trPr>
                <w:trHeight w:val="300"/>
              </w:trPr>
              <w:tc>
                <w:tcPr>
                  <w:tcW w:w="2155" w:type="pct"/>
                  <w:tcBorders>
                    <w:bottom w:val="single" w:sz="4" w:space="0" w:color="auto"/>
                  </w:tcBorders>
                  <w:vAlign w:val="center"/>
                </w:tcPr>
                <w:p w14:paraId="479C4A52" w14:textId="24CDEE66" w:rsidR="006E2540" w:rsidRPr="006145DB" w:rsidRDefault="006E2540" w:rsidP="005B435E">
                  <w:pPr>
                    <w:jc w:val="both"/>
                    <w:rPr>
                      <w:rFonts w:eastAsia="Arial" w:cs="Arial"/>
                      <w:sz w:val="16"/>
                      <w:szCs w:val="16"/>
                    </w:rPr>
                  </w:pPr>
                  <w:r w:rsidRPr="006145DB">
                    <w:rPr>
                      <w:rFonts w:eastAsiaTheme="minorEastAsia" w:cs="Arial"/>
                      <w:sz w:val="16"/>
                      <w:szCs w:val="16"/>
                    </w:rPr>
                    <w:t>Servicio Centros proteger</w:t>
                  </w:r>
                  <w:r w:rsidR="00D87362" w:rsidRPr="006145DB">
                    <w:rPr>
                      <w:rFonts w:eastAsiaTheme="minorEastAsia" w:cs="Arial"/>
                      <w:sz w:val="16"/>
                      <w:szCs w:val="16"/>
                    </w:rPr>
                    <w:t>.</w:t>
                  </w:r>
                </w:p>
              </w:tc>
              <w:tc>
                <w:tcPr>
                  <w:tcW w:w="891" w:type="pct"/>
                  <w:tcBorders>
                    <w:bottom w:val="single" w:sz="4" w:space="0" w:color="auto"/>
                  </w:tcBorders>
                  <w:vAlign w:val="center"/>
                </w:tcPr>
                <w:p w14:paraId="51DC0973"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bottom w:val="single" w:sz="4" w:space="0" w:color="auto"/>
                  </w:tcBorders>
                  <w:vAlign w:val="center"/>
                </w:tcPr>
                <w:p w14:paraId="01635C92"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bottom w:val="single" w:sz="4" w:space="0" w:color="auto"/>
                  </w:tcBorders>
                  <w:vAlign w:val="center"/>
                </w:tcPr>
                <w:p w14:paraId="5BE2EDB5" w14:textId="0F2997C6"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52C5A5D3" w14:textId="77777777" w:rsidTr="000667CE">
              <w:trPr>
                <w:trHeight w:val="300"/>
              </w:trPr>
              <w:tc>
                <w:tcPr>
                  <w:tcW w:w="2155" w:type="pct"/>
                  <w:tcBorders>
                    <w:top w:val="single" w:sz="4" w:space="0" w:color="auto"/>
                    <w:bottom w:val="single" w:sz="4" w:space="0" w:color="auto"/>
                  </w:tcBorders>
                  <w:vAlign w:val="center"/>
                </w:tcPr>
                <w:p w14:paraId="69E3A16B" w14:textId="77777777" w:rsidR="006E2540" w:rsidRPr="006145DB" w:rsidRDefault="006E2540" w:rsidP="005B435E">
                  <w:pPr>
                    <w:jc w:val="both"/>
                    <w:rPr>
                      <w:rFonts w:eastAsia="Arial" w:cs="Arial"/>
                      <w:sz w:val="16"/>
                      <w:szCs w:val="16"/>
                    </w:rPr>
                  </w:pPr>
                  <w:r w:rsidRPr="006145DB">
                    <w:rPr>
                      <w:rFonts w:eastAsia="Arial" w:cs="Arial"/>
                      <w:sz w:val="16"/>
                      <w:szCs w:val="16"/>
                    </w:rPr>
                    <w:t>Servicio Prevención del Riesgo de Habitar Calle.</w:t>
                  </w:r>
                </w:p>
              </w:tc>
              <w:tc>
                <w:tcPr>
                  <w:tcW w:w="891" w:type="pct"/>
                  <w:tcBorders>
                    <w:top w:val="single" w:sz="4" w:space="0" w:color="auto"/>
                    <w:bottom w:val="single" w:sz="4" w:space="0" w:color="auto"/>
                  </w:tcBorders>
                  <w:vAlign w:val="center"/>
                </w:tcPr>
                <w:p w14:paraId="5CB4877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top w:val="single" w:sz="4" w:space="0" w:color="auto"/>
                    <w:bottom w:val="single" w:sz="4" w:space="0" w:color="auto"/>
                  </w:tcBorders>
                  <w:vAlign w:val="center"/>
                </w:tcPr>
                <w:p w14:paraId="14BEF61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top w:val="single" w:sz="4" w:space="0" w:color="auto"/>
                    <w:bottom w:val="single" w:sz="4" w:space="0" w:color="auto"/>
                  </w:tcBorders>
                  <w:vAlign w:val="center"/>
                </w:tcPr>
                <w:p w14:paraId="7CF4B4B6" w14:textId="0AC8B04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BD403E7" w14:textId="77777777" w:rsidTr="000667CE">
              <w:trPr>
                <w:trHeight w:val="300"/>
              </w:trPr>
              <w:tc>
                <w:tcPr>
                  <w:tcW w:w="2155" w:type="pct"/>
                  <w:tcBorders>
                    <w:top w:val="single" w:sz="4" w:space="0" w:color="auto"/>
                  </w:tcBorders>
                  <w:vAlign w:val="center"/>
                </w:tcPr>
                <w:p w14:paraId="0377654D" w14:textId="77777777" w:rsidR="006E2540" w:rsidRPr="006145DB" w:rsidRDefault="006E2540" w:rsidP="005B435E">
                  <w:pPr>
                    <w:jc w:val="both"/>
                    <w:rPr>
                      <w:rFonts w:eastAsia="Arial" w:cs="Arial"/>
                      <w:sz w:val="16"/>
                      <w:szCs w:val="16"/>
                    </w:rPr>
                  </w:pPr>
                  <w:r w:rsidRPr="006145DB">
                    <w:rPr>
                      <w:rFonts w:eastAsia="Arial" w:cs="Arial"/>
                      <w:sz w:val="16"/>
                      <w:szCs w:val="16"/>
                    </w:rPr>
                    <w:t>Servicio Atención y Desarrollo de Capacidades para Mujeres Habitantes de Calle.</w:t>
                  </w:r>
                </w:p>
              </w:tc>
              <w:tc>
                <w:tcPr>
                  <w:tcW w:w="891" w:type="pct"/>
                  <w:tcBorders>
                    <w:top w:val="single" w:sz="4" w:space="0" w:color="auto"/>
                  </w:tcBorders>
                  <w:vAlign w:val="center"/>
                </w:tcPr>
                <w:p w14:paraId="1675DFB1"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top w:val="single" w:sz="4" w:space="0" w:color="auto"/>
                  </w:tcBorders>
                  <w:vAlign w:val="center"/>
                </w:tcPr>
                <w:p w14:paraId="43133CE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top w:val="single" w:sz="4" w:space="0" w:color="auto"/>
                  </w:tcBorders>
                  <w:vAlign w:val="center"/>
                </w:tcPr>
                <w:p w14:paraId="54152FB5" w14:textId="69772D0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2E4ECA7" w14:textId="77777777" w:rsidTr="000667CE">
              <w:trPr>
                <w:trHeight w:val="300"/>
              </w:trPr>
              <w:tc>
                <w:tcPr>
                  <w:tcW w:w="2155" w:type="pct"/>
                  <w:vAlign w:val="center"/>
                </w:tcPr>
                <w:p w14:paraId="1FA683E5" w14:textId="77777777" w:rsidR="006E2540" w:rsidRPr="006145DB" w:rsidRDefault="006E2540" w:rsidP="005B435E">
                  <w:pPr>
                    <w:jc w:val="both"/>
                    <w:rPr>
                      <w:rFonts w:eastAsia="Arial" w:cs="Arial"/>
                      <w:sz w:val="16"/>
                      <w:szCs w:val="16"/>
                    </w:rPr>
                  </w:pPr>
                  <w:r w:rsidRPr="006145DB">
                    <w:rPr>
                      <w:rFonts w:eastAsia="Arial" w:cs="Arial"/>
                      <w:sz w:val="16"/>
                      <w:szCs w:val="16"/>
                    </w:rPr>
                    <w:t>Servicio Comunidad de Vida para Población Habitante de Calle.</w:t>
                  </w:r>
                </w:p>
              </w:tc>
              <w:tc>
                <w:tcPr>
                  <w:tcW w:w="891" w:type="pct"/>
                  <w:vAlign w:val="center"/>
                </w:tcPr>
                <w:p w14:paraId="521EACE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7DDBE30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7A227FC" w14:textId="6B965D50"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1C2D99D" w14:textId="77777777" w:rsidTr="000667CE">
              <w:trPr>
                <w:trHeight w:val="300"/>
              </w:trPr>
              <w:tc>
                <w:tcPr>
                  <w:tcW w:w="2155" w:type="pct"/>
                  <w:vAlign w:val="center"/>
                </w:tcPr>
                <w:p w14:paraId="4357911E" w14:textId="684313A6" w:rsidR="006E2540" w:rsidRPr="006145DB" w:rsidRDefault="006E2540" w:rsidP="005B435E">
                  <w:pPr>
                    <w:jc w:val="both"/>
                    <w:rPr>
                      <w:rFonts w:eastAsia="Arial" w:cs="Arial"/>
                      <w:sz w:val="16"/>
                      <w:szCs w:val="16"/>
                    </w:rPr>
                  </w:pPr>
                  <w:r w:rsidRPr="006145DB">
                    <w:rPr>
                      <w:rFonts w:eastAsia="Arial" w:cs="Arial"/>
                      <w:sz w:val="16"/>
                      <w:szCs w:val="16"/>
                    </w:rPr>
                    <w:t>Servicio atención Sociosanitaria para Población Habitante de Calle y en Alto Riesgo de Estarlo</w:t>
                  </w:r>
                  <w:r w:rsidR="00EA1B4E" w:rsidRPr="006145DB">
                    <w:rPr>
                      <w:rFonts w:eastAsia="Arial" w:cs="Arial"/>
                      <w:sz w:val="16"/>
                      <w:szCs w:val="16"/>
                    </w:rPr>
                    <w:t>.</w:t>
                  </w:r>
                </w:p>
              </w:tc>
              <w:tc>
                <w:tcPr>
                  <w:tcW w:w="891" w:type="pct"/>
                  <w:vAlign w:val="center"/>
                </w:tcPr>
                <w:p w14:paraId="11670C8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3AFF3B52" w14:textId="2E36AA62"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20B9793" w14:textId="191EA7EB"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0C9E0E1" w14:textId="77777777" w:rsidTr="000667CE">
              <w:trPr>
                <w:trHeight w:val="300"/>
              </w:trPr>
              <w:tc>
                <w:tcPr>
                  <w:tcW w:w="2155" w:type="pct"/>
                  <w:vAlign w:val="center"/>
                </w:tcPr>
                <w:p w14:paraId="6B233592" w14:textId="47822E9D" w:rsidR="006E2540" w:rsidRPr="006145DB" w:rsidRDefault="006E2540" w:rsidP="005B435E">
                  <w:pPr>
                    <w:jc w:val="both"/>
                    <w:rPr>
                      <w:rFonts w:eastAsia="Arial" w:cs="Arial"/>
                      <w:sz w:val="16"/>
                      <w:szCs w:val="16"/>
                    </w:rPr>
                  </w:pPr>
                  <w:r w:rsidRPr="006145DB">
                    <w:rPr>
                      <w:rFonts w:eastAsia="Arial" w:cs="Arial"/>
                      <w:sz w:val="16"/>
                      <w:szCs w:val="16"/>
                    </w:rPr>
                    <w:t>Servicio Alta Dependencia Física, Mental o Cognitiva para Población Habitante de Calle</w:t>
                  </w:r>
                  <w:r w:rsidR="00EA1B4E" w:rsidRPr="006145DB">
                    <w:rPr>
                      <w:rFonts w:eastAsia="Arial" w:cs="Arial"/>
                      <w:sz w:val="16"/>
                      <w:szCs w:val="16"/>
                    </w:rPr>
                    <w:t>.</w:t>
                  </w:r>
                </w:p>
              </w:tc>
              <w:tc>
                <w:tcPr>
                  <w:tcW w:w="891" w:type="pct"/>
                  <w:vAlign w:val="center"/>
                </w:tcPr>
                <w:p w14:paraId="40CB2490"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4C46925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4A68C7E8" w14:textId="34ED19F1"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059CCB00" w14:textId="77777777" w:rsidTr="000667CE">
              <w:trPr>
                <w:trHeight w:val="300"/>
              </w:trPr>
              <w:tc>
                <w:tcPr>
                  <w:tcW w:w="2155" w:type="pct"/>
                  <w:vAlign w:val="center"/>
                </w:tcPr>
                <w:p w14:paraId="4BC4EA29"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centros integrarte atención interna.</w:t>
                  </w:r>
                </w:p>
              </w:tc>
              <w:tc>
                <w:tcPr>
                  <w:tcW w:w="891" w:type="pct"/>
                  <w:vAlign w:val="center"/>
                </w:tcPr>
                <w:p w14:paraId="5C57F93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36018AE7"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43A8F6A" w14:textId="7ECD355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1FA3CA88" w14:textId="77777777" w:rsidTr="000667CE">
              <w:trPr>
                <w:trHeight w:val="300"/>
              </w:trPr>
              <w:tc>
                <w:tcPr>
                  <w:tcW w:w="2155" w:type="pct"/>
                  <w:vAlign w:val="center"/>
                </w:tcPr>
                <w:p w14:paraId="6B246B48"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 Proteger Renacer.</w:t>
                  </w:r>
                </w:p>
              </w:tc>
              <w:tc>
                <w:tcPr>
                  <w:tcW w:w="891" w:type="pct"/>
                  <w:vAlign w:val="center"/>
                </w:tcPr>
                <w:p w14:paraId="6F349068"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4E94CB4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3D487456" w14:textId="77E856B4"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268169C" w14:textId="77777777" w:rsidTr="000667CE">
              <w:trPr>
                <w:trHeight w:val="405"/>
              </w:trPr>
              <w:tc>
                <w:tcPr>
                  <w:tcW w:w="2155" w:type="pct"/>
                  <w:tcBorders>
                    <w:bottom w:val="single" w:sz="4" w:space="0" w:color="auto"/>
                  </w:tcBorders>
                  <w:vAlign w:val="center"/>
                </w:tcPr>
                <w:p w14:paraId="699D7B3A"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Comedores Comunitarios.</w:t>
                  </w:r>
                </w:p>
              </w:tc>
              <w:tc>
                <w:tcPr>
                  <w:tcW w:w="891" w:type="pct"/>
                  <w:tcBorders>
                    <w:bottom w:val="single" w:sz="4" w:space="0" w:color="auto"/>
                  </w:tcBorders>
                  <w:vAlign w:val="center"/>
                </w:tcPr>
                <w:p w14:paraId="598D4645"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bottom w:val="single" w:sz="4" w:space="0" w:color="auto"/>
                  </w:tcBorders>
                  <w:vAlign w:val="center"/>
                </w:tcPr>
                <w:p w14:paraId="1BCDBBF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bottom w:val="single" w:sz="4" w:space="0" w:color="auto"/>
                  </w:tcBorders>
                  <w:vAlign w:val="center"/>
                </w:tcPr>
                <w:p w14:paraId="3EB149C6" w14:textId="3C74CBF7"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FC2634A" w14:textId="77777777" w:rsidTr="000667CE">
              <w:trPr>
                <w:trHeight w:val="70"/>
              </w:trPr>
              <w:tc>
                <w:tcPr>
                  <w:tcW w:w="2155" w:type="pct"/>
                  <w:tcBorders>
                    <w:left w:val="nil"/>
                    <w:bottom w:val="nil"/>
                    <w:right w:val="nil"/>
                  </w:tcBorders>
                  <w:vAlign w:val="center"/>
                </w:tcPr>
                <w:p w14:paraId="22959BEB" w14:textId="77777777" w:rsidR="00500021" w:rsidRPr="006145DB" w:rsidRDefault="00500021" w:rsidP="005B435E">
                  <w:pPr>
                    <w:jc w:val="both"/>
                    <w:rPr>
                      <w:rFonts w:eastAsiaTheme="minorEastAsia" w:cs="Arial"/>
                      <w:sz w:val="16"/>
                      <w:szCs w:val="16"/>
                    </w:rPr>
                  </w:pPr>
                </w:p>
              </w:tc>
              <w:tc>
                <w:tcPr>
                  <w:tcW w:w="891" w:type="pct"/>
                  <w:tcBorders>
                    <w:left w:val="nil"/>
                    <w:bottom w:val="nil"/>
                    <w:right w:val="nil"/>
                  </w:tcBorders>
                  <w:vAlign w:val="center"/>
                </w:tcPr>
                <w:p w14:paraId="608B50EC" w14:textId="77777777" w:rsidR="00500021" w:rsidRPr="006145DB" w:rsidRDefault="00500021" w:rsidP="005B435E">
                  <w:pPr>
                    <w:jc w:val="center"/>
                    <w:rPr>
                      <w:rFonts w:eastAsiaTheme="minorEastAsia" w:cs="Arial"/>
                      <w:sz w:val="16"/>
                      <w:szCs w:val="16"/>
                    </w:rPr>
                  </w:pPr>
                </w:p>
              </w:tc>
              <w:tc>
                <w:tcPr>
                  <w:tcW w:w="765" w:type="pct"/>
                  <w:tcBorders>
                    <w:left w:val="nil"/>
                    <w:bottom w:val="nil"/>
                    <w:right w:val="nil"/>
                  </w:tcBorders>
                  <w:vAlign w:val="center"/>
                </w:tcPr>
                <w:p w14:paraId="5BAC63AC" w14:textId="77777777" w:rsidR="00500021" w:rsidRPr="006145DB" w:rsidRDefault="00500021" w:rsidP="005B435E">
                  <w:pPr>
                    <w:jc w:val="center"/>
                    <w:rPr>
                      <w:rFonts w:eastAsiaTheme="minorEastAsia" w:cs="Arial"/>
                      <w:sz w:val="16"/>
                      <w:szCs w:val="16"/>
                    </w:rPr>
                  </w:pPr>
                </w:p>
              </w:tc>
              <w:tc>
                <w:tcPr>
                  <w:tcW w:w="1189" w:type="pct"/>
                  <w:tcBorders>
                    <w:left w:val="nil"/>
                    <w:bottom w:val="nil"/>
                    <w:right w:val="nil"/>
                  </w:tcBorders>
                  <w:vAlign w:val="center"/>
                </w:tcPr>
                <w:p w14:paraId="7F789393" w14:textId="77777777" w:rsidR="00500021" w:rsidRPr="006145DB" w:rsidRDefault="00500021" w:rsidP="005B435E">
                  <w:pPr>
                    <w:jc w:val="center"/>
                    <w:rPr>
                      <w:rFonts w:eastAsiaTheme="minorEastAsia" w:cs="Arial"/>
                      <w:sz w:val="16"/>
                      <w:szCs w:val="16"/>
                    </w:rPr>
                  </w:pPr>
                </w:p>
              </w:tc>
            </w:tr>
          </w:tbl>
          <w:p w14:paraId="2AE8CD47" w14:textId="77777777" w:rsidR="006E2540" w:rsidRPr="006145DB" w:rsidRDefault="006E2540" w:rsidP="005B435E">
            <w:pPr>
              <w:tabs>
                <w:tab w:val="left" w:pos="709"/>
              </w:tabs>
              <w:spacing w:after="0" w:line="240" w:lineRule="auto"/>
              <w:contextualSpacing/>
              <w:jc w:val="both"/>
              <w:rPr>
                <w:rFonts w:eastAsia="Calibri" w:cs="Arial"/>
                <w:bCs/>
                <w:sz w:val="20"/>
                <w:szCs w:val="20"/>
                <w:lang w:eastAsia="es-CO"/>
              </w:rPr>
            </w:pPr>
          </w:p>
        </w:tc>
      </w:tr>
      <w:tr w:rsidR="006E2540" w:rsidRPr="006145DB" w14:paraId="209F04E9" w14:textId="77777777" w:rsidTr="00DC2E09">
        <w:trPr>
          <w:trHeight w:val="2910"/>
          <w:jc w:val="center"/>
        </w:trPr>
        <w:tc>
          <w:tcPr>
            <w:tcW w:w="1980" w:type="dxa"/>
            <w:vAlign w:val="center"/>
          </w:tcPr>
          <w:p w14:paraId="6DFF48D4"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Ejecución</w:t>
            </w:r>
          </w:p>
        </w:tc>
        <w:tc>
          <w:tcPr>
            <w:tcW w:w="7513" w:type="dxa"/>
          </w:tcPr>
          <w:p w14:paraId="7599E499" w14:textId="332616D4" w:rsidR="006E2540" w:rsidRPr="006145DB" w:rsidRDefault="006E2540" w:rsidP="005B435E">
            <w:pPr>
              <w:spacing w:after="0" w:line="240" w:lineRule="auto"/>
              <w:jc w:val="both"/>
              <w:rPr>
                <w:rFonts w:eastAsia="Arial" w:cs="Arial"/>
                <w:sz w:val="20"/>
                <w:szCs w:val="20"/>
              </w:rPr>
            </w:pPr>
            <w:bookmarkStart w:id="395" w:name="_Hlk181011718"/>
            <w:r w:rsidRPr="006145DB">
              <w:rPr>
                <w:rFonts w:eastAsia="Arial" w:cs="Arial"/>
                <w:sz w:val="20"/>
                <w:szCs w:val="20"/>
              </w:rPr>
              <w:t>El servicio "Compromiso por una alimentación incluyente" ofrece dos tipos de apoyo alimentario, organizados según las características de los beneficiarios. A continuación, se detallan las especificaciones:</w:t>
            </w:r>
          </w:p>
          <w:p w14:paraId="785949CF" w14:textId="77777777" w:rsidR="00500021" w:rsidRPr="006145DB" w:rsidRDefault="00500021" w:rsidP="005B435E">
            <w:pPr>
              <w:pStyle w:val="Ttulo1"/>
              <w:rPr>
                <w:sz w:val="20"/>
                <w:szCs w:val="20"/>
              </w:rPr>
            </w:pPr>
          </w:p>
          <w:p w14:paraId="5AF8947D" w14:textId="2F215FB9" w:rsidR="006E2540" w:rsidRPr="006145DB" w:rsidRDefault="006E2540" w:rsidP="005B435E">
            <w:pPr>
              <w:pStyle w:val="Textoindependiente"/>
              <w:spacing w:after="0" w:line="240" w:lineRule="auto"/>
              <w:jc w:val="both"/>
              <w:rPr>
                <w:rFonts w:eastAsia="Arial" w:cs="Arial"/>
                <w:sz w:val="20"/>
                <w:szCs w:val="20"/>
              </w:rPr>
            </w:pPr>
            <w:r w:rsidRPr="006145DB">
              <w:rPr>
                <w:rFonts w:eastAsia="Arial" w:cs="Arial"/>
                <w:sz w:val="20"/>
                <w:szCs w:val="20"/>
              </w:rPr>
              <w:t>Canastas alimentarias:</w:t>
            </w:r>
          </w:p>
          <w:p w14:paraId="609B5CD3" w14:textId="77777777" w:rsidR="00500021" w:rsidRPr="006145DB" w:rsidRDefault="00500021" w:rsidP="005B435E">
            <w:pPr>
              <w:spacing w:after="0" w:line="240" w:lineRule="auto"/>
              <w:jc w:val="both"/>
              <w:rPr>
                <w:rFonts w:eastAsia="Arial" w:cs="Arial"/>
                <w:sz w:val="20"/>
                <w:szCs w:val="20"/>
              </w:rPr>
            </w:pPr>
          </w:p>
          <w:p w14:paraId="08762BE0" w14:textId="14717B7E" w:rsidR="006E2540" w:rsidRPr="006145DB" w:rsidRDefault="006E2540" w:rsidP="005B435E">
            <w:pPr>
              <w:spacing w:after="0" w:line="240" w:lineRule="auto"/>
              <w:jc w:val="both"/>
              <w:rPr>
                <w:rFonts w:eastAsia="Arial" w:cs="Arial"/>
                <w:sz w:val="20"/>
                <w:szCs w:val="20"/>
              </w:rPr>
            </w:pPr>
            <w:r w:rsidRPr="006145DB">
              <w:rPr>
                <w:rFonts w:eastAsia="Arial" w:cs="Arial"/>
                <w:sz w:val="20"/>
                <w:szCs w:val="20"/>
              </w:rPr>
              <w:t xml:space="preserve">Se entregan de manera presencial, los participantes son informados por las Subdirecciones locales para la Integración Social de la SDIS, la fecha, hora y punto de entrega. Las canastas alimentarias se clasifican según el número de integrantes del hogar. </w:t>
            </w:r>
          </w:p>
          <w:p w14:paraId="47180F43" w14:textId="77777777" w:rsidR="00500021" w:rsidRPr="006145DB" w:rsidRDefault="00500021" w:rsidP="005B435E">
            <w:pPr>
              <w:spacing w:after="0" w:line="240" w:lineRule="auto"/>
              <w:jc w:val="both"/>
              <w:rPr>
                <w:rFonts w:eastAsia="Arial" w:cs="Arial"/>
                <w:sz w:val="20"/>
                <w:szCs w:val="20"/>
              </w:rPr>
            </w:pPr>
          </w:p>
          <w:p w14:paraId="1DA0B7FB" w14:textId="2BA9C7E6" w:rsidR="00500021" w:rsidRPr="006145DB" w:rsidRDefault="006E2540" w:rsidP="005B435E">
            <w:pPr>
              <w:spacing w:after="0" w:line="240" w:lineRule="auto"/>
              <w:jc w:val="both"/>
              <w:rPr>
                <w:rFonts w:eastAsia="Arial" w:cs="Arial"/>
                <w:sz w:val="20"/>
                <w:szCs w:val="20"/>
              </w:rPr>
            </w:pPr>
            <w:r w:rsidRPr="006145DB">
              <w:rPr>
                <w:rFonts w:eastAsia="Arial" w:cs="Arial"/>
                <w:sz w:val="20"/>
                <w:szCs w:val="20"/>
              </w:rPr>
              <w:t>A través del servicio se realiza vigilancia nutricional de manera presencial, con la toma de medidas antropométricas de talla y peso, la cual se realiza semestralmente a la población en atención en el servicio en los casos requeridos y promoción de hábitos y estilos de vida saludable. Para el caso de la canasta indígena la vigilancia nutricional se realiza al 60% de la población, promoción de hábitos y estilos de vida saludable e inclusión social.</w:t>
            </w:r>
          </w:p>
          <w:p w14:paraId="6A46F0A8"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52FF3852" w14:textId="39BEDD92"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Bono de alimentos para hogares con pertenencia étnica: </w:t>
            </w:r>
          </w:p>
          <w:p w14:paraId="5E8E5A20"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24207FC0" w14:textId="1957F63E"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Permite el acceso físico a los alimentos mediante la entrega de un bono de alimentos canjeable de manera presencial en los puntos de distribución autorizados por la Entidad. Este bono se otorga mensualmente y su valor es determinado por la SDIS de acuerdo con el número de integrantes del hogar. </w:t>
            </w:r>
          </w:p>
          <w:p w14:paraId="0E2D0087" w14:textId="77777777" w:rsidR="00970BE7" w:rsidRPr="006145DB" w:rsidRDefault="00970BE7" w:rsidP="005B435E">
            <w:pPr>
              <w:pStyle w:val="NormalWeb"/>
              <w:spacing w:before="0" w:beforeAutospacing="0" w:after="0" w:afterAutospacing="0"/>
              <w:jc w:val="both"/>
              <w:rPr>
                <w:rFonts w:ascii="Arial" w:eastAsiaTheme="minorHAnsi" w:hAnsi="Arial" w:cs="Arial"/>
                <w:sz w:val="20"/>
                <w:szCs w:val="20"/>
                <w:lang w:val="es-MX"/>
              </w:rPr>
            </w:pPr>
          </w:p>
          <w:p w14:paraId="0DD1BA0D" w14:textId="3E8B519F"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La Subdirección de Abastecimiento, a través de las Subdirecciones Locales para la Integración Social informará a los beneficiarios la fecha y el lugar de canje. La atención incluirá vigilancia nutricional para el 100% de los beneficiarios, mediante la toma semestral de medidas antropométricas, además de actividades de promoción de prácticas saludables en alimentación, nutrición y actividad física.</w:t>
            </w:r>
          </w:p>
          <w:p w14:paraId="23206EF5"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41DB3B45" w14:textId="490A16FB"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 xml:space="preserve">El egreso de beneficiarios de bonos de alimentos para hogares con pertenencia étnica será tramitado por cumplimiento de criterios de egreso y no procederá el reemplazo de cupos. Una vez la totalidad de los beneficiarios actuales haya egresado del apoyo alimentario, éste apoyo alimentario será suprimido del servicio. </w:t>
            </w:r>
          </w:p>
          <w:p w14:paraId="4D252A89"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127DA8E6" w14:textId="77777777"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 xml:space="preserve">En caso de interrupción parcial o total durante la prestación del servicio social Compromiso por una Alimentación Incluyente, por causas ajenas a la ejecución contractual se implementará el plan operativo de continuidad correspondiente. </w:t>
            </w:r>
          </w:p>
          <w:p w14:paraId="44F6D108" w14:textId="77777777" w:rsidR="00500021" w:rsidRPr="006145DB" w:rsidRDefault="00500021" w:rsidP="005B435E">
            <w:pPr>
              <w:pStyle w:val="Ttulo1"/>
              <w:rPr>
                <w:sz w:val="20"/>
                <w:szCs w:val="20"/>
                <w:lang w:val="es-MX"/>
              </w:rPr>
            </w:pPr>
          </w:p>
          <w:p w14:paraId="79C5496E" w14:textId="332616D4"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bookmarkEnd w:id="395"/>
          </w:p>
        </w:tc>
      </w:tr>
      <w:tr w:rsidR="006E2540" w:rsidRPr="006145DB" w14:paraId="2721D1B4" w14:textId="77777777" w:rsidTr="00DC2E09">
        <w:trPr>
          <w:trHeight w:val="983"/>
          <w:jc w:val="center"/>
        </w:trPr>
        <w:tc>
          <w:tcPr>
            <w:tcW w:w="1980" w:type="dxa"/>
            <w:vAlign w:val="center"/>
          </w:tcPr>
          <w:p w14:paraId="0F8C338B"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Estándares transversales de calidad</w:t>
            </w:r>
          </w:p>
        </w:tc>
        <w:tc>
          <w:tcPr>
            <w:tcW w:w="7513" w:type="dxa"/>
          </w:tcPr>
          <w:p w14:paraId="32FD2573" w14:textId="7FD88B5C" w:rsidR="006E2540" w:rsidRPr="006145DB" w:rsidRDefault="006E2540" w:rsidP="005B435E">
            <w:pPr>
              <w:spacing w:after="0" w:line="240" w:lineRule="auto"/>
              <w:jc w:val="both"/>
              <w:rPr>
                <w:rStyle w:val="normaltextrun"/>
                <w:rFonts w:eastAsia="Arial" w:cs="Arial"/>
                <w:sz w:val="20"/>
                <w:szCs w:val="20"/>
              </w:rPr>
            </w:pPr>
            <w:bookmarkStart w:id="396" w:name="_Hlk181011940"/>
            <w:r w:rsidRPr="006145DB">
              <w:rPr>
                <w:rStyle w:val="normaltextrun"/>
                <w:rFonts w:eastAsia="Arial" w:cs="Arial"/>
                <w:sz w:val="20"/>
                <w:szCs w:val="20"/>
              </w:rPr>
              <w:t xml:space="preserve">La operación del servicio Compromiso por una Alimentación Incluyente es tercerizada, en este sentido, el anexo técnico define los requisitos específicos para asegurar la prestación del servicio con calidad. </w:t>
            </w:r>
          </w:p>
          <w:p w14:paraId="7490C993" w14:textId="641A5FB2" w:rsidR="006E2540" w:rsidRPr="006145DB" w:rsidRDefault="006E2540" w:rsidP="005B435E">
            <w:pPr>
              <w:spacing w:after="0" w:line="240" w:lineRule="auto"/>
              <w:jc w:val="both"/>
              <w:rPr>
                <w:rFonts w:eastAsia="Arial" w:cs="Arial"/>
                <w:sz w:val="20"/>
                <w:szCs w:val="20"/>
              </w:rPr>
            </w:pPr>
            <w:r w:rsidRPr="006145DB">
              <w:rPr>
                <w:rStyle w:val="normaltextrun"/>
                <w:rFonts w:eastAsia="Arial" w:cs="Arial"/>
                <w:sz w:val="20"/>
                <w:szCs w:val="20"/>
              </w:rPr>
              <w:t>A través del esquema de supervisión, que adelanta directamente la Subdirección de Abastecimiento, se realiza el seguimiento y control a la implementación del anexo técnico. </w:t>
            </w:r>
            <w:r w:rsidRPr="006145DB">
              <w:rPr>
                <w:rStyle w:val="eop"/>
                <w:rFonts w:eastAsia="Arial" w:cs="Arial"/>
                <w:sz w:val="20"/>
                <w:szCs w:val="20"/>
              </w:rPr>
              <w:t> </w:t>
            </w:r>
          </w:p>
          <w:bookmarkEnd w:id="396"/>
          <w:p w14:paraId="6CB4F950" w14:textId="77777777" w:rsidR="0012347D" w:rsidRPr="006145DB" w:rsidRDefault="0012347D" w:rsidP="005B435E">
            <w:pPr>
              <w:spacing w:after="0" w:line="240" w:lineRule="auto"/>
              <w:jc w:val="both"/>
              <w:rPr>
                <w:rStyle w:val="eop"/>
                <w:rFonts w:eastAsia="Arial" w:cs="Arial"/>
                <w:sz w:val="20"/>
                <w:szCs w:val="20"/>
              </w:rPr>
            </w:pPr>
          </w:p>
          <w:p w14:paraId="0B7BC22A" w14:textId="44EA5468" w:rsidR="006E2540" w:rsidRPr="006145DB" w:rsidRDefault="006E2540" w:rsidP="005B435E">
            <w:pPr>
              <w:spacing w:after="0" w:line="240" w:lineRule="auto"/>
              <w:jc w:val="both"/>
              <w:rPr>
                <w:rStyle w:val="eop"/>
                <w:rFonts w:eastAsia="Arial" w:cs="Arial"/>
                <w:sz w:val="20"/>
                <w:szCs w:val="20"/>
              </w:rPr>
            </w:pPr>
            <w:r w:rsidRPr="006145DB">
              <w:rPr>
                <w:rStyle w:val="eop"/>
                <w:rFonts w:eastAsia="Arial" w:cs="Arial"/>
                <w:sz w:val="20"/>
                <w:szCs w:val="20"/>
              </w:rPr>
              <w:t xml:space="preserve">No obstante, se acogen las siguientes categorías asociadas a las condiciones de calidad transversales de la Entidad: </w:t>
            </w:r>
          </w:p>
          <w:p w14:paraId="6691FD6C" w14:textId="77777777" w:rsidR="002C082D" w:rsidRPr="006145DB" w:rsidRDefault="002C082D" w:rsidP="005B435E">
            <w:pPr>
              <w:pStyle w:val="Ttulo1"/>
              <w:rPr>
                <w:sz w:val="20"/>
                <w:szCs w:val="20"/>
              </w:rPr>
            </w:pPr>
          </w:p>
          <w:p w14:paraId="25D47EBB"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Talento Humano</w:t>
            </w:r>
          </w:p>
          <w:p w14:paraId="640E8B9F"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Nutrición </w:t>
            </w:r>
          </w:p>
          <w:p w14:paraId="1D0F3BBD"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Salubridad </w:t>
            </w:r>
          </w:p>
          <w:p w14:paraId="6C73877E" w14:textId="77777777" w:rsidR="006E2540" w:rsidRPr="006145DB" w:rsidRDefault="006E2540">
            <w:pPr>
              <w:pStyle w:val="Textoindependiente"/>
              <w:numPr>
                <w:ilvl w:val="0"/>
                <w:numId w:val="23"/>
              </w:numPr>
              <w:spacing w:after="0" w:line="240" w:lineRule="auto"/>
              <w:contextualSpacing/>
              <w:jc w:val="both"/>
              <w:rPr>
                <w:rFonts w:eastAsia="Arial" w:cs="Arial"/>
                <w:lang w:val="es-CO"/>
              </w:rPr>
            </w:pPr>
            <w:r w:rsidRPr="006145DB">
              <w:rPr>
                <w:rFonts w:eastAsia="Arial" w:cs="Arial"/>
                <w:sz w:val="20"/>
                <w:szCs w:val="20"/>
              </w:rPr>
              <w:t>Gestión Administrativa</w:t>
            </w:r>
          </w:p>
        </w:tc>
      </w:tr>
    </w:tbl>
    <w:p w14:paraId="525096BC" w14:textId="77777777" w:rsidR="006E2540" w:rsidRPr="006145DB" w:rsidRDefault="006E2540" w:rsidP="005B435E">
      <w:pPr>
        <w:spacing w:after="0" w:line="240" w:lineRule="auto"/>
        <w:rPr>
          <w:rFonts w:cs="Arial"/>
        </w:rPr>
      </w:pPr>
    </w:p>
    <w:p w14:paraId="1DA91F06" w14:textId="290E6C06" w:rsidR="008B2148" w:rsidRPr="006145DB" w:rsidRDefault="00184D1B">
      <w:pPr>
        <w:pStyle w:val="Ttulo1"/>
        <w:numPr>
          <w:ilvl w:val="1"/>
          <w:numId w:val="72"/>
        </w:numPr>
        <w:tabs>
          <w:tab w:val="left" w:pos="633"/>
          <w:tab w:val="left" w:pos="1843"/>
        </w:tabs>
        <w:ind w:left="426" w:hanging="426"/>
      </w:pPr>
      <w:bookmarkStart w:id="397" w:name="_Toc210213236"/>
      <w:bookmarkStart w:id="398" w:name="_Toc213273506"/>
      <w:bookmarkStart w:id="399" w:name="_Toc213276133"/>
      <w:bookmarkStart w:id="400" w:name="_Toc216902467"/>
      <w:r w:rsidRPr="006145DB">
        <w:t>Transferencias monetarias</w:t>
      </w:r>
      <w:bookmarkEnd w:id="397"/>
      <w:bookmarkEnd w:id="398"/>
      <w:bookmarkEnd w:id="399"/>
      <w:bookmarkEnd w:id="400"/>
    </w:p>
    <w:p w14:paraId="1E032A3F" w14:textId="77777777" w:rsidR="008B2148" w:rsidRPr="006145DB" w:rsidRDefault="008B2148" w:rsidP="005B435E">
      <w:pPr>
        <w:spacing w:after="0" w:line="240" w:lineRule="auto"/>
        <w:rPr>
          <w:rFonts w:cs="Arial"/>
        </w:rPr>
      </w:pPr>
    </w:p>
    <w:p w14:paraId="55D343C5" w14:textId="2272F6DA" w:rsidR="00374320" w:rsidRPr="006145DB" w:rsidRDefault="00374320">
      <w:pPr>
        <w:pStyle w:val="Ttulo1"/>
        <w:numPr>
          <w:ilvl w:val="2"/>
          <w:numId w:val="72"/>
        </w:numPr>
        <w:tabs>
          <w:tab w:val="left" w:pos="993"/>
        </w:tabs>
        <w:ind w:left="567" w:hanging="579"/>
        <w:jc w:val="center"/>
      </w:pPr>
      <w:bookmarkStart w:id="401" w:name="_Toc210213237"/>
      <w:bookmarkStart w:id="402" w:name="_Toc213273507"/>
      <w:bookmarkStart w:id="403" w:name="_Toc213276134"/>
      <w:bookmarkStart w:id="404" w:name="_Toc216902468"/>
      <w:r w:rsidRPr="006145DB">
        <w:t>Tr</w:t>
      </w:r>
      <w:r w:rsidR="00AC31AA" w:rsidRPr="006145DB">
        <w:t>ansferencias para personas con d</w:t>
      </w:r>
      <w:r w:rsidRPr="006145DB">
        <w:t>iscapacidad</w:t>
      </w:r>
      <w:bookmarkEnd w:id="401"/>
      <w:bookmarkEnd w:id="402"/>
      <w:bookmarkEnd w:id="403"/>
      <w:bookmarkEnd w:id="404"/>
    </w:p>
    <w:tbl>
      <w:tblPr>
        <w:tblStyle w:val="Tablaconcuadrcula3"/>
        <w:tblW w:w="5077" w:type="pct"/>
        <w:tblLook w:val="04A0" w:firstRow="1" w:lastRow="0" w:firstColumn="1" w:lastColumn="0" w:noHBand="0" w:noVBand="1"/>
      </w:tblPr>
      <w:tblGrid>
        <w:gridCol w:w="1837"/>
        <w:gridCol w:w="7703"/>
      </w:tblGrid>
      <w:tr w:rsidR="00DC2E09" w:rsidRPr="006145DB" w14:paraId="6466C908" w14:textId="77777777" w:rsidTr="00DC2E09">
        <w:trPr>
          <w:trHeight w:val="585"/>
        </w:trPr>
        <w:tc>
          <w:tcPr>
            <w:tcW w:w="963" w:type="pct"/>
            <w:vAlign w:val="center"/>
            <w:hideMark/>
          </w:tcPr>
          <w:p w14:paraId="24DBB8CE" w14:textId="77777777" w:rsidR="00374320" w:rsidRPr="006145DB" w:rsidRDefault="00374320" w:rsidP="005B435E">
            <w:pPr>
              <w:rPr>
                <w:rFonts w:cs="Arial"/>
                <w:sz w:val="20"/>
                <w:szCs w:val="20"/>
                <w:lang w:eastAsia="es-CO"/>
              </w:rPr>
            </w:pPr>
            <w:r w:rsidRPr="006145DB">
              <w:rPr>
                <w:rFonts w:cs="Arial"/>
                <w:sz w:val="20"/>
                <w:szCs w:val="20"/>
                <w:lang w:eastAsia="es-CO"/>
              </w:rPr>
              <w:t>Objeto del Servicio Social</w:t>
            </w:r>
          </w:p>
        </w:tc>
        <w:tc>
          <w:tcPr>
            <w:tcW w:w="4037" w:type="pct"/>
            <w:hideMark/>
          </w:tcPr>
          <w:p w14:paraId="1C4D8151" w14:textId="77777777" w:rsidR="00374320" w:rsidRPr="006145DB" w:rsidRDefault="00374320" w:rsidP="005B435E">
            <w:pPr>
              <w:tabs>
                <w:tab w:val="left" w:pos="397"/>
              </w:tabs>
              <w:jc w:val="both"/>
              <w:rPr>
                <w:rFonts w:cs="Arial"/>
                <w:sz w:val="20"/>
                <w:szCs w:val="20"/>
                <w:lang w:eastAsia="es-CO"/>
              </w:rPr>
            </w:pPr>
            <w:r w:rsidRPr="006145DB">
              <w:rPr>
                <w:rFonts w:cs="Arial"/>
                <w:sz w:val="20"/>
                <w:szCs w:val="20"/>
                <w:lang w:eastAsia="es-CO"/>
              </w:rPr>
              <w:t>Contribuir con una transferencia dirigida a las personas con discapacidad que se encuentran en pobreza extrema, pobreza moderada o vulnerabilidad por inseguridad alimentaria.</w:t>
            </w:r>
          </w:p>
        </w:tc>
      </w:tr>
      <w:tr w:rsidR="00DC2E09" w:rsidRPr="006145DB" w14:paraId="6B35D979" w14:textId="77777777" w:rsidTr="00DC2E09">
        <w:trPr>
          <w:trHeight w:val="20"/>
        </w:trPr>
        <w:tc>
          <w:tcPr>
            <w:tcW w:w="963" w:type="pct"/>
            <w:vAlign w:val="center"/>
            <w:hideMark/>
          </w:tcPr>
          <w:p w14:paraId="563B121E" w14:textId="77777777" w:rsidR="00374320" w:rsidRPr="006145DB" w:rsidRDefault="00374320" w:rsidP="005B435E">
            <w:pPr>
              <w:rPr>
                <w:rFonts w:cs="Arial"/>
                <w:sz w:val="20"/>
                <w:szCs w:val="20"/>
                <w:lang w:eastAsia="es-CO"/>
              </w:rPr>
            </w:pPr>
            <w:r w:rsidRPr="006145DB">
              <w:rPr>
                <w:rFonts w:cs="Arial"/>
                <w:sz w:val="20"/>
                <w:szCs w:val="20"/>
                <w:lang w:eastAsia="es-CO"/>
              </w:rPr>
              <w:t>Oferta del Servicio Social</w:t>
            </w:r>
          </w:p>
        </w:tc>
        <w:tc>
          <w:tcPr>
            <w:tcW w:w="4037" w:type="pct"/>
            <w:hideMark/>
          </w:tcPr>
          <w:p w14:paraId="3332FD6A" w14:textId="77777777" w:rsidR="00374320" w:rsidRDefault="00374320" w:rsidP="005B435E">
            <w:pPr>
              <w:jc w:val="both"/>
              <w:rPr>
                <w:rFonts w:cs="Arial"/>
                <w:sz w:val="20"/>
                <w:szCs w:val="20"/>
              </w:rPr>
            </w:pPr>
            <w:r w:rsidRPr="006145DB">
              <w:rPr>
                <w:rFonts w:cs="Arial"/>
                <w:sz w:val="20"/>
                <w:szCs w:val="20"/>
              </w:rPr>
              <w:t>El servicio social consiste en la entrega de una transferencia para personas con discapacidad, a través de bonos canjeables por alimentos o trasferencias monetarias no condicionadas. La persona beneficiaria podrá escoger el canal de recepción del beneficio:</w:t>
            </w:r>
          </w:p>
          <w:p w14:paraId="2C83013C" w14:textId="77777777" w:rsidR="000667CE" w:rsidRPr="000667CE" w:rsidRDefault="000667CE" w:rsidP="000667CE">
            <w:pPr>
              <w:pStyle w:val="Ttulo1"/>
              <w:rPr>
                <w:sz w:val="20"/>
                <w:szCs w:val="20"/>
              </w:rPr>
            </w:pPr>
          </w:p>
          <w:p w14:paraId="4630904B" w14:textId="77777777" w:rsidR="00374320" w:rsidRPr="006145DB" w:rsidRDefault="00374320">
            <w:pPr>
              <w:numPr>
                <w:ilvl w:val="0"/>
                <w:numId w:val="4"/>
              </w:numPr>
              <w:contextualSpacing/>
              <w:jc w:val="both"/>
              <w:rPr>
                <w:rFonts w:cs="Arial"/>
                <w:sz w:val="20"/>
                <w:szCs w:val="20"/>
              </w:rPr>
            </w:pPr>
            <w:r w:rsidRPr="006145DB">
              <w:rPr>
                <w:rFonts w:cs="Arial"/>
                <w:sz w:val="20"/>
                <w:szCs w:val="20"/>
              </w:rPr>
              <w:t>Transferencias monetarias no condicionadas: corresponde a la dispersión de un valor en dinero establecido por la entidad, con una frecuencia de entrega mensual.</w:t>
            </w:r>
          </w:p>
          <w:p w14:paraId="501C5D58" w14:textId="77777777" w:rsidR="00374320" w:rsidRPr="006145DB" w:rsidRDefault="00374320">
            <w:pPr>
              <w:numPr>
                <w:ilvl w:val="0"/>
                <w:numId w:val="4"/>
              </w:numPr>
              <w:jc w:val="both"/>
              <w:rPr>
                <w:rFonts w:cs="Arial"/>
                <w:sz w:val="20"/>
                <w:szCs w:val="20"/>
              </w:rPr>
            </w:pPr>
            <w:r w:rsidRPr="006145DB">
              <w:rPr>
                <w:rFonts w:cs="Arial"/>
                <w:sz w:val="20"/>
                <w:szCs w:val="20"/>
              </w:rPr>
              <w:t>Bonos canjeables por alimentos: beneficio económico, por el valor establecido por la entidad, determinado al canje por alimentos en los puntos autorizados por la entidad, con una frecuencia de entrega mensual.</w:t>
            </w:r>
          </w:p>
        </w:tc>
      </w:tr>
      <w:tr w:rsidR="00DC2E09" w:rsidRPr="006145DB" w14:paraId="1513D390" w14:textId="77777777" w:rsidTr="00DC2E09">
        <w:trPr>
          <w:trHeight w:val="20"/>
        </w:trPr>
        <w:tc>
          <w:tcPr>
            <w:tcW w:w="963" w:type="pct"/>
            <w:vAlign w:val="center"/>
            <w:hideMark/>
          </w:tcPr>
          <w:p w14:paraId="0BE4F55D"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 xml:space="preserve">Tipo de Focalización </w:t>
            </w:r>
          </w:p>
        </w:tc>
        <w:tc>
          <w:tcPr>
            <w:tcW w:w="4037" w:type="pct"/>
            <w:hideMark/>
          </w:tcPr>
          <w:p w14:paraId="69A5B4BE" w14:textId="77777777" w:rsidR="00374320" w:rsidRPr="006145DB" w:rsidRDefault="00374320" w:rsidP="005B435E">
            <w:pPr>
              <w:jc w:val="both"/>
              <w:rPr>
                <w:rFonts w:cs="Arial"/>
                <w:sz w:val="20"/>
                <w:szCs w:val="20"/>
              </w:rPr>
            </w:pPr>
            <w:r w:rsidRPr="006145DB">
              <w:rPr>
                <w:rFonts w:cs="Arial"/>
                <w:sz w:val="20"/>
                <w:szCs w:val="20"/>
              </w:rPr>
              <w:t>Categórico para el grupo poblacional para personas con discapacidad, combinado con un instrumento de focalización individual y por hogares- proxy mean test. (Por Instrumentos).</w:t>
            </w:r>
          </w:p>
        </w:tc>
      </w:tr>
      <w:tr w:rsidR="00DC2E09" w:rsidRPr="006145DB" w14:paraId="29BF7394" w14:textId="77777777" w:rsidTr="00DC2E09">
        <w:trPr>
          <w:trHeight w:val="728"/>
        </w:trPr>
        <w:tc>
          <w:tcPr>
            <w:tcW w:w="963" w:type="pct"/>
            <w:vAlign w:val="center"/>
            <w:hideMark/>
          </w:tcPr>
          <w:p w14:paraId="34A7FC6D" w14:textId="77777777" w:rsidR="00374320" w:rsidRPr="006145DB" w:rsidRDefault="00374320" w:rsidP="005B435E">
            <w:pPr>
              <w:rPr>
                <w:rFonts w:cs="Arial"/>
                <w:sz w:val="20"/>
                <w:szCs w:val="20"/>
                <w:lang w:eastAsia="es-CO"/>
              </w:rPr>
            </w:pPr>
            <w:r w:rsidRPr="006145DB">
              <w:rPr>
                <w:rFonts w:cs="Arial"/>
                <w:sz w:val="20"/>
                <w:szCs w:val="20"/>
                <w:lang w:eastAsia="es-CO"/>
              </w:rPr>
              <w:t>Población Objetivo</w:t>
            </w:r>
          </w:p>
        </w:tc>
        <w:tc>
          <w:tcPr>
            <w:tcW w:w="4037" w:type="pct"/>
            <w:hideMark/>
          </w:tcPr>
          <w:p w14:paraId="2B8BB585" w14:textId="6FF57663" w:rsidR="00374320" w:rsidRPr="006145DB" w:rsidRDefault="00374320" w:rsidP="005B435E">
            <w:pPr>
              <w:jc w:val="both"/>
              <w:rPr>
                <w:rFonts w:eastAsia="Arial" w:cs="Arial"/>
                <w:sz w:val="20"/>
                <w:szCs w:val="20"/>
                <w:lang w:eastAsia="es-MX"/>
              </w:rPr>
            </w:pPr>
            <w:r w:rsidRPr="006145DB">
              <w:rPr>
                <w:rFonts w:eastAsia="Arial" w:cs="Arial"/>
                <w:sz w:val="20"/>
                <w:szCs w:val="20"/>
              </w:rPr>
              <w:t>Personas con discapacidad, residentes en el Distrito Capital, en situación de pobreza extrema, pobreza moderada y vulnerabilidad por inseguridad alimentar</w:t>
            </w:r>
            <w:r w:rsidR="00AC31AA" w:rsidRPr="006145DB">
              <w:rPr>
                <w:rFonts w:eastAsia="Arial" w:cs="Arial"/>
                <w:sz w:val="20"/>
                <w:szCs w:val="20"/>
              </w:rPr>
              <w:t>ia hasta los 59 años y 11 meses.</w:t>
            </w:r>
          </w:p>
        </w:tc>
      </w:tr>
      <w:tr w:rsidR="00DC2E09" w:rsidRPr="006145DB" w14:paraId="1C0570C6" w14:textId="77777777" w:rsidTr="00DC2E09">
        <w:trPr>
          <w:trHeight w:val="728"/>
        </w:trPr>
        <w:tc>
          <w:tcPr>
            <w:tcW w:w="963" w:type="pct"/>
            <w:vAlign w:val="center"/>
          </w:tcPr>
          <w:p w14:paraId="30C1BA73" w14:textId="77777777" w:rsidR="00374320" w:rsidRPr="006145DB" w:rsidRDefault="00374320" w:rsidP="005B435E">
            <w:pPr>
              <w:rPr>
                <w:rFonts w:cs="Arial"/>
                <w:sz w:val="20"/>
                <w:szCs w:val="20"/>
                <w:lang w:eastAsia="es-CO"/>
              </w:rPr>
            </w:pPr>
            <w:r w:rsidRPr="006145DB">
              <w:rPr>
                <w:rFonts w:cs="Arial"/>
                <w:sz w:val="20"/>
                <w:szCs w:val="20"/>
                <w:lang w:eastAsia="es-CO"/>
              </w:rPr>
              <w:t>Fuentes de Información Población Objetivo</w:t>
            </w:r>
          </w:p>
        </w:tc>
        <w:tc>
          <w:tcPr>
            <w:tcW w:w="4037" w:type="pct"/>
          </w:tcPr>
          <w:tbl>
            <w:tblPr>
              <w:tblStyle w:val="Tablaconcuadrcula"/>
              <w:tblW w:w="5000" w:type="pct"/>
              <w:tblLook w:val="04A0" w:firstRow="1" w:lastRow="0" w:firstColumn="1" w:lastColumn="0" w:noHBand="0" w:noVBand="1"/>
            </w:tblPr>
            <w:tblGrid>
              <w:gridCol w:w="3109"/>
              <w:gridCol w:w="1408"/>
              <w:gridCol w:w="1330"/>
              <w:gridCol w:w="1640"/>
            </w:tblGrid>
            <w:tr w:rsidR="00374320" w:rsidRPr="006145DB" w14:paraId="0967CF0F" w14:textId="77777777" w:rsidTr="000667CE">
              <w:trPr>
                <w:trHeight w:val="148"/>
              </w:trPr>
              <w:tc>
                <w:tcPr>
                  <w:tcW w:w="2076" w:type="pct"/>
                  <w:tcBorders>
                    <w:top w:val="nil"/>
                    <w:left w:val="nil"/>
                    <w:bottom w:val="single" w:sz="4" w:space="0" w:color="auto"/>
                    <w:right w:val="nil"/>
                  </w:tcBorders>
                  <w:vAlign w:val="center"/>
                </w:tcPr>
                <w:p w14:paraId="131AA4C6" w14:textId="77777777" w:rsidR="00374320" w:rsidRPr="006145DB" w:rsidRDefault="00374320" w:rsidP="005B435E">
                  <w:pPr>
                    <w:tabs>
                      <w:tab w:val="left" w:pos="709"/>
                    </w:tabs>
                    <w:contextualSpacing/>
                    <w:jc w:val="center"/>
                    <w:rPr>
                      <w:rFonts w:eastAsia="Arial" w:cs="Arial"/>
                      <w:sz w:val="16"/>
                      <w:szCs w:val="16"/>
                    </w:rPr>
                  </w:pPr>
                </w:p>
              </w:tc>
              <w:tc>
                <w:tcPr>
                  <w:tcW w:w="940" w:type="pct"/>
                  <w:tcBorders>
                    <w:top w:val="nil"/>
                    <w:left w:val="nil"/>
                    <w:bottom w:val="single" w:sz="4" w:space="0" w:color="auto"/>
                    <w:right w:val="nil"/>
                  </w:tcBorders>
                  <w:vAlign w:val="center"/>
                </w:tcPr>
                <w:p w14:paraId="002FEEFD" w14:textId="77777777" w:rsidR="00374320" w:rsidRPr="006145DB" w:rsidRDefault="00374320" w:rsidP="005B435E">
                  <w:pPr>
                    <w:tabs>
                      <w:tab w:val="left" w:pos="709"/>
                    </w:tabs>
                    <w:contextualSpacing/>
                    <w:jc w:val="center"/>
                    <w:rPr>
                      <w:rFonts w:eastAsia="Arial" w:cs="Arial"/>
                      <w:sz w:val="16"/>
                      <w:szCs w:val="16"/>
                    </w:rPr>
                  </w:pPr>
                </w:p>
              </w:tc>
              <w:tc>
                <w:tcPr>
                  <w:tcW w:w="888" w:type="pct"/>
                  <w:tcBorders>
                    <w:top w:val="nil"/>
                    <w:left w:val="nil"/>
                    <w:bottom w:val="single" w:sz="4" w:space="0" w:color="auto"/>
                    <w:right w:val="nil"/>
                  </w:tcBorders>
                  <w:vAlign w:val="center"/>
                </w:tcPr>
                <w:p w14:paraId="49F01615" w14:textId="77777777" w:rsidR="00374320" w:rsidRPr="006145DB" w:rsidRDefault="00374320" w:rsidP="005B435E">
                  <w:pPr>
                    <w:tabs>
                      <w:tab w:val="left" w:pos="709"/>
                    </w:tabs>
                    <w:contextualSpacing/>
                    <w:jc w:val="center"/>
                    <w:rPr>
                      <w:rFonts w:eastAsia="Arial" w:cs="Arial"/>
                      <w:sz w:val="16"/>
                      <w:szCs w:val="16"/>
                    </w:rPr>
                  </w:pPr>
                </w:p>
              </w:tc>
              <w:tc>
                <w:tcPr>
                  <w:tcW w:w="1095" w:type="pct"/>
                  <w:tcBorders>
                    <w:top w:val="nil"/>
                    <w:left w:val="nil"/>
                    <w:bottom w:val="single" w:sz="4" w:space="0" w:color="auto"/>
                    <w:right w:val="nil"/>
                  </w:tcBorders>
                  <w:vAlign w:val="center"/>
                </w:tcPr>
                <w:p w14:paraId="1A8C09FC"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564A3AAF" w14:textId="77777777" w:rsidTr="000667CE">
              <w:trPr>
                <w:trHeight w:val="300"/>
              </w:trPr>
              <w:tc>
                <w:tcPr>
                  <w:tcW w:w="2076" w:type="pct"/>
                  <w:tcBorders>
                    <w:top w:val="single" w:sz="4" w:space="0" w:color="auto"/>
                  </w:tcBorders>
                  <w:vAlign w:val="center"/>
                </w:tcPr>
                <w:p w14:paraId="6E7F230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Categoría de Población Objetivo</w:t>
                  </w:r>
                </w:p>
              </w:tc>
              <w:tc>
                <w:tcPr>
                  <w:tcW w:w="940" w:type="pct"/>
                  <w:tcBorders>
                    <w:top w:val="single" w:sz="4" w:space="0" w:color="auto"/>
                  </w:tcBorders>
                  <w:vAlign w:val="center"/>
                </w:tcPr>
                <w:p w14:paraId="1E6EABD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888" w:type="pct"/>
                  <w:tcBorders>
                    <w:top w:val="single" w:sz="4" w:space="0" w:color="auto"/>
                  </w:tcBorders>
                  <w:vAlign w:val="center"/>
                </w:tcPr>
                <w:p w14:paraId="16C22B4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095" w:type="pct"/>
                  <w:tcBorders>
                    <w:top w:val="single" w:sz="4" w:space="0" w:color="auto"/>
                  </w:tcBorders>
                  <w:vAlign w:val="center"/>
                </w:tcPr>
                <w:p w14:paraId="3203C9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3B8181D2" w14:textId="77777777" w:rsidTr="000667CE">
              <w:trPr>
                <w:trHeight w:val="300"/>
              </w:trPr>
              <w:tc>
                <w:tcPr>
                  <w:tcW w:w="2076" w:type="pct"/>
                  <w:vAlign w:val="center"/>
                </w:tcPr>
                <w:p w14:paraId="78BA3C43"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certificada por la Secretaría Distrital de Salud o quien haga sus veces.</w:t>
                  </w:r>
                </w:p>
              </w:tc>
              <w:tc>
                <w:tcPr>
                  <w:tcW w:w="940" w:type="pct"/>
                  <w:vAlign w:val="center"/>
                </w:tcPr>
                <w:p w14:paraId="1BA6DDBD"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888" w:type="pct"/>
                  <w:vAlign w:val="center"/>
                </w:tcPr>
                <w:p w14:paraId="6B9557D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095" w:type="pct"/>
                  <w:vAlign w:val="center"/>
                </w:tcPr>
                <w:p w14:paraId="5B57346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6F48C30F" w14:textId="77777777" w:rsidTr="000667CE">
              <w:trPr>
                <w:trHeight w:val="300"/>
              </w:trPr>
              <w:tc>
                <w:tcPr>
                  <w:tcW w:w="2076" w:type="pct"/>
                  <w:vMerge w:val="restart"/>
                  <w:vAlign w:val="center"/>
                </w:tcPr>
                <w:p w14:paraId="725E368B" w14:textId="31ADBF3D"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940" w:type="pct"/>
                  <w:vAlign w:val="center"/>
                </w:tcPr>
                <w:p w14:paraId="235F69D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w:t>
                  </w:r>
                </w:p>
              </w:tc>
              <w:tc>
                <w:tcPr>
                  <w:tcW w:w="888" w:type="pct"/>
                  <w:vAlign w:val="center"/>
                </w:tcPr>
                <w:p w14:paraId="1E6CDE0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vAlign w:val="center"/>
                </w:tcPr>
                <w:p w14:paraId="518ED33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9EA5042" w14:textId="77777777" w:rsidTr="000667CE">
              <w:trPr>
                <w:trHeight w:val="300"/>
              </w:trPr>
              <w:tc>
                <w:tcPr>
                  <w:tcW w:w="2076" w:type="pct"/>
                  <w:vMerge/>
                  <w:vAlign w:val="center"/>
                </w:tcPr>
                <w:p w14:paraId="5570027F" w14:textId="77777777" w:rsidR="00374320" w:rsidRPr="006145DB" w:rsidRDefault="00374320" w:rsidP="005B435E">
                  <w:pPr>
                    <w:tabs>
                      <w:tab w:val="left" w:pos="709"/>
                    </w:tabs>
                    <w:contextualSpacing/>
                    <w:jc w:val="both"/>
                    <w:rPr>
                      <w:rFonts w:eastAsia="Arial" w:cs="Arial"/>
                      <w:sz w:val="16"/>
                      <w:szCs w:val="16"/>
                    </w:rPr>
                  </w:pPr>
                </w:p>
              </w:tc>
              <w:tc>
                <w:tcPr>
                  <w:tcW w:w="940" w:type="pct"/>
                  <w:vAlign w:val="center"/>
                </w:tcPr>
                <w:p w14:paraId="451C99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888" w:type="pct"/>
                  <w:vAlign w:val="center"/>
                </w:tcPr>
                <w:p w14:paraId="75311C25"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vAlign w:val="center"/>
                </w:tcPr>
                <w:p w14:paraId="7811B21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A849634" w14:textId="77777777" w:rsidTr="000667CE">
              <w:trPr>
                <w:trHeight w:val="300"/>
              </w:trPr>
              <w:tc>
                <w:tcPr>
                  <w:tcW w:w="2076" w:type="pct"/>
                  <w:tcBorders>
                    <w:bottom w:val="single" w:sz="4" w:space="0" w:color="auto"/>
                  </w:tcBorders>
                  <w:vAlign w:val="center"/>
                </w:tcPr>
                <w:p w14:paraId="0D15D277" w14:textId="718E5010"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940" w:type="pct"/>
                  <w:tcBorders>
                    <w:bottom w:val="single" w:sz="4" w:space="0" w:color="auto"/>
                  </w:tcBorders>
                  <w:vAlign w:val="center"/>
                </w:tcPr>
                <w:p w14:paraId="1937D495"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SIRBE</w:t>
                  </w:r>
                </w:p>
              </w:tc>
              <w:tc>
                <w:tcPr>
                  <w:tcW w:w="888" w:type="pct"/>
                  <w:tcBorders>
                    <w:bottom w:val="single" w:sz="4" w:space="0" w:color="auto"/>
                  </w:tcBorders>
                  <w:vAlign w:val="center"/>
                </w:tcPr>
                <w:p w14:paraId="0DE3183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095" w:type="pct"/>
                  <w:tcBorders>
                    <w:bottom w:val="single" w:sz="4" w:space="0" w:color="auto"/>
                  </w:tcBorders>
                  <w:vAlign w:val="center"/>
                </w:tcPr>
                <w:p w14:paraId="5C23F54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5F37BAF6" w14:textId="77777777" w:rsidTr="000667CE">
              <w:trPr>
                <w:trHeight w:val="300"/>
              </w:trPr>
              <w:tc>
                <w:tcPr>
                  <w:tcW w:w="2076" w:type="pct"/>
                  <w:vMerge w:val="restart"/>
                  <w:tcBorders>
                    <w:bottom w:val="single" w:sz="4" w:space="0" w:color="auto"/>
                  </w:tcBorders>
                  <w:vAlign w:val="center"/>
                </w:tcPr>
                <w:p w14:paraId="7B832FB0" w14:textId="7BA26BE5"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r w:rsidR="000667CE">
                    <w:rPr>
                      <w:rFonts w:eastAsia="Arial" w:cs="Arial"/>
                      <w:sz w:val="16"/>
                      <w:szCs w:val="16"/>
                    </w:rPr>
                    <w:t>.</w:t>
                  </w:r>
                </w:p>
              </w:tc>
              <w:tc>
                <w:tcPr>
                  <w:tcW w:w="940" w:type="pct"/>
                  <w:tcBorders>
                    <w:bottom w:val="single" w:sz="4" w:space="0" w:color="auto"/>
                  </w:tcBorders>
                  <w:vAlign w:val="center"/>
                </w:tcPr>
                <w:p w14:paraId="72C97B3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A1 hasta A5.</w:t>
                  </w:r>
                </w:p>
              </w:tc>
              <w:tc>
                <w:tcPr>
                  <w:tcW w:w="888" w:type="pct"/>
                  <w:tcBorders>
                    <w:bottom w:val="single" w:sz="4" w:space="0" w:color="auto"/>
                  </w:tcBorders>
                  <w:vAlign w:val="center"/>
                </w:tcPr>
                <w:p w14:paraId="36896FDC"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tcBorders>
                    <w:bottom w:val="single" w:sz="4" w:space="0" w:color="auto"/>
                  </w:tcBorders>
                  <w:vAlign w:val="center"/>
                </w:tcPr>
                <w:p w14:paraId="519514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08BBED50" w14:textId="77777777" w:rsidTr="000667CE">
              <w:trPr>
                <w:trHeight w:val="300"/>
              </w:trPr>
              <w:tc>
                <w:tcPr>
                  <w:tcW w:w="2076" w:type="pct"/>
                  <w:vMerge/>
                  <w:tcBorders>
                    <w:top w:val="single" w:sz="4" w:space="0" w:color="auto"/>
                  </w:tcBorders>
                  <w:vAlign w:val="center"/>
                </w:tcPr>
                <w:p w14:paraId="780C6108" w14:textId="77777777" w:rsidR="00374320" w:rsidRPr="006145DB" w:rsidRDefault="00374320" w:rsidP="005B435E">
                  <w:pPr>
                    <w:tabs>
                      <w:tab w:val="left" w:pos="709"/>
                    </w:tabs>
                    <w:contextualSpacing/>
                    <w:jc w:val="both"/>
                    <w:rPr>
                      <w:rFonts w:eastAsia="Arial" w:cs="Arial"/>
                      <w:sz w:val="16"/>
                      <w:szCs w:val="16"/>
                    </w:rPr>
                  </w:pPr>
                </w:p>
              </w:tc>
              <w:tc>
                <w:tcPr>
                  <w:tcW w:w="940" w:type="pct"/>
                  <w:tcBorders>
                    <w:top w:val="single" w:sz="4" w:space="0" w:color="auto"/>
                  </w:tcBorders>
                  <w:vAlign w:val="center"/>
                </w:tcPr>
                <w:p w14:paraId="0DF35ECE"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888" w:type="pct"/>
                  <w:tcBorders>
                    <w:top w:val="single" w:sz="4" w:space="0" w:color="auto"/>
                  </w:tcBorders>
                  <w:vAlign w:val="center"/>
                </w:tcPr>
                <w:p w14:paraId="4C88B1B8"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tcBorders>
                    <w:top w:val="single" w:sz="4" w:space="0" w:color="auto"/>
                  </w:tcBorders>
                  <w:vAlign w:val="center"/>
                </w:tcPr>
                <w:p w14:paraId="3316B21E"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7CA48ABB" w14:textId="77777777" w:rsidTr="000667CE">
              <w:trPr>
                <w:trHeight w:val="300"/>
              </w:trPr>
              <w:tc>
                <w:tcPr>
                  <w:tcW w:w="2076" w:type="pct"/>
                  <w:vMerge w:val="restart"/>
                  <w:vAlign w:val="center"/>
                </w:tcPr>
                <w:p w14:paraId="2C8BC352" w14:textId="21123A96"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r w:rsidR="000667CE">
                    <w:rPr>
                      <w:rFonts w:eastAsia="Arial" w:cs="Arial"/>
                      <w:sz w:val="16"/>
                      <w:szCs w:val="16"/>
                    </w:rPr>
                    <w:t>.</w:t>
                  </w:r>
                </w:p>
              </w:tc>
              <w:tc>
                <w:tcPr>
                  <w:tcW w:w="940" w:type="pct"/>
                  <w:vAlign w:val="center"/>
                </w:tcPr>
                <w:p w14:paraId="08D0EF8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888" w:type="pct"/>
                  <w:vAlign w:val="center"/>
                </w:tcPr>
                <w:p w14:paraId="5282574D"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vAlign w:val="center"/>
                </w:tcPr>
                <w:p w14:paraId="6D5BFA7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B80B1CD" w14:textId="77777777" w:rsidTr="000667CE">
              <w:trPr>
                <w:trHeight w:val="300"/>
              </w:trPr>
              <w:tc>
                <w:tcPr>
                  <w:tcW w:w="2076" w:type="pct"/>
                  <w:vMerge/>
                  <w:vAlign w:val="center"/>
                </w:tcPr>
                <w:p w14:paraId="4F6B3087" w14:textId="77777777" w:rsidR="00374320" w:rsidRPr="006145DB" w:rsidRDefault="00374320" w:rsidP="005B435E">
                  <w:pPr>
                    <w:tabs>
                      <w:tab w:val="left" w:pos="709"/>
                    </w:tabs>
                    <w:contextualSpacing/>
                    <w:jc w:val="both"/>
                    <w:rPr>
                      <w:rFonts w:eastAsia="Arial" w:cs="Arial"/>
                      <w:sz w:val="16"/>
                      <w:szCs w:val="16"/>
                    </w:rPr>
                  </w:pPr>
                </w:p>
              </w:tc>
              <w:tc>
                <w:tcPr>
                  <w:tcW w:w="940" w:type="pct"/>
                  <w:vAlign w:val="center"/>
                </w:tcPr>
                <w:p w14:paraId="5E3189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888" w:type="pct"/>
                  <w:vAlign w:val="center"/>
                </w:tcPr>
                <w:p w14:paraId="2D871AF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vAlign w:val="center"/>
                </w:tcPr>
                <w:p w14:paraId="3322DCE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6D6292" w:rsidRPr="006145DB" w14:paraId="5919E4BD" w14:textId="77777777" w:rsidTr="000667CE">
              <w:trPr>
                <w:trHeight w:val="300"/>
              </w:trPr>
              <w:tc>
                <w:tcPr>
                  <w:tcW w:w="2076" w:type="pct"/>
                  <w:vMerge w:val="restart"/>
                  <w:vAlign w:val="center"/>
                </w:tcPr>
                <w:p w14:paraId="7331EE4B" w14:textId="535E52D9" w:rsidR="006D6292" w:rsidRPr="006145DB" w:rsidRDefault="006D6292"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r w:rsidR="000667CE">
                    <w:rPr>
                      <w:rFonts w:eastAsia="Arial" w:cs="Arial"/>
                      <w:sz w:val="16"/>
                      <w:szCs w:val="16"/>
                    </w:rPr>
                    <w:t>.</w:t>
                  </w:r>
                </w:p>
              </w:tc>
              <w:tc>
                <w:tcPr>
                  <w:tcW w:w="940" w:type="pct"/>
                  <w:tcBorders>
                    <w:bottom w:val="single" w:sz="4" w:space="0" w:color="auto"/>
                  </w:tcBorders>
                  <w:vAlign w:val="center"/>
                </w:tcPr>
                <w:p w14:paraId="5D8FB7DE"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888" w:type="pct"/>
                  <w:tcBorders>
                    <w:bottom w:val="single" w:sz="4" w:space="0" w:color="auto"/>
                  </w:tcBorders>
                  <w:vAlign w:val="center"/>
                </w:tcPr>
                <w:p w14:paraId="6D8DACF7" w14:textId="77777777" w:rsidR="006D6292" w:rsidRPr="006145DB" w:rsidRDefault="006D6292"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tcBorders>
                    <w:bottom w:val="single" w:sz="4" w:space="0" w:color="auto"/>
                  </w:tcBorders>
                  <w:vAlign w:val="center"/>
                </w:tcPr>
                <w:p w14:paraId="6F318074"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6D6292" w:rsidRPr="006145DB" w14:paraId="1FC454DA" w14:textId="77777777" w:rsidTr="000667CE">
              <w:trPr>
                <w:trHeight w:val="300"/>
              </w:trPr>
              <w:tc>
                <w:tcPr>
                  <w:tcW w:w="2076" w:type="pct"/>
                  <w:vMerge/>
                  <w:tcBorders>
                    <w:bottom w:val="single" w:sz="4" w:space="0" w:color="auto"/>
                  </w:tcBorders>
                  <w:vAlign w:val="center"/>
                </w:tcPr>
                <w:p w14:paraId="51691794" w14:textId="77777777" w:rsidR="006D6292" w:rsidRPr="006145DB" w:rsidRDefault="006D6292" w:rsidP="005B435E">
                  <w:pPr>
                    <w:tabs>
                      <w:tab w:val="left" w:pos="709"/>
                    </w:tabs>
                    <w:contextualSpacing/>
                    <w:jc w:val="both"/>
                    <w:rPr>
                      <w:rFonts w:eastAsia="Arial" w:cs="Arial"/>
                      <w:sz w:val="16"/>
                      <w:szCs w:val="16"/>
                    </w:rPr>
                  </w:pPr>
                </w:p>
              </w:tc>
              <w:tc>
                <w:tcPr>
                  <w:tcW w:w="940" w:type="pct"/>
                  <w:tcBorders>
                    <w:bottom w:val="single" w:sz="4" w:space="0" w:color="auto"/>
                  </w:tcBorders>
                  <w:vAlign w:val="center"/>
                </w:tcPr>
                <w:p w14:paraId="47BA5857"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888" w:type="pct"/>
                  <w:tcBorders>
                    <w:bottom w:val="single" w:sz="4" w:space="0" w:color="auto"/>
                  </w:tcBorders>
                  <w:vAlign w:val="center"/>
                </w:tcPr>
                <w:p w14:paraId="52DBD7B2" w14:textId="77777777" w:rsidR="006D6292" w:rsidRPr="006145DB" w:rsidRDefault="006D6292"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tcBorders>
                    <w:bottom w:val="single" w:sz="4" w:space="0" w:color="auto"/>
                  </w:tcBorders>
                  <w:vAlign w:val="center"/>
                </w:tcPr>
                <w:p w14:paraId="56EEBC8D" w14:textId="77777777" w:rsidR="006D6292" w:rsidRPr="006145DB" w:rsidRDefault="006D6292"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50A195AD" w14:textId="77777777" w:rsidTr="000667CE">
              <w:trPr>
                <w:trHeight w:val="300"/>
              </w:trPr>
              <w:tc>
                <w:tcPr>
                  <w:tcW w:w="2076" w:type="pct"/>
                  <w:tcBorders>
                    <w:bottom w:val="single" w:sz="4" w:space="0" w:color="auto"/>
                  </w:tcBorders>
                  <w:vAlign w:val="center"/>
                </w:tcPr>
                <w:p w14:paraId="49F7EAB0"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46F34451"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888" w:type="pct"/>
                  <w:tcBorders>
                    <w:bottom w:val="single" w:sz="4" w:space="0" w:color="auto"/>
                  </w:tcBorders>
                  <w:vAlign w:val="center"/>
                </w:tcPr>
                <w:p w14:paraId="7D90C43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095" w:type="pct"/>
                  <w:tcBorders>
                    <w:bottom w:val="single" w:sz="4" w:space="0" w:color="auto"/>
                  </w:tcBorders>
                  <w:vAlign w:val="center"/>
                </w:tcPr>
                <w:p w14:paraId="35C48EA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4A66E7F0" w14:textId="77777777" w:rsidTr="000667CE">
              <w:trPr>
                <w:trHeight w:val="300"/>
              </w:trPr>
              <w:tc>
                <w:tcPr>
                  <w:tcW w:w="2076" w:type="pct"/>
                  <w:tcBorders>
                    <w:top w:val="single" w:sz="4" w:space="0" w:color="auto"/>
                  </w:tcBorders>
                  <w:vAlign w:val="center"/>
                </w:tcPr>
                <w:p w14:paraId="61F7F519"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940" w:type="pct"/>
                  <w:tcBorders>
                    <w:top w:val="single" w:sz="4" w:space="0" w:color="auto"/>
                  </w:tcBorders>
                  <w:vAlign w:val="center"/>
                </w:tcPr>
                <w:p w14:paraId="0082A577"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888" w:type="pct"/>
                  <w:tcBorders>
                    <w:top w:val="single" w:sz="4" w:space="0" w:color="auto"/>
                  </w:tcBorders>
                  <w:vAlign w:val="center"/>
                </w:tcPr>
                <w:p w14:paraId="2F12707E" w14:textId="07A9DE2D"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No Disponible</w:t>
                  </w:r>
                </w:p>
              </w:tc>
              <w:tc>
                <w:tcPr>
                  <w:tcW w:w="1095" w:type="pct"/>
                  <w:tcBorders>
                    <w:top w:val="single" w:sz="4" w:space="0" w:color="auto"/>
                  </w:tcBorders>
                  <w:vAlign w:val="center"/>
                </w:tcPr>
                <w:p w14:paraId="71725655" w14:textId="77777777" w:rsidR="00374320" w:rsidRPr="006145DB" w:rsidRDefault="00374320" w:rsidP="00AC31AA">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D9F5868" w14:textId="77777777" w:rsidTr="000667CE">
              <w:trPr>
                <w:trHeight w:val="300"/>
              </w:trPr>
              <w:tc>
                <w:tcPr>
                  <w:tcW w:w="2076" w:type="pct"/>
                  <w:vAlign w:val="center"/>
                </w:tcPr>
                <w:p w14:paraId="68DCB761"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940" w:type="pct"/>
                  <w:vAlign w:val="center"/>
                </w:tcPr>
                <w:p w14:paraId="7673F23B"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888" w:type="pct"/>
                  <w:vAlign w:val="center"/>
                </w:tcPr>
                <w:p w14:paraId="5920B426"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095" w:type="pct"/>
                  <w:vAlign w:val="center"/>
                </w:tcPr>
                <w:p w14:paraId="56ABF33D"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5F086C5" w14:textId="77777777" w:rsidTr="000667CE">
              <w:trPr>
                <w:trHeight w:val="300"/>
              </w:trPr>
              <w:tc>
                <w:tcPr>
                  <w:tcW w:w="2076" w:type="pct"/>
                  <w:vAlign w:val="center"/>
                </w:tcPr>
                <w:p w14:paraId="050F612E"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940" w:type="pct"/>
                  <w:vAlign w:val="center"/>
                </w:tcPr>
                <w:p w14:paraId="3A0FDB8E"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 Rom o Gitana en Bogotá.</w:t>
                  </w:r>
                </w:p>
              </w:tc>
              <w:tc>
                <w:tcPr>
                  <w:tcW w:w="888" w:type="pct"/>
                  <w:vAlign w:val="center"/>
                </w:tcPr>
                <w:p w14:paraId="0D66B91F"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095" w:type="pct"/>
                  <w:vAlign w:val="center"/>
                </w:tcPr>
                <w:p w14:paraId="38D88845"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268A46D" w14:textId="77777777" w:rsidTr="000667CE">
              <w:trPr>
                <w:trHeight w:val="300"/>
              </w:trPr>
              <w:tc>
                <w:tcPr>
                  <w:tcW w:w="2076" w:type="pct"/>
                  <w:tcBorders>
                    <w:bottom w:val="single" w:sz="4" w:space="0" w:color="auto"/>
                  </w:tcBorders>
                  <w:vAlign w:val="center"/>
                </w:tcPr>
                <w:p w14:paraId="576F2D40"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5F27C97D"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Palenqueras en Bogotá</w:t>
                  </w:r>
                </w:p>
              </w:tc>
              <w:tc>
                <w:tcPr>
                  <w:tcW w:w="888" w:type="pct"/>
                  <w:tcBorders>
                    <w:bottom w:val="single" w:sz="4" w:space="0" w:color="auto"/>
                  </w:tcBorders>
                  <w:vAlign w:val="center"/>
                </w:tcPr>
                <w:p w14:paraId="1469A711"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095" w:type="pct"/>
                  <w:tcBorders>
                    <w:bottom w:val="single" w:sz="4" w:space="0" w:color="auto"/>
                  </w:tcBorders>
                  <w:vAlign w:val="center"/>
                </w:tcPr>
                <w:p w14:paraId="343AE4CF"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0AC1682" w14:textId="77777777" w:rsidTr="000667CE">
              <w:trPr>
                <w:trHeight w:val="300"/>
              </w:trPr>
              <w:tc>
                <w:tcPr>
                  <w:tcW w:w="2076" w:type="pct"/>
                  <w:tcBorders>
                    <w:bottom w:val="single" w:sz="4" w:space="0" w:color="auto"/>
                  </w:tcBorders>
                  <w:vAlign w:val="center"/>
                </w:tcPr>
                <w:p w14:paraId="1378D187"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1D0AD90C"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Raizales en Bogotá</w:t>
                  </w:r>
                </w:p>
              </w:tc>
              <w:tc>
                <w:tcPr>
                  <w:tcW w:w="888" w:type="pct"/>
                  <w:tcBorders>
                    <w:bottom w:val="single" w:sz="4" w:space="0" w:color="auto"/>
                  </w:tcBorders>
                  <w:vAlign w:val="center"/>
                </w:tcPr>
                <w:p w14:paraId="44357342"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095" w:type="pct"/>
                  <w:tcBorders>
                    <w:bottom w:val="single" w:sz="4" w:space="0" w:color="auto"/>
                  </w:tcBorders>
                  <w:vAlign w:val="center"/>
                </w:tcPr>
                <w:p w14:paraId="519372E8"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35A6BD1" w14:textId="77777777" w:rsidTr="000667CE">
              <w:trPr>
                <w:trHeight w:val="300"/>
              </w:trPr>
              <w:tc>
                <w:tcPr>
                  <w:tcW w:w="2076" w:type="pct"/>
                  <w:vMerge w:val="restart"/>
                  <w:tcBorders>
                    <w:top w:val="single" w:sz="4" w:space="0" w:color="auto"/>
                  </w:tcBorders>
                  <w:vAlign w:val="center"/>
                </w:tcPr>
                <w:p w14:paraId="04E8461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940" w:type="pct"/>
                  <w:tcBorders>
                    <w:top w:val="single" w:sz="4" w:space="0" w:color="auto"/>
                  </w:tcBorders>
                  <w:vAlign w:val="center"/>
                </w:tcPr>
                <w:p w14:paraId="5DD63B38"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888" w:type="pct"/>
                  <w:tcBorders>
                    <w:top w:val="single" w:sz="4" w:space="0" w:color="auto"/>
                  </w:tcBorders>
                  <w:vAlign w:val="center"/>
                </w:tcPr>
                <w:p w14:paraId="7EAAC32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Entrega Única 2023</w:t>
                  </w:r>
                </w:p>
              </w:tc>
              <w:tc>
                <w:tcPr>
                  <w:tcW w:w="1095" w:type="pct"/>
                  <w:tcBorders>
                    <w:top w:val="single" w:sz="4" w:space="0" w:color="auto"/>
                  </w:tcBorders>
                  <w:vAlign w:val="center"/>
                </w:tcPr>
                <w:p w14:paraId="780CEFDA"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3FD9E802" w14:textId="77777777" w:rsidTr="000667CE">
              <w:trPr>
                <w:trHeight w:val="300"/>
              </w:trPr>
              <w:tc>
                <w:tcPr>
                  <w:tcW w:w="2076" w:type="pct"/>
                  <w:vMerge/>
                  <w:tcBorders>
                    <w:bottom w:val="single" w:sz="4" w:space="0" w:color="auto"/>
                  </w:tcBorders>
                  <w:vAlign w:val="center"/>
                </w:tcPr>
                <w:p w14:paraId="5EE700DF" w14:textId="77777777" w:rsidR="00374320" w:rsidRPr="006145DB" w:rsidRDefault="00374320" w:rsidP="005B435E">
                  <w:pPr>
                    <w:tabs>
                      <w:tab w:val="left" w:pos="709"/>
                    </w:tabs>
                    <w:contextualSpacing/>
                    <w:jc w:val="both"/>
                    <w:rPr>
                      <w:rFonts w:eastAsia="Arial" w:cs="Arial"/>
                      <w:sz w:val="16"/>
                      <w:szCs w:val="16"/>
                    </w:rPr>
                  </w:pPr>
                </w:p>
              </w:tc>
              <w:tc>
                <w:tcPr>
                  <w:tcW w:w="940" w:type="pct"/>
                  <w:tcBorders>
                    <w:bottom w:val="single" w:sz="4" w:space="0" w:color="auto"/>
                  </w:tcBorders>
                  <w:vAlign w:val="center"/>
                </w:tcPr>
                <w:p w14:paraId="5F1963F2"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Base de personas residentes en paga diarios</w:t>
                  </w:r>
                </w:p>
              </w:tc>
              <w:tc>
                <w:tcPr>
                  <w:tcW w:w="888" w:type="pct"/>
                  <w:tcBorders>
                    <w:bottom w:val="single" w:sz="4" w:space="0" w:color="auto"/>
                  </w:tcBorders>
                  <w:vAlign w:val="center"/>
                </w:tcPr>
                <w:p w14:paraId="6C1C1B3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2024</w:t>
                  </w:r>
                </w:p>
              </w:tc>
              <w:tc>
                <w:tcPr>
                  <w:tcW w:w="1095" w:type="pct"/>
                  <w:tcBorders>
                    <w:bottom w:val="single" w:sz="4" w:space="0" w:color="auto"/>
                  </w:tcBorders>
                  <w:vAlign w:val="center"/>
                </w:tcPr>
                <w:p w14:paraId="0D4C36AB"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374320" w:rsidRPr="006145DB" w14:paraId="636987A0" w14:textId="77777777" w:rsidTr="000667CE">
              <w:trPr>
                <w:trHeight w:val="300"/>
              </w:trPr>
              <w:tc>
                <w:tcPr>
                  <w:tcW w:w="2076" w:type="pct"/>
                  <w:tcBorders>
                    <w:bottom w:val="single" w:sz="4" w:space="0" w:color="auto"/>
                  </w:tcBorders>
                  <w:vAlign w:val="center"/>
                </w:tcPr>
                <w:p w14:paraId="25A65CCF"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hasta los 59 años y 11 meses</w:t>
                  </w:r>
                </w:p>
              </w:tc>
              <w:tc>
                <w:tcPr>
                  <w:tcW w:w="940" w:type="pct"/>
                  <w:tcBorders>
                    <w:bottom w:val="single" w:sz="4" w:space="0" w:color="auto"/>
                  </w:tcBorders>
                  <w:vAlign w:val="center"/>
                </w:tcPr>
                <w:p w14:paraId="7A4340FF"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SIRBE</w:t>
                  </w:r>
                </w:p>
              </w:tc>
              <w:tc>
                <w:tcPr>
                  <w:tcW w:w="888" w:type="pct"/>
                  <w:tcBorders>
                    <w:bottom w:val="single" w:sz="4" w:space="0" w:color="auto"/>
                  </w:tcBorders>
                  <w:vAlign w:val="center"/>
                </w:tcPr>
                <w:p w14:paraId="012161A3"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Demanda</w:t>
                  </w:r>
                </w:p>
              </w:tc>
              <w:tc>
                <w:tcPr>
                  <w:tcW w:w="1095" w:type="pct"/>
                  <w:tcBorders>
                    <w:bottom w:val="single" w:sz="4" w:space="0" w:color="auto"/>
                  </w:tcBorders>
                  <w:vAlign w:val="center"/>
                </w:tcPr>
                <w:p w14:paraId="78AB6C60" w14:textId="77777777" w:rsidR="00374320" w:rsidRPr="006145DB" w:rsidRDefault="00374320" w:rsidP="00AC31AA">
                  <w:pPr>
                    <w:tabs>
                      <w:tab w:val="left" w:pos="709"/>
                    </w:tabs>
                    <w:contextualSpacing/>
                    <w:jc w:val="center"/>
                    <w:rPr>
                      <w:rFonts w:eastAsia="Arial" w:cs="Arial"/>
                      <w:sz w:val="16"/>
                      <w:szCs w:val="16"/>
                      <w:lang w:val="es-CO"/>
                    </w:rPr>
                  </w:pPr>
                  <w:r w:rsidRPr="006145DB">
                    <w:rPr>
                      <w:rFonts w:eastAsia="Arial" w:cs="Arial"/>
                      <w:sz w:val="16"/>
                      <w:szCs w:val="16"/>
                      <w:lang w:val="es-CO"/>
                    </w:rPr>
                    <w:t>Secretaría Distrital de Integración Social.</w:t>
                  </w:r>
                </w:p>
              </w:tc>
            </w:tr>
            <w:tr w:rsidR="00374320" w:rsidRPr="006145DB" w14:paraId="2248ABA2" w14:textId="77777777" w:rsidTr="000667CE">
              <w:trPr>
                <w:trHeight w:val="70"/>
              </w:trPr>
              <w:tc>
                <w:tcPr>
                  <w:tcW w:w="2076" w:type="pct"/>
                  <w:tcBorders>
                    <w:top w:val="single" w:sz="4" w:space="0" w:color="auto"/>
                    <w:left w:val="nil"/>
                    <w:bottom w:val="nil"/>
                    <w:right w:val="nil"/>
                  </w:tcBorders>
                  <w:vAlign w:val="center"/>
                </w:tcPr>
                <w:p w14:paraId="6284E7F4" w14:textId="77777777" w:rsidR="00374320" w:rsidRPr="006145DB" w:rsidRDefault="00374320" w:rsidP="005B435E">
                  <w:pPr>
                    <w:tabs>
                      <w:tab w:val="left" w:pos="709"/>
                    </w:tabs>
                    <w:contextualSpacing/>
                    <w:jc w:val="both"/>
                    <w:rPr>
                      <w:rFonts w:eastAsia="Arial" w:cs="Arial"/>
                      <w:sz w:val="16"/>
                      <w:szCs w:val="16"/>
                    </w:rPr>
                  </w:pPr>
                </w:p>
              </w:tc>
              <w:tc>
                <w:tcPr>
                  <w:tcW w:w="940" w:type="pct"/>
                  <w:tcBorders>
                    <w:top w:val="single" w:sz="4" w:space="0" w:color="auto"/>
                    <w:left w:val="nil"/>
                    <w:bottom w:val="nil"/>
                    <w:right w:val="nil"/>
                  </w:tcBorders>
                  <w:vAlign w:val="center"/>
                </w:tcPr>
                <w:p w14:paraId="1FC36BE3" w14:textId="77777777" w:rsidR="00374320" w:rsidRPr="006145DB" w:rsidRDefault="00374320" w:rsidP="005B435E">
                  <w:pPr>
                    <w:jc w:val="center"/>
                    <w:textAlignment w:val="baseline"/>
                    <w:rPr>
                      <w:rFonts w:eastAsia="Arial" w:cs="Arial"/>
                      <w:sz w:val="16"/>
                      <w:szCs w:val="16"/>
                    </w:rPr>
                  </w:pPr>
                </w:p>
              </w:tc>
              <w:tc>
                <w:tcPr>
                  <w:tcW w:w="888" w:type="pct"/>
                  <w:tcBorders>
                    <w:top w:val="single" w:sz="4" w:space="0" w:color="auto"/>
                    <w:left w:val="nil"/>
                    <w:bottom w:val="nil"/>
                    <w:right w:val="nil"/>
                  </w:tcBorders>
                  <w:vAlign w:val="center"/>
                </w:tcPr>
                <w:p w14:paraId="270E9AB0" w14:textId="77777777" w:rsidR="00374320" w:rsidRPr="006145DB" w:rsidRDefault="00374320" w:rsidP="005B435E">
                  <w:pPr>
                    <w:jc w:val="center"/>
                    <w:rPr>
                      <w:rFonts w:eastAsia="Arial" w:cs="Arial"/>
                      <w:sz w:val="16"/>
                      <w:szCs w:val="16"/>
                      <w:lang w:eastAsia="es-MX"/>
                    </w:rPr>
                  </w:pPr>
                </w:p>
              </w:tc>
              <w:tc>
                <w:tcPr>
                  <w:tcW w:w="1095" w:type="pct"/>
                  <w:tcBorders>
                    <w:top w:val="single" w:sz="4" w:space="0" w:color="auto"/>
                    <w:left w:val="nil"/>
                    <w:bottom w:val="nil"/>
                    <w:right w:val="nil"/>
                  </w:tcBorders>
                  <w:vAlign w:val="center"/>
                </w:tcPr>
                <w:p w14:paraId="765126C1" w14:textId="77777777" w:rsidR="00374320" w:rsidRPr="006145DB" w:rsidRDefault="00374320" w:rsidP="005B435E">
                  <w:pPr>
                    <w:tabs>
                      <w:tab w:val="left" w:pos="709"/>
                    </w:tabs>
                    <w:contextualSpacing/>
                    <w:jc w:val="center"/>
                    <w:rPr>
                      <w:rFonts w:eastAsia="Arial" w:cs="Arial"/>
                      <w:sz w:val="16"/>
                      <w:szCs w:val="16"/>
                      <w:lang w:val="es-CO"/>
                    </w:rPr>
                  </w:pPr>
                </w:p>
              </w:tc>
            </w:tr>
          </w:tbl>
          <w:p w14:paraId="58ED2085" w14:textId="77777777" w:rsidR="00374320" w:rsidRPr="006145DB" w:rsidRDefault="00374320" w:rsidP="005B435E">
            <w:pPr>
              <w:jc w:val="both"/>
              <w:rPr>
                <w:rFonts w:eastAsia="Arial" w:cs="Arial"/>
                <w:sz w:val="20"/>
                <w:szCs w:val="20"/>
              </w:rPr>
            </w:pPr>
          </w:p>
        </w:tc>
      </w:tr>
      <w:tr w:rsidR="00DC2E09" w:rsidRPr="006145DB" w14:paraId="6F7D5883" w14:textId="77777777" w:rsidTr="00DC2E09">
        <w:trPr>
          <w:trHeight w:val="709"/>
        </w:trPr>
        <w:tc>
          <w:tcPr>
            <w:tcW w:w="963" w:type="pct"/>
            <w:vAlign w:val="center"/>
            <w:hideMark/>
          </w:tcPr>
          <w:p w14:paraId="17C42955"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priorización y fuentes de información</w:t>
            </w:r>
          </w:p>
        </w:tc>
        <w:tc>
          <w:tcPr>
            <w:tcW w:w="4037" w:type="pct"/>
            <w:hideMark/>
          </w:tcPr>
          <w:tbl>
            <w:tblPr>
              <w:tblStyle w:val="Tablaconcuadrcula"/>
              <w:tblW w:w="0" w:type="auto"/>
              <w:tblLook w:val="04A0" w:firstRow="1" w:lastRow="0" w:firstColumn="1" w:lastColumn="0" w:noHBand="0" w:noVBand="1"/>
            </w:tblPr>
            <w:tblGrid>
              <w:gridCol w:w="3055"/>
              <w:gridCol w:w="2087"/>
              <w:gridCol w:w="1097"/>
              <w:gridCol w:w="1248"/>
            </w:tblGrid>
            <w:tr w:rsidR="00374320" w:rsidRPr="006145DB" w14:paraId="141505EB" w14:textId="77777777" w:rsidTr="000667CE">
              <w:trPr>
                <w:trHeight w:val="80"/>
              </w:trPr>
              <w:tc>
                <w:tcPr>
                  <w:tcW w:w="3153" w:type="dxa"/>
                  <w:tcBorders>
                    <w:top w:val="nil"/>
                    <w:left w:val="nil"/>
                    <w:bottom w:val="single" w:sz="4" w:space="0" w:color="auto"/>
                    <w:right w:val="nil"/>
                  </w:tcBorders>
                  <w:vAlign w:val="center"/>
                </w:tcPr>
                <w:p w14:paraId="5B726DB4" w14:textId="77777777" w:rsidR="00374320" w:rsidRPr="006145DB" w:rsidRDefault="00374320" w:rsidP="005B435E">
                  <w:pPr>
                    <w:tabs>
                      <w:tab w:val="left" w:pos="709"/>
                    </w:tabs>
                    <w:contextualSpacing/>
                    <w:jc w:val="center"/>
                    <w:rPr>
                      <w:rFonts w:eastAsia="Arial" w:cs="Arial"/>
                      <w:sz w:val="16"/>
                      <w:szCs w:val="16"/>
                    </w:rPr>
                  </w:pPr>
                </w:p>
              </w:tc>
              <w:tc>
                <w:tcPr>
                  <w:tcW w:w="2127" w:type="dxa"/>
                  <w:tcBorders>
                    <w:top w:val="nil"/>
                    <w:left w:val="nil"/>
                    <w:bottom w:val="single" w:sz="4" w:space="0" w:color="auto"/>
                    <w:right w:val="nil"/>
                  </w:tcBorders>
                  <w:vAlign w:val="center"/>
                </w:tcPr>
                <w:p w14:paraId="4FE78BB3" w14:textId="77777777" w:rsidR="00374320" w:rsidRPr="006145DB" w:rsidRDefault="00374320" w:rsidP="005B435E">
                  <w:pPr>
                    <w:tabs>
                      <w:tab w:val="left" w:pos="709"/>
                    </w:tabs>
                    <w:contextualSpacing/>
                    <w:jc w:val="center"/>
                    <w:rPr>
                      <w:rFonts w:eastAsia="Arial" w:cs="Arial"/>
                      <w:sz w:val="16"/>
                      <w:szCs w:val="16"/>
                    </w:rPr>
                  </w:pPr>
                </w:p>
              </w:tc>
              <w:tc>
                <w:tcPr>
                  <w:tcW w:w="959" w:type="dxa"/>
                  <w:tcBorders>
                    <w:top w:val="nil"/>
                    <w:left w:val="nil"/>
                    <w:bottom w:val="single" w:sz="4" w:space="0" w:color="auto"/>
                    <w:right w:val="nil"/>
                  </w:tcBorders>
                  <w:vAlign w:val="center"/>
                </w:tcPr>
                <w:p w14:paraId="00E72ECB" w14:textId="77777777" w:rsidR="00374320" w:rsidRPr="006145DB" w:rsidRDefault="00374320" w:rsidP="005B435E">
                  <w:pPr>
                    <w:tabs>
                      <w:tab w:val="left" w:pos="709"/>
                    </w:tabs>
                    <w:contextualSpacing/>
                    <w:jc w:val="center"/>
                    <w:rPr>
                      <w:rFonts w:eastAsia="Arial" w:cs="Arial"/>
                      <w:sz w:val="16"/>
                      <w:szCs w:val="16"/>
                    </w:rPr>
                  </w:pPr>
                </w:p>
              </w:tc>
              <w:tc>
                <w:tcPr>
                  <w:tcW w:w="1248" w:type="dxa"/>
                  <w:tcBorders>
                    <w:top w:val="nil"/>
                    <w:left w:val="nil"/>
                    <w:bottom w:val="single" w:sz="4" w:space="0" w:color="auto"/>
                    <w:right w:val="nil"/>
                  </w:tcBorders>
                  <w:vAlign w:val="center"/>
                </w:tcPr>
                <w:p w14:paraId="3FFAD047"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25F45813" w14:textId="77777777" w:rsidTr="000667CE">
              <w:trPr>
                <w:trHeight w:val="379"/>
              </w:trPr>
              <w:tc>
                <w:tcPr>
                  <w:tcW w:w="3153" w:type="dxa"/>
                  <w:tcBorders>
                    <w:top w:val="single" w:sz="4" w:space="0" w:color="auto"/>
                    <w:bottom w:val="single" w:sz="4" w:space="0" w:color="auto"/>
                  </w:tcBorders>
                  <w:vAlign w:val="center"/>
                </w:tcPr>
                <w:p w14:paraId="0590CA5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2127" w:type="dxa"/>
                  <w:tcBorders>
                    <w:top w:val="single" w:sz="4" w:space="0" w:color="auto"/>
                    <w:bottom w:val="single" w:sz="4" w:space="0" w:color="auto"/>
                  </w:tcBorders>
                  <w:vAlign w:val="center"/>
                </w:tcPr>
                <w:p w14:paraId="1EAE0C8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959" w:type="dxa"/>
                  <w:tcBorders>
                    <w:top w:val="single" w:sz="4" w:space="0" w:color="auto"/>
                    <w:bottom w:val="single" w:sz="4" w:space="0" w:color="auto"/>
                  </w:tcBorders>
                  <w:vAlign w:val="center"/>
                </w:tcPr>
                <w:p w14:paraId="1624142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248" w:type="dxa"/>
                  <w:tcBorders>
                    <w:top w:val="single" w:sz="4" w:space="0" w:color="auto"/>
                    <w:bottom w:val="single" w:sz="4" w:space="0" w:color="auto"/>
                  </w:tcBorders>
                  <w:vAlign w:val="center"/>
                </w:tcPr>
                <w:p w14:paraId="0125E5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5E5D2479" w14:textId="77777777" w:rsidTr="000667CE">
              <w:trPr>
                <w:trHeight w:val="1543"/>
              </w:trPr>
              <w:tc>
                <w:tcPr>
                  <w:tcW w:w="3153" w:type="dxa"/>
                  <w:tcBorders>
                    <w:top w:val="single" w:sz="4" w:space="0" w:color="auto"/>
                  </w:tcBorders>
                  <w:vAlign w:val="center"/>
                </w:tcPr>
                <w:p w14:paraId="29E3A9D8"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2127" w:type="dxa"/>
                  <w:tcBorders>
                    <w:top w:val="single" w:sz="4" w:space="0" w:color="auto"/>
                  </w:tcBorders>
                  <w:vAlign w:val="center"/>
                </w:tcPr>
                <w:p w14:paraId="1DF799C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959" w:type="dxa"/>
                  <w:tcBorders>
                    <w:top w:val="single" w:sz="4" w:space="0" w:color="auto"/>
                  </w:tcBorders>
                  <w:vAlign w:val="center"/>
                </w:tcPr>
                <w:p w14:paraId="3ED2278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Trimestral</w:t>
                  </w:r>
                </w:p>
              </w:tc>
              <w:tc>
                <w:tcPr>
                  <w:tcW w:w="1248" w:type="dxa"/>
                  <w:tcBorders>
                    <w:top w:val="single" w:sz="4" w:space="0" w:color="auto"/>
                  </w:tcBorders>
                  <w:vAlign w:val="center"/>
                </w:tcPr>
                <w:p w14:paraId="1F42BD19"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Oficina Consejería Distrital de Paz, Víctimas y Reconciliación</w:t>
                  </w:r>
                </w:p>
              </w:tc>
            </w:tr>
            <w:tr w:rsidR="00374320" w:rsidRPr="006145DB" w14:paraId="4B869642" w14:textId="77777777" w:rsidTr="000667CE">
              <w:trPr>
                <w:trHeight w:val="235"/>
              </w:trPr>
              <w:tc>
                <w:tcPr>
                  <w:tcW w:w="3153" w:type="dxa"/>
                  <w:vAlign w:val="center"/>
                </w:tcPr>
                <w:p w14:paraId="364D1F3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que requiera apoyos extensos y generalizados, validados por la SDIS.</w:t>
                  </w:r>
                </w:p>
              </w:tc>
              <w:tc>
                <w:tcPr>
                  <w:tcW w:w="2127" w:type="dxa"/>
                  <w:vAlign w:val="center"/>
                </w:tcPr>
                <w:p w14:paraId="47B3FC2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59" w:type="dxa"/>
                  <w:vAlign w:val="center"/>
                </w:tcPr>
                <w:p w14:paraId="5EDCC58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248" w:type="dxa"/>
                  <w:vAlign w:val="center"/>
                </w:tcPr>
                <w:p w14:paraId="5692745A"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374320" w:rsidRPr="006145DB" w14:paraId="40C2B538" w14:textId="77777777" w:rsidTr="000667CE">
              <w:trPr>
                <w:trHeight w:val="303"/>
              </w:trPr>
              <w:tc>
                <w:tcPr>
                  <w:tcW w:w="3153" w:type="dxa"/>
                  <w:vMerge w:val="restart"/>
                  <w:vAlign w:val="center"/>
                </w:tcPr>
                <w:p w14:paraId="053F3B98"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2127" w:type="dxa"/>
                  <w:vAlign w:val="center"/>
                </w:tcPr>
                <w:p w14:paraId="65DDF2FC" w14:textId="77777777" w:rsidR="00374320" w:rsidRPr="006145DB" w:rsidRDefault="00374320" w:rsidP="005B435E">
                  <w:pPr>
                    <w:jc w:val="center"/>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959" w:type="dxa"/>
                  <w:vAlign w:val="center"/>
                </w:tcPr>
                <w:p w14:paraId="0EBF934E"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Entrega Única 2023</w:t>
                  </w:r>
                </w:p>
              </w:tc>
              <w:tc>
                <w:tcPr>
                  <w:tcW w:w="1248" w:type="dxa"/>
                  <w:vAlign w:val="center"/>
                </w:tcPr>
                <w:p w14:paraId="6682BE1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55AA3C4D" w14:textId="77777777" w:rsidTr="000667CE">
              <w:trPr>
                <w:trHeight w:val="569"/>
              </w:trPr>
              <w:tc>
                <w:tcPr>
                  <w:tcW w:w="3153" w:type="dxa"/>
                  <w:vMerge/>
                  <w:vAlign w:val="center"/>
                </w:tcPr>
                <w:p w14:paraId="08AF08C7" w14:textId="77777777" w:rsidR="00374320" w:rsidRPr="006145DB" w:rsidRDefault="00374320" w:rsidP="005B435E">
                  <w:pPr>
                    <w:tabs>
                      <w:tab w:val="left" w:pos="709"/>
                    </w:tabs>
                    <w:contextualSpacing/>
                    <w:jc w:val="both"/>
                    <w:rPr>
                      <w:rFonts w:eastAsia="Arial" w:cs="Arial"/>
                      <w:sz w:val="16"/>
                      <w:szCs w:val="16"/>
                    </w:rPr>
                  </w:pPr>
                </w:p>
              </w:tc>
              <w:tc>
                <w:tcPr>
                  <w:tcW w:w="2127" w:type="dxa"/>
                  <w:vAlign w:val="center"/>
                </w:tcPr>
                <w:p w14:paraId="3DF06F31" w14:textId="77777777" w:rsidR="00374320" w:rsidRPr="006145DB" w:rsidRDefault="00374320" w:rsidP="005B435E">
                  <w:pPr>
                    <w:jc w:val="center"/>
                    <w:rPr>
                      <w:rFonts w:eastAsia="Arial" w:cs="Arial"/>
                      <w:sz w:val="16"/>
                      <w:szCs w:val="16"/>
                    </w:rPr>
                  </w:pPr>
                  <w:r w:rsidRPr="006145DB">
                    <w:rPr>
                      <w:rFonts w:eastAsia="Arial" w:cs="Arial"/>
                      <w:sz w:val="16"/>
                      <w:szCs w:val="16"/>
                    </w:rPr>
                    <w:t>Base de personas residentes en paga diarios</w:t>
                  </w:r>
                </w:p>
              </w:tc>
              <w:tc>
                <w:tcPr>
                  <w:tcW w:w="959" w:type="dxa"/>
                  <w:vAlign w:val="center"/>
                </w:tcPr>
                <w:p w14:paraId="4BE68D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2024</w:t>
                  </w:r>
                </w:p>
              </w:tc>
              <w:tc>
                <w:tcPr>
                  <w:tcW w:w="1248" w:type="dxa"/>
                  <w:vAlign w:val="center"/>
                </w:tcPr>
                <w:p w14:paraId="66DA097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 Secretaría Distrital Planeación - SDP</w:t>
                  </w:r>
                </w:p>
              </w:tc>
            </w:tr>
            <w:tr w:rsidR="00374320" w:rsidRPr="006145DB" w14:paraId="00867D5F" w14:textId="77777777" w:rsidTr="000667CE">
              <w:trPr>
                <w:trHeight w:val="235"/>
              </w:trPr>
              <w:tc>
                <w:tcPr>
                  <w:tcW w:w="3153" w:type="dxa"/>
                  <w:vMerge w:val="restart"/>
                  <w:vAlign w:val="center"/>
                </w:tcPr>
                <w:p w14:paraId="7ED82B8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p>
              </w:tc>
              <w:tc>
                <w:tcPr>
                  <w:tcW w:w="2127" w:type="dxa"/>
                  <w:vAlign w:val="center"/>
                </w:tcPr>
                <w:p w14:paraId="460B379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A1 hasta A5.</w:t>
                  </w:r>
                </w:p>
              </w:tc>
              <w:tc>
                <w:tcPr>
                  <w:tcW w:w="959" w:type="dxa"/>
                  <w:vAlign w:val="center"/>
                </w:tcPr>
                <w:p w14:paraId="3761137F"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248" w:type="dxa"/>
                  <w:vAlign w:val="center"/>
                </w:tcPr>
                <w:p w14:paraId="2235AE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6B387C34" w14:textId="77777777" w:rsidTr="000667CE">
              <w:trPr>
                <w:trHeight w:val="235"/>
              </w:trPr>
              <w:tc>
                <w:tcPr>
                  <w:tcW w:w="3153" w:type="dxa"/>
                  <w:vMerge/>
                  <w:vAlign w:val="center"/>
                </w:tcPr>
                <w:p w14:paraId="4284631A" w14:textId="77777777" w:rsidR="00374320" w:rsidRPr="006145DB" w:rsidRDefault="00374320" w:rsidP="005B435E">
                  <w:pPr>
                    <w:tabs>
                      <w:tab w:val="left" w:pos="709"/>
                    </w:tabs>
                    <w:contextualSpacing/>
                    <w:jc w:val="both"/>
                    <w:rPr>
                      <w:rFonts w:eastAsia="Arial" w:cs="Arial"/>
                      <w:sz w:val="16"/>
                      <w:szCs w:val="16"/>
                    </w:rPr>
                  </w:pPr>
                </w:p>
              </w:tc>
              <w:tc>
                <w:tcPr>
                  <w:tcW w:w="2127" w:type="dxa"/>
                  <w:vAlign w:val="center"/>
                </w:tcPr>
                <w:p w14:paraId="6BDAC21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 xml:space="preserve">Base Maestra </w:t>
                  </w:r>
                </w:p>
              </w:tc>
              <w:tc>
                <w:tcPr>
                  <w:tcW w:w="959" w:type="dxa"/>
                  <w:vAlign w:val="center"/>
                </w:tcPr>
                <w:p w14:paraId="42561739"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r w:rsidRPr="006145DB">
                    <w:rPr>
                      <w:rStyle w:val="eop"/>
                      <w:rFonts w:cs="Arial"/>
                      <w:sz w:val="16"/>
                      <w:szCs w:val="16"/>
                      <w:shd w:val="clear" w:color="auto" w:fill="FFFFFF"/>
                    </w:rPr>
                    <w:t> </w:t>
                  </w:r>
                </w:p>
              </w:tc>
              <w:tc>
                <w:tcPr>
                  <w:tcW w:w="1248" w:type="dxa"/>
                  <w:vAlign w:val="center"/>
                </w:tcPr>
                <w:p w14:paraId="7BC5B83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r w:rsidRPr="006145DB">
                    <w:rPr>
                      <w:rStyle w:val="eop"/>
                      <w:rFonts w:cs="Arial"/>
                      <w:sz w:val="16"/>
                      <w:szCs w:val="16"/>
                      <w:shd w:val="clear" w:color="auto" w:fill="FFFFFF"/>
                    </w:rPr>
                    <w:t> </w:t>
                  </w:r>
                </w:p>
              </w:tc>
            </w:tr>
            <w:tr w:rsidR="00374320" w:rsidRPr="006145DB" w14:paraId="552487BE" w14:textId="77777777" w:rsidTr="000667CE">
              <w:trPr>
                <w:trHeight w:val="235"/>
              </w:trPr>
              <w:tc>
                <w:tcPr>
                  <w:tcW w:w="3153" w:type="dxa"/>
                  <w:vMerge w:val="restart"/>
                  <w:vAlign w:val="center"/>
                </w:tcPr>
                <w:p w14:paraId="7101C482"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p>
              </w:tc>
              <w:tc>
                <w:tcPr>
                  <w:tcW w:w="2127" w:type="dxa"/>
                  <w:vAlign w:val="center"/>
                </w:tcPr>
                <w:p w14:paraId="6BDCA589"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959" w:type="dxa"/>
                  <w:vAlign w:val="center"/>
                </w:tcPr>
                <w:p w14:paraId="0AC771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248" w:type="dxa"/>
                  <w:vAlign w:val="center"/>
                </w:tcPr>
                <w:p w14:paraId="2064C69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7D55D85D" w14:textId="77777777" w:rsidTr="000667CE">
              <w:trPr>
                <w:trHeight w:val="235"/>
              </w:trPr>
              <w:tc>
                <w:tcPr>
                  <w:tcW w:w="3153" w:type="dxa"/>
                  <w:vMerge/>
                  <w:vAlign w:val="center"/>
                </w:tcPr>
                <w:p w14:paraId="757876E3" w14:textId="77777777" w:rsidR="00374320" w:rsidRPr="006145DB" w:rsidRDefault="00374320" w:rsidP="005B435E">
                  <w:pPr>
                    <w:tabs>
                      <w:tab w:val="left" w:pos="709"/>
                    </w:tabs>
                    <w:contextualSpacing/>
                    <w:jc w:val="both"/>
                    <w:rPr>
                      <w:rFonts w:eastAsia="Arial" w:cs="Arial"/>
                      <w:sz w:val="16"/>
                      <w:szCs w:val="16"/>
                      <w:highlight w:val="yellow"/>
                    </w:rPr>
                  </w:pPr>
                </w:p>
              </w:tc>
              <w:tc>
                <w:tcPr>
                  <w:tcW w:w="2127" w:type="dxa"/>
                  <w:vAlign w:val="center"/>
                </w:tcPr>
                <w:p w14:paraId="2975CDC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959" w:type="dxa"/>
                  <w:vAlign w:val="center"/>
                </w:tcPr>
                <w:p w14:paraId="27638FE0"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248" w:type="dxa"/>
                  <w:vAlign w:val="center"/>
                </w:tcPr>
                <w:p w14:paraId="31935CA4"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DA3285F" w14:textId="77777777" w:rsidTr="000667CE">
              <w:trPr>
                <w:trHeight w:val="235"/>
              </w:trPr>
              <w:tc>
                <w:tcPr>
                  <w:tcW w:w="3153" w:type="dxa"/>
                  <w:vMerge w:val="restart"/>
                  <w:vAlign w:val="center"/>
                </w:tcPr>
                <w:p w14:paraId="615A715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p>
              </w:tc>
              <w:tc>
                <w:tcPr>
                  <w:tcW w:w="2127" w:type="dxa"/>
                  <w:vAlign w:val="center"/>
                </w:tcPr>
                <w:p w14:paraId="65BB766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959" w:type="dxa"/>
                  <w:vAlign w:val="center"/>
                </w:tcPr>
                <w:p w14:paraId="63BAAFD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248" w:type="dxa"/>
                  <w:vAlign w:val="center"/>
                </w:tcPr>
                <w:p w14:paraId="0BF914E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353F7AD7" w14:textId="77777777" w:rsidTr="000667CE">
              <w:trPr>
                <w:trHeight w:val="235"/>
              </w:trPr>
              <w:tc>
                <w:tcPr>
                  <w:tcW w:w="3153" w:type="dxa"/>
                  <w:vMerge/>
                  <w:vAlign w:val="center"/>
                </w:tcPr>
                <w:p w14:paraId="2750B189" w14:textId="77777777" w:rsidR="00374320" w:rsidRPr="006145DB" w:rsidRDefault="00374320" w:rsidP="005B435E">
                  <w:pPr>
                    <w:tabs>
                      <w:tab w:val="left" w:pos="709"/>
                    </w:tabs>
                    <w:contextualSpacing/>
                    <w:jc w:val="both"/>
                    <w:rPr>
                      <w:rFonts w:eastAsia="Arial" w:cs="Arial"/>
                      <w:sz w:val="16"/>
                      <w:szCs w:val="16"/>
                      <w:highlight w:val="yellow"/>
                    </w:rPr>
                  </w:pPr>
                </w:p>
              </w:tc>
              <w:tc>
                <w:tcPr>
                  <w:tcW w:w="2127" w:type="dxa"/>
                  <w:vAlign w:val="center"/>
                </w:tcPr>
                <w:p w14:paraId="5DB79355"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959" w:type="dxa"/>
                  <w:vAlign w:val="center"/>
                </w:tcPr>
                <w:p w14:paraId="669C176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248" w:type="dxa"/>
                  <w:vAlign w:val="center"/>
                </w:tcPr>
                <w:p w14:paraId="0D3B412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4E087620" w14:textId="77777777" w:rsidTr="000667CE">
              <w:trPr>
                <w:trHeight w:val="235"/>
              </w:trPr>
              <w:tc>
                <w:tcPr>
                  <w:tcW w:w="3153" w:type="dxa"/>
                  <w:tcBorders>
                    <w:bottom w:val="single" w:sz="4" w:space="0" w:color="auto"/>
                  </w:tcBorders>
                  <w:vAlign w:val="center"/>
                </w:tcPr>
                <w:p w14:paraId="5F5865BE"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2127" w:type="dxa"/>
                  <w:tcBorders>
                    <w:bottom w:val="single" w:sz="4" w:space="0" w:color="auto"/>
                  </w:tcBorders>
                  <w:vAlign w:val="center"/>
                </w:tcPr>
                <w:p w14:paraId="5D4409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959" w:type="dxa"/>
                  <w:tcBorders>
                    <w:bottom w:val="single" w:sz="4" w:space="0" w:color="auto"/>
                  </w:tcBorders>
                  <w:vAlign w:val="center"/>
                </w:tcPr>
                <w:p w14:paraId="162C9D43"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248" w:type="dxa"/>
                  <w:tcBorders>
                    <w:bottom w:val="single" w:sz="4" w:space="0" w:color="auto"/>
                  </w:tcBorders>
                  <w:vAlign w:val="center"/>
                </w:tcPr>
                <w:p w14:paraId="4899C4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371FFD40" w14:textId="77777777" w:rsidTr="000667CE">
              <w:trPr>
                <w:trHeight w:val="300"/>
              </w:trPr>
              <w:tc>
                <w:tcPr>
                  <w:tcW w:w="3153" w:type="dxa"/>
                  <w:tcBorders>
                    <w:bottom w:val="single" w:sz="4" w:space="0" w:color="auto"/>
                  </w:tcBorders>
                  <w:vAlign w:val="center"/>
                </w:tcPr>
                <w:p w14:paraId="35A879C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2127" w:type="dxa"/>
                  <w:tcBorders>
                    <w:bottom w:val="single" w:sz="4" w:space="0" w:color="auto"/>
                  </w:tcBorders>
                  <w:vAlign w:val="center"/>
                </w:tcPr>
                <w:p w14:paraId="1B556E97" w14:textId="77777777" w:rsidR="00374320" w:rsidRPr="006145DB" w:rsidRDefault="00374320" w:rsidP="005B435E">
                  <w:pPr>
                    <w:jc w:val="center"/>
                    <w:textAlignment w:val="baseline"/>
                    <w:rPr>
                      <w:rFonts w:cs="Arial"/>
                      <w:sz w:val="16"/>
                      <w:szCs w:val="16"/>
                      <w:shd w:val="clear" w:color="auto" w:fill="FFFFFF"/>
                    </w:rPr>
                  </w:pPr>
                  <w:r w:rsidRPr="006145DB">
                    <w:rPr>
                      <w:rFonts w:eastAsia="Arial" w:cs="Arial"/>
                      <w:sz w:val="16"/>
                      <w:szCs w:val="16"/>
                    </w:rPr>
                    <w:t>Listados enviados por las instancias de representación y participación de cabildos indígenas en Bogotá.</w:t>
                  </w:r>
                </w:p>
              </w:tc>
              <w:tc>
                <w:tcPr>
                  <w:tcW w:w="959" w:type="dxa"/>
                  <w:tcBorders>
                    <w:bottom w:val="single" w:sz="4" w:space="0" w:color="auto"/>
                  </w:tcBorders>
                  <w:vAlign w:val="center"/>
                </w:tcPr>
                <w:p w14:paraId="3780446A" w14:textId="77777777" w:rsidR="00374320" w:rsidRPr="006145DB" w:rsidRDefault="00374320" w:rsidP="005B435E">
                  <w:pPr>
                    <w:jc w:val="center"/>
                    <w:rPr>
                      <w:rFonts w:eastAsia="Arial" w:cs="Arial"/>
                      <w:sz w:val="16"/>
                      <w:szCs w:val="16"/>
                      <w:lang w:eastAsia="es-MX"/>
                    </w:rPr>
                  </w:pPr>
                  <w:r w:rsidRPr="006145DB">
                    <w:rPr>
                      <w:rFonts w:cs="Arial"/>
                      <w:sz w:val="16"/>
                      <w:szCs w:val="16"/>
                    </w:rPr>
                    <w:br/>
                  </w:r>
                  <w:r w:rsidRPr="006145DB">
                    <w:rPr>
                      <w:rFonts w:eastAsia="Arial" w:cs="Arial"/>
                      <w:sz w:val="16"/>
                      <w:szCs w:val="16"/>
                      <w:lang w:eastAsia="es-MX"/>
                    </w:rPr>
                    <w:t>No Disponible</w:t>
                  </w:r>
                </w:p>
              </w:tc>
              <w:tc>
                <w:tcPr>
                  <w:tcW w:w="1248" w:type="dxa"/>
                  <w:tcBorders>
                    <w:bottom w:val="single" w:sz="4" w:space="0" w:color="auto"/>
                  </w:tcBorders>
                  <w:vAlign w:val="center"/>
                </w:tcPr>
                <w:p w14:paraId="4ECD5AC4"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C130454" w14:textId="77777777" w:rsidTr="000667CE">
              <w:trPr>
                <w:trHeight w:val="300"/>
              </w:trPr>
              <w:tc>
                <w:tcPr>
                  <w:tcW w:w="3153" w:type="dxa"/>
                  <w:tcBorders>
                    <w:top w:val="single" w:sz="4" w:space="0" w:color="auto"/>
                  </w:tcBorders>
                  <w:vAlign w:val="center"/>
                </w:tcPr>
                <w:p w14:paraId="6143573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2127" w:type="dxa"/>
                  <w:tcBorders>
                    <w:top w:val="single" w:sz="4" w:space="0" w:color="auto"/>
                  </w:tcBorders>
                  <w:vAlign w:val="center"/>
                </w:tcPr>
                <w:p w14:paraId="6F76BAF0"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959" w:type="dxa"/>
                  <w:tcBorders>
                    <w:top w:val="single" w:sz="4" w:space="0" w:color="auto"/>
                  </w:tcBorders>
                  <w:vAlign w:val="center"/>
                </w:tcPr>
                <w:p w14:paraId="38EE8C17" w14:textId="77777777" w:rsidR="00374320" w:rsidRPr="006145DB" w:rsidRDefault="00374320" w:rsidP="005B435E">
                  <w:pPr>
                    <w:jc w:val="center"/>
                    <w:rPr>
                      <w:rFonts w:eastAsia="Arial" w:cs="Arial"/>
                      <w:sz w:val="16"/>
                      <w:szCs w:val="16"/>
                      <w:lang w:eastAsia="es-MX"/>
                    </w:rPr>
                  </w:pPr>
                  <w:r w:rsidRPr="006145DB">
                    <w:rPr>
                      <w:rFonts w:cs="Arial"/>
                      <w:sz w:val="16"/>
                      <w:szCs w:val="16"/>
                      <w:shd w:val="clear" w:color="auto" w:fill="FFFFFF"/>
                    </w:rPr>
                    <w:t>No disponible</w:t>
                  </w:r>
                </w:p>
              </w:tc>
              <w:tc>
                <w:tcPr>
                  <w:tcW w:w="1248" w:type="dxa"/>
                  <w:tcBorders>
                    <w:top w:val="single" w:sz="4" w:space="0" w:color="auto"/>
                  </w:tcBorders>
                  <w:vAlign w:val="center"/>
                </w:tcPr>
                <w:p w14:paraId="32810E6C"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1305FFE" w14:textId="77777777" w:rsidTr="000667CE">
              <w:trPr>
                <w:trHeight w:val="235"/>
              </w:trPr>
              <w:tc>
                <w:tcPr>
                  <w:tcW w:w="3153" w:type="dxa"/>
                  <w:tcBorders>
                    <w:bottom w:val="single" w:sz="4" w:space="0" w:color="auto"/>
                  </w:tcBorders>
                  <w:vAlign w:val="center"/>
                </w:tcPr>
                <w:p w14:paraId="2099BBBF"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2127" w:type="dxa"/>
                  <w:tcBorders>
                    <w:bottom w:val="single" w:sz="4" w:space="0" w:color="auto"/>
                  </w:tcBorders>
                  <w:vAlign w:val="center"/>
                </w:tcPr>
                <w:p w14:paraId="44C44ED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959" w:type="dxa"/>
                  <w:tcBorders>
                    <w:bottom w:val="single" w:sz="4" w:space="0" w:color="auto"/>
                  </w:tcBorders>
                  <w:vAlign w:val="center"/>
                </w:tcPr>
                <w:p w14:paraId="3A10D69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248" w:type="dxa"/>
                  <w:tcBorders>
                    <w:bottom w:val="single" w:sz="4" w:space="0" w:color="auto"/>
                  </w:tcBorders>
                  <w:vAlign w:val="center"/>
                </w:tcPr>
                <w:p w14:paraId="3304FB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4ACB32D" w14:textId="77777777" w:rsidTr="000667CE">
              <w:trPr>
                <w:trHeight w:val="235"/>
              </w:trPr>
              <w:tc>
                <w:tcPr>
                  <w:tcW w:w="3153" w:type="dxa"/>
                  <w:tcBorders>
                    <w:bottom w:val="single" w:sz="4" w:space="0" w:color="auto"/>
                  </w:tcBorders>
                  <w:vAlign w:val="center"/>
                </w:tcPr>
                <w:p w14:paraId="17DF89F6"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2127" w:type="dxa"/>
                  <w:tcBorders>
                    <w:bottom w:val="single" w:sz="4" w:space="0" w:color="auto"/>
                  </w:tcBorders>
                  <w:vAlign w:val="center"/>
                </w:tcPr>
                <w:p w14:paraId="75BC716A"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959" w:type="dxa"/>
                  <w:tcBorders>
                    <w:bottom w:val="single" w:sz="4" w:space="0" w:color="auto"/>
                  </w:tcBorders>
                  <w:vAlign w:val="center"/>
                </w:tcPr>
                <w:p w14:paraId="5957E18C"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248" w:type="dxa"/>
                  <w:tcBorders>
                    <w:bottom w:val="single" w:sz="4" w:space="0" w:color="auto"/>
                  </w:tcBorders>
                  <w:vAlign w:val="center"/>
                </w:tcPr>
                <w:p w14:paraId="1B74A362"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DB9B70C" w14:textId="77777777" w:rsidTr="000667CE">
              <w:trPr>
                <w:trHeight w:val="235"/>
              </w:trPr>
              <w:tc>
                <w:tcPr>
                  <w:tcW w:w="3153" w:type="dxa"/>
                  <w:tcBorders>
                    <w:top w:val="single" w:sz="4" w:space="0" w:color="auto"/>
                    <w:bottom w:val="single" w:sz="4" w:space="0" w:color="auto"/>
                  </w:tcBorders>
                  <w:vAlign w:val="center"/>
                </w:tcPr>
                <w:p w14:paraId="5062B79D"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2127" w:type="dxa"/>
                  <w:tcBorders>
                    <w:top w:val="single" w:sz="4" w:space="0" w:color="auto"/>
                    <w:bottom w:val="single" w:sz="4" w:space="0" w:color="auto"/>
                  </w:tcBorders>
                  <w:vAlign w:val="center"/>
                </w:tcPr>
                <w:p w14:paraId="762ADBF2"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959" w:type="dxa"/>
                  <w:tcBorders>
                    <w:top w:val="single" w:sz="4" w:space="0" w:color="auto"/>
                    <w:bottom w:val="single" w:sz="4" w:space="0" w:color="auto"/>
                  </w:tcBorders>
                  <w:vAlign w:val="center"/>
                </w:tcPr>
                <w:p w14:paraId="6544D1EA"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248" w:type="dxa"/>
                  <w:tcBorders>
                    <w:top w:val="single" w:sz="4" w:space="0" w:color="auto"/>
                    <w:bottom w:val="single" w:sz="4" w:space="0" w:color="auto"/>
                  </w:tcBorders>
                  <w:vAlign w:val="center"/>
                </w:tcPr>
                <w:p w14:paraId="1C35F9B8"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0CD5B241" w14:textId="77777777" w:rsidTr="000667CE">
              <w:trPr>
                <w:trHeight w:val="70"/>
              </w:trPr>
              <w:tc>
                <w:tcPr>
                  <w:tcW w:w="3153" w:type="dxa"/>
                  <w:tcBorders>
                    <w:top w:val="single" w:sz="4" w:space="0" w:color="auto"/>
                    <w:left w:val="nil"/>
                    <w:bottom w:val="nil"/>
                    <w:right w:val="nil"/>
                  </w:tcBorders>
                  <w:vAlign w:val="center"/>
                </w:tcPr>
                <w:p w14:paraId="38B031D5" w14:textId="77777777" w:rsidR="00374320" w:rsidRPr="006145DB" w:rsidRDefault="00374320" w:rsidP="005B435E">
                  <w:pPr>
                    <w:shd w:val="clear" w:color="auto" w:fill="FFFFFF" w:themeFill="background1"/>
                    <w:jc w:val="both"/>
                    <w:textAlignment w:val="baseline"/>
                    <w:rPr>
                      <w:rFonts w:cs="Arial"/>
                      <w:sz w:val="16"/>
                      <w:szCs w:val="16"/>
                    </w:rPr>
                  </w:pPr>
                </w:p>
              </w:tc>
              <w:tc>
                <w:tcPr>
                  <w:tcW w:w="2127" w:type="dxa"/>
                  <w:tcBorders>
                    <w:top w:val="single" w:sz="4" w:space="0" w:color="auto"/>
                    <w:left w:val="nil"/>
                    <w:bottom w:val="nil"/>
                    <w:right w:val="nil"/>
                  </w:tcBorders>
                  <w:vAlign w:val="center"/>
                </w:tcPr>
                <w:p w14:paraId="5A74967D" w14:textId="77777777" w:rsidR="00374320" w:rsidRPr="006145DB" w:rsidRDefault="00374320" w:rsidP="005B435E">
                  <w:pPr>
                    <w:jc w:val="center"/>
                    <w:textAlignment w:val="baseline"/>
                    <w:rPr>
                      <w:rFonts w:cs="Arial"/>
                      <w:sz w:val="16"/>
                      <w:szCs w:val="16"/>
                      <w:shd w:val="clear" w:color="auto" w:fill="FFFFFF"/>
                    </w:rPr>
                  </w:pPr>
                </w:p>
              </w:tc>
              <w:tc>
                <w:tcPr>
                  <w:tcW w:w="959" w:type="dxa"/>
                  <w:tcBorders>
                    <w:top w:val="single" w:sz="4" w:space="0" w:color="auto"/>
                    <w:left w:val="nil"/>
                    <w:bottom w:val="nil"/>
                    <w:right w:val="nil"/>
                  </w:tcBorders>
                  <w:vAlign w:val="center"/>
                </w:tcPr>
                <w:p w14:paraId="45BE18A5"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248" w:type="dxa"/>
                  <w:tcBorders>
                    <w:top w:val="single" w:sz="4" w:space="0" w:color="auto"/>
                    <w:left w:val="nil"/>
                    <w:bottom w:val="nil"/>
                    <w:right w:val="nil"/>
                  </w:tcBorders>
                  <w:vAlign w:val="center"/>
                </w:tcPr>
                <w:p w14:paraId="28C4469D"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D242A72" w14:textId="77777777" w:rsidR="00374320" w:rsidRPr="006145DB" w:rsidRDefault="00374320" w:rsidP="005B435E">
            <w:pPr>
              <w:jc w:val="both"/>
              <w:rPr>
                <w:rFonts w:eastAsia="Arial" w:cs="Arial"/>
                <w:sz w:val="20"/>
                <w:szCs w:val="20"/>
              </w:rPr>
            </w:pPr>
          </w:p>
        </w:tc>
      </w:tr>
      <w:tr w:rsidR="00DC2E09" w:rsidRPr="006145DB" w14:paraId="30ED1E52" w14:textId="77777777" w:rsidTr="00DC2E09">
        <w:trPr>
          <w:trHeight w:val="661"/>
        </w:trPr>
        <w:tc>
          <w:tcPr>
            <w:tcW w:w="963" w:type="pct"/>
            <w:vAlign w:val="center"/>
            <w:hideMark/>
          </w:tcPr>
          <w:p w14:paraId="36B99898"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Ingreso y fuentes de información</w:t>
            </w:r>
          </w:p>
        </w:tc>
        <w:tc>
          <w:tcPr>
            <w:tcW w:w="4037" w:type="pct"/>
          </w:tcPr>
          <w:tbl>
            <w:tblPr>
              <w:tblStyle w:val="Tablaconcuadrcula4"/>
              <w:tblW w:w="0" w:type="auto"/>
              <w:tblLook w:val="04A0" w:firstRow="1" w:lastRow="0" w:firstColumn="1" w:lastColumn="0" w:noHBand="0" w:noVBand="1"/>
            </w:tblPr>
            <w:tblGrid>
              <w:gridCol w:w="3012"/>
              <w:gridCol w:w="2126"/>
              <w:gridCol w:w="1134"/>
              <w:gridCol w:w="1214"/>
            </w:tblGrid>
            <w:tr w:rsidR="00374320" w:rsidRPr="006145DB" w14:paraId="675712CD" w14:textId="77777777" w:rsidTr="00D26839">
              <w:trPr>
                <w:trHeight w:val="116"/>
              </w:trPr>
              <w:tc>
                <w:tcPr>
                  <w:tcW w:w="3012" w:type="dxa"/>
                  <w:tcBorders>
                    <w:top w:val="nil"/>
                    <w:left w:val="nil"/>
                    <w:bottom w:val="single" w:sz="4" w:space="0" w:color="auto"/>
                    <w:right w:val="nil"/>
                  </w:tcBorders>
                  <w:vAlign w:val="center"/>
                </w:tcPr>
                <w:p w14:paraId="091FD491" w14:textId="77777777" w:rsidR="00374320" w:rsidRPr="006145DB" w:rsidRDefault="00374320" w:rsidP="005B435E">
                  <w:pPr>
                    <w:tabs>
                      <w:tab w:val="left" w:pos="709"/>
                    </w:tabs>
                    <w:contextualSpacing/>
                    <w:jc w:val="center"/>
                    <w:rPr>
                      <w:rFonts w:cs="Arial"/>
                      <w:sz w:val="16"/>
                      <w:szCs w:val="16"/>
                      <w:lang w:eastAsia="es-CO"/>
                    </w:rPr>
                  </w:pPr>
                </w:p>
              </w:tc>
              <w:tc>
                <w:tcPr>
                  <w:tcW w:w="2126" w:type="dxa"/>
                  <w:tcBorders>
                    <w:top w:val="nil"/>
                    <w:left w:val="nil"/>
                    <w:bottom w:val="single" w:sz="4" w:space="0" w:color="auto"/>
                    <w:right w:val="nil"/>
                  </w:tcBorders>
                  <w:vAlign w:val="center"/>
                </w:tcPr>
                <w:p w14:paraId="252A6DE2" w14:textId="77777777" w:rsidR="00374320" w:rsidRPr="006145DB" w:rsidRDefault="00374320"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7C63B36" w14:textId="77777777" w:rsidR="00374320" w:rsidRPr="006145DB" w:rsidRDefault="00374320" w:rsidP="005B435E">
                  <w:pPr>
                    <w:tabs>
                      <w:tab w:val="left" w:pos="709"/>
                    </w:tabs>
                    <w:contextualSpacing/>
                    <w:jc w:val="center"/>
                    <w:rPr>
                      <w:rFonts w:cs="Arial"/>
                      <w:sz w:val="16"/>
                      <w:szCs w:val="16"/>
                      <w:lang w:eastAsia="es-CO"/>
                    </w:rPr>
                  </w:pPr>
                </w:p>
              </w:tc>
              <w:tc>
                <w:tcPr>
                  <w:tcW w:w="1214" w:type="dxa"/>
                  <w:tcBorders>
                    <w:top w:val="nil"/>
                    <w:left w:val="nil"/>
                    <w:bottom w:val="single" w:sz="4" w:space="0" w:color="auto"/>
                    <w:right w:val="nil"/>
                  </w:tcBorders>
                  <w:vAlign w:val="center"/>
                </w:tcPr>
                <w:p w14:paraId="3ADA64BA" w14:textId="77777777" w:rsidR="00374320" w:rsidRPr="006145DB" w:rsidRDefault="00374320" w:rsidP="005B435E">
                  <w:pPr>
                    <w:tabs>
                      <w:tab w:val="left" w:pos="709"/>
                    </w:tabs>
                    <w:contextualSpacing/>
                    <w:jc w:val="center"/>
                    <w:rPr>
                      <w:rFonts w:cs="Arial"/>
                      <w:sz w:val="16"/>
                      <w:szCs w:val="16"/>
                      <w:lang w:eastAsia="es-CO"/>
                    </w:rPr>
                  </w:pPr>
                </w:p>
              </w:tc>
            </w:tr>
            <w:tr w:rsidR="00374320" w:rsidRPr="006145DB" w14:paraId="19ED4C7A" w14:textId="77777777" w:rsidTr="00D26839">
              <w:trPr>
                <w:trHeight w:val="389"/>
              </w:trPr>
              <w:tc>
                <w:tcPr>
                  <w:tcW w:w="3012" w:type="dxa"/>
                  <w:tcBorders>
                    <w:top w:val="single" w:sz="4" w:space="0" w:color="auto"/>
                  </w:tcBorders>
                  <w:vAlign w:val="center"/>
                </w:tcPr>
                <w:p w14:paraId="12793D8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2126" w:type="dxa"/>
                  <w:tcBorders>
                    <w:top w:val="single" w:sz="4" w:space="0" w:color="auto"/>
                  </w:tcBorders>
                  <w:vAlign w:val="center"/>
                </w:tcPr>
                <w:p w14:paraId="5039617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445C154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14" w:type="dxa"/>
                  <w:tcBorders>
                    <w:top w:val="single" w:sz="4" w:space="0" w:color="auto"/>
                  </w:tcBorders>
                  <w:vAlign w:val="center"/>
                </w:tcPr>
                <w:p w14:paraId="1BA812F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6CDB7E58" w14:textId="77777777" w:rsidTr="00D26839">
              <w:trPr>
                <w:trHeight w:val="231"/>
              </w:trPr>
              <w:tc>
                <w:tcPr>
                  <w:tcW w:w="3012" w:type="dxa"/>
                  <w:vAlign w:val="center"/>
                </w:tcPr>
                <w:p w14:paraId="3F9BB29F" w14:textId="77777777" w:rsidR="00374320" w:rsidRPr="006145DB" w:rsidRDefault="00374320" w:rsidP="005B435E">
                  <w:pPr>
                    <w:tabs>
                      <w:tab w:val="left" w:pos="709"/>
                    </w:tabs>
                    <w:contextualSpacing/>
                    <w:jc w:val="both"/>
                    <w:rPr>
                      <w:rFonts w:eastAsia="Arial" w:cs="Arial"/>
                      <w:sz w:val="16"/>
                      <w:szCs w:val="16"/>
                      <w:lang w:eastAsia="es-CO"/>
                    </w:rPr>
                  </w:pPr>
                  <w:r w:rsidRPr="006145DB">
                    <w:rPr>
                      <w:rFonts w:eastAsia="Arial" w:cs="Arial"/>
                      <w:sz w:val="16"/>
                      <w:szCs w:val="16"/>
                    </w:rPr>
                    <w:t>Persona con discapacidad certificada por la Secretaría Distrital de Salud o quien haga sus veces.</w:t>
                  </w:r>
                </w:p>
              </w:tc>
              <w:tc>
                <w:tcPr>
                  <w:tcW w:w="2126" w:type="dxa"/>
                  <w:vAlign w:val="center"/>
                </w:tcPr>
                <w:p w14:paraId="5320507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134" w:type="dxa"/>
                  <w:vAlign w:val="center"/>
                </w:tcPr>
                <w:p w14:paraId="19BC6CE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214" w:type="dxa"/>
                  <w:vAlign w:val="center"/>
                </w:tcPr>
                <w:p w14:paraId="6CAABB2C"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949AD0E" w14:textId="77777777" w:rsidTr="00D26839">
              <w:trPr>
                <w:trHeight w:val="300"/>
              </w:trPr>
              <w:tc>
                <w:tcPr>
                  <w:tcW w:w="3012" w:type="dxa"/>
                  <w:vMerge w:val="restart"/>
                  <w:vAlign w:val="center"/>
                </w:tcPr>
                <w:p w14:paraId="3B8ADD72" w14:textId="67AF2849" w:rsidR="00374320" w:rsidRPr="006145DB" w:rsidRDefault="00374320" w:rsidP="005B435E">
                  <w:pPr>
                    <w:jc w:val="both"/>
                    <w:rPr>
                      <w:rFonts w:eastAsia="Arial" w:cs="Arial"/>
                      <w:sz w:val="16"/>
                      <w:szCs w:val="16"/>
                    </w:rPr>
                  </w:pPr>
                  <w:r w:rsidRPr="006145DB">
                    <w:rPr>
                      <w:rFonts w:eastAsia="Arial" w:cs="Arial"/>
                      <w:sz w:val="16"/>
                      <w:szCs w:val="16"/>
                    </w:rPr>
                    <w:t>Persona con discapacidad en situación de pobreza extrema, pobreza moderada y/o vulnerabilidad, medido por la metodología SISBEN IV desde la clasificación A1 hasta C9 en la ciudad de Bogotá</w:t>
                  </w:r>
                  <w:r w:rsidR="009505BF" w:rsidRPr="006145DB">
                    <w:rPr>
                      <w:rFonts w:eastAsia="Arial" w:cs="Arial"/>
                      <w:sz w:val="16"/>
                      <w:szCs w:val="16"/>
                    </w:rPr>
                    <w:t>.</w:t>
                  </w:r>
                </w:p>
              </w:tc>
              <w:tc>
                <w:tcPr>
                  <w:tcW w:w="2126" w:type="dxa"/>
                  <w:tcBorders>
                    <w:bottom w:val="single" w:sz="4" w:space="0" w:color="auto"/>
                  </w:tcBorders>
                  <w:vAlign w:val="center"/>
                </w:tcPr>
                <w:p w14:paraId="595E326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134" w:type="dxa"/>
                  <w:tcBorders>
                    <w:bottom w:val="single" w:sz="4" w:space="0" w:color="auto"/>
                  </w:tcBorders>
                  <w:vAlign w:val="center"/>
                </w:tcPr>
                <w:p w14:paraId="0DC0B16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214" w:type="dxa"/>
                  <w:tcBorders>
                    <w:bottom w:val="single" w:sz="4" w:space="0" w:color="auto"/>
                  </w:tcBorders>
                  <w:vAlign w:val="center"/>
                </w:tcPr>
                <w:p w14:paraId="3461717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2310D905" w14:textId="77777777" w:rsidTr="00D26839">
              <w:trPr>
                <w:trHeight w:val="300"/>
              </w:trPr>
              <w:tc>
                <w:tcPr>
                  <w:tcW w:w="3012" w:type="dxa"/>
                  <w:vMerge/>
                  <w:vAlign w:val="center"/>
                </w:tcPr>
                <w:p w14:paraId="3A80C3FC" w14:textId="77777777" w:rsidR="00374320" w:rsidRPr="006145DB" w:rsidRDefault="00374320" w:rsidP="005B435E">
                  <w:pPr>
                    <w:jc w:val="both"/>
                    <w:rPr>
                      <w:rFonts w:eastAsia="Arial" w:cs="Arial"/>
                      <w:sz w:val="16"/>
                      <w:szCs w:val="16"/>
                    </w:rPr>
                  </w:pPr>
                </w:p>
              </w:tc>
              <w:tc>
                <w:tcPr>
                  <w:tcW w:w="2126" w:type="dxa"/>
                  <w:tcBorders>
                    <w:bottom w:val="single" w:sz="4" w:space="0" w:color="auto"/>
                  </w:tcBorders>
                  <w:vAlign w:val="center"/>
                </w:tcPr>
                <w:p w14:paraId="78EB627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tcBorders>
                    <w:bottom w:val="single" w:sz="4" w:space="0" w:color="auto"/>
                  </w:tcBorders>
                  <w:vAlign w:val="center"/>
                </w:tcPr>
                <w:p w14:paraId="792DCA8B"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Semestral</w:t>
                  </w:r>
                </w:p>
              </w:tc>
              <w:tc>
                <w:tcPr>
                  <w:tcW w:w="1214" w:type="dxa"/>
                  <w:tcBorders>
                    <w:bottom w:val="single" w:sz="4" w:space="0" w:color="auto"/>
                  </w:tcBorders>
                  <w:vAlign w:val="center"/>
                </w:tcPr>
                <w:p w14:paraId="6CC029CF"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231ECF70" w14:textId="77777777" w:rsidTr="00D26839">
              <w:trPr>
                <w:trHeight w:val="300"/>
              </w:trPr>
              <w:tc>
                <w:tcPr>
                  <w:tcW w:w="3012" w:type="dxa"/>
                  <w:tcBorders>
                    <w:bottom w:val="single" w:sz="4" w:space="0" w:color="auto"/>
                  </w:tcBorders>
                  <w:vAlign w:val="center"/>
                </w:tcPr>
                <w:p w14:paraId="5862612B"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resida en la ciudad de Bogotá.</w:t>
                  </w:r>
                </w:p>
              </w:tc>
              <w:tc>
                <w:tcPr>
                  <w:tcW w:w="2126" w:type="dxa"/>
                  <w:tcBorders>
                    <w:bottom w:val="single" w:sz="4" w:space="0" w:color="auto"/>
                  </w:tcBorders>
                  <w:vAlign w:val="center"/>
                </w:tcPr>
                <w:p w14:paraId="51368BF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134" w:type="dxa"/>
                  <w:tcBorders>
                    <w:bottom w:val="single" w:sz="4" w:space="0" w:color="auto"/>
                  </w:tcBorders>
                  <w:vAlign w:val="center"/>
                </w:tcPr>
                <w:p w14:paraId="34A5027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214" w:type="dxa"/>
                  <w:tcBorders>
                    <w:bottom w:val="single" w:sz="4" w:space="0" w:color="auto"/>
                  </w:tcBorders>
                  <w:vAlign w:val="center"/>
                </w:tcPr>
                <w:p w14:paraId="395C4062"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26D4C107" w14:textId="77777777" w:rsidTr="00D26839">
              <w:trPr>
                <w:trHeight w:val="300"/>
              </w:trPr>
              <w:tc>
                <w:tcPr>
                  <w:tcW w:w="3012" w:type="dxa"/>
                  <w:vMerge w:val="restart"/>
                  <w:tcBorders>
                    <w:top w:val="single" w:sz="4" w:space="0" w:color="auto"/>
                  </w:tcBorders>
                  <w:vAlign w:val="center"/>
                </w:tcPr>
                <w:p w14:paraId="7008BB60"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2126" w:type="dxa"/>
                  <w:tcBorders>
                    <w:top w:val="single" w:sz="4" w:space="0" w:color="auto"/>
                  </w:tcBorders>
                  <w:vAlign w:val="center"/>
                </w:tcPr>
                <w:p w14:paraId="1A093AD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 Temporales (paga diarios)</w:t>
                  </w:r>
                </w:p>
              </w:tc>
              <w:tc>
                <w:tcPr>
                  <w:tcW w:w="1134" w:type="dxa"/>
                  <w:tcBorders>
                    <w:top w:val="single" w:sz="4" w:space="0" w:color="auto"/>
                  </w:tcBorders>
                  <w:vAlign w:val="center"/>
                </w:tcPr>
                <w:p w14:paraId="6F23831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214" w:type="dxa"/>
                  <w:tcBorders>
                    <w:top w:val="single" w:sz="4" w:space="0" w:color="auto"/>
                  </w:tcBorders>
                  <w:vAlign w:val="center"/>
                </w:tcPr>
                <w:p w14:paraId="4069685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374320" w:rsidRPr="006145DB" w14:paraId="6AADAA99" w14:textId="77777777" w:rsidTr="00D26839">
              <w:trPr>
                <w:trHeight w:val="300"/>
              </w:trPr>
              <w:tc>
                <w:tcPr>
                  <w:tcW w:w="3012" w:type="dxa"/>
                  <w:vMerge/>
                  <w:tcBorders>
                    <w:bottom w:val="nil"/>
                  </w:tcBorders>
                  <w:vAlign w:val="center"/>
                </w:tcPr>
                <w:p w14:paraId="4AFDE0D7" w14:textId="77777777" w:rsidR="00374320" w:rsidRPr="006145DB" w:rsidRDefault="00374320" w:rsidP="005B435E">
                  <w:pPr>
                    <w:tabs>
                      <w:tab w:val="left" w:pos="709"/>
                    </w:tabs>
                    <w:contextualSpacing/>
                    <w:jc w:val="both"/>
                    <w:rPr>
                      <w:rFonts w:eastAsia="Arial" w:cs="Arial"/>
                      <w:sz w:val="16"/>
                      <w:szCs w:val="16"/>
                    </w:rPr>
                  </w:pPr>
                </w:p>
              </w:tc>
              <w:tc>
                <w:tcPr>
                  <w:tcW w:w="2126" w:type="dxa"/>
                  <w:tcBorders>
                    <w:top w:val="single" w:sz="4" w:space="0" w:color="auto"/>
                    <w:bottom w:val="nil"/>
                  </w:tcBorders>
                  <w:vAlign w:val="center"/>
                </w:tcPr>
                <w:p w14:paraId="08A773E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top w:val="single" w:sz="4" w:space="0" w:color="auto"/>
                    <w:bottom w:val="nil"/>
                  </w:tcBorders>
                  <w:vAlign w:val="center"/>
                </w:tcPr>
                <w:p w14:paraId="1B15DF3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214" w:type="dxa"/>
                  <w:tcBorders>
                    <w:top w:val="single" w:sz="4" w:space="0" w:color="auto"/>
                    <w:bottom w:val="nil"/>
                  </w:tcBorders>
                  <w:vAlign w:val="center"/>
                </w:tcPr>
                <w:p w14:paraId="31216F0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374320" w:rsidRPr="006145DB" w14:paraId="0C0EF45E" w14:textId="77777777" w:rsidTr="00D26839">
              <w:trPr>
                <w:trHeight w:val="300"/>
              </w:trPr>
              <w:tc>
                <w:tcPr>
                  <w:tcW w:w="3012" w:type="dxa"/>
                  <w:tcBorders>
                    <w:top w:val="nil"/>
                    <w:bottom w:val="single" w:sz="4" w:space="0" w:color="auto"/>
                  </w:tcBorders>
                  <w:vAlign w:val="center"/>
                </w:tcPr>
                <w:p w14:paraId="237692DD" w14:textId="77777777" w:rsidR="00374320" w:rsidRPr="006145DB" w:rsidRDefault="00374320" w:rsidP="005B435E">
                  <w:pPr>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2126" w:type="dxa"/>
                  <w:tcBorders>
                    <w:top w:val="nil"/>
                    <w:bottom w:val="single" w:sz="4" w:space="0" w:color="auto"/>
                  </w:tcBorders>
                  <w:vAlign w:val="center"/>
                </w:tcPr>
                <w:p w14:paraId="16ECF59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1134" w:type="dxa"/>
                  <w:tcBorders>
                    <w:top w:val="nil"/>
                    <w:bottom w:val="single" w:sz="4" w:space="0" w:color="auto"/>
                  </w:tcBorders>
                  <w:vAlign w:val="center"/>
                </w:tcPr>
                <w:p w14:paraId="1B974CE6"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2021</w:t>
                  </w:r>
                  <w:r w:rsidRPr="006145DB">
                    <w:rPr>
                      <w:rFonts w:cs="Arial"/>
                      <w:sz w:val="16"/>
                      <w:szCs w:val="16"/>
                    </w:rPr>
                    <w:br/>
                  </w:r>
                  <w:r w:rsidRPr="006145DB">
                    <w:rPr>
                      <w:rFonts w:eastAsia="Arial" w:cs="Arial"/>
                      <w:sz w:val="16"/>
                      <w:szCs w:val="16"/>
                    </w:rPr>
                    <w:t>Entrega única</w:t>
                  </w:r>
                </w:p>
              </w:tc>
              <w:tc>
                <w:tcPr>
                  <w:tcW w:w="1214" w:type="dxa"/>
                  <w:tcBorders>
                    <w:top w:val="nil"/>
                    <w:bottom w:val="single" w:sz="4" w:space="0" w:color="auto"/>
                  </w:tcBorders>
                  <w:vAlign w:val="center"/>
                </w:tcPr>
                <w:p w14:paraId="166DC4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0B6FF20F" w14:textId="77777777" w:rsidTr="00D26839">
              <w:trPr>
                <w:trHeight w:val="300"/>
              </w:trPr>
              <w:tc>
                <w:tcPr>
                  <w:tcW w:w="3012" w:type="dxa"/>
                  <w:tcBorders>
                    <w:bottom w:val="single" w:sz="4" w:space="0" w:color="auto"/>
                  </w:tcBorders>
                  <w:vAlign w:val="center"/>
                </w:tcPr>
                <w:p w14:paraId="34C16C34"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2126" w:type="dxa"/>
                  <w:tcBorders>
                    <w:bottom w:val="single" w:sz="4" w:space="0" w:color="auto"/>
                  </w:tcBorders>
                  <w:vAlign w:val="center"/>
                </w:tcPr>
                <w:p w14:paraId="7B60C740" w14:textId="77777777" w:rsidR="00374320" w:rsidRPr="006145DB" w:rsidRDefault="00374320" w:rsidP="005B435E">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1134" w:type="dxa"/>
                  <w:tcBorders>
                    <w:bottom w:val="single" w:sz="4" w:space="0" w:color="auto"/>
                  </w:tcBorders>
                  <w:vAlign w:val="center"/>
                </w:tcPr>
                <w:p w14:paraId="4AC8E393" w14:textId="61150DE5"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214" w:type="dxa"/>
                  <w:tcBorders>
                    <w:bottom w:val="single" w:sz="4" w:space="0" w:color="auto"/>
                  </w:tcBorders>
                  <w:vAlign w:val="center"/>
                </w:tcPr>
                <w:p w14:paraId="17CF6C06"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24612F14" w14:textId="77777777" w:rsidTr="00D26839">
              <w:trPr>
                <w:trHeight w:val="300"/>
              </w:trPr>
              <w:tc>
                <w:tcPr>
                  <w:tcW w:w="3012" w:type="dxa"/>
                  <w:tcBorders>
                    <w:top w:val="single" w:sz="4" w:space="0" w:color="auto"/>
                    <w:bottom w:val="single" w:sz="4" w:space="0" w:color="auto"/>
                  </w:tcBorders>
                  <w:vAlign w:val="center"/>
                </w:tcPr>
                <w:p w14:paraId="60A5CEB0"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2126" w:type="dxa"/>
                  <w:tcBorders>
                    <w:top w:val="single" w:sz="4" w:space="0" w:color="auto"/>
                    <w:bottom w:val="single" w:sz="4" w:space="0" w:color="auto"/>
                  </w:tcBorders>
                  <w:vAlign w:val="center"/>
                </w:tcPr>
                <w:p w14:paraId="53F71A57"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1134" w:type="dxa"/>
                  <w:tcBorders>
                    <w:top w:val="single" w:sz="4" w:space="0" w:color="auto"/>
                    <w:bottom w:val="single" w:sz="4" w:space="0" w:color="auto"/>
                  </w:tcBorders>
                  <w:vAlign w:val="center"/>
                </w:tcPr>
                <w:p w14:paraId="49BA64B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No disponible</w:t>
                  </w:r>
                </w:p>
              </w:tc>
              <w:tc>
                <w:tcPr>
                  <w:tcW w:w="1214" w:type="dxa"/>
                  <w:tcBorders>
                    <w:top w:val="single" w:sz="4" w:space="0" w:color="auto"/>
                    <w:bottom w:val="single" w:sz="4" w:space="0" w:color="auto"/>
                  </w:tcBorders>
                  <w:vAlign w:val="center"/>
                </w:tcPr>
                <w:p w14:paraId="0EB72DB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2152A12" w14:textId="77777777" w:rsidTr="00D26839">
              <w:trPr>
                <w:trHeight w:val="242"/>
              </w:trPr>
              <w:tc>
                <w:tcPr>
                  <w:tcW w:w="3012" w:type="dxa"/>
                  <w:tcBorders>
                    <w:top w:val="single" w:sz="4" w:space="0" w:color="auto"/>
                    <w:bottom w:val="single" w:sz="4" w:space="0" w:color="auto"/>
                  </w:tcBorders>
                  <w:vAlign w:val="center"/>
                </w:tcPr>
                <w:p w14:paraId="3F57E031"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2126" w:type="dxa"/>
                  <w:tcBorders>
                    <w:top w:val="single" w:sz="4" w:space="0" w:color="auto"/>
                    <w:bottom w:val="single" w:sz="4" w:space="0" w:color="auto"/>
                  </w:tcBorders>
                  <w:vAlign w:val="center"/>
                </w:tcPr>
                <w:p w14:paraId="29408E0C"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1134" w:type="dxa"/>
                  <w:tcBorders>
                    <w:top w:val="single" w:sz="4" w:space="0" w:color="auto"/>
                    <w:bottom w:val="single" w:sz="4" w:space="0" w:color="auto"/>
                  </w:tcBorders>
                  <w:vAlign w:val="center"/>
                </w:tcPr>
                <w:p w14:paraId="2C96187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214" w:type="dxa"/>
                  <w:tcBorders>
                    <w:top w:val="single" w:sz="4" w:space="0" w:color="auto"/>
                    <w:bottom w:val="single" w:sz="4" w:space="0" w:color="auto"/>
                  </w:tcBorders>
                  <w:vAlign w:val="center"/>
                </w:tcPr>
                <w:p w14:paraId="15351FE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23AE7A34" w14:textId="77777777" w:rsidTr="00D26839">
              <w:trPr>
                <w:trHeight w:val="242"/>
              </w:trPr>
              <w:tc>
                <w:tcPr>
                  <w:tcW w:w="3012" w:type="dxa"/>
                  <w:tcBorders>
                    <w:bottom w:val="single" w:sz="4" w:space="0" w:color="auto"/>
                  </w:tcBorders>
                  <w:vAlign w:val="center"/>
                </w:tcPr>
                <w:p w14:paraId="70FBCFE0"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2126" w:type="dxa"/>
                  <w:tcBorders>
                    <w:bottom w:val="single" w:sz="4" w:space="0" w:color="auto"/>
                  </w:tcBorders>
                  <w:vAlign w:val="center"/>
                </w:tcPr>
                <w:p w14:paraId="0762AE54"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1134" w:type="dxa"/>
                  <w:tcBorders>
                    <w:bottom w:val="single" w:sz="4" w:space="0" w:color="auto"/>
                  </w:tcBorders>
                  <w:vAlign w:val="center"/>
                </w:tcPr>
                <w:p w14:paraId="6FC679FF"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214" w:type="dxa"/>
                  <w:tcBorders>
                    <w:bottom w:val="single" w:sz="4" w:space="0" w:color="auto"/>
                  </w:tcBorders>
                  <w:vAlign w:val="center"/>
                </w:tcPr>
                <w:p w14:paraId="2C430F4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7DE4F518" w14:textId="77777777" w:rsidTr="00D26839">
              <w:trPr>
                <w:trHeight w:val="242"/>
              </w:trPr>
              <w:tc>
                <w:tcPr>
                  <w:tcW w:w="3012" w:type="dxa"/>
                  <w:tcBorders>
                    <w:bottom w:val="single" w:sz="4" w:space="0" w:color="auto"/>
                  </w:tcBorders>
                  <w:vAlign w:val="center"/>
                </w:tcPr>
                <w:p w14:paraId="7792DB14"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2126" w:type="dxa"/>
                  <w:tcBorders>
                    <w:bottom w:val="single" w:sz="4" w:space="0" w:color="auto"/>
                  </w:tcBorders>
                  <w:vAlign w:val="center"/>
                </w:tcPr>
                <w:p w14:paraId="57EB855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1134" w:type="dxa"/>
                  <w:tcBorders>
                    <w:bottom w:val="single" w:sz="4" w:space="0" w:color="auto"/>
                  </w:tcBorders>
                  <w:vAlign w:val="center"/>
                </w:tcPr>
                <w:p w14:paraId="0166B31F"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214" w:type="dxa"/>
                  <w:tcBorders>
                    <w:bottom w:val="single" w:sz="4" w:space="0" w:color="auto"/>
                  </w:tcBorders>
                  <w:vAlign w:val="center"/>
                </w:tcPr>
                <w:p w14:paraId="5BF26A4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153CF24" w14:textId="77777777" w:rsidTr="00D26839">
              <w:trPr>
                <w:trHeight w:val="70"/>
              </w:trPr>
              <w:tc>
                <w:tcPr>
                  <w:tcW w:w="3012" w:type="dxa"/>
                  <w:tcBorders>
                    <w:top w:val="single" w:sz="4" w:space="0" w:color="auto"/>
                    <w:left w:val="nil"/>
                    <w:bottom w:val="nil"/>
                    <w:right w:val="nil"/>
                  </w:tcBorders>
                  <w:vAlign w:val="center"/>
                </w:tcPr>
                <w:p w14:paraId="539B9F51" w14:textId="77777777" w:rsidR="00374320" w:rsidRPr="006145DB" w:rsidRDefault="00374320" w:rsidP="005B435E">
                  <w:pPr>
                    <w:shd w:val="clear" w:color="auto" w:fill="FFFFFF" w:themeFill="background1"/>
                    <w:jc w:val="both"/>
                    <w:textAlignment w:val="baseline"/>
                    <w:rPr>
                      <w:rFonts w:cs="Arial"/>
                      <w:sz w:val="16"/>
                      <w:szCs w:val="16"/>
                    </w:rPr>
                  </w:pPr>
                </w:p>
              </w:tc>
              <w:tc>
                <w:tcPr>
                  <w:tcW w:w="2126" w:type="dxa"/>
                  <w:tcBorders>
                    <w:top w:val="single" w:sz="4" w:space="0" w:color="auto"/>
                    <w:left w:val="nil"/>
                    <w:bottom w:val="nil"/>
                    <w:right w:val="nil"/>
                  </w:tcBorders>
                  <w:vAlign w:val="center"/>
                </w:tcPr>
                <w:p w14:paraId="143BBB2C" w14:textId="77777777" w:rsidR="00374320" w:rsidRPr="006145DB" w:rsidRDefault="00374320" w:rsidP="005B435E">
                  <w:pPr>
                    <w:jc w:val="center"/>
                    <w:textAlignment w:val="baseline"/>
                    <w:rPr>
                      <w:rFonts w:cs="Arial"/>
                      <w:sz w:val="16"/>
                      <w:szCs w:val="16"/>
                      <w:shd w:val="clear" w:color="auto" w:fill="FFFFFF"/>
                    </w:rPr>
                  </w:pPr>
                </w:p>
              </w:tc>
              <w:tc>
                <w:tcPr>
                  <w:tcW w:w="1134" w:type="dxa"/>
                  <w:tcBorders>
                    <w:top w:val="single" w:sz="4" w:space="0" w:color="auto"/>
                    <w:left w:val="nil"/>
                    <w:bottom w:val="nil"/>
                    <w:right w:val="nil"/>
                  </w:tcBorders>
                  <w:vAlign w:val="center"/>
                </w:tcPr>
                <w:p w14:paraId="52884B2B"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214" w:type="dxa"/>
                  <w:tcBorders>
                    <w:top w:val="single" w:sz="4" w:space="0" w:color="auto"/>
                    <w:left w:val="nil"/>
                    <w:bottom w:val="nil"/>
                    <w:right w:val="nil"/>
                  </w:tcBorders>
                  <w:vAlign w:val="center"/>
                </w:tcPr>
                <w:p w14:paraId="51B895B3"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73E6D1E" w14:textId="77777777" w:rsidR="00374320" w:rsidRPr="006145DB" w:rsidRDefault="00374320" w:rsidP="005B435E">
            <w:pPr>
              <w:jc w:val="both"/>
              <w:rPr>
                <w:rFonts w:cs="Arial"/>
                <w:sz w:val="20"/>
                <w:szCs w:val="20"/>
              </w:rPr>
            </w:pPr>
          </w:p>
        </w:tc>
      </w:tr>
      <w:tr w:rsidR="00DC2E09" w:rsidRPr="006145DB" w14:paraId="750FC624" w14:textId="77777777" w:rsidTr="00DC2E09">
        <w:trPr>
          <w:trHeight w:val="1167"/>
        </w:trPr>
        <w:tc>
          <w:tcPr>
            <w:tcW w:w="963" w:type="pct"/>
            <w:vAlign w:val="center"/>
            <w:hideMark/>
          </w:tcPr>
          <w:p w14:paraId="13B10489" w14:textId="77777777" w:rsidR="00374320" w:rsidRPr="006145DB" w:rsidRDefault="00374320" w:rsidP="005B435E">
            <w:pPr>
              <w:rPr>
                <w:rFonts w:cs="Arial"/>
                <w:sz w:val="20"/>
                <w:szCs w:val="20"/>
                <w:lang w:eastAsia="es-CO"/>
              </w:rPr>
            </w:pPr>
            <w:r w:rsidRPr="006145DB">
              <w:rPr>
                <w:rFonts w:cs="Arial"/>
                <w:sz w:val="20"/>
                <w:szCs w:val="20"/>
                <w:lang w:eastAsia="es-CO"/>
              </w:rPr>
              <w:t xml:space="preserve">Criterios de Egreso y Fuentes de Información </w:t>
            </w:r>
          </w:p>
        </w:tc>
        <w:tc>
          <w:tcPr>
            <w:tcW w:w="4037" w:type="pct"/>
          </w:tcPr>
          <w:tbl>
            <w:tblPr>
              <w:tblStyle w:val="Tablaconcuadrcula3"/>
              <w:tblW w:w="7486" w:type="dxa"/>
              <w:tblLook w:val="04A0" w:firstRow="1" w:lastRow="0" w:firstColumn="1" w:lastColumn="0" w:noHBand="0" w:noVBand="1"/>
            </w:tblPr>
            <w:tblGrid>
              <w:gridCol w:w="3012"/>
              <w:gridCol w:w="1842"/>
              <w:gridCol w:w="1276"/>
              <w:gridCol w:w="1356"/>
            </w:tblGrid>
            <w:tr w:rsidR="00374320" w:rsidRPr="006145DB" w14:paraId="4C98556B" w14:textId="77777777" w:rsidTr="002E2371">
              <w:trPr>
                <w:trHeight w:val="80"/>
              </w:trPr>
              <w:tc>
                <w:tcPr>
                  <w:tcW w:w="3012" w:type="dxa"/>
                  <w:tcBorders>
                    <w:top w:val="nil"/>
                    <w:left w:val="nil"/>
                    <w:bottom w:val="single" w:sz="4" w:space="0" w:color="auto"/>
                    <w:right w:val="nil"/>
                  </w:tcBorders>
                  <w:vAlign w:val="center"/>
                </w:tcPr>
                <w:p w14:paraId="0907BFF5" w14:textId="77777777" w:rsidR="00374320" w:rsidRPr="006145DB" w:rsidRDefault="00374320" w:rsidP="005B435E">
                  <w:pPr>
                    <w:tabs>
                      <w:tab w:val="left" w:pos="709"/>
                    </w:tabs>
                    <w:contextualSpacing/>
                    <w:jc w:val="center"/>
                    <w:rPr>
                      <w:rFonts w:cs="Arial"/>
                      <w:sz w:val="10"/>
                      <w:szCs w:val="10"/>
                      <w:lang w:eastAsia="es-CO"/>
                    </w:rPr>
                  </w:pPr>
                </w:p>
              </w:tc>
              <w:tc>
                <w:tcPr>
                  <w:tcW w:w="1842" w:type="dxa"/>
                  <w:tcBorders>
                    <w:top w:val="nil"/>
                    <w:left w:val="nil"/>
                    <w:bottom w:val="single" w:sz="4" w:space="0" w:color="auto"/>
                    <w:right w:val="nil"/>
                  </w:tcBorders>
                  <w:vAlign w:val="center"/>
                </w:tcPr>
                <w:p w14:paraId="095BD8B9" w14:textId="77777777" w:rsidR="00374320" w:rsidRPr="006145DB" w:rsidRDefault="00374320" w:rsidP="005B435E">
                  <w:pPr>
                    <w:tabs>
                      <w:tab w:val="left" w:pos="709"/>
                    </w:tabs>
                    <w:contextualSpacing/>
                    <w:jc w:val="center"/>
                    <w:rPr>
                      <w:rFonts w:cs="Arial"/>
                      <w:sz w:val="10"/>
                      <w:szCs w:val="10"/>
                      <w:lang w:eastAsia="es-CO"/>
                    </w:rPr>
                  </w:pPr>
                </w:p>
              </w:tc>
              <w:tc>
                <w:tcPr>
                  <w:tcW w:w="1276" w:type="dxa"/>
                  <w:tcBorders>
                    <w:top w:val="nil"/>
                    <w:left w:val="nil"/>
                    <w:bottom w:val="single" w:sz="4" w:space="0" w:color="auto"/>
                    <w:right w:val="nil"/>
                  </w:tcBorders>
                  <w:vAlign w:val="center"/>
                </w:tcPr>
                <w:p w14:paraId="2395E5F5" w14:textId="77777777" w:rsidR="00374320" w:rsidRPr="006145DB" w:rsidRDefault="00374320" w:rsidP="005B435E">
                  <w:pPr>
                    <w:tabs>
                      <w:tab w:val="left" w:pos="709"/>
                    </w:tabs>
                    <w:contextualSpacing/>
                    <w:jc w:val="center"/>
                    <w:rPr>
                      <w:rFonts w:cs="Arial"/>
                      <w:sz w:val="10"/>
                      <w:szCs w:val="10"/>
                      <w:lang w:eastAsia="es-CO"/>
                    </w:rPr>
                  </w:pPr>
                </w:p>
              </w:tc>
              <w:tc>
                <w:tcPr>
                  <w:tcW w:w="1356" w:type="dxa"/>
                  <w:tcBorders>
                    <w:top w:val="nil"/>
                    <w:left w:val="nil"/>
                    <w:bottom w:val="single" w:sz="4" w:space="0" w:color="auto"/>
                    <w:right w:val="nil"/>
                  </w:tcBorders>
                  <w:vAlign w:val="center"/>
                </w:tcPr>
                <w:p w14:paraId="48A3BD0C"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1586C74" w14:textId="77777777" w:rsidTr="002E2371">
              <w:trPr>
                <w:trHeight w:val="380"/>
              </w:trPr>
              <w:tc>
                <w:tcPr>
                  <w:tcW w:w="3012" w:type="dxa"/>
                  <w:tcBorders>
                    <w:top w:val="single" w:sz="4" w:space="0" w:color="auto"/>
                  </w:tcBorders>
                  <w:vAlign w:val="center"/>
                </w:tcPr>
                <w:p w14:paraId="0B11BE7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842" w:type="dxa"/>
                  <w:tcBorders>
                    <w:top w:val="single" w:sz="4" w:space="0" w:color="auto"/>
                  </w:tcBorders>
                  <w:vAlign w:val="center"/>
                </w:tcPr>
                <w:p w14:paraId="42C4B7D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single" w:sz="4" w:space="0" w:color="auto"/>
                  </w:tcBorders>
                  <w:vAlign w:val="center"/>
                </w:tcPr>
                <w:p w14:paraId="0FCDA06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6" w:type="dxa"/>
                  <w:tcBorders>
                    <w:top w:val="single" w:sz="4" w:space="0" w:color="auto"/>
                  </w:tcBorders>
                  <w:vAlign w:val="center"/>
                </w:tcPr>
                <w:p w14:paraId="5E904FF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0B370B45" w14:textId="77777777" w:rsidTr="002E2371">
              <w:trPr>
                <w:trHeight w:val="243"/>
              </w:trPr>
              <w:tc>
                <w:tcPr>
                  <w:tcW w:w="3012" w:type="dxa"/>
                  <w:vMerge w:val="restart"/>
                  <w:vAlign w:val="center"/>
                </w:tcPr>
                <w:p w14:paraId="1845810C"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supere el puntaje C9 en la metodología SISBEN IV de la ciudad de Bogotá.</w:t>
                  </w:r>
                </w:p>
              </w:tc>
              <w:tc>
                <w:tcPr>
                  <w:tcW w:w="1842" w:type="dxa"/>
                  <w:vAlign w:val="center"/>
                </w:tcPr>
                <w:p w14:paraId="3D747A3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SISBEN IV Bogotá</w:t>
                  </w:r>
                  <w:r w:rsidRPr="006145DB">
                    <w:rPr>
                      <w:rFonts w:eastAsia="Arial" w:cs="Arial"/>
                      <w:sz w:val="16"/>
                      <w:szCs w:val="16"/>
                    </w:rPr>
                    <w:t>.</w:t>
                  </w:r>
                </w:p>
              </w:tc>
              <w:tc>
                <w:tcPr>
                  <w:tcW w:w="1276" w:type="dxa"/>
                  <w:vAlign w:val="center"/>
                </w:tcPr>
                <w:p w14:paraId="38811CB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vAlign w:val="center"/>
                </w:tcPr>
                <w:p w14:paraId="4C37940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74320" w:rsidRPr="006145DB" w14:paraId="4133AED6" w14:textId="77777777" w:rsidTr="002E2371">
              <w:trPr>
                <w:trHeight w:val="300"/>
              </w:trPr>
              <w:tc>
                <w:tcPr>
                  <w:tcW w:w="3012" w:type="dxa"/>
                  <w:vMerge/>
                  <w:vAlign w:val="center"/>
                </w:tcPr>
                <w:p w14:paraId="59B7FC0E" w14:textId="77777777" w:rsidR="00374320" w:rsidRPr="006145DB" w:rsidRDefault="00374320" w:rsidP="005B435E">
                  <w:pPr>
                    <w:jc w:val="both"/>
                    <w:rPr>
                      <w:rFonts w:eastAsia="Arial" w:cs="Arial"/>
                      <w:sz w:val="16"/>
                      <w:szCs w:val="16"/>
                    </w:rPr>
                  </w:pPr>
                </w:p>
              </w:tc>
              <w:tc>
                <w:tcPr>
                  <w:tcW w:w="1842" w:type="dxa"/>
                  <w:tcBorders>
                    <w:bottom w:val="single" w:sz="4" w:space="0" w:color="auto"/>
                  </w:tcBorders>
                  <w:vAlign w:val="center"/>
                </w:tcPr>
                <w:p w14:paraId="024D8273" w14:textId="77777777" w:rsidR="00374320" w:rsidRPr="006145DB" w:rsidRDefault="00374320" w:rsidP="005B435E">
                  <w:pPr>
                    <w:jc w:val="center"/>
                    <w:rPr>
                      <w:rFonts w:eastAsia="Times New Roman" w:cs="Arial"/>
                      <w:sz w:val="16"/>
                      <w:szCs w:val="16"/>
                      <w:lang w:eastAsia="es-CO"/>
                    </w:rPr>
                  </w:pPr>
                  <w:r w:rsidRPr="006145DB">
                    <w:rPr>
                      <w:rFonts w:eastAsia="Arial" w:cs="Arial"/>
                      <w:sz w:val="16"/>
                      <w:szCs w:val="16"/>
                    </w:rPr>
                    <w:t>Base Maestra</w:t>
                  </w:r>
                </w:p>
              </w:tc>
              <w:tc>
                <w:tcPr>
                  <w:tcW w:w="1276" w:type="dxa"/>
                  <w:tcBorders>
                    <w:bottom w:val="single" w:sz="4" w:space="0" w:color="auto"/>
                  </w:tcBorders>
                  <w:vAlign w:val="center"/>
                </w:tcPr>
                <w:p w14:paraId="729235B0"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356" w:type="dxa"/>
                  <w:tcBorders>
                    <w:bottom w:val="single" w:sz="4" w:space="0" w:color="auto"/>
                  </w:tcBorders>
                  <w:vAlign w:val="center"/>
                </w:tcPr>
                <w:p w14:paraId="6E229ED1"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0E88EA4F" w14:textId="77777777" w:rsidTr="002E2371">
              <w:trPr>
                <w:trHeight w:val="300"/>
              </w:trPr>
              <w:tc>
                <w:tcPr>
                  <w:tcW w:w="3012" w:type="dxa"/>
                  <w:tcBorders>
                    <w:bottom w:val="single" w:sz="4" w:space="0" w:color="auto"/>
                  </w:tcBorders>
                  <w:vAlign w:val="center"/>
                </w:tcPr>
                <w:p w14:paraId="76C72BC5"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no realice el canje del beneficio por alimentos durante dos meses en un periodo de seis meses, sin causa medica justificada, soportada por la EPS tratante o por fuerza mayor debidamente soportada, previo estudio de caso.</w:t>
                  </w:r>
                </w:p>
              </w:tc>
              <w:tc>
                <w:tcPr>
                  <w:tcW w:w="1842" w:type="dxa"/>
                  <w:tcBorders>
                    <w:bottom w:val="single" w:sz="4" w:space="0" w:color="auto"/>
                  </w:tcBorders>
                  <w:vAlign w:val="center"/>
                </w:tcPr>
                <w:p w14:paraId="51E71136"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288C2D2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24ACA6D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A552CEE" w14:textId="77777777" w:rsidTr="002E2371">
              <w:trPr>
                <w:trHeight w:val="300"/>
              </w:trPr>
              <w:tc>
                <w:tcPr>
                  <w:tcW w:w="3012" w:type="dxa"/>
                  <w:tcBorders>
                    <w:bottom w:val="single" w:sz="4" w:space="0" w:color="auto"/>
                  </w:tcBorders>
                  <w:vAlign w:val="center"/>
                </w:tcPr>
                <w:p w14:paraId="3591A3A1" w14:textId="77777777" w:rsidR="00374320" w:rsidRPr="006145DB" w:rsidRDefault="0037432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842" w:type="dxa"/>
                  <w:tcBorders>
                    <w:bottom w:val="single" w:sz="4" w:space="0" w:color="auto"/>
                  </w:tcBorders>
                  <w:vAlign w:val="center"/>
                </w:tcPr>
                <w:p w14:paraId="2F3F238B"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24434C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44ED2FF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45D67F74" w14:textId="77777777" w:rsidTr="002E2371">
              <w:trPr>
                <w:trHeight w:val="300"/>
              </w:trPr>
              <w:tc>
                <w:tcPr>
                  <w:tcW w:w="3012" w:type="dxa"/>
                  <w:tcBorders>
                    <w:top w:val="single" w:sz="4" w:space="0" w:color="auto"/>
                    <w:left w:val="single" w:sz="4" w:space="0" w:color="auto"/>
                    <w:bottom w:val="single" w:sz="4" w:space="0" w:color="auto"/>
                    <w:right w:val="single" w:sz="4" w:space="0" w:color="auto"/>
                  </w:tcBorders>
                  <w:vAlign w:val="center"/>
                </w:tcPr>
                <w:p w14:paraId="10A99462" w14:textId="77777777" w:rsidR="00374320" w:rsidRPr="006145DB" w:rsidRDefault="00374320" w:rsidP="005B435E">
                  <w:pPr>
                    <w:jc w:val="both"/>
                    <w:rPr>
                      <w:rFonts w:eastAsia="Arial" w:cs="Arial"/>
                      <w:sz w:val="16"/>
                      <w:szCs w:val="16"/>
                    </w:rPr>
                  </w:pPr>
                  <w:r w:rsidRPr="006145DB">
                    <w:rPr>
                      <w:rFonts w:eastAsia="Arial" w:cs="Arial"/>
                      <w:sz w:val="16"/>
                      <w:szCs w:val="16"/>
                    </w:rPr>
                    <w:t>Inconsistencia en la información aportada y que derive en el incumplimiento de criterios de ingreso</w:t>
                  </w:r>
                </w:p>
              </w:tc>
              <w:tc>
                <w:tcPr>
                  <w:tcW w:w="1842" w:type="dxa"/>
                  <w:tcBorders>
                    <w:top w:val="single" w:sz="4" w:space="0" w:color="auto"/>
                    <w:left w:val="single" w:sz="4" w:space="0" w:color="auto"/>
                    <w:bottom w:val="single" w:sz="4" w:space="0" w:color="auto"/>
                    <w:right w:val="single" w:sz="4" w:space="0" w:color="auto"/>
                  </w:tcBorders>
                  <w:vAlign w:val="center"/>
                </w:tcPr>
                <w:p w14:paraId="54AE38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top w:val="single" w:sz="4" w:space="0" w:color="auto"/>
                    <w:left w:val="single" w:sz="4" w:space="0" w:color="auto"/>
                    <w:bottom w:val="single" w:sz="4" w:space="0" w:color="auto"/>
                    <w:right w:val="single" w:sz="4" w:space="0" w:color="auto"/>
                  </w:tcBorders>
                  <w:vAlign w:val="center"/>
                </w:tcPr>
                <w:p w14:paraId="3ACCFD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top w:val="single" w:sz="4" w:space="0" w:color="auto"/>
                    <w:left w:val="single" w:sz="4" w:space="0" w:color="auto"/>
                    <w:bottom w:val="single" w:sz="4" w:space="0" w:color="auto"/>
                    <w:right w:val="single" w:sz="4" w:space="0" w:color="auto"/>
                  </w:tcBorders>
                  <w:vAlign w:val="center"/>
                </w:tcPr>
                <w:p w14:paraId="6513DB7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6138C1AF" w14:textId="77777777" w:rsidTr="002E2371">
              <w:trPr>
                <w:trHeight w:val="237"/>
              </w:trPr>
              <w:tc>
                <w:tcPr>
                  <w:tcW w:w="3012" w:type="dxa"/>
                  <w:tcBorders>
                    <w:top w:val="single" w:sz="4" w:space="0" w:color="auto"/>
                  </w:tcBorders>
                  <w:vAlign w:val="center"/>
                </w:tcPr>
                <w:p w14:paraId="50E45337"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842" w:type="dxa"/>
                  <w:tcBorders>
                    <w:top w:val="single" w:sz="4" w:space="0" w:color="auto"/>
                  </w:tcBorders>
                  <w:vAlign w:val="center"/>
                </w:tcPr>
                <w:p w14:paraId="625949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rPr>
                    <w:t>PISIS - RNEC</w:t>
                  </w:r>
                </w:p>
              </w:tc>
              <w:tc>
                <w:tcPr>
                  <w:tcW w:w="1276" w:type="dxa"/>
                  <w:tcBorders>
                    <w:top w:val="single" w:sz="4" w:space="0" w:color="auto"/>
                  </w:tcBorders>
                  <w:vAlign w:val="center"/>
                </w:tcPr>
                <w:p w14:paraId="16587E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tcBorders>
                    <w:top w:val="single" w:sz="4" w:space="0" w:color="auto"/>
                  </w:tcBorders>
                  <w:vAlign w:val="center"/>
                </w:tcPr>
                <w:p w14:paraId="5BEAFEAB"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374320" w:rsidRPr="006145DB" w14:paraId="7C453676" w14:textId="77777777" w:rsidTr="002E2371">
              <w:trPr>
                <w:trHeight w:val="70"/>
              </w:trPr>
              <w:tc>
                <w:tcPr>
                  <w:tcW w:w="3012" w:type="dxa"/>
                  <w:tcBorders>
                    <w:bottom w:val="single" w:sz="4" w:space="0" w:color="auto"/>
                  </w:tcBorders>
                  <w:vAlign w:val="center"/>
                </w:tcPr>
                <w:p w14:paraId="596B2F10" w14:textId="77777777" w:rsidR="00374320" w:rsidRPr="006145DB" w:rsidRDefault="00374320" w:rsidP="005B435E">
                  <w:pPr>
                    <w:jc w:val="both"/>
                    <w:rPr>
                      <w:rFonts w:eastAsia="Arial" w:cs="Arial"/>
                      <w:sz w:val="16"/>
                      <w:szCs w:val="16"/>
                    </w:rPr>
                  </w:pPr>
                  <w:r w:rsidRPr="006145DB">
                    <w:rPr>
                      <w:rFonts w:eastAsia="Arial" w:cs="Arial"/>
                      <w:sz w:val="16"/>
                      <w:szCs w:val="16"/>
                    </w:rPr>
                    <w:t xml:space="preserve">Fallecimiento. </w:t>
                  </w:r>
                </w:p>
              </w:tc>
              <w:tc>
                <w:tcPr>
                  <w:tcW w:w="1842" w:type="dxa"/>
                  <w:tcBorders>
                    <w:bottom w:val="single" w:sz="4" w:space="0" w:color="auto"/>
                  </w:tcBorders>
                  <w:vAlign w:val="center"/>
                </w:tcPr>
                <w:p w14:paraId="7FF9668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276" w:type="dxa"/>
                  <w:tcBorders>
                    <w:bottom w:val="single" w:sz="4" w:space="0" w:color="auto"/>
                  </w:tcBorders>
                  <w:vAlign w:val="center"/>
                </w:tcPr>
                <w:p w14:paraId="1DDE601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tcBorders>
                    <w:bottom w:val="single" w:sz="4" w:space="0" w:color="auto"/>
                  </w:tcBorders>
                  <w:vAlign w:val="center"/>
                </w:tcPr>
                <w:p w14:paraId="77185A1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74320" w:rsidRPr="006145DB" w14:paraId="007606B8" w14:textId="77777777" w:rsidTr="002E2371">
              <w:trPr>
                <w:trHeight w:val="237"/>
              </w:trPr>
              <w:tc>
                <w:tcPr>
                  <w:tcW w:w="3012" w:type="dxa"/>
                  <w:vMerge w:val="restart"/>
                  <w:vAlign w:val="center"/>
                </w:tcPr>
                <w:p w14:paraId="064754DE" w14:textId="77777777" w:rsidR="00374320" w:rsidRPr="006145DB" w:rsidRDefault="00374320" w:rsidP="005B435E">
                  <w:pPr>
                    <w:jc w:val="both"/>
                    <w:rPr>
                      <w:rFonts w:eastAsia="Arial" w:cs="Arial"/>
                      <w:sz w:val="16"/>
                      <w:szCs w:val="16"/>
                    </w:rPr>
                  </w:pPr>
                  <w:r w:rsidRPr="006145DB">
                    <w:rPr>
                      <w:rFonts w:eastAsia="Arial" w:cs="Arial"/>
                      <w:sz w:val="16"/>
                      <w:szCs w:val="16"/>
                    </w:rPr>
                    <w:t>Traslado o cambio de residencia fuera de Bogotá D.C.</w:t>
                  </w:r>
                </w:p>
              </w:tc>
              <w:tc>
                <w:tcPr>
                  <w:tcW w:w="1842" w:type="dxa"/>
                  <w:tcBorders>
                    <w:bottom w:val="single" w:sz="4" w:space="0" w:color="auto"/>
                  </w:tcBorders>
                  <w:vAlign w:val="center"/>
                </w:tcPr>
                <w:p w14:paraId="798F6FD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276" w:type="dxa"/>
                  <w:tcBorders>
                    <w:bottom w:val="single" w:sz="4" w:space="0" w:color="auto"/>
                  </w:tcBorders>
                  <w:vAlign w:val="center"/>
                </w:tcPr>
                <w:p w14:paraId="0EC23E8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356" w:type="dxa"/>
                  <w:tcBorders>
                    <w:bottom w:val="single" w:sz="4" w:space="0" w:color="auto"/>
                  </w:tcBorders>
                  <w:vAlign w:val="center"/>
                </w:tcPr>
                <w:p w14:paraId="4CE4CC14"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3BDE6749" w14:textId="77777777" w:rsidTr="002E2371">
              <w:trPr>
                <w:trHeight w:val="300"/>
              </w:trPr>
              <w:tc>
                <w:tcPr>
                  <w:tcW w:w="3012" w:type="dxa"/>
                  <w:vMerge/>
                  <w:tcBorders>
                    <w:bottom w:val="nil"/>
                  </w:tcBorders>
                  <w:vAlign w:val="center"/>
                </w:tcPr>
                <w:p w14:paraId="4AEC6017" w14:textId="77777777" w:rsidR="00374320" w:rsidRPr="006145DB" w:rsidRDefault="00374320" w:rsidP="005B435E">
                  <w:pPr>
                    <w:jc w:val="both"/>
                    <w:rPr>
                      <w:rFonts w:cs="Arial"/>
                      <w:sz w:val="16"/>
                      <w:szCs w:val="16"/>
                      <w:lang w:eastAsia="es-CO"/>
                    </w:rPr>
                  </w:pPr>
                </w:p>
              </w:tc>
              <w:tc>
                <w:tcPr>
                  <w:tcW w:w="1842" w:type="dxa"/>
                  <w:tcBorders>
                    <w:bottom w:val="nil"/>
                  </w:tcBorders>
                  <w:vAlign w:val="center"/>
                </w:tcPr>
                <w:p w14:paraId="692F226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Base Maestra</w:t>
                  </w:r>
                </w:p>
              </w:tc>
              <w:tc>
                <w:tcPr>
                  <w:tcW w:w="1276" w:type="dxa"/>
                  <w:tcBorders>
                    <w:bottom w:val="nil"/>
                  </w:tcBorders>
                  <w:vAlign w:val="center"/>
                </w:tcPr>
                <w:p w14:paraId="5046C83E"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356" w:type="dxa"/>
                  <w:tcBorders>
                    <w:bottom w:val="nil"/>
                  </w:tcBorders>
                  <w:vAlign w:val="center"/>
                </w:tcPr>
                <w:p w14:paraId="467CC6AB"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32368197" w14:textId="77777777" w:rsidTr="002E2371">
              <w:trPr>
                <w:trHeight w:val="300"/>
              </w:trPr>
              <w:tc>
                <w:tcPr>
                  <w:tcW w:w="3012" w:type="dxa"/>
                  <w:tcBorders>
                    <w:top w:val="nil"/>
                    <w:bottom w:val="single" w:sz="4" w:space="0" w:color="auto"/>
                  </w:tcBorders>
                  <w:vAlign w:val="center"/>
                </w:tcPr>
                <w:p w14:paraId="5E2D3B34" w14:textId="77777777" w:rsidR="00374320" w:rsidRPr="006145DB" w:rsidRDefault="00374320" w:rsidP="005B435E">
                  <w:pPr>
                    <w:jc w:val="both"/>
                    <w:rPr>
                      <w:rFonts w:cs="Arial"/>
                      <w:sz w:val="16"/>
                      <w:szCs w:val="16"/>
                      <w:lang w:eastAsia="es-CO"/>
                    </w:rPr>
                  </w:pPr>
                  <w:r w:rsidRPr="006145DB">
                    <w:rPr>
                      <w:rFonts w:cs="Arial"/>
                      <w:sz w:val="16"/>
                      <w:szCs w:val="16"/>
                      <w:lang w:eastAsia="es-CO"/>
                    </w:rPr>
                    <w:t>No atender las comunicaciones, citaciones y/o visitas domiciliarias del servicio. En caso de no atender por fuerza mayor se deberá allegar el soporte.</w:t>
                  </w:r>
                </w:p>
              </w:tc>
              <w:tc>
                <w:tcPr>
                  <w:tcW w:w="1842" w:type="dxa"/>
                  <w:tcBorders>
                    <w:top w:val="nil"/>
                    <w:bottom w:val="single" w:sz="4" w:space="0" w:color="auto"/>
                  </w:tcBorders>
                  <w:vAlign w:val="center"/>
                </w:tcPr>
                <w:p w14:paraId="08451203"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top w:val="nil"/>
                    <w:bottom w:val="single" w:sz="4" w:space="0" w:color="auto"/>
                  </w:tcBorders>
                  <w:vAlign w:val="center"/>
                </w:tcPr>
                <w:p w14:paraId="5CD0A19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top w:val="nil"/>
                    <w:bottom w:val="single" w:sz="4" w:space="0" w:color="auto"/>
                  </w:tcBorders>
                  <w:vAlign w:val="center"/>
                </w:tcPr>
                <w:p w14:paraId="4AD3963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2912B992" w14:textId="77777777" w:rsidTr="002E2371">
              <w:trPr>
                <w:trHeight w:val="300"/>
              </w:trPr>
              <w:tc>
                <w:tcPr>
                  <w:tcW w:w="3012" w:type="dxa"/>
                  <w:tcBorders>
                    <w:bottom w:val="single" w:sz="4" w:space="0" w:color="auto"/>
                  </w:tcBorders>
                  <w:vAlign w:val="center"/>
                </w:tcPr>
                <w:p w14:paraId="70164DE0" w14:textId="77777777" w:rsidR="00374320" w:rsidRPr="006145DB" w:rsidRDefault="00374320" w:rsidP="005B435E">
                  <w:pPr>
                    <w:jc w:val="both"/>
                    <w:rPr>
                      <w:rFonts w:eastAsia="Times New Roman" w:cs="Arial"/>
                      <w:b/>
                      <w:bCs/>
                      <w:sz w:val="16"/>
                      <w:szCs w:val="16"/>
                      <w:lang w:val="es-CO" w:eastAsia="es-CO"/>
                    </w:rPr>
                  </w:pPr>
                  <w:r w:rsidRPr="006145DB">
                    <w:rPr>
                      <w:rFonts w:eastAsia="Arial" w:cs="Arial"/>
                      <w:sz w:val="16"/>
                      <w:szCs w:val="16"/>
                      <w:lang w:val="es-CO"/>
                    </w:rPr>
                    <w:t>Faltas reiteradas de acuerdos de convivencia, con debidos soportes previo estudio de caso.</w:t>
                  </w:r>
                </w:p>
              </w:tc>
              <w:tc>
                <w:tcPr>
                  <w:tcW w:w="1842" w:type="dxa"/>
                  <w:tcBorders>
                    <w:bottom w:val="single" w:sz="4" w:space="0" w:color="auto"/>
                  </w:tcBorders>
                  <w:vAlign w:val="center"/>
                </w:tcPr>
                <w:p w14:paraId="22B68A4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4FE3A2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6ACBD76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175B89A" w14:textId="77777777" w:rsidTr="002E2371">
              <w:trPr>
                <w:trHeight w:val="70"/>
              </w:trPr>
              <w:tc>
                <w:tcPr>
                  <w:tcW w:w="3012" w:type="dxa"/>
                  <w:tcBorders>
                    <w:top w:val="single" w:sz="4" w:space="0" w:color="auto"/>
                    <w:left w:val="nil"/>
                    <w:bottom w:val="nil"/>
                    <w:right w:val="nil"/>
                  </w:tcBorders>
                  <w:vAlign w:val="center"/>
                </w:tcPr>
                <w:p w14:paraId="4E65F054" w14:textId="77777777" w:rsidR="00374320" w:rsidRPr="006145DB" w:rsidRDefault="00374320" w:rsidP="005B435E">
                  <w:pPr>
                    <w:jc w:val="both"/>
                    <w:rPr>
                      <w:rFonts w:eastAsia="Arial" w:cs="Arial"/>
                      <w:sz w:val="10"/>
                      <w:szCs w:val="10"/>
                      <w:lang w:val="es-CO"/>
                    </w:rPr>
                  </w:pPr>
                </w:p>
              </w:tc>
              <w:tc>
                <w:tcPr>
                  <w:tcW w:w="1842" w:type="dxa"/>
                  <w:tcBorders>
                    <w:top w:val="single" w:sz="4" w:space="0" w:color="auto"/>
                    <w:left w:val="nil"/>
                    <w:bottom w:val="nil"/>
                    <w:right w:val="nil"/>
                  </w:tcBorders>
                  <w:vAlign w:val="center"/>
                </w:tcPr>
                <w:p w14:paraId="37C19BA3" w14:textId="77777777" w:rsidR="00374320" w:rsidRPr="006145DB" w:rsidRDefault="00374320" w:rsidP="005B435E">
                  <w:pPr>
                    <w:tabs>
                      <w:tab w:val="left" w:pos="709"/>
                    </w:tabs>
                    <w:contextualSpacing/>
                    <w:jc w:val="center"/>
                    <w:rPr>
                      <w:rFonts w:eastAsia="Times New Roman" w:cs="Arial"/>
                      <w:sz w:val="10"/>
                      <w:szCs w:val="10"/>
                      <w:lang w:eastAsia="es-CO"/>
                    </w:rPr>
                  </w:pPr>
                </w:p>
              </w:tc>
              <w:tc>
                <w:tcPr>
                  <w:tcW w:w="1276" w:type="dxa"/>
                  <w:tcBorders>
                    <w:top w:val="single" w:sz="4" w:space="0" w:color="auto"/>
                    <w:left w:val="nil"/>
                    <w:bottom w:val="nil"/>
                    <w:right w:val="nil"/>
                  </w:tcBorders>
                  <w:vAlign w:val="center"/>
                </w:tcPr>
                <w:p w14:paraId="197C7CE1" w14:textId="77777777" w:rsidR="00374320" w:rsidRPr="006145DB" w:rsidRDefault="00374320" w:rsidP="005B435E">
                  <w:pPr>
                    <w:tabs>
                      <w:tab w:val="left" w:pos="709"/>
                    </w:tabs>
                    <w:contextualSpacing/>
                    <w:jc w:val="center"/>
                    <w:rPr>
                      <w:rFonts w:cs="Arial"/>
                      <w:sz w:val="10"/>
                      <w:szCs w:val="10"/>
                      <w:lang w:eastAsia="es-CO"/>
                    </w:rPr>
                  </w:pPr>
                </w:p>
              </w:tc>
              <w:tc>
                <w:tcPr>
                  <w:tcW w:w="1356" w:type="dxa"/>
                  <w:tcBorders>
                    <w:top w:val="single" w:sz="4" w:space="0" w:color="auto"/>
                    <w:left w:val="nil"/>
                    <w:bottom w:val="nil"/>
                    <w:right w:val="nil"/>
                  </w:tcBorders>
                  <w:vAlign w:val="center"/>
                </w:tcPr>
                <w:p w14:paraId="57CF9436" w14:textId="77777777" w:rsidR="00374320" w:rsidRPr="006145DB" w:rsidRDefault="00374320" w:rsidP="005B435E">
                  <w:pPr>
                    <w:tabs>
                      <w:tab w:val="left" w:pos="709"/>
                    </w:tabs>
                    <w:contextualSpacing/>
                    <w:jc w:val="center"/>
                    <w:rPr>
                      <w:rFonts w:cs="Arial"/>
                      <w:sz w:val="10"/>
                      <w:szCs w:val="10"/>
                      <w:lang w:eastAsia="es-CO"/>
                    </w:rPr>
                  </w:pPr>
                </w:p>
              </w:tc>
            </w:tr>
          </w:tbl>
          <w:p w14:paraId="2C37D5BF" w14:textId="77777777" w:rsidR="00374320" w:rsidRPr="006145DB" w:rsidRDefault="00374320" w:rsidP="005B435E">
            <w:pPr>
              <w:jc w:val="both"/>
              <w:rPr>
                <w:rFonts w:cs="Arial"/>
                <w:sz w:val="20"/>
                <w:szCs w:val="20"/>
              </w:rPr>
            </w:pPr>
          </w:p>
        </w:tc>
      </w:tr>
      <w:tr w:rsidR="00DC2E09" w:rsidRPr="006145DB" w14:paraId="19E71688" w14:textId="77777777" w:rsidTr="004A15D6">
        <w:trPr>
          <w:trHeight w:val="2406"/>
        </w:trPr>
        <w:tc>
          <w:tcPr>
            <w:tcW w:w="963" w:type="pct"/>
            <w:vAlign w:val="center"/>
            <w:hideMark/>
          </w:tcPr>
          <w:p w14:paraId="79315766" w14:textId="77777777" w:rsidR="00374320" w:rsidRPr="006145DB" w:rsidRDefault="00374320" w:rsidP="005B435E">
            <w:pPr>
              <w:rPr>
                <w:rFonts w:cs="Arial"/>
                <w:sz w:val="20"/>
                <w:szCs w:val="20"/>
                <w:lang w:eastAsia="es-CO"/>
              </w:rPr>
            </w:pPr>
            <w:r w:rsidRPr="006145DB">
              <w:rPr>
                <w:rFonts w:cs="Arial"/>
                <w:sz w:val="20"/>
                <w:szCs w:val="20"/>
                <w:lang w:eastAsia="es-CO"/>
              </w:rPr>
              <w:t>Restricciones y fuentes de información</w:t>
            </w:r>
          </w:p>
        </w:tc>
        <w:tc>
          <w:tcPr>
            <w:tcW w:w="4037" w:type="pct"/>
            <w:hideMark/>
          </w:tcPr>
          <w:tbl>
            <w:tblPr>
              <w:tblStyle w:val="Tablaconcuadrcula"/>
              <w:tblW w:w="7486" w:type="dxa"/>
              <w:tblBorders>
                <w:top w:val="none" w:sz="0" w:space="0" w:color="auto"/>
              </w:tblBorders>
              <w:tblLook w:val="04A0" w:firstRow="1" w:lastRow="0" w:firstColumn="1" w:lastColumn="0" w:noHBand="0" w:noVBand="1"/>
            </w:tblPr>
            <w:tblGrid>
              <w:gridCol w:w="3012"/>
              <w:gridCol w:w="1842"/>
              <w:gridCol w:w="1134"/>
              <w:gridCol w:w="1498"/>
            </w:tblGrid>
            <w:tr w:rsidR="00374320" w:rsidRPr="006145DB" w14:paraId="38EBB759" w14:textId="77777777" w:rsidTr="002E2371">
              <w:trPr>
                <w:trHeight w:val="100"/>
              </w:trPr>
              <w:tc>
                <w:tcPr>
                  <w:tcW w:w="3012" w:type="dxa"/>
                  <w:tcBorders>
                    <w:top w:val="nil"/>
                    <w:left w:val="nil"/>
                    <w:bottom w:val="single" w:sz="4" w:space="0" w:color="auto"/>
                    <w:right w:val="nil"/>
                  </w:tcBorders>
                  <w:vAlign w:val="center"/>
                </w:tcPr>
                <w:p w14:paraId="74F2DBDD" w14:textId="77777777" w:rsidR="00374320" w:rsidRPr="006145DB" w:rsidRDefault="00374320" w:rsidP="005B435E">
                  <w:pPr>
                    <w:tabs>
                      <w:tab w:val="left" w:pos="709"/>
                    </w:tabs>
                    <w:contextualSpacing/>
                    <w:jc w:val="center"/>
                    <w:rPr>
                      <w:rFonts w:cs="Arial"/>
                      <w:sz w:val="10"/>
                      <w:szCs w:val="10"/>
                      <w:lang w:eastAsia="es-CO"/>
                    </w:rPr>
                  </w:pPr>
                </w:p>
              </w:tc>
              <w:tc>
                <w:tcPr>
                  <w:tcW w:w="1842" w:type="dxa"/>
                  <w:tcBorders>
                    <w:top w:val="nil"/>
                    <w:left w:val="nil"/>
                    <w:bottom w:val="single" w:sz="4" w:space="0" w:color="auto"/>
                    <w:right w:val="nil"/>
                  </w:tcBorders>
                  <w:vAlign w:val="center"/>
                </w:tcPr>
                <w:p w14:paraId="23E99836" w14:textId="77777777" w:rsidR="00374320" w:rsidRPr="006145DB" w:rsidRDefault="00374320" w:rsidP="005B435E">
                  <w:pPr>
                    <w:tabs>
                      <w:tab w:val="left" w:pos="709"/>
                    </w:tabs>
                    <w:contextualSpacing/>
                    <w:jc w:val="center"/>
                    <w:rPr>
                      <w:rFonts w:cs="Arial"/>
                      <w:sz w:val="10"/>
                      <w:szCs w:val="10"/>
                      <w:lang w:eastAsia="es-CO"/>
                    </w:rPr>
                  </w:pPr>
                </w:p>
              </w:tc>
              <w:tc>
                <w:tcPr>
                  <w:tcW w:w="1134" w:type="dxa"/>
                  <w:tcBorders>
                    <w:top w:val="nil"/>
                    <w:left w:val="nil"/>
                    <w:bottom w:val="single" w:sz="4" w:space="0" w:color="auto"/>
                    <w:right w:val="nil"/>
                  </w:tcBorders>
                  <w:vAlign w:val="center"/>
                </w:tcPr>
                <w:p w14:paraId="53810AE2" w14:textId="77777777" w:rsidR="00374320" w:rsidRPr="006145DB" w:rsidRDefault="00374320" w:rsidP="005B435E">
                  <w:pPr>
                    <w:tabs>
                      <w:tab w:val="left" w:pos="709"/>
                    </w:tabs>
                    <w:contextualSpacing/>
                    <w:jc w:val="center"/>
                    <w:rPr>
                      <w:rFonts w:cs="Arial"/>
                      <w:sz w:val="10"/>
                      <w:szCs w:val="10"/>
                      <w:lang w:eastAsia="es-CO"/>
                    </w:rPr>
                  </w:pPr>
                </w:p>
              </w:tc>
              <w:tc>
                <w:tcPr>
                  <w:tcW w:w="1498" w:type="dxa"/>
                  <w:tcBorders>
                    <w:top w:val="nil"/>
                    <w:left w:val="nil"/>
                    <w:bottom w:val="single" w:sz="4" w:space="0" w:color="auto"/>
                    <w:right w:val="nil"/>
                  </w:tcBorders>
                  <w:vAlign w:val="center"/>
                </w:tcPr>
                <w:p w14:paraId="188B73F2"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5D81660" w14:textId="77777777" w:rsidTr="002E2371">
              <w:trPr>
                <w:trHeight w:val="372"/>
              </w:trPr>
              <w:tc>
                <w:tcPr>
                  <w:tcW w:w="3012" w:type="dxa"/>
                  <w:tcBorders>
                    <w:top w:val="single" w:sz="4" w:space="0" w:color="auto"/>
                  </w:tcBorders>
                  <w:vAlign w:val="center"/>
                </w:tcPr>
                <w:p w14:paraId="45E5A0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842" w:type="dxa"/>
                  <w:tcBorders>
                    <w:top w:val="single" w:sz="4" w:space="0" w:color="auto"/>
                  </w:tcBorders>
                  <w:vAlign w:val="center"/>
                </w:tcPr>
                <w:p w14:paraId="153DFBA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05ECA07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8" w:type="dxa"/>
                  <w:tcBorders>
                    <w:top w:val="single" w:sz="4" w:space="0" w:color="auto"/>
                  </w:tcBorders>
                  <w:vAlign w:val="center"/>
                </w:tcPr>
                <w:p w14:paraId="61D5E5A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1D957F39" w14:textId="77777777" w:rsidTr="002E2371">
              <w:trPr>
                <w:trHeight w:val="221"/>
              </w:trPr>
              <w:tc>
                <w:tcPr>
                  <w:tcW w:w="3012" w:type="dxa"/>
                  <w:tcBorders>
                    <w:bottom w:val="single" w:sz="4" w:space="0" w:color="auto"/>
                  </w:tcBorders>
                  <w:vAlign w:val="center"/>
                </w:tcPr>
                <w:p w14:paraId="2DDF517E" w14:textId="77777777" w:rsidR="00374320" w:rsidRPr="006145DB" w:rsidRDefault="00374320" w:rsidP="005B435E">
                  <w:pPr>
                    <w:jc w:val="both"/>
                    <w:rPr>
                      <w:rFonts w:eastAsia="Arial" w:cs="Arial"/>
                      <w:sz w:val="16"/>
                      <w:szCs w:val="16"/>
                    </w:rPr>
                  </w:pPr>
                  <w:r w:rsidRPr="006145DB">
                    <w:rPr>
                      <w:rFonts w:eastAsia="Arial" w:cs="Arial"/>
                      <w:sz w:val="16"/>
                      <w:szCs w:val="16"/>
                      <w:lang w:val="es-CO"/>
                    </w:rPr>
                    <w:t>Hasta tres personas con discapacidad beneficiarias por hogar.</w:t>
                  </w:r>
                </w:p>
              </w:tc>
              <w:tc>
                <w:tcPr>
                  <w:tcW w:w="1842" w:type="dxa"/>
                  <w:tcBorders>
                    <w:bottom w:val="single" w:sz="4" w:space="0" w:color="auto"/>
                  </w:tcBorders>
                  <w:vAlign w:val="center"/>
                </w:tcPr>
                <w:p w14:paraId="6B4628D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SIRBE cabezote, (estados y actuaciones)</w:t>
                  </w:r>
                </w:p>
              </w:tc>
              <w:tc>
                <w:tcPr>
                  <w:tcW w:w="1134" w:type="dxa"/>
                  <w:tcBorders>
                    <w:bottom w:val="single" w:sz="4" w:space="0" w:color="auto"/>
                  </w:tcBorders>
                  <w:vAlign w:val="center"/>
                </w:tcPr>
                <w:p w14:paraId="7D99805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498" w:type="dxa"/>
                  <w:tcBorders>
                    <w:bottom w:val="single" w:sz="4" w:space="0" w:color="auto"/>
                  </w:tcBorders>
                  <w:vAlign w:val="center"/>
                </w:tcPr>
                <w:p w14:paraId="04DC96E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459B3B5C" w14:textId="77777777" w:rsidTr="002E2371">
              <w:trPr>
                <w:trHeight w:val="231"/>
              </w:trPr>
              <w:tc>
                <w:tcPr>
                  <w:tcW w:w="3012" w:type="dxa"/>
                  <w:tcBorders>
                    <w:top w:val="single" w:sz="4" w:space="0" w:color="auto"/>
                    <w:bottom w:val="single" w:sz="4" w:space="0" w:color="auto"/>
                  </w:tcBorders>
                  <w:vAlign w:val="center"/>
                </w:tcPr>
                <w:p w14:paraId="0B3E71BF"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Servicio Centros Integrarte Atención Interna.</w:t>
                  </w:r>
                </w:p>
              </w:tc>
              <w:tc>
                <w:tcPr>
                  <w:tcW w:w="1842" w:type="dxa"/>
                  <w:tcBorders>
                    <w:top w:val="single" w:sz="4" w:space="0" w:color="auto"/>
                    <w:bottom w:val="single" w:sz="4" w:space="0" w:color="auto"/>
                  </w:tcBorders>
                  <w:vAlign w:val="center"/>
                </w:tcPr>
                <w:p w14:paraId="759E5D2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768F79D"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8" w:type="dxa"/>
                  <w:tcBorders>
                    <w:top w:val="single" w:sz="4" w:space="0" w:color="auto"/>
                    <w:bottom w:val="single" w:sz="4" w:space="0" w:color="auto"/>
                  </w:tcBorders>
                  <w:vAlign w:val="center"/>
                </w:tcPr>
                <w:p w14:paraId="70F0167A"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1443886" w14:textId="77777777" w:rsidTr="002E2371">
              <w:trPr>
                <w:trHeight w:val="231"/>
              </w:trPr>
              <w:tc>
                <w:tcPr>
                  <w:tcW w:w="3012" w:type="dxa"/>
                  <w:tcBorders>
                    <w:top w:val="single" w:sz="4" w:space="0" w:color="auto"/>
                    <w:bottom w:val="single" w:sz="4" w:space="0" w:color="auto"/>
                  </w:tcBorders>
                  <w:vAlign w:val="center"/>
                </w:tcPr>
                <w:p w14:paraId="6F4107C5" w14:textId="77777777" w:rsidR="00374320" w:rsidRPr="006145DB" w:rsidRDefault="00374320" w:rsidP="005B435E">
                  <w:pPr>
                    <w:jc w:val="both"/>
                    <w:rPr>
                      <w:rFonts w:eastAsia="Arial" w:cs="Arial"/>
                      <w:sz w:val="16"/>
                      <w:szCs w:val="16"/>
                    </w:rPr>
                  </w:pPr>
                  <w:r w:rsidRPr="006145DB">
                    <w:rPr>
                      <w:rFonts w:eastAsia="Arial" w:cs="Arial"/>
                      <w:sz w:val="16"/>
                      <w:szCs w:val="16"/>
                    </w:rPr>
                    <w:t>Servicio Centros Proteger.</w:t>
                  </w:r>
                </w:p>
              </w:tc>
              <w:tc>
                <w:tcPr>
                  <w:tcW w:w="1842" w:type="dxa"/>
                  <w:tcBorders>
                    <w:top w:val="single" w:sz="4" w:space="0" w:color="auto"/>
                    <w:bottom w:val="single" w:sz="4" w:space="0" w:color="auto"/>
                  </w:tcBorders>
                  <w:vAlign w:val="center"/>
                </w:tcPr>
                <w:p w14:paraId="2CD3F8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AE271E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8" w:type="dxa"/>
                  <w:tcBorders>
                    <w:top w:val="single" w:sz="4" w:space="0" w:color="auto"/>
                    <w:bottom w:val="single" w:sz="4" w:space="0" w:color="auto"/>
                  </w:tcBorders>
                  <w:vAlign w:val="center"/>
                </w:tcPr>
                <w:p w14:paraId="3C39D2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0581CAF2" w14:textId="77777777" w:rsidTr="002E2371">
              <w:trPr>
                <w:trHeight w:val="231"/>
              </w:trPr>
              <w:tc>
                <w:tcPr>
                  <w:tcW w:w="3012" w:type="dxa"/>
                  <w:tcBorders>
                    <w:top w:val="single" w:sz="4" w:space="0" w:color="auto"/>
                    <w:left w:val="nil"/>
                    <w:bottom w:val="nil"/>
                    <w:right w:val="nil"/>
                  </w:tcBorders>
                  <w:vAlign w:val="center"/>
                </w:tcPr>
                <w:p w14:paraId="01391A8A" w14:textId="77777777" w:rsidR="00374320" w:rsidRPr="006145DB" w:rsidRDefault="00374320" w:rsidP="005B435E">
                  <w:pPr>
                    <w:jc w:val="both"/>
                    <w:rPr>
                      <w:rFonts w:eastAsia="Arial" w:cs="Arial"/>
                      <w:sz w:val="16"/>
                      <w:szCs w:val="16"/>
                    </w:rPr>
                  </w:pPr>
                </w:p>
              </w:tc>
              <w:tc>
                <w:tcPr>
                  <w:tcW w:w="1842" w:type="dxa"/>
                  <w:tcBorders>
                    <w:top w:val="single" w:sz="4" w:space="0" w:color="auto"/>
                    <w:left w:val="nil"/>
                    <w:bottom w:val="nil"/>
                    <w:right w:val="nil"/>
                  </w:tcBorders>
                  <w:vAlign w:val="center"/>
                </w:tcPr>
                <w:p w14:paraId="06BBD9E8" w14:textId="77777777" w:rsidR="00374320" w:rsidRPr="006145DB" w:rsidRDefault="00374320"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6FA34E7B" w14:textId="77777777" w:rsidR="00374320" w:rsidRPr="006145DB" w:rsidRDefault="00374320" w:rsidP="005B435E">
                  <w:pPr>
                    <w:tabs>
                      <w:tab w:val="left" w:pos="709"/>
                    </w:tabs>
                    <w:contextualSpacing/>
                    <w:jc w:val="center"/>
                    <w:rPr>
                      <w:rFonts w:cs="Arial"/>
                      <w:sz w:val="16"/>
                      <w:szCs w:val="16"/>
                      <w:lang w:eastAsia="es-CO"/>
                    </w:rPr>
                  </w:pPr>
                </w:p>
              </w:tc>
              <w:tc>
                <w:tcPr>
                  <w:tcW w:w="1498" w:type="dxa"/>
                  <w:tcBorders>
                    <w:top w:val="single" w:sz="4" w:space="0" w:color="auto"/>
                    <w:left w:val="nil"/>
                    <w:bottom w:val="nil"/>
                    <w:right w:val="nil"/>
                  </w:tcBorders>
                  <w:vAlign w:val="center"/>
                </w:tcPr>
                <w:p w14:paraId="6706A8AC" w14:textId="77777777" w:rsidR="00374320" w:rsidRPr="006145DB" w:rsidRDefault="00374320" w:rsidP="005B435E">
                  <w:pPr>
                    <w:tabs>
                      <w:tab w:val="left" w:pos="709"/>
                    </w:tabs>
                    <w:contextualSpacing/>
                    <w:jc w:val="center"/>
                    <w:rPr>
                      <w:rFonts w:eastAsia="Arial" w:cs="Arial"/>
                      <w:sz w:val="16"/>
                      <w:szCs w:val="16"/>
                    </w:rPr>
                  </w:pPr>
                </w:p>
              </w:tc>
            </w:tr>
          </w:tbl>
          <w:p w14:paraId="5F534E13" w14:textId="77777777" w:rsidR="00374320" w:rsidRPr="006145DB" w:rsidRDefault="00374320" w:rsidP="005B435E">
            <w:pPr>
              <w:jc w:val="both"/>
              <w:rPr>
                <w:rFonts w:cs="Arial"/>
                <w:sz w:val="20"/>
                <w:szCs w:val="20"/>
              </w:rPr>
            </w:pPr>
          </w:p>
        </w:tc>
      </w:tr>
      <w:tr w:rsidR="00DC2E09" w:rsidRPr="006145DB" w14:paraId="5DA5D030" w14:textId="77777777" w:rsidTr="00DC2E09">
        <w:trPr>
          <w:trHeight w:val="458"/>
        </w:trPr>
        <w:tc>
          <w:tcPr>
            <w:tcW w:w="963" w:type="pct"/>
            <w:vAlign w:val="center"/>
            <w:hideMark/>
          </w:tcPr>
          <w:p w14:paraId="51581AE6" w14:textId="77777777" w:rsidR="00374320" w:rsidRPr="006145DB" w:rsidRDefault="00374320" w:rsidP="005B435E">
            <w:pPr>
              <w:rPr>
                <w:rFonts w:cs="Arial"/>
                <w:sz w:val="20"/>
                <w:szCs w:val="20"/>
                <w:lang w:eastAsia="es-CO"/>
              </w:rPr>
            </w:pPr>
            <w:r w:rsidRPr="006145DB">
              <w:rPr>
                <w:rFonts w:cs="Arial"/>
                <w:sz w:val="20"/>
                <w:szCs w:val="20"/>
                <w:lang w:eastAsia="es-CO"/>
              </w:rPr>
              <w:t xml:space="preserve">Ejecución </w:t>
            </w:r>
          </w:p>
        </w:tc>
        <w:tc>
          <w:tcPr>
            <w:tcW w:w="4037" w:type="pct"/>
          </w:tcPr>
          <w:p w14:paraId="3C0CCBF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proporciona una transferencia a personas con discapacidad en situación de pobreza extrema, pobreza moderada y vulnerabilidad por inseguridad alimentaria. Las personas beneficiarias pueden optar, por decisión propia, recibir el apoyo a través de uno de los canales de atención disponibles (Bonos canjeables por alimentos o Transferencias monetarias no condicionadas), con un límite de hasta tres personas beneficiarias por núcleo familiar. </w:t>
            </w:r>
          </w:p>
          <w:p w14:paraId="51F87C9F" w14:textId="77777777" w:rsidR="00374320" w:rsidRPr="006145DB" w:rsidRDefault="00374320" w:rsidP="005B435E">
            <w:pPr>
              <w:jc w:val="both"/>
              <w:rPr>
                <w:rFonts w:eastAsia="Arial" w:cs="Arial"/>
                <w:sz w:val="20"/>
                <w:szCs w:val="20"/>
                <w:lang w:val="es-CO"/>
              </w:rPr>
            </w:pPr>
          </w:p>
          <w:p w14:paraId="44D1AFB6"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elección por cuenta propia del canal garantiza una mayor autonomía e independencia de la población con discapacidad, acorde a las necesidades de cada persona.  </w:t>
            </w:r>
          </w:p>
          <w:p w14:paraId="3B4EABB0" w14:textId="77777777" w:rsidR="00374320" w:rsidRPr="006145DB" w:rsidRDefault="00374320" w:rsidP="005B435E">
            <w:pPr>
              <w:jc w:val="both"/>
              <w:rPr>
                <w:rFonts w:eastAsia="Arial" w:cs="Arial"/>
                <w:sz w:val="20"/>
                <w:szCs w:val="20"/>
                <w:lang w:val="es-CO"/>
              </w:rPr>
            </w:pPr>
          </w:p>
          <w:p w14:paraId="541D5F38"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operación de cada canal se ejecutará de la siguiente manera: </w:t>
            </w:r>
          </w:p>
          <w:p w14:paraId="05DAD0D9" w14:textId="77777777" w:rsidR="00374320" w:rsidRPr="006145DB" w:rsidRDefault="00374320" w:rsidP="005B435E">
            <w:pPr>
              <w:jc w:val="both"/>
              <w:rPr>
                <w:rFonts w:eastAsia="Arial" w:cs="Arial"/>
                <w:sz w:val="20"/>
                <w:szCs w:val="20"/>
                <w:lang w:val="es-CO"/>
              </w:rPr>
            </w:pPr>
          </w:p>
          <w:p w14:paraId="368ABEB8"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 xml:space="preserve">Al elegir el canal de bono canjeable por alimentos, la persona con discapacidad recibe de manera mensual, dicho apoyo. </w:t>
            </w:r>
            <w:bookmarkStart w:id="405" w:name="_Int_VlhJtajh"/>
            <w:r w:rsidRPr="006145DB">
              <w:rPr>
                <w:rFonts w:eastAsia="Arial" w:cs="Arial"/>
                <w:sz w:val="20"/>
                <w:szCs w:val="20"/>
                <w:lang w:val="es-CO"/>
              </w:rPr>
              <w:t>Para la entrega, se les informa de la fecha y lugar, de manera anticipada, por medio de las Subdirecciones locales para la Integración Social de la SDIS.</w:t>
            </w:r>
            <w:bookmarkEnd w:id="405"/>
          </w:p>
          <w:p w14:paraId="03C360EE"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Si la persona con discapacidad elige, la Transferencia monetarias no condicionada, se le realizará la dispersión del dinero de manera mensual. La Subdirección para la Discapacidad consolidará los listados para la dispersión teniendo en cuenta la población en atención en el servicio, con cortes mensuales. Estos listados son enviados a la Dirección de Transferencias, quien se encarga de la dispersión a través de los mecanismos disponibles.</w:t>
            </w:r>
          </w:p>
          <w:p w14:paraId="796A33E5" w14:textId="77777777" w:rsidR="00374320" w:rsidRPr="006145DB" w:rsidRDefault="00374320" w:rsidP="005B435E">
            <w:pPr>
              <w:jc w:val="both"/>
              <w:rPr>
                <w:rFonts w:eastAsia="Arial" w:cs="Arial"/>
                <w:sz w:val="20"/>
                <w:szCs w:val="20"/>
                <w:lang w:val="es-CO"/>
              </w:rPr>
            </w:pPr>
          </w:p>
          <w:p w14:paraId="7A55C33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verificará si la población en atención cumple con los criterios de egreso mediante el cruce de bases de datos, de manera mensual. </w:t>
            </w:r>
            <w:r w:rsidRPr="006145DB">
              <w:rPr>
                <w:rFonts w:cs="Arial"/>
                <w:sz w:val="20"/>
                <w:szCs w:val="20"/>
                <w:lang w:eastAsia="es-CO"/>
              </w:rPr>
              <w:t>La suspensión se aplica ante un posible cumplimiento de egreso, en caso de no contar con respuesta por parte del beneficiario se procederá con el egreso.</w:t>
            </w:r>
          </w:p>
          <w:p w14:paraId="472DF0F6" w14:textId="77777777" w:rsidR="00374320" w:rsidRPr="006145DB" w:rsidRDefault="00374320" w:rsidP="005B435E">
            <w:pPr>
              <w:tabs>
                <w:tab w:val="left" w:pos="709"/>
              </w:tabs>
              <w:contextualSpacing/>
              <w:jc w:val="both"/>
              <w:rPr>
                <w:rFonts w:cs="Arial"/>
                <w:sz w:val="20"/>
                <w:szCs w:val="20"/>
                <w:lang w:eastAsia="es-CO"/>
              </w:rPr>
            </w:pPr>
          </w:p>
          <w:p w14:paraId="4881F631"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El acceso al servicio está sujeto a la disponibilidad de cupos y presupuesto a nivel distrital, así como a la verificación de la población objetivo y el cumplimiento de los criterios de ingreso.</w:t>
            </w:r>
          </w:p>
          <w:p w14:paraId="5C12F09E" w14:textId="77777777" w:rsidR="00374320" w:rsidRPr="006145DB" w:rsidRDefault="00374320" w:rsidP="005B435E">
            <w:pPr>
              <w:jc w:val="both"/>
              <w:rPr>
                <w:rFonts w:cs="Arial"/>
                <w:lang w:val="es-CO"/>
              </w:rPr>
            </w:pPr>
            <w:r w:rsidRPr="006145DB">
              <w:rPr>
                <w:rFonts w:eastAsia="Arial" w:cs="Arial"/>
                <w:sz w:val="20"/>
                <w:szCs w:val="20"/>
                <w:lang w:val="es-CO"/>
              </w:rPr>
              <w:t>En caso de interrupción parcial o total en la prestación del servicio social Trasferencias de implementar el plan operativo de continuidad correspondiente.</w:t>
            </w:r>
          </w:p>
        </w:tc>
      </w:tr>
      <w:tr w:rsidR="00DC2E09" w:rsidRPr="006145DB" w14:paraId="5E9270A3" w14:textId="77777777" w:rsidTr="00DC2E09">
        <w:trPr>
          <w:trHeight w:val="1094"/>
        </w:trPr>
        <w:tc>
          <w:tcPr>
            <w:tcW w:w="963" w:type="pct"/>
            <w:vAlign w:val="center"/>
          </w:tcPr>
          <w:p w14:paraId="3D30A5C4" w14:textId="77777777" w:rsidR="00374320" w:rsidRPr="006145DB" w:rsidRDefault="00374320" w:rsidP="005B435E">
            <w:pPr>
              <w:rPr>
                <w:rFonts w:cs="Arial"/>
                <w:sz w:val="20"/>
                <w:szCs w:val="20"/>
                <w:lang w:eastAsia="es-CO"/>
              </w:rPr>
            </w:pPr>
            <w:r w:rsidRPr="006145DB">
              <w:rPr>
                <w:rFonts w:cs="Arial"/>
                <w:sz w:val="20"/>
                <w:szCs w:val="20"/>
                <w:lang w:eastAsia="es-CO"/>
              </w:rPr>
              <w:t>Estándares transversales de calidad</w:t>
            </w:r>
          </w:p>
        </w:tc>
        <w:tc>
          <w:tcPr>
            <w:tcW w:w="4037" w:type="pct"/>
            <w:vAlign w:val="center"/>
          </w:tcPr>
          <w:p w14:paraId="0E54325D" w14:textId="77777777" w:rsidR="00374320" w:rsidRDefault="00374320" w:rsidP="005B435E">
            <w:pPr>
              <w:jc w:val="both"/>
              <w:rPr>
                <w:rFonts w:eastAsia="Arial" w:cs="Arial"/>
                <w:sz w:val="20"/>
                <w:szCs w:val="20"/>
                <w:lang w:val="es-CO"/>
              </w:rPr>
            </w:pPr>
            <w:r w:rsidRPr="006145DB">
              <w:rPr>
                <w:rFonts w:eastAsia="Arial" w:cs="Arial"/>
                <w:sz w:val="20"/>
                <w:szCs w:val="20"/>
                <w:lang w:val="es-CO"/>
              </w:rPr>
              <w:t>Para el servicio social aplican las siguientes categorías:</w:t>
            </w:r>
          </w:p>
          <w:p w14:paraId="29D3FCE7" w14:textId="77777777" w:rsidR="002E2371" w:rsidRPr="002E2371" w:rsidRDefault="002E2371" w:rsidP="002E2371">
            <w:pPr>
              <w:pStyle w:val="Ttulo1"/>
              <w:rPr>
                <w:sz w:val="20"/>
                <w:szCs w:val="20"/>
                <w:lang w:val="es-CO"/>
              </w:rPr>
            </w:pPr>
          </w:p>
          <w:p w14:paraId="4F1CCB5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Talento humano</w:t>
            </w:r>
          </w:p>
          <w:p w14:paraId="1EB0986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Atención social</w:t>
            </w:r>
          </w:p>
          <w:p w14:paraId="77D26C52"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Gestión administrativa</w:t>
            </w:r>
          </w:p>
        </w:tc>
      </w:tr>
    </w:tbl>
    <w:p w14:paraId="32F7F7F4" w14:textId="77777777" w:rsidR="00374320" w:rsidRPr="006145DB" w:rsidRDefault="00374320" w:rsidP="005B435E">
      <w:pPr>
        <w:spacing w:after="0" w:line="240" w:lineRule="auto"/>
        <w:rPr>
          <w:rFonts w:cs="Arial"/>
        </w:rPr>
      </w:pPr>
    </w:p>
    <w:p w14:paraId="07911BFE" w14:textId="67B52F34" w:rsidR="008D3832" w:rsidRPr="006145DB" w:rsidRDefault="0012347D">
      <w:pPr>
        <w:pStyle w:val="Ttulo1"/>
        <w:numPr>
          <w:ilvl w:val="2"/>
          <w:numId w:val="72"/>
        </w:numPr>
        <w:tabs>
          <w:tab w:val="left" w:pos="851"/>
        </w:tabs>
        <w:ind w:left="709" w:hanging="579"/>
        <w:jc w:val="center"/>
      </w:pPr>
      <w:r w:rsidRPr="006145DB">
        <w:t xml:space="preserve"> </w:t>
      </w:r>
      <w:bookmarkStart w:id="406" w:name="_Toc210213238"/>
      <w:bookmarkStart w:id="407" w:name="_Toc213273508"/>
      <w:bookmarkStart w:id="408" w:name="_Toc213276135"/>
      <w:bookmarkStart w:id="409" w:name="_Toc216902469"/>
      <w:r w:rsidR="00F373C1" w:rsidRPr="006145DB">
        <w:t>T</w:t>
      </w:r>
      <w:r w:rsidR="00184D1B" w:rsidRPr="006145DB">
        <w:t>ransferencias m</w:t>
      </w:r>
      <w:r w:rsidR="00F373C1" w:rsidRPr="006145DB">
        <w:t>onetarias no condicionadas</w:t>
      </w:r>
      <w:bookmarkEnd w:id="406"/>
      <w:bookmarkEnd w:id="407"/>
      <w:bookmarkEnd w:id="408"/>
      <w:bookmarkEnd w:id="40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655"/>
      </w:tblGrid>
      <w:tr w:rsidR="00FE16D3" w:rsidRPr="006145DB" w14:paraId="1398BF49" w14:textId="77777777" w:rsidTr="00D16352">
        <w:trPr>
          <w:trHeight w:val="395"/>
          <w:jc w:val="center"/>
        </w:trPr>
        <w:tc>
          <w:tcPr>
            <w:tcW w:w="1838" w:type="dxa"/>
            <w:shd w:val="clear" w:color="auto" w:fill="FFFFFF" w:themeFill="background1"/>
            <w:vAlign w:val="center"/>
          </w:tcPr>
          <w:p w14:paraId="000B0BAC" w14:textId="7AF59E09" w:rsidR="00FE16D3" w:rsidRPr="006145DB" w:rsidRDefault="00FE16D3" w:rsidP="005B435E">
            <w:pPr>
              <w:spacing w:after="0" w:line="240" w:lineRule="auto"/>
              <w:ind w:left="22"/>
              <w:contextualSpacing/>
              <w:rPr>
                <w:rFonts w:cs="Arial"/>
                <w:sz w:val="20"/>
                <w:szCs w:val="20"/>
                <w:lang w:eastAsia="es-CO"/>
              </w:rPr>
            </w:pPr>
            <w:r w:rsidRPr="006145DB">
              <w:rPr>
                <w:rFonts w:cs="Arial"/>
                <w:sz w:val="20"/>
                <w:szCs w:val="20"/>
                <w:lang w:eastAsia="es-CO"/>
              </w:rPr>
              <w:t>Nombre de la transferencia</w:t>
            </w:r>
          </w:p>
        </w:tc>
        <w:tc>
          <w:tcPr>
            <w:tcW w:w="7655" w:type="dxa"/>
            <w:shd w:val="clear" w:color="auto" w:fill="FFFFFF" w:themeFill="background1"/>
            <w:vAlign w:val="center"/>
          </w:tcPr>
          <w:p w14:paraId="42CB7D75" w14:textId="4499F718" w:rsidR="00FE16D3" w:rsidRPr="006145DB" w:rsidRDefault="00FE16D3" w:rsidP="005B435E">
            <w:pPr>
              <w:pStyle w:val="Textoindependiente"/>
              <w:spacing w:after="0" w:line="240" w:lineRule="auto"/>
              <w:jc w:val="both"/>
              <w:rPr>
                <w:rFonts w:eastAsia="Lucida Sans Unicode" w:cs="Arial"/>
                <w:sz w:val="20"/>
                <w:szCs w:val="20"/>
              </w:rPr>
            </w:pPr>
            <w:r w:rsidRPr="006145DB">
              <w:rPr>
                <w:rFonts w:cs="Arial"/>
                <w:sz w:val="20"/>
                <w:szCs w:val="20"/>
                <w:lang w:eastAsia="es-CO"/>
              </w:rPr>
              <w:t>Transferencias monetarias no condicionadas</w:t>
            </w:r>
            <w:r w:rsidR="002E2371">
              <w:rPr>
                <w:rFonts w:cs="Arial"/>
                <w:sz w:val="20"/>
                <w:szCs w:val="20"/>
                <w:lang w:eastAsia="es-CO"/>
              </w:rPr>
              <w:t>.</w:t>
            </w:r>
          </w:p>
        </w:tc>
      </w:tr>
      <w:tr w:rsidR="00FE16D3" w:rsidRPr="006145DB" w14:paraId="72FDDEB1" w14:textId="77777777" w:rsidTr="00D16352">
        <w:trPr>
          <w:trHeight w:val="771"/>
          <w:jc w:val="center"/>
        </w:trPr>
        <w:tc>
          <w:tcPr>
            <w:tcW w:w="1838" w:type="dxa"/>
            <w:shd w:val="clear" w:color="auto" w:fill="FFFFFF" w:themeFill="background1"/>
            <w:vAlign w:val="center"/>
          </w:tcPr>
          <w:p w14:paraId="239ECBC7" w14:textId="0BB17C81"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Objeto de la transferencia</w:t>
            </w:r>
          </w:p>
        </w:tc>
        <w:tc>
          <w:tcPr>
            <w:tcW w:w="7655" w:type="dxa"/>
            <w:shd w:val="clear" w:color="auto" w:fill="FFFFFF" w:themeFill="background1"/>
            <w:vAlign w:val="center"/>
          </w:tcPr>
          <w:p w14:paraId="1DFC4C0A"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bCs/>
                <w:sz w:val="20"/>
                <w:szCs w:val="20"/>
                <w:lang w:eastAsia="es-CO"/>
              </w:rPr>
              <w:t>Garantizar, progresivamente, un ingreso mínimo a hogares en situación de pobreza extrema, residentes en la ciudad de Bogotá, para aportar a la superación de los índices de pobreza y de feminización de la pobreza en el Distrito Capital.</w:t>
            </w:r>
          </w:p>
        </w:tc>
      </w:tr>
      <w:tr w:rsidR="00FE16D3" w:rsidRPr="006145DB" w14:paraId="71243EDE" w14:textId="77777777" w:rsidTr="00362252">
        <w:trPr>
          <w:trHeight w:val="20"/>
          <w:jc w:val="center"/>
        </w:trPr>
        <w:tc>
          <w:tcPr>
            <w:tcW w:w="1838" w:type="dxa"/>
            <w:shd w:val="clear" w:color="auto" w:fill="FFFFFF" w:themeFill="background1"/>
            <w:vAlign w:val="center"/>
          </w:tcPr>
          <w:p w14:paraId="110B1111" w14:textId="5D679178"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Oferta de la transferencia</w:t>
            </w:r>
          </w:p>
        </w:tc>
        <w:tc>
          <w:tcPr>
            <w:tcW w:w="7655" w:type="dxa"/>
            <w:shd w:val="clear" w:color="auto" w:fill="FFFFFF" w:themeFill="background1"/>
            <w:vAlign w:val="center"/>
          </w:tcPr>
          <w:p w14:paraId="709A7916" w14:textId="77777777" w:rsidR="00FE16D3" w:rsidRPr="006145DB" w:rsidRDefault="00FE16D3" w:rsidP="005B435E">
            <w:pPr>
              <w:pStyle w:val="Textoindependiente"/>
              <w:spacing w:after="0" w:line="240" w:lineRule="auto"/>
              <w:jc w:val="both"/>
              <w:rPr>
                <w:rFonts w:cs="Arial"/>
                <w:sz w:val="20"/>
                <w:szCs w:val="20"/>
              </w:rPr>
            </w:pPr>
            <w:r w:rsidRPr="006145DB">
              <w:rPr>
                <w:rFonts w:eastAsia="Lucida Sans Unicode" w:cs="Arial"/>
                <w:sz w:val="20"/>
                <w:szCs w:val="20"/>
              </w:rPr>
              <w:t>Entrega mensual de transferencias monetarias no condicionadas, a hogares en situación de pobreza extrema, para cubrir un porcentaje de la brecha de pobreza de cada hogar, sin que exista una retribución o condición por parte del hogar para la recepción del beneficio.</w:t>
            </w:r>
          </w:p>
        </w:tc>
      </w:tr>
      <w:tr w:rsidR="00FE16D3" w:rsidRPr="006145DB" w14:paraId="2534FBF9" w14:textId="77777777" w:rsidTr="00362252">
        <w:trPr>
          <w:trHeight w:val="20"/>
          <w:jc w:val="center"/>
        </w:trPr>
        <w:tc>
          <w:tcPr>
            <w:tcW w:w="1838" w:type="dxa"/>
            <w:shd w:val="clear" w:color="auto" w:fill="FFFFFF" w:themeFill="background1"/>
            <w:vAlign w:val="center"/>
          </w:tcPr>
          <w:p w14:paraId="168CD0D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Tipo de Focalización</w:t>
            </w:r>
          </w:p>
        </w:tc>
        <w:tc>
          <w:tcPr>
            <w:tcW w:w="7655" w:type="dxa"/>
            <w:shd w:val="clear" w:color="auto" w:fill="FFFFFF" w:themeFill="background1"/>
            <w:vAlign w:val="center"/>
          </w:tcPr>
          <w:p w14:paraId="3334D499" w14:textId="77777777" w:rsidR="00FE16D3" w:rsidRPr="006145DB" w:rsidRDefault="00FE16D3"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 proxy mean test (por instrumentos).</w:t>
            </w:r>
          </w:p>
          <w:p w14:paraId="0CCCBB2A" w14:textId="77777777"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FE16D3" w:rsidRPr="006145DB" w14:paraId="1E8846E0" w14:textId="77777777" w:rsidTr="00362252">
        <w:trPr>
          <w:trHeight w:val="612"/>
          <w:jc w:val="center"/>
        </w:trPr>
        <w:tc>
          <w:tcPr>
            <w:tcW w:w="1838" w:type="dxa"/>
            <w:shd w:val="clear" w:color="auto" w:fill="FFFFFF" w:themeFill="background1"/>
            <w:vAlign w:val="center"/>
          </w:tcPr>
          <w:p w14:paraId="7CB33E65"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55" w:type="dxa"/>
            <w:shd w:val="clear" w:color="auto" w:fill="FFFFFF" w:themeFill="background1"/>
            <w:vAlign w:val="center"/>
          </w:tcPr>
          <w:p w14:paraId="036D98B7"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Hogares en situación de pobreza extrema residentes en Bogotá D.C.</w:t>
            </w:r>
          </w:p>
        </w:tc>
      </w:tr>
      <w:tr w:rsidR="00FE16D3" w:rsidRPr="006145DB" w14:paraId="238BA785" w14:textId="77777777" w:rsidTr="00AC31AA">
        <w:trPr>
          <w:trHeight w:val="2443"/>
          <w:jc w:val="center"/>
        </w:trPr>
        <w:tc>
          <w:tcPr>
            <w:tcW w:w="1838" w:type="dxa"/>
            <w:shd w:val="clear" w:color="auto" w:fill="FFFFFF" w:themeFill="background1"/>
            <w:vAlign w:val="center"/>
          </w:tcPr>
          <w:p w14:paraId="6D13C12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856"/>
              <w:gridCol w:w="1134"/>
              <w:gridCol w:w="1134"/>
              <w:gridCol w:w="1276"/>
            </w:tblGrid>
            <w:tr w:rsidR="00E41CDB" w:rsidRPr="006145DB" w14:paraId="41B4DC3C" w14:textId="77777777" w:rsidTr="00AC31AA">
              <w:trPr>
                <w:trHeight w:val="372"/>
              </w:trPr>
              <w:tc>
                <w:tcPr>
                  <w:tcW w:w="3856" w:type="dxa"/>
                  <w:vAlign w:val="center"/>
                </w:tcPr>
                <w:p w14:paraId="29E62E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vAlign w:val="center"/>
                </w:tcPr>
                <w:p w14:paraId="7E85ED3A"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2EAC07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32E6220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73FF2520" w14:textId="77777777" w:rsidTr="00AC31AA">
              <w:trPr>
                <w:trHeight w:val="221"/>
              </w:trPr>
              <w:tc>
                <w:tcPr>
                  <w:tcW w:w="3856" w:type="dxa"/>
                  <w:vAlign w:val="center"/>
                </w:tcPr>
                <w:p w14:paraId="5271B446"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en situación de pobreza extrema que se encuentren en el grupo A del SISBÉN IV de Bogotá D.C</w:t>
                  </w:r>
                </w:p>
              </w:tc>
              <w:tc>
                <w:tcPr>
                  <w:tcW w:w="1134" w:type="dxa"/>
                  <w:vAlign w:val="center"/>
                </w:tcPr>
                <w:p w14:paraId="6F1DD065"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Base Maestra</w:t>
                  </w:r>
                </w:p>
              </w:tc>
              <w:tc>
                <w:tcPr>
                  <w:tcW w:w="1134" w:type="dxa"/>
                  <w:vAlign w:val="center"/>
                </w:tcPr>
                <w:p w14:paraId="65D0B34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Trimestral</w:t>
                  </w:r>
                </w:p>
              </w:tc>
              <w:tc>
                <w:tcPr>
                  <w:tcW w:w="1276" w:type="dxa"/>
                  <w:tcBorders>
                    <w:right w:val="single" w:sz="4" w:space="0" w:color="auto"/>
                  </w:tcBorders>
                  <w:vAlign w:val="center"/>
                </w:tcPr>
                <w:p w14:paraId="127A2C38"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E41CDB" w:rsidRPr="006145DB" w14:paraId="355E3603" w14:textId="77777777" w:rsidTr="00AC31AA">
              <w:trPr>
                <w:trHeight w:val="690"/>
              </w:trPr>
              <w:tc>
                <w:tcPr>
                  <w:tcW w:w="3856" w:type="dxa"/>
                  <w:vAlign w:val="center"/>
                </w:tcPr>
                <w:p w14:paraId="1E403317"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134" w:type="dxa"/>
                  <w:vAlign w:val="center"/>
                </w:tcPr>
                <w:p w14:paraId="1FF4B39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4" w:type="dxa"/>
                  <w:vAlign w:val="center"/>
                </w:tcPr>
                <w:p w14:paraId="0999ED6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7135BB45" w14:textId="68007143"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7A4AD2F3"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54437AB4" w14:textId="77777777" w:rsidTr="00362252">
        <w:trPr>
          <w:trHeight w:val="422"/>
          <w:jc w:val="center"/>
        </w:trPr>
        <w:tc>
          <w:tcPr>
            <w:tcW w:w="1838" w:type="dxa"/>
            <w:shd w:val="clear" w:color="auto" w:fill="FFFFFF" w:themeFill="background1"/>
            <w:vAlign w:val="center"/>
          </w:tcPr>
          <w:p w14:paraId="3FA65AE1"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55" w:type="dxa"/>
            <w:shd w:val="clear" w:color="auto" w:fill="FFFFFF" w:themeFill="background1"/>
            <w:vAlign w:val="center"/>
          </w:tcPr>
          <w:p w14:paraId="6BF9411A" w14:textId="2B7D0D01"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No aplica</w:t>
            </w:r>
            <w:r w:rsidR="00E41CDB" w:rsidRPr="006145DB">
              <w:rPr>
                <w:rFonts w:cs="Arial"/>
                <w:sz w:val="20"/>
                <w:szCs w:val="20"/>
                <w:lang w:eastAsia="es-CO"/>
              </w:rPr>
              <w:t>.</w:t>
            </w:r>
          </w:p>
        </w:tc>
      </w:tr>
      <w:tr w:rsidR="00FE16D3" w:rsidRPr="006145DB" w14:paraId="04ED89B0" w14:textId="77777777" w:rsidTr="00362252">
        <w:trPr>
          <w:trHeight w:val="2654"/>
          <w:jc w:val="center"/>
        </w:trPr>
        <w:tc>
          <w:tcPr>
            <w:tcW w:w="1838" w:type="dxa"/>
            <w:shd w:val="clear" w:color="auto" w:fill="FFFFFF" w:themeFill="background1"/>
            <w:vAlign w:val="center"/>
          </w:tcPr>
          <w:p w14:paraId="3BC739C3"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715"/>
              <w:gridCol w:w="1275"/>
              <w:gridCol w:w="1134"/>
              <w:gridCol w:w="1276"/>
            </w:tblGrid>
            <w:tr w:rsidR="00E41CDB" w:rsidRPr="006145DB" w14:paraId="3A9E5CFE" w14:textId="77777777" w:rsidTr="00AC31AA">
              <w:trPr>
                <w:trHeight w:val="389"/>
              </w:trPr>
              <w:tc>
                <w:tcPr>
                  <w:tcW w:w="3715" w:type="dxa"/>
                  <w:vAlign w:val="center"/>
                </w:tcPr>
                <w:p w14:paraId="64FFB6A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5" w:type="dxa"/>
                  <w:vAlign w:val="center"/>
                </w:tcPr>
                <w:p w14:paraId="410FAD3D"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175E550"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72EAF3F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26A5D4B8" w14:textId="77777777" w:rsidTr="00AC31AA">
              <w:trPr>
                <w:trHeight w:val="231"/>
              </w:trPr>
              <w:tc>
                <w:tcPr>
                  <w:tcW w:w="3715" w:type="dxa"/>
                  <w:vAlign w:val="center"/>
                </w:tcPr>
                <w:p w14:paraId="68624554"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clasificados en el grupo A del SISBEN IV de Bogotá D.C</w:t>
                  </w:r>
                </w:p>
              </w:tc>
              <w:tc>
                <w:tcPr>
                  <w:tcW w:w="1275" w:type="dxa"/>
                  <w:vAlign w:val="center"/>
                </w:tcPr>
                <w:p w14:paraId="1D0A852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37A3EB23" w14:textId="59D4157F"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276" w:type="dxa"/>
                  <w:tcBorders>
                    <w:right w:val="single" w:sz="4" w:space="0" w:color="auto"/>
                  </w:tcBorders>
                  <w:vAlign w:val="center"/>
                </w:tcPr>
                <w:p w14:paraId="268064C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1400425C" w14:textId="77777777" w:rsidTr="00AC31AA">
              <w:trPr>
                <w:trHeight w:val="242"/>
              </w:trPr>
              <w:tc>
                <w:tcPr>
                  <w:tcW w:w="3715" w:type="dxa"/>
                  <w:vAlign w:val="center"/>
                </w:tcPr>
                <w:p w14:paraId="42DE6ECF"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275" w:type="dxa"/>
                  <w:vAlign w:val="center"/>
                </w:tcPr>
                <w:p w14:paraId="6A4DDE7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4" w:type="dxa"/>
                  <w:vAlign w:val="center"/>
                </w:tcPr>
                <w:p w14:paraId="485CE202"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66EFAE5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68FE7579" w14:textId="77777777" w:rsidR="00FE16D3" w:rsidRPr="006145DB" w:rsidRDefault="00FE16D3" w:rsidP="005B435E">
            <w:pPr>
              <w:pStyle w:val="Textoindependiente"/>
              <w:spacing w:line="240" w:lineRule="auto"/>
              <w:ind w:right="112"/>
              <w:jc w:val="both"/>
              <w:rPr>
                <w:rFonts w:cs="Arial"/>
                <w:sz w:val="20"/>
                <w:szCs w:val="20"/>
                <w:lang w:eastAsia="es-CO"/>
              </w:rPr>
            </w:pPr>
          </w:p>
        </w:tc>
      </w:tr>
      <w:tr w:rsidR="00FE16D3" w:rsidRPr="006145DB" w14:paraId="6A49BFA8" w14:textId="77777777" w:rsidTr="00362252">
        <w:trPr>
          <w:trHeight w:val="20"/>
          <w:jc w:val="center"/>
        </w:trPr>
        <w:tc>
          <w:tcPr>
            <w:tcW w:w="1838" w:type="dxa"/>
            <w:shd w:val="clear" w:color="auto" w:fill="FFFFFF" w:themeFill="background1"/>
            <w:vAlign w:val="center"/>
          </w:tcPr>
          <w:p w14:paraId="1BB9EE76"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55" w:type="dxa"/>
            <w:shd w:val="clear" w:color="auto" w:fill="FFFFFF" w:themeFill="background1"/>
            <w:vAlign w:val="center"/>
          </w:tcPr>
          <w:tbl>
            <w:tblPr>
              <w:tblStyle w:val="Tablaconcuadrcula"/>
              <w:tblW w:w="7400" w:type="dxa"/>
              <w:tblBorders>
                <w:top w:val="none" w:sz="0" w:space="0" w:color="auto"/>
                <w:bottom w:val="none" w:sz="0" w:space="0" w:color="auto"/>
                <w:right w:val="none" w:sz="0" w:space="0" w:color="auto"/>
              </w:tblBorders>
              <w:tblLayout w:type="fixed"/>
              <w:tblLook w:val="04A0" w:firstRow="1" w:lastRow="0" w:firstColumn="1" w:lastColumn="0" w:noHBand="0" w:noVBand="1"/>
            </w:tblPr>
            <w:tblGrid>
              <w:gridCol w:w="3715"/>
              <w:gridCol w:w="1134"/>
              <w:gridCol w:w="1128"/>
              <w:gridCol w:w="1423"/>
            </w:tblGrid>
            <w:tr w:rsidR="00E41CDB" w:rsidRPr="006145DB" w14:paraId="5E08C5F2" w14:textId="77777777" w:rsidTr="00AC31AA">
              <w:trPr>
                <w:trHeight w:val="419"/>
              </w:trPr>
              <w:tc>
                <w:tcPr>
                  <w:tcW w:w="3715" w:type="dxa"/>
                  <w:vAlign w:val="center"/>
                </w:tcPr>
                <w:p w14:paraId="46FDF8B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vAlign w:val="center"/>
                </w:tcPr>
                <w:p w14:paraId="183B41C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28" w:type="dxa"/>
                  <w:vAlign w:val="center"/>
                </w:tcPr>
                <w:p w14:paraId="345712BC"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23" w:type="dxa"/>
                  <w:tcBorders>
                    <w:top w:val="nil"/>
                    <w:bottom w:val="single" w:sz="4" w:space="0" w:color="auto"/>
                    <w:right w:val="single" w:sz="4" w:space="0" w:color="auto"/>
                  </w:tcBorders>
                  <w:vAlign w:val="center"/>
                </w:tcPr>
                <w:p w14:paraId="0B768CE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39364519" w14:textId="77777777" w:rsidTr="00AC31AA">
              <w:trPr>
                <w:trHeight w:val="243"/>
              </w:trPr>
              <w:tc>
                <w:tcPr>
                  <w:tcW w:w="3715" w:type="dxa"/>
                  <w:vAlign w:val="center"/>
                </w:tcPr>
                <w:p w14:paraId="119EC60F"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vAlign w:val="center"/>
                </w:tcPr>
                <w:p w14:paraId="1320EB91"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28" w:type="dxa"/>
                  <w:vAlign w:val="center"/>
                </w:tcPr>
                <w:p w14:paraId="70F9E36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23" w:type="dxa"/>
                  <w:tcBorders>
                    <w:top w:val="single" w:sz="4" w:space="0" w:color="auto"/>
                    <w:bottom w:val="single" w:sz="4" w:space="0" w:color="auto"/>
                    <w:right w:val="single" w:sz="4" w:space="0" w:color="auto"/>
                  </w:tcBorders>
                  <w:vAlign w:val="center"/>
                </w:tcPr>
                <w:p w14:paraId="3D95DC6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E41CDB" w:rsidRPr="006145DB" w14:paraId="72846634" w14:textId="77777777" w:rsidTr="00AC31AA">
              <w:trPr>
                <w:trHeight w:val="243"/>
              </w:trPr>
              <w:tc>
                <w:tcPr>
                  <w:tcW w:w="3715" w:type="dxa"/>
                  <w:vMerge w:val="restart"/>
                  <w:vAlign w:val="center"/>
                </w:tcPr>
                <w:p w14:paraId="40B9759A"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dejen de cumplir con las condiciones de la población objetivo y criterios de ingreso</w:t>
                  </w:r>
                </w:p>
              </w:tc>
              <w:tc>
                <w:tcPr>
                  <w:tcW w:w="1134" w:type="dxa"/>
                  <w:vAlign w:val="center"/>
                </w:tcPr>
                <w:p w14:paraId="25E166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28" w:type="dxa"/>
                  <w:vAlign w:val="center"/>
                </w:tcPr>
                <w:p w14:paraId="5319559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423" w:type="dxa"/>
                  <w:tcBorders>
                    <w:top w:val="single" w:sz="4" w:space="0" w:color="auto"/>
                    <w:bottom w:val="single" w:sz="4" w:space="0" w:color="auto"/>
                    <w:right w:val="single" w:sz="4" w:space="0" w:color="auto"/>
                  </w:tcBorders>
                  <w:vAlign w:val="center"/>
                </w:tcPr>
                <w:p w14:paraId="0DF45C4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E41CDB" w:rsidRPr="006145DB" w14:paraId="5F70CE28" w14:textId="77777777" w:rsidTr="00AC31AA">
              <w:trPr>
                <w:trHeight w:val="243"/>
              </w:trPr>
              <w:tc>
                <w:tcPr>
                  <w:tcW w:w="3715" w:type="dxa"/>
                  <w:vMerge/>
                  <w:vAlign w:val="center"/>
                </w:tcPr>
                <w:p w14:paraId="5C51E05C" w14:textId="77777777" w:rsidR="00FE16D3" w:rsidRPr="006145DB" w:rsidRDefault="00FE16D3" w:rsidP="005B435E">
                  <w:pPr>
                    <w:tabs>
                      <w:tab w:val="left" w:pos="709"/>
                    </w:tabs>
                    <w:contextualSpacing/>
                    <w:jc w:val="both"/>
                    <w:rPr>
                      <w:rFonts w:cs="Arial"/>
                      <w:sz w:val="16"/>
                      <w:szCs w:val="16"/>
                      <w:lang w:eastAsia="es-CO"/>
                    </w:rPr>
                  </w:pPr>
                </w:p>
              </w:tc>
              <w:tc>
                <w:tcPr>
                  <w:tcW w:w="1134" w:type="dxa"/>
                  <w:vAlign w:val="center"/>
                </w:tcPr>
                <w:p w14:paraId="4C1912D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28" w:type="dxa"/>
                  <w:vAlign w:val="center"/>
                </w:tcPr>
                <w:p w14:paraId="78F4D81C"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423" w:type="dxa"/>
                  <w:tcBorders>
                    <w:top w:val="single" w:sz="4" w:space="0" w:color="auto"/>
                    <w:bottom w:val="single" w:sz="4" w:space="0" w:color="auto"/>
                    <w:right w:val="single" w:sz="4" w:space="0" w:color="auto"/>
                  </w:tcBorders>
                  <w:vAlign w:val="center"/>
                </w:tcPr>
                <w:p w14:paraId="64139CBC" w14:textId="1A43B2C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E41CDB" w:rsidRPr="006145DB" w14:paraId="4F10976E" w14:textId="77777777" w:rsidTr="00AC31AA">
              <w:trPr>
                <w:trHeight w:val="259"/>
              </w:trPr>
              <w:tc>
                <w:tcPr>
                  <w:tcW w:w="3715" w:type="dxa"/>
                  <w:vMerge w:val="restart"/>
                  <w:vAlign w:val="center"/>
                </w:tcPr>
                <w:p w14:paraId="2ACFF477"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Por traslado o cambio de residencia fuera de Bogotá D.C.</w:t>
                  </w:r>
                </w:p>
              </w:tc>
              <w:tc>
                <w:tcPr>
                  <w:tcW w:w="1134" w:type="dxa"/>
                  <w:vAlign w:val="center"/>
                </w:tcPr>
                <w:p w14:paraId="06E23A1F"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28" w:type="dxa"/>
                  <w:vAlign w:val="center"/>
                </w:tcPr>
                <w:p w14:paraId="2FDC764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423" w:type="dxa"/>
                  <w:tcBorders>
                    <w:top w:val="single" w:sz="4" w:space="0" w:color="auto"/>
                    <w:bottom w:val="single" w:sz="4" w:space="0" w:color="auto"/>
                    <w:right w:val="single" w:sz="4" w:space="0" w:color="auto"/>
                  </w:tcBorders>
                  <w:vAlign w:val="center"/>
                </w:tcPr>
                <w:p w14:paraId="37B2526B"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E41CDB" w:rsidRPr="006145DB" w14:paraId="16E34812" w14:textId="77777777" w:rsidTr="00AC31AA">
              <w:trPr>
                <w:trHeight w:val="237"/>
              </w:trPr>
              <w:tc>
                <w:tcPr>
                  <w:tcW w:w="3715" w:type="dxa"/>
                  <w:vMerge/>
                  <w:vAlign w:val="center"/>
                </w:tcPr>
                <w:p w14:paraId="4A8E3884" w14:textId="77777777" w:rsidR="00FE16D3" w:rsidRPr="006145DB" w:rsidRDefault="00FE16D3" w:rsidP="005B435E">
                  <w:pPr>
                    <w:tabs>
                      <w:tab w:val="left" w:pos="709"/>
                    </w:tabs>
                    <w:contextualSpacing/>
                    <w:jc w:val="both"/>
                    <w:rPr>
                      <w:rFonts w:cs="Arial"/>
                      <w:bCs/>
                      <w:sz w:val="16"/>
                      <w:szCs w:val="16"/>
                      <w:lang w:eastAsia="es-CO"/>
                    </w:rPr>
                  </w:pPr>
                </w:p>
              </w:tc>
              <w:tc>
                <w:tcPr>
                  <w:tcW w:w="1134" w:type="dxa"/>
                  <w:vAlign w:val="center"/>
                </w:tcPr>
                <w:p w14:paraId="4D1B0CD3"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28" w:type="dxa"/>
                  <w:vAlign w:val="center"/>
                </w:tcPr>
                <w:p w14:paraId="21C7D192" w14:textId="322E2D86"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423" w:type="dxa"/>
                  <w:tcBorders>
                    <w:top w:val="single" w:sz="4" w:space="0" w:color="auto"/>
                    <w:bottom w:val="single" w:sz="4" w:space="0" w:color="auto"/>
                    <w:right w:val="single" w:sz="4" w:space="0" w:color="auto"/>
                  </w:tcBorders>
                  <w:vAlign w:val="center"/>
                </w:tcPr>
                <w:p w14:paraId="09BF9C7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478425BE" w14:textId="77777777" w:rsidTr="00AC31AA">
              <w:trPr>
                <w:trHeight w:val="237"/>
              </w:trPr>
              <w:tc>
                <w:tcPr>
                  <w:tcW w:w="3715" w:type="dxa"/>
                  <w:vAlign w:val="center"/>
                </w:tcPr>
                <w:p w14:paraId="28509A28"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cumplan con los criterios establecidos para ser beneficiarios de la línea de atención “Valoración del Cuidado” del programa Renta ciudadana del Departamento para la Prosperidad Social del gobierno nacional.</w:t>
                  </w:r>
                </w:p>
              </w:tc>
              <w:tc>
                <w:tcPr>
                  <w:tcW w:w="1134" w:type="dxa"/>
                  <w:vAlign w:val="center"/>
                </w:tcPr>
                <w:p w14:paraId="3736AC2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28" w:type="dxa"/>
                  <w:vAlign w:val="center"/>
                </w:tcPr>
                <w:p w14:paraId="4778044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423" w:type="dxa"/>
                  <w:tcBorders>
                    <w:top w:val="single" w:sz="4" w:space="0" w:color="auto"/>
                    <w:bottom w:val="nil"/>
                    <w:right w:val="single" w:sz="4" w:space="0" w:color="auto"/>
                  </w:tcBorders>
                  <w:vAlign w:val="center"/>
                </w:tcPr>
                <w:p w14:paraId="6249E286"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33A8B58D"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640971A5" w14:textId="77777777" w:rsidTr="00362252">
        <w:trPr>
          <w:trHeight w:val="711"/>
          <w:jc w:val="center"/>
        </w:trPr>
        <w:tc>
          <w:tcPr>
            <w:tcW w:w="1838" w:type="dxa"/>
            <w:shd w:val="clear" w:color="auto" w:fill="FFFFFF" w:themeFill="background1"/>
            <w:vAlign w:val="center"/>
          </w:tcPr>
          <w:p w14:paraId="2A4A7D47"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55" w:type="dxa"/>
            <w:shd w:val="clear" w:color="auto" w:fill="FFFFFF" w:themeFill="background1"/>
            <w:vAlign w:val="center"/>
          </w:tcPr>
          <w:p w14:paraId="06B4E031" w14:textId="565E7857" w:rsidR="00FE16D3" w:rsidRPr="006145DB" w:rsidRDefault="00FE16D3"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r w:rsidR="00E41CDB" w:rsidRPr="006145DB">
              <w:rPr>
                <w:rFonts w:eastAsia="Calibri" w:cs="Arial"/>
                <w:sz w:val="20"/>
                <w:szCs w:val="20"/>
                <w:lang w:eastAsia="es-CO"/>
              </w:rPr>
              <w:t>.</w:t>
            </w:r>
          </w:p>
        </w:tc>
      </w:tr>
      <w:tr w:rsidR="00FE16D3" w:rsidRPr="006145DB" w14:paraId="7F9DD1F3" w14:textId="77777777" w:rsidTr="00E41CDB">
        <w:trPr>
          <w:trHeight w:val="3293"/>
          <w:jc w:val="center"/>
        </w:trPr>
        <w:tc>
          <w:tcPr>
            <w:tcW w:w="1838" w:type="dxa"/>
            <w:shd w:val="clear" w:color="auto" w:fill="FFFFFF" w:themeFill="background1"/>
            <w:vAlign w:val="center"/>
          </w:tcPr>
          <w:p w14:paraId="5959A979"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Ejecución</w:t>
            </w:r>
          </w:p>
        </w:tc>
        <w:tc>
          <w:tcPr>
            <w:tcW w:w="7655" w:type="dxa"/>
            <w:shd w:val="clear" w:color="auto" w:fill="FFFFFF" w:themeFill="background1"/>
            <w:vAlign w:val="center"/>
          </w:tcPr>
          <w:p w14:paraId="7E076D38" w14:textId="246F4BA6"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y dos invitados permanentes: el/la </w:t>
            </w:r>
            <w:r w:rsidR="00E41CDB" w:rsidRPr="006145DB">
              <w:rPr>
                <w:rFonts w:cs="Arial"/>
                <w:sz w:val="20"/>
                <w:szCs w:val="20"/>
                <w:lang w:eastAsia="es-CO"/>
              </w:rPr>
              <w:t>consejera</w:t>
            </w:r>
            <w:r w:rsidRPr="006145DB">
              <w:rPr>
                <w:rFonts w:cs="Arial"/>
                <w:sz w:val="20"/>
                <w:szCs w:val="20"/>
                <w:lang w:eastAsia="es-CO"/>
              </w:rPr>
              <w:t xml:space="preserve"> (o) de Paz, Víctimas y Reconciliación y el/la </w:t>
            </w:r>
            <w:r w:rsidR="00E41CDB" w:rsidRPr="006145DB">
              <w:rPr>
                <w:rFonts w:cs="Arial"/>
                <w:sz w:val="20"/>
                <w:szCs w:val="20"/>
                <w:lang w:eastAsia="es-CO"/>
              </w:rPr>
              <w:t>s</w:t>
            </w:r>
            <w:r w:rsidRPr="006145DB">
              <w:rPr>
                <w:rFonts w:cs="Arial"/>
                <w:sz w:val="20"/>
                <w:szCs w:val="20"/>
                <w:lang w:eastAsia="es-CO"/>
              </w:rPr>
              <w:t>ecretaria (o) de Hábitat. Este comité define los montos que los beneficiarios de la estrategia reciben, el porcentaje de brecha de pobreza que las transferencias monetarias no condicionadas cubren, los criterios e instrumentos de focalización y los umbrales aplicables a éstos.</w:t>
            </w:r>
          </w:p>
          <w:p w14:paraId="4804E193" w14:textId="77777777" w:rsidR="00E41CDB" w:rsidRPr="006145DB" w:rsidRDefault="00E41CDB" w:rsidP="005B435E">
            <w:pPr>
              <w:tabs>
                <w:tab w:val="left" w:pos="709"/>
              </w:tabs>
              <w:spacing w:after="0" w:line="240" w:lineRule="auto"/>
              <w:contextualSpacing/>
              <w:jc w:val="both"/>
              <w:rPr>
                <w:rFonts w:cs="Arial"/>
                <w:bCs/>
                <w:sz w:val="20"/>
                <w:szCs w:val="20"/>
                <w:lang w:eastAsia="es-CO"/>
              </w:rPr>
            </w:pPr>
          </w:p>
          <w:p w14:paraId="4296227E" w14:textId="5CB5DDA5" w:rsidR="00FE16D3" w:rsidRPr="006145DB" w:rsidRDefault="00FE16D3"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beneficiarios de las transferencias monetarias no condicionadas.</w:t>
            </w:r>
          </w:p>
          <w:p w14:paraId="66B9EE04"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45AEFF62" w14:textId="5BDDCACC"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Las transferencias monetarias no condicionadas son entregadas de manera mensual a los hogares residentes en la ciudad de Bogotá que se encuentran en situación de pobreza extrema y que cumplan con las categorías establecidas en la población objetivo y con los criterios de ingreso.  </w:t>
            </w:r>
          </w:p>
          <w:p w14:paraId="65882D90"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3448DAC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De acuerdo con lo establecido por el Comité Coordinador de la estrategia, los instrumentos para realizar la focalización de los hogares beneficiarios son la Base Maestra consolidada por la Secretaría Distrital de Planeación, que incluye todos los hogares potencialmente beneficiarios de recibir una transferencia monetaria no condicionada de IMG y la Base de personas residentes en paga diarios consolidada por la misma secretaría.</w:t>
            </w:r>
          </w:p>
          <w:p w14:paraId="69FE12F4"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532A14D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Una vez son recibidos los instrumentos para realizar la focalización de los hogares beneficiarios, desde la Secretaría Distrital de Integración Social – SDIS a través de la Subdirección para la Administración de la Información de Transferencias, se hacen las verificaciones necesarias para garantizar la consistencia de la información. De existir inconsistencias en la información de SISBEN IV, Registraduría Nacional del Estado Civil - RNEC, Operadores Financieros, Base de Paga diarios y/o programas de oferta sectorial o subsidios de la nación se informa a las entidades o dependencias generadoras de la información para la subsanación o aclaración de los comentarios.  </w:t>
            </w:r>
          </w:p>
          <w:p w14:paraId="106EAC7D"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1327719A" w14:textId="05ECFD9A"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cuanto las inconsistencias sean subsanadas, la Subdirección para la Administración de la Información de Transferencias verifica los criterios de ingreso y de egreso. Igualmente se definen los diferentes componentes que puede recibir el hogar a partir de la identificación de los grupos poblacionales existentes en el mismo y/o su clasificación SISBEN IV de la siguiente manera:</w:t>
            </w:r>
          </w:p>
          <w:p w14:paraId="2FD86357" w14:textId="77777777" w:rsidR="00E41CDB" w:rsidRPr="006145DB" w:rsidRDefault="00E41CDB" w:rsidP="005B435E">
            <w:pPr>
              <w:pStyle w:val="Ttulo1"/>
              <w:rPr>
                <w:sz w:val="20"/>
                <w:szCs w:val="20"/>
                <w:lang w:eastAsia="es-CO"/>
              </w:rPr>
            </w:pPr>
          </w:p>
          <w:p w14:paraId="3DE891F6" w14:textId="4EDDA069"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en grupo A del SISBEN IV de Bogotá D.C</w:t>
            </w:r>
          </w:p>
          <w:p w14:paraId="5900ED6D" w14:textId="4F531BFD"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p w14:paraId="4FD8091C" w14:textId="77777777" w:rsidR="00FE16D3" w:rsidRPr="006145DB" w:rsidRDefault="00FE16D3" w:rsidP="005B435E">
            <w:pPr>
              <w:pStyle w:val="Prrafodelista"/>
              <w:spacing w:after="0" w:line="240" w:lineRule="auto"/>
              <w:jc w:val="both"/>
              <w:rPr>
                <w:rFonts w:cs="Arial"/>
                <w:bCs/>
                <w:sz w:val="20"/>
                <w:szCs w:val="20"/>
                <w:lang w:eastAsia="es-CO"/>
              </w:rPr>
            </w:pPr>
          </w:p>
          <w:p w14:paraId="13A16284" w14:textId="50FCBB14"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Una vez identificados los hogares que serán beneficiarios de la transferencia monetaria, se procede a la definición del titular encargado de recibir dicho apoyo económico, dando prioridad a las mujeres. Es requisito que los/as titulares no presenten inconsistencias en la información registrada en la Registraduría Nacional del Estado Civil - RNEC, lo cual implica que su documento de identidad debe estar vigente. Asimismo, no deben existir inconsistencias en la información registrad</w:t>
            </w:r>
            <w:r w:rsidR="004D07D8" w:rsidRPr="006145DB">
              <w:rPr>
                <w:rFonts w:cs="Arial"/>
                <w:sz w:val="20"/>
                <w:szCs w:val="20"/>
                <w:lang w:eastAsia="es-CO"/>
              </w:rPr>
              <w:t>a en la base de datos del SISBEN</w:t>
            </w:r>
            <w:r w:rsidRPr="006145DB">
              <w:rPr>
                <w:rFonts w:cs="Arial"/>
                <w:sz w:val="20"/>
                <w:szCs w:val="20"/>
                <w:lang w:eastAsia="es-CO"/>
              </w:rPr>
              <w:t xml:space="preserve"> IV ni ningún otro tipo de barrera que dificulte o imposibilite el pago efectivo de la transferencia.</w:t>
            </w:r>
          </w:p>
          <w:p w14:paraId="0EAED0A9" w14:textId="77777777" w:rsidR="00E41CDB" w:rsidRPr="006145DB" w:rsidRDefault="00E41CDB" w:rsidP="005B435E">
            <w:pPr>
              <w:tabs>
                <w:tab w:val="left" w:pos="709"/>
              </w:tabs>
              <w:spacing w:after="0" w:line="240" w:lineRule="auto"/>
              <w:jc w:val="both"/>
              <w:rPr>
                <w:rFonts w:cs="Arial"/>
                <w:sz w:val="20"/>
                <w:szCs w:val="20"/>
                <w:lang w:eastAsia="es-CO"/>
              </w:rPr>
            </w:pPr>
          </w:p>
          <w:p w14:paraId="75390EC2" w14:textId="25B793D3"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la siguiente etapa se realiza la aplicación de los principios establecidos por el Comité Coordinador para determinar los montos, que serán diferenciados de acuerdo con el nivel de gasto en alimentos del hogar que habita en Paga diarios o la clasificación SISBEN IV registrada en el momento de generar los pagos.</w:t>
            </w:r>
          </w:p>
          <w:p w14:paraId="62AE2673" w14:textId="77777777" w:rsidR="00E41CDB" w:rsidRPr="006145DB" w:rsidRDefault="00E41CDB" w:rsidP="005B435E">
            <w:pPr>
              <w:tabs>
                <w:tab w:val="left" w:pos="709"/>
              </w:tabs>
              <w:spacing w:after="0" w:line="240" w:lineRule="auto"/>
              <w:jc w:val="both"/>
              <w:rPr>
                <w:rFonts w:cs="Arial"/>
                <w:sz w:val="20"/>
                <w:szCs w:val="20"/>
                <w:lang w:eastAsia="es-CO"/>
              </w:rPr>
            </w:pPr>
          </w:p>
          <w:p w14:paraId="53CA468C" w14:textId="6387900D"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Posteriormente, con la asignación del monto a cada hogar beneficiario, se realiza la consolidación de los listados de dispersión por operador financiero, en caso de que aplique, por fuente de financiamiento, y la generación de las órdenes de pago por la Dirección de Transferencias, que a continuación son tramitadas ante la Secretaría Distrital de Hacienda para el pago de transferencias monetarias a los hogares beneficiarios. </w:t>
            </w:r>
          </w:p>
          <w:p w14:paraId="575DE381" w14:textId="77777777" w:rsidR="00E41CDB" w:rsidRPr="006145DB" w:rsidRDefault="00E41CDB" w:rsidP="005B435E">
            <w:pPr>
              <w:tabs>
                <w:tab w:val="left" w:pos="709"/>
              </w:tabs>
              <w:spacing w:after="0" w:line="240" w:lineRule="auto"/>
              <w:jc w:val="both"/>
              <w:rPr>
                <w:rFonts w:cs="Arial"/>
                <w:sz w:val="20"/>
                <w:szCs w:val="20"/>
                <w:lang w:eastAsia="es-CO"/>
              </w:rPr>
            </w:pPr>
          </w:p>
          <w:p w14:paraId="53D350EF" w14:textId="4E0600EA"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Luego de realizar las transferencias a los beneficiarios, éstos son notificados vía mensaje de texto del abono exitoso de los recursos en sus respectivas cuentas. Es necesario señalar que, en caso de que el titular del pago tenga inconvenientes con el producto financiero al que se le realizó el abono, de forma excepcional, se realizará el pago de la transferencia monetaria por medio de otro producto financiero disponible, mientras se soluciona la situación o se bancariza con otro operador financiero. </w:t>
            </w:r>
          </w:p>
          <w:p w14:paraId="0A25658C" w14:textId="77777777" w:rsidR="00E41CDB" w:rsidRPr="006145DB" w:rsidRDefault="00E41CDB" w:rsidP="005B435E">
            <w:pPr>
              <w:tabs>
                <w:tab w:val="left" w:pos="709"/>
              </w:tabs>
              <w:spacing w:after="0" w:line="240" w:lineRule="auto"/>
              <w:jc w:val="both"/>
              <w:rPr>
                <w:rFonts w:cs="Arial"/>
                <w:sz w:val="20"/>
                <w:szCs w:val="20"/>
                <w:lang w:eastAsia="es-CO"/>
              </w:rPr>
            </w:pPr>
          </w:p>
          <w:p w14:paraId="267B28E2" w14:textId="47079D2B"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 </w:t>
            </w:r>
          </w:p>
          <w:p w14:paraId="1468F366" w14:textId="77777777" w:rsidR="00E41CDB" w:rsidRPr="006145DB" w:rsidRDefault="00E41CDB" w:rsidP="005B435E">
            <w:pPr>
              <w:tabs>
                <w:tab w:val="left" w:pos="709"/>
              </w:tabs>
              <w:spacing w:after="0" w:line="240" w:lineRule="auto"/>
              <w:jc w:val="both"/>
              <w:rPr>
                <w:rFonts w:cs="Arial"/>
                <w:sz w:val="20"/>
                <w:szCs w:val="20"/>
                <w:lang w:eastAsia="es-CO"/>
              </w:rPr>
            </w:pPr>
          </w:p>
          <w:p w14:paraId="62FB8FD6" w14:textId="52655489"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cuanto la información sobre los pagos exitosos y rechazados sea remitida por parte de la Secretaría Distrital de Hacienda, la Dirección de Transferencias de la Secretaría Distrital de Integración Social centralizará la información y actualizará el Sistema de Información SIGLO con el fin de que la información de pagos, rechazos y motivos de no atención a los hogares pueda ser consultada por los contratistas de la entidad que tengan autorización para realizar dichas consultas. </w:t>
            </w:r>
          </w:p>
          <w:p w14:paraId="3A3FB8F6" w14:textId="77777777" w:rsidR="00E41CDB" w:rsidRPr="006145DB" w:rsidRDefault="00E41CDB" w:rsidP="005B435E">
            <w:pPr>
              <w:tabs>
                <w:tab w:val="left" w:pos="709"/>
              </w:tabs>
              <w:spacing w:after="0" w:line="240" w:lineRule="auto"/>
              <w:jc w:val="both"/>
              <w:rPr>
                <w:rFonts w:cs="Arial"/>
                <w:bCs/>
                <w:sz w:val="20"/>
                <w:szCs w:val="20"/>
                <w:lang w:eastAsia="es-CO"/>
              </w:rPr>
            </w:pPr>
          </w:p>
          <w:p w14:paraId="49CE04E0" w14:textId="4E5BFE83" w:rsidR="00FE16D3" w:rsidRPr="006145DB" w:rsidRDefault="00FE16D3" w:rsidP="005B435E">
            <w:pPr>
              <w:tabs>
                <w:tab w:val="left" w:pos="709"/>
              </w:tabs>
              <w:spacing w:after="0" w:line="240" w:lineRule="auto"/>
              <w:jc w:val="both"/>
              <w:rPr>
                <w:rFonts w:cs="Arial"/>
                <w:bCs/>
                <w:sz w:val="20"/>
                <w:szCs w:val="20"/>
                <w:lang w:eastAsia="es-CO"/>
              </w:rPr>
            </w:pPr>
            <w:r w:rsidRPr="006145DB">
              <w:rPr>
                <w:rFonts w:cs="Arial"/>
                <w:bCs/>
                <w:sz w:val="20"/>
                <w:szCs w:val="20"/>
                <w:lang w:eastAsia="es-CO"/>
              </w:rPr>
              <w:t>En caso de interrupción parcial o total en la prestación de las transferencias monetarias no condicionadas de la Estrategia Ingreso Mínimo Garantizado se implementará el plan operativo de continuidad correspondiente.</w:t>
            </w:r>
          </w:p>
        </w:tc>
      </w:tr>
      <w:tr w:rsidR="00FE16D3" w:rsidRPr="006145DB" w14:paraId="20786085" w14:textId="77777777" w:rsidTr="00362252">
        <w:trPr>
          <w:trHeight w:val="661"/>
          <w:jc w:val="center"/>
        </w:trPr>
        <w:tc>
          <w:tcPr>
            <w:tcW w:w="1838" w:type="dxa"/>
            <w:shd w:val="clear" w:color="auto" w:fill="FFFFFF" w:themeFill="background1"/>
            <w:vAlign w:val="center"/>
          </w:tcPr>
          <w:p w14:paraId="648C498B"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Condiciones transversales de calidad</w:t>
            </w:r>
          </w:p>
        </w:tc>
        <w:tc>
          <w:tcPr>
            <w:tcW w:w="7655" w:type="dxa"/>
            <w:shd w:val="clear" w:color="auto" w:fill="FFFFFF" w:themeFill="background1"/>
            <w:vAlign w:val="center"/>
          </w:tcPr>
          <w:p w14:paraId="7139FBA7" w14:textId="502729FF"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la transferencia aplican las siguientes categorías: </w:t>
            </w:r>
          </w:p>
          <w:p w14:paraId="3823AD0E" w14:textId="77777777" w:rsidR="00E41CDB" w:rsidRPr="006145DB" w:rsidRDefault="00E41CDB" w:rsidP="005B435E">
            <w:pPr>
              <w:pStyle w:val="Ttulo1"/>
              <w:rPr>
                <w:sz w:val="20"/>
                <w:szCs w:val="20"/>
                <w:lang w:eastAsia="es-CO"/>
              </w:rPr>
            </w:pPr>
          </w:p>
          <w:p w14:paraId="58782D2D" w14:textId="77777777" w:rsidR="00FE16D3" w:rsidRPr="006145DB" w:rsidRDefault="00FE16D3">
            <w:pPr>
              <w:pStyle w:val="Prrafodelista"/>
              <w:numPr>
                <w:ilvl w:val="0"/>
                <w:numId w:val="86"/>
              </w:numPr>
              <w:tabs>
                <w:tab w:val="left" w:pos="360"/>
              </w:tabs>
              <w:spacing w:after="0" w:line="240" w:lineRule="auto"/>
              <w:ind w:left="319"/>
              <w:jc w:val="both"/>
              <w:rPr>
                <w:rFonts w:cs="Arial"/>
                <w:sz w:val="20"/>
                <w:szCs w:val="20"/>
                <w:lang w:eastAsia="es-CO"/>
              </w:rPr>
            </w:pPr>
            <w:r w:rsidRPr="006145DB">
              <w:rPr>
                <w:rFonts w:cs="Arial"/>
                <w:sz w:val="20"/>
                <w:szCs w:val="20"/>
                <w:lang w:eastAsia="es-CO"/>
              </w:rPr>
              <w:t>Gestión Administrativa</w:t>
            </w:r>
          </w:p>
          <w:p w14:paraId="156A0CC3" w14:textId="77777777" w:rsidR="00FE16D3" w:rsidRPr="006145DB" w:rsidRDefault="00FE16D3">
            <w:pPr>
              <w:pStyle w:val="Textoindependiente"/>
              <w:numPr>
                <w:ilvl w:val="0"/>
                <w:numId w:val="86"/>
              </w:numPr>
              <w:tabs>
                <w:tab w:val="left" w:pos="360"/>
              </w:tabs>
              <w:spacing w:after="0" w:line="240" w:lineRule="auto"/>
              <w:ind w:left="319"/>
              <w:contextualSpacing/>
              <w:jc w:val="both"/>
              <w:rPr>
                <w:rFonts w:cs="Arial"/>
                <w:sz w:val="20"/>
                <w:szCs w:val="20"/>
                <w:lang w:eastAsia="es-CO"/>
              </w:rPr>
            </w:pPr>
            <w:r w:rsidRPr="006145DB">
              <w:rPr>
                <w:rFonts w:cs="Arial"/>
                <w:sz w:val="20"/>
                <w:szCs w:val="20"/>
                <w:lang w:eastAsia="es-CO"/>
              </w:rPr>
              <w:t>Talento Humano</w:t>
            </w:r>
          </w:p>
        </w:tc>
      </w:tr>
    </w:tbl>
    <w:p w14:paraId="00A90077" w14:textId="26CC35A1" w:rsidR="00D87362" w:rsidRPr="006145DB" w:rsidRDefault="00D87362" w:rsidP="005B435E">
      <w:pPr>
        <w:pStyle w:val="Ttulo1"/>
      </w:pPr>
    </w:p>
    <w:p w14:paraId="4F3A8CE4" w14:textId="330F21F6" w:rsidR="009F0BEA" w:rsidRPr="006145DB" w:rsidRDefault="005F1FF3">
      <w:pPr>
        <w:pStyle w:val="Ttulo1"/>
        <w:numPr>
          <w:ilvl w:val="2"/>
          <w:numId w:val="72"/>
        </w:numPr>
        <w:tabs>
          <w:tab w:val="left" w:pos="851"/>
        </w:tabs>
        <w:ind w:left="709" w:hanging="579"/>
        <w:jc w:val="center"/>
      </w:pPr>
      <w:r w:rsidRPr="006145DB">
        <w:t xml:space="preserve"> </w:t>
      </w:r>
      <w:bookmarkStart w:id="410" w:name="_Toc210213239"/>
      <w:bookmarkStart w:id="411" w:name="_Toc213273509"/>
      <w:bookmarkStart w:id="412" w:name="_Toc213276136"/>
      <w:bookmarkStart w:id="413" w:name="_Toc216902470"/>
      <w:r w:rsidR="005B299F" w:rsidRPr="006145DB">
        <w:t xml:space="preserve">Transferencias </w:t>
      </w:r>
      <w:r w:rsidR="00AC31AA" w:rsidRPr="006145DB">
        <w:t>monetarias para persona mayor</w:t>
      </w:r>
      <w:bookmarkEnd w:id="410"/>
      <w:bookmarkEnd w:id="411"/>
      <w:bookmarkEnd w:id="412"/>
      <w:bookmarkEnd w:id="41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D653F" w:rsidRPr="006145DB" w14:paraId="07E7C25C" w14:textId="77777777" w:rsidTr="005408D8">
        <w:trPr>
          <w:trHeight w:val="355"/>
          <w:jc w:val="center"/>
        </w:trPr>
        <w:tc>
          <w:tcPr>
            <w:tcW w:w="1940" w:type="dxa"/>
            <w:vAlign w:val="center"/>
          </w:tcPr>
          <w:p w14:paraId="4CEE10E3" w14:textId="12AA9C58"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Nombre de la transferencia</w:t>
            </w:r>
          </w:p>
        </w:tc>
        <w:tc>
          <w:tcPr>
            <w:tcW w:w="7455" w:type="dxa"/>
            <w:vAlign w:val="center"/>
          </w:tcPr>
          <w:p w14:paraId="640AA84F" w14:textId="42D29B2E" w:rsidR="000D653F" w:rsidRPr="006145DB" w:rsidRDefault="000D653F" w:rsidP="005B435E">
            <w:pPr>
              <w:pStyle w:val="Textoindependiente"/>
              <w:spacing w:after="0" w:line="240" w:lineRule="auto"/>
              <w:jc w:val="both"/>
              <w:rPr>
                <w:rFonts w:eastAsia="Arial" w:cs="Arial"/>
                <w:sz w:val="20"/>
                <w:szCs w:val="20"/>
              </w:rPr>
            </w:pPr>
            <w:r w:rsidRPr="006145DB">
              <w:rPr>
                <w:rFonts w:eastAsia="Arial" w:cs="Arial"/>
                <w:sz w:val="20"/>
                <w:szCs w:val="20"/>
                <w:lang w:eastAsia="es-CO"/>
              </w:rPr>
              <w:t xml:space="preserve">Transferencias </w:t>
            </w:r>
            <w:r w:rsidR="00AC31AA" w:rsidRPr="006145DB">
              <w:rPr>
                <w:rFonts w:eastAsia="Arial" w:cs="Arial"/>
                <w:sz w:val="20"/>
                <w:szCs w:val="20"/>
                <w:lang w:eastAsia="es-CO"/>
              </w:rPr>
              <w:t>monetarias para persona mayor.</w:t>
            </w:r>
          </w:p>
        </w:tc>
      </w:tr>
      <w:tr w:rsidR="000D653F" w:rsidRPr="006145DB" w14:paraId="5E8A4160" w14:textId="77777777" w:rsidTr="00B877B5">
        <w:trPr>
          <w:trHeight w:val="585"/>
          <w:jc w:val="center"/>
        </w:trPr>
        <w:tc>
          <w:tcPr>
            <w:tcW w:w="1940" w:type="dxa"/>
            <w:vAlign w:val="center"/>
          </w:tcPr>
          <w:p w14:paraId="47AAB0DC" w14:textId="11369A21"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 la transferencia</w:t>
            </w:r>
          </w:p>
        </w:tc>
        <w:tc>
          <w:tcPr>
            <w:tcW w:w="7455" w:type="dxa"/>
            <w:vAlign w:val="center"/>
          </w:tcPr>
          <w:p w14:paraId="7A4FB2C6" w14:textId="77777777" w:rsidR="000D653F" w:rsidRPr="006145DB" w:rsidRDefault="000D653F" w:rsidP="005B435E">
            <w:pPr>
              <w:spacing w:after="0" w:line="240" w:lineRule="auto"/>
              <w:contextualSpacing/>
              <w:jc w:val="both"/>
              <w:rPr>
                <w:rFonts w:eastAsia="Arial" w:cs="Arial"/>
                <w:sz w:val="20"/>
                <w:szCs w:val="20"/>
                <w:lang w:eastAsia="es-CO"/>
              </w:rPr>
            </w:pPr>
            <w:r w:rsidRPr="006145DB">
              <w:rPr>
                <w:rFonts w:eastAsia="Arial" w:cs="Arial"/>
                <w:sz w:val="20"/>
                <w:szCs w:val="20"/>
                <w:lang w:eastAsia="es-CO"/>
              </w:rPr>
              <w:t>Garantizar un ingreso a las personas mayores a través de una transferencia monetaria, que aporte para la superación de los índices de pobreza extrema, moderada, de vulnerabilidad por inseguridad alimentaria severa y moderada de esta población en el Distrito Capital.</w:t>
            </w:r>
          </w:p>
        </w:tc>
      </w:tr>
      <w:tr w:rsidR="000D653F" w:rsidRPr="006145DB" w14:paraId="3AF2C7EB" w14:textId="77777777" w:rsidTr="00B877B5">
        <w:trPr>
          <w:trHeight w:val="20"/>
          <w:jc w:val="center"/>
        </w:trPr>
        <w:tc>
          <w:tcPr>
            <w:tcW w:w="1940" w:type="dxa"/>
            <w:vAlign w:val="center"/>
          </w:tcPr>
          <w:p w14:paraId="232B8608" w14:textId="47F86904"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de la transferencia</w:t>
            </w:r>
          </w:p>
        </w:tc>
        <w:tc>
          <w:tcPr>
            <w:tcW w:w="7455" w:type="dxa"/>
            <w:vAlign w:val="center"/>
          </w:tcPr>
          <w:p w14:paraId="57C1A564" w14:textId="77777777" w:rsidR="000D653F" w:rsidRPr="006145DB" w:rsidRDefault="000D653F"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Entrega mensual de una transferencia monetaria a las personas mayores residentes en Bogotá D.C, que se encuentran en situación de pobreza extrema, moderada o vulnerabilidad por inseguridad alimentaria severa y moderada, para mejorar sus condiciones de vida, sin que exista una retribución por parte de la persona mayor o condición para la persona mayor, frente a la recepción del beneficio.</w:t>
            </w:r>
          </w:p>
        </w:tc>
      </w:tr>
      <w:tr w:rsidR="000D653F" w:rsidRPr="006145DB" w14:paraId="589A88F4" w14:textId="77777777" w:rsidTr="00B877B5">
        <w:trPr>
          <w:trHeight w:val="20"/>
          <w:jc w:val="center"/>
        </w:trPr>
        <w:tc>
          <w:tcPr>
            <w:tcW w:w="1940" w:type="dxa"/>
            <w:vAlign w:val="center"/>
          </w:tcPr>
          <w:p w14:paraId="0EEC4D01" w14:textId="14F2857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Tipo de Focalización</w:t>
            </w:r>
          </w:p>
        </w:tc>
        <w:tc>
          <w:tcPr>
            <w:tcW w:w="7455" w:type="dxa"/>
            <w:vAlign w:val="center"/>
          </w:tcPr>
          <w:p w14:paraId="75F0D977" w14:textId="1FE19466" w:rsidR="000D653F" w:rsidRPr="006145DB" w:rsidRDefault="000D653F" w:rsidP="005B435E">
            <w:pPr>
              <w:tabs>
                <w:tab w:val="left" w:pos="397"/>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Categórico para el grupo poblacional personas mayores, combinado con un instrumento de focalización individual y por hogares proxy mean test. (Por Instrumentos).</w:t>
            </w:r>
          </w:p>
          <w:p w14:paraId="33D39F7F"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0D653F" w:rsidRPr="006145DB" w14:paraId="42A698A6" w14:textId="77777777" w:rsidTr="00B877B5">
        <w:trPr>
          <w:trHeight w:val="612"/>
          <w:jc w:val="center"/>
        </w:trPr>
        <w:tc>
          <w:tcPr>
            <w:tcW w:w="1940" w:type="dxa"/>
            <w:vAlign w:val="center"/>
          </w:tcPr>
          <w:p w14:paraId="3B84CCDC"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455" w:type="dxa"/>
            <w:vAlign w:val="center"/>
          </w:tcPr>
          <w:p w14:paraId="70B3F40D" w14:textId="77777777" w:rsidR="000D653F" w:rsidRPr="006145DB" w:rsidRDefault="000D653F" w:rsidP="005B435E">
            <w:pPr>
              <w:tabs>
                <w:tab w:val="left" w:pos="709"/>
              </w:tabs>
              <w:spacing w:after="0" w:line="240" w:lineRule="auto"/>
              <w:contextualSpacing/>
              <w:jc w:val="both"/>
              <w:rPr>
                <w:rFonts w:eastAsia="Arial" w:cs="Arial"/>
                <w:sz w:val="20"/>
                <w:szCs w:val="20"/>
                <w:lang w:val="es-CO" w:eastAsia="es-CO"/>
              </w:rPr>
            </w:pPr>
            <w:r w:rsidRPr="006145DB">
              <w:rPr>
                <w:rFonts w:eastAsia="Arial" w:cs="Arial"/>
                <w:sz w:val="20"/>
                <w:szCs w:val="20"/>
                <w:lang w:eastAsia="es-CO"/>
              </w:rPr>
              <w:t>Personas residentes en Bogotá D.C que tienen 60 años o más, de acuerdo con la última actualización de la Base Maestra, y que se encuentran en situación de pobreza extrema, moderada o</w:t>
            </w:r>
            <w:r w:rsidRPr="006145DB">
              <w:rPr>
                <w:rFonts w:eastAsia="Arial" w:cs="Arial"/>
                <w:sz w:val="20"/>
                <w:szCs w:val="20"/>
              </w:rPr>
              <w:t xml:space="preserve"> vulnerabilidad por inseguridad alimentaria severa y moderada</w:t>
            </w:r>
            <w:r w:rsidRPr="006145DB">
              <w:rPr>
                <w:rFonts w:eastAsia="Arial" w:cs="Arial"/>
                <w:sz w:val="20"/>
                <w:szCs w:val="20"/>
                <w:lang w:eastAsia="es-CO"/>
              </w:rPr>
              <w:t xml:space="preserve"> o personas registradas en la Base del servicio de apoyos económicos para persona mayor Tipo A, B, B desplazado y C, que tengan como mínimo tres años menos de la edad para adquirir el derecho a pensión por vejez: mujer 54 años y hombre 59 años.</w:t>
            </w:r>
          </w:p>
        </w:tc>
      </w:tr>
      <w:tr w:rsidR="000D653F" w:rsidRPr="006145DB" w14:paraId="09CB8920" w14:textId="77777777" w:rsidTr="008A2B10">
        <w:trPr>
          <w:trHeight w:val="317"/>
          <w:jc w:val="center"/>
        </w:trPr>
        <w:tc>
          <w:tcPr>
            <w:tcW w:w="1940" w:type="dxa"/>
            <w:vAlign w:val="center"/>
          </w:tcPr>
          <w:p w14:paraId="0C3AF0F3"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de la Población Objetivo</w:t>
            </w:r>
          </w:p>
        </w:tc>
        <w:tc>
          <w:tcPr>
            <w:tcW w:w="7455" w:type="dxa"/>
            <w:vAlign w:val="center"/>
          </w:tcPr>
          <w:p w14:paraId="4C3A492F" w14:textId="77777777" w:rsidR="000D653F" w:rsidRPr="006145DB" w:rsidRDefault="000D653F" w:rsidP="005B435E">
            <w:pPr>
              <w:spacing w:after="0" w:line="240" w:lineRule="auto"/>
              <w:rPr>
                <w:rFonts w:eastAsia="Arial" w:cs="Arial"/>
                <w:sz w:val="16"/>
                <w:szCs w:val="16"/>
              </w:rPr>
            </w:pPr>
          </w:p>
          <w:tbl>
            <w:tblPr>
              <w:tblStyle w:val="Tablaconcuadrcula"/>
              <w:tblW w:w="7296" w:type="dxa"/>
              <w:tblLayout w:type="fixed"/>
              <w:tblLook w:val="04A0" w:firstRow="1" w:lastRow="0" w:firstColumn="1" w:lastColumn="0" w:noHBand="0" w:noVBand="1"/>
            </w:tblPr>
            <w:tblGrid>
              <w:gridCol w:w="3045"/>
              <w:gridCol w:w="1701"/>
              <w:gridCol w:w="1276"/>
              <w:gridCol w:w="1274"/>
            </w:tblGrid>
            <w:tr w:rsidR="00D87362" w:rsidRPr="006145DB" w14:paraId="5A3FBB63" w14:textId="77777777" w:rsidTr="008A2B10">
              <w:trPr>
                <w:trHeight w:val="372"/>
              </w:trPr>
              <w:tc>
                <w:tcPr>
                  <w:tcW w:w="3045" w:type="dxa"/>
                  <w:vAlign w:val="center"/>
                </w:tcPr>
                <w:p w14:paraId="73165E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Categoría de Población Objetivo</w:t>
                  </w:r>
                </w:p>
              </w:tc>
              <w:tc>
                <w:tcPr>
                  <w:tcW w:w="1701" w:type="dxa"/>
                  <w:vAlign w:val="center"/>
                </w:tcPr>
                <w:p w14:paraId="3C3ADB1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vAlign w:val="center"/>
                </w:tcPr>
                <w:p w14:paraId="38F36C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vAlign w:val="center"/>
                </w:tcPr>
                <w:p w14:paraId="6D831EC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D87362" w:rsidRPr="006145DB" w14:paraId="495AE3DD" w14:textId="77777777" w:rsidTr="008A2B10">
              <w:trPr>
                <w:trHeight w:val="221"/>
              </w:trPr>
              <w:tc>
                <w:tcPr>
                  <w:tcW w:w="3045" w:type="dxa"/>
                  <w:vAlign w:val="center"/>
                </w:tcPr>
                <w:p w14:paraId="5A04A6B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residente en Bogotá D.C</w:t>
                  </w:r>
                </w:p>
              </w:tc>
              <w:tc>
                <w:tcPr>
                  <w:tcW w:w="1701" w:type="dxa"/>
                  <w:vAlign w:val="center"/>
                </w:tcPr>
                <w:p w14:paraId="7F7DC8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178D2B0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1DB87B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001B99D0" w14:textId="77777777" w:rsidTr="008A2B10">
              <w:trPr>
                <w:trHeight w:val="231"/>
              </w:trPr>
              <w:tc>
                <w:tcPr>
                  <w:tcW w:w="3045" w:type="dxa"/>
                  <w:vMerge w:val="restart"/>
                  <w:vAlign w:val="center"/>
                </w:tcPr>
                <w:p w14:paraId="3EE45FB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extrema, con clasificación SISBEN IV de Bogotá D.C desde A1 hasta A5</w:t>
                  </w:r>
                </w:p>
              </w:tc>
              <w:tc>
                <w:tcPr>
                  <w:tcW w:w="1701" w:type="dxa"/>
                  <w:vAlign w:val="center"/>
                </w:tcPr>
                <w:p w14:paraId="5A37CAF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297137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76BDD7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24954FBF" w14:textId="77777777" w:rsidTr="008A2B10">
              <w:trPr>
                <w:trHeight w:val="231"/>
              </w:trPr>
              <w:tc>
                <w:tcPr>
                  <w:tcW w:w="3045" w:type="dxa"/>
                  <w:vMerge/>
                  <w:vAlign w:val="center"/>
                </w:tcPr>
                <w:p w14:paraId="3DE87EFA"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1B5C226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38A17D2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264AF4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6A8F47AB" w14:textId="77777777" w:rsidTr="008A2B10">
              <w:trPr>
                <w:trHeight w:val="231"/>
              </w:trPr>
              <w:tc>
                <w:tcPr>
                  <w:tcW w:w="3045" w:type="dxa"/>
                  <w:vMerge/>
                  <w:vAlign w:val="center"/>
                </w:tcPr>
                <w:p w14:paraId="0F21098A"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01779AA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6473950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41295A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2A2889A5" w14:textId="77777777" w:rsidTr="008A2B10">
              <w:trPr>
                <w:trHeight w:val="231"/>
              </w:trPr>
              <w:tc>
                <w:tcPr>
                  <w:tcW w:w="3045" w:type="dxa"/>
                  <w:vMerge w:val="restart"/>
                  <w:vAlign w:val="center"/>
                </w:tcPr>
                <w:p w14:paraId="15BD493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moderada, con clasificación SISBEN IV de Bogotá D.C desde B1 hasta B7.</w:t>
                  </w:r>
                </w:p>
              </w:tc>
              <w:tc>
                <w:tcPr>
                  <w:tcW w:w="1701" w:type="dxa"/>
                  <w:vAlign w:val="center"/>
                </w:tcPr>
                <w:p w14:paraId="19AF3B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7290E3C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B7F9F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542A44B0" w14:textId="77777777" w:rsidTr="008A2B10">
              <w:trPr>
                <w:trHeight w:val="231"/>
              </w:trPr>
              <w:tc>
                <w:tcPr>
                  <w:tcW w:w="3045" w:type="dxa"/>
                  <w:vMerge/>
                  <w:vAlign w:val="center"/>
                </w:tcPr>
                <w:p w14:paraId="70353A48"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4509D6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2588907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31B94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21C8AF9F" w14:textId="77777777" w:rsidTr="008A2B10">
              <w:trPr>
                <w:trHeight w:val="231"/>
              </w:trPr>
              <w:tc>
                <w:tcPr>
                  <w:tcW w:w="3045" w:type="dxa"/>
                  <w:vMerge/>
                  <w:vAlign w:val="center"/>
                </w:tcPr>
                <w:p w14:paraId="7499F771"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66A2FD7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2D2807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73BFD7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6273ED3E" w14:textId="77777777" w:rsidTr="008A2B10">
              <w:trPr>
                <w:trHeight w:val="231"/>
              </w:trPr>
              <w:tc>
                <w:tcPr>
                  <w:tcW w:w="3045" w:type="dxa"/>
                  <w:vMerge w:val="restart"/>
                  <w:vAlign w:val="center"/>
                </w:tcPr>
                <w:p w14:paraId="2B06301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de 60 años o más, de acuerdo con la última actualización de la Base Maestra, que se encuentra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xml:space="preserve"> con clasificación C1 del SISBEN IV de Bogotá D.C.</w:t>
                  </w:r>
                </w:p>
              </w:tc>
              <w:tc>
                <w:tcPr>
                  <w:tcW w:w="1701" w:type="dxa"/>
                  <w:vAlign w:val="center"/>
                </w:tcPr>
                <w:p w14:paraId="2770C21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2BD1F7D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11DE2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19C19749" w14:textId="77777777" w:rsidTr="008A2B10">
              <w:trPr>
                <w:trHeight w:val="231"/>
              </w:trPr>
              <w:tc>
                <w:tcPr>
                  <w:tcW w:w="3045" w:type="dxa"/>
                  <w:vMerge/>
                </w:tcPr>
                <w:p w14:paraId="14615C29"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7619554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44EA64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6F2FD9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5AEA7937" w14:textId="77777777" w:rsidTr="008A2B10">
              <w:trPr>
                <w:trHeight w:val="231"/>
              </w:trPr>
              <w:tc>
                <w:tcPr>
                  <w:tcW w:w="3045" w:type="dxa"/>
                  <w:vMerge/>
                </w:tcPr>
                <w:p w14:paraId="32D57ACD" w14:textId="77777777" w:rsidR="000D653F" w:rsidRPr="006145DB" w:rsidRDefault="000D653F" w:rsidP="005B435E">
                  <w:pPr>
                    <w:tabs>
                      <w:tab w:val="left" w:pos="709"/>
                    </w:tabs>
                    <w:contextualSpacing/>
                    <w:jc w:val="both"/>
                    <w:rPr>
                      <w:rFonts w:cs="Arial"/>
                      <w:bCs/>
                      <w:sz w:val="16"/>
                      <w:szCs w:val="16"/>
                      <w:lang w:eastAsia="es-CO"/>
                    </w:rPr>
                  </w:pPr>
                </w:p>
              </w:tc>
              <w:tc>
                <w:tcPr>
                  <w:tcW w:w="1701" w:type="dxa"/>
                  <w:vAlign w:val="center"/>
                </w:tcPr>
                <w:p w14:paraId="42D4D5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7A115C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070B6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764A38CE" w14:textId="77777777" w:rsidTr="008A2B10">
              <w:trPr>
                <w:trHeight w:val="231"/>
              </w:trPr>
              <w:tc>
                <w:tcPr>
                  <w:tcW w:w="3045" w:type="dxa"/>
                  <w:vMerge w:val="restart"/>
                  <w:vAlign w:val="center"/>
                </w:tcPr>
                <w:p w14:paraId="7039285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 Base del servicio Apoyos económicos para persona mayor y tenga como mínimo tres años menos de la edad para adquirir el derecho a pensión por vejez: hombre 59 años, mujer 54 años.</w:t>
                  </w:r>
                </w:p>
              </w:tc>
              <w:tc>
                <w:tcPr>
                  <w:tcW w:w="1701" w:type="dxa"/>
                  <w:vAlign w:val="center"/>
                </w:tcPr>
                <w:p w14:paraId="5BCC96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52B675B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E39464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48506B30" w14:textId="77777777" w:rsidTr="008A2B10">
              <w:trPr>
                <w:trHeight w:val="231"/>
              </w:trPr>
              <w:tc>
                <w:tcPr>
                  <w:tcW w:w="3045" w:type="dxa"/>
                  <w:vMerge/>
                </w:tcPr>
                <w:p w14:paraId="18723265" w14:textId="77777777" w:rsidR="000D653F" w:rsidRPr="006145DB" w:rsidRDefault="000D653F" w:rsidP="005B435E">
                  <w:pPr>
                    <w:tabs>
                      <w:tab w:val="left" w:pos="709"/>
                    </w:tabs>
                    <w:contextualSpacing/>
                    <w:jc w:val="both"/>
                    <w:rPr>
                      <w:rFonts w:cs="Arial"/>
                      <w:sz w:val="16"/>
                      <w:szCs w:val="16"/>
                      <w:lang w:eastAsia="es-CO"/>
                    </w:rPr>
                  </w:pPr>
                </w:p>
              </w:tc>
              <w:tc>
                <w:tcPr>
                  <w:tcW w:w="1701" w:type="dxa"/>
                  <w:vAlign w:val="center"/>
                </w:tcPr>
                <w:p w14:paraId="7004146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678F605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2711C1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39F8E051" w14:textId="77777777" w:rsidTr="008A2B10">
              <w:trPr>
                <w:trHeight w:val="231"/>
              </w:trPr>
              <w:tc>
                <w:tcPr>
                  <w:tcW w:w="3045" w:type="dxa"/>
                </w:tcPr>
                <w:p w14:paraId="502CE46F" w14:textId="49AE8B5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701" w:type="dxa"/>
                  <w:vAlign w:val="center"/>
                </w:tcPr>
                <w:p w14:paraId="654458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276" w:type="dxa"/>
                  <w:vAlign w:val="center"/>
                </w:tcPr>
                <w:p w14:paraId="27CAD39B" w14:textId="62C2BFB3"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274" w:type="dxa"/>
                  <w:vAlign w:val="center"/>
                </w:tcPr>
                <w:p w14:paraId="2B24B3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D87362" w:rsidRPr="006145DB" w14:paraId="4B89DE6E" w14:textId="77777777" w:rsidTr="008A2B10">
              <w:trPr>
                <w:trHeight w:val="231"/>
              </w:trPr>
              <w:tc>
                <w:tcPr>
                  <w:tcW w:w="3045" w:type="dxa"/>
                </w:tcPr>
                <w:p w14:paraId="1BC24969"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7870DA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276" w:type="dxa"/>
                  <w:vAlign w:val="center"/>
                </w:tcPr>
                <w:p w14:paraId="63235E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EE328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de la Secretaría Distrital de Gobierno</w:t>
                  </w:r>
                </w:p>
              </w:tc>
            </w:tr>
            <w:tr w:rsidR="00D87362" w:rsidRPr="006145DB" w14:paraId="213DB142" w14:textId="77777777" w:rsidTr="008A2B10">
              <w:trPr>
                <w:trHeight w:val="231"/>
              </w:trPr>
              <w:tc>
                <w:tcPr>
                  <w:tcW w:w="3045" w:type="dxa"/>
                  <w:vAlign w:val="center"/>
                </w:tcPr>
                <w:p w14:paraId="0326FAC1" w14:textId="4823F1D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701" w:type="dxa"/>
                  <w:vAlign w:val="center"/>
                </w:tcPr>
                <w:p w14:paraId="096E7A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Listados enviados por las instancias de representación y participación de comunidades Negras, Afrocolombianas en Bogotá.</w:t>
                  </w:r>
                </w:p>
              </w:tc>
              <w:tc>
                <w:tcPr>
                  <w:tcW w:w="1276" w:type="dxa"/>
                  <w:vAlign w:val="center"/>
                </w:tcPr>
                <w:p w14:paraId="6E6FCF5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No disponible</w:t>
                  </w:r>
                </w:p>
              </w:tc>
              <w:tc>
                <w:tcPr>
                  <w:tcW w:w="1274" w:type="dxa"/>
                  <w:vAlign w:val="center"/>
                </w:tcPr>
                <w:p w14:paraId="527302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Dirección de Asuntos Étnicos Secretaría Distrital de Gobierno</w:t>
                  </w:r>
                </w:p>
              </w:tc>
            </w:tr>
            <w:tr w:rsidR="00D87362" w:rsidRPr="006145DB" w14:paraId="4FF2A956" w14:textId="77777777" w:rsidTr="008A2B10">
              <w:trPr>
                <w:trHeight w:val="231"/>
              </w:trPr>
              <w:tc>
                <w:tcPr>
                  <w:tcW w:w="3045" w:type="dxa"/>
                </w:tcPr>
                <w:p w14:paraId="56C5F03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29D538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276" w:type="dxa"/>
                  <w:vAlign w:val="center"/>
                </w:tcPr>
                <w:p w14:paraId="689980C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63EE81B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58CE643B" w14:textId="77777777" w:rsidTr="008A2B10">
              <w:trPr>
                <w:trHeight w:val="231"/>
              </w:trPr>
              <w:tc>
                <w:tcPr>
                  <w:tcW w:w="3045" w:type="dxa"/>
                </w:tcPr>
                <w:p w14:paraId="2B57250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9336C4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276" w:type="dxa"/>
                  <w:vAlign w:val="center"/>
                </w:tcPr>
                <w:p w14:paraId="54CCF2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57085E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791A0CF5" w14:textId="77777777" w:rsidTr="008A2B10">
              <w:trPr>
                <w:trHeight w:val="231"/>
              </w:trPr>
              <w:tc>
                <w:tcPr>
                  <w:tcW w:w="3045" w:type="dxa"/>
                  <w:tcBorders>
                    <w:bottom w:val="single" w:sz="4" w:space="0" w:color="auto"/>
                  </w:tcBorders>
                </w:tcPr>
                <w:p w14:paraId="6418B251" w14:textId="088FF3A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227DCC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276" w:type="dxa"/>
                  <w:tcBorders>
                    <w:bottom w:val="single" w:sz="4" w:space="0" w:color="auto"/>
                  </w:tcBorders>
                  <w:vAlign w:val="center"/>
                </w:tcPr>
                <w:p w14:paraId="4F0CF93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tcBorders>
                    <w:bottom w:val="single" w:sz="4" w:space="0" w:color="auto"/>
                  </w:tcBorders>
                  <w:vAlign w:val="center"/>
                </w:tcPr>
                <w:p w14:paraId="3FC163A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64F4020D" w14:textId="77777777" w:rsidTr="008A2B10">
              <w:trPr>
                <w:trHeight w:val="231"/>
              </w:trPr>
              <w:tc>
                <w:tcPr>
                  <w:tcW w:w="3045" w:type="dxa"/>
                  <w:tcBorders>
                    <w:bottom w:val="nil"/>
                  </w:tcBorders>
                  <w:vAlign w:val="center"/>
                </w:tcPr>
                <w:p w14:paraId="21670C63" w14:textId="2FFB9579"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p>
              </w:tc>
              <w:tc>
                <w:tcPr>
                  <w:tcW w:w="1701" w:type="dxa"/>
                  <w:tcBorders>
                    <w:bottom w:val="nil"/>
                  </w:tcBorders>
                  <w:vAlign w:val="center"/>
                </w:tcPr>
                <w:p w14:paraId="0952E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Base de personas residentes en paga diarios</w:t>
                  </w:r>
                </w:p>
              </w:tc>
              <w:tc>
                <w:tcPr>
                  <w:tcW w:w="1276" w:type="dxa"/>
                  <w:tcBorders>
                    <w:bottom w:val="nil"/>
                  </w:tcBorders>
                  <w:vAlign w:val="center"/>
                </w:tcPr>
                <w:p w14:paraId="4C66EFA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2024</w:t>
                  </w:r>
                </w:p>
              </w:tc>
              <w:tc>
                <w:tcPr>
                  <w:tcW w:w="1274" w:type="dxa"/>
                  <w:tcBorders>
                    <w:bottom w:val="nil"/>
                  </w:tcBorders>
                </w:tcPr>
                <w:p w14:paraId="2404BD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7FFF8CDA" w14:textId="77777777" w:rsidR="000D653F" w:rsidRPr="006145DB" w:rsidRDefault="000D653F" w:rsidP="005B435E">
            <w:pPr>
              <w:tabs>
                <w:tab w:val="left" w:pos="709"/>
              </w:tabs>
              <w:spacing w:after="0" w:line="240" w:lineRule="auto"/>
              <w:contextualSpacing/>
              <w:jc w:val="both"/>
              <w:rPr>
                <w:rFonts w:eastAsia="Arial" w:cs="Arial"/>
                <w:sz w:val="16"/>
                <w:szCs w:val="16"/>
                <w:lang w:eastAsia="es-CO"/>
              </w:rPr>
            </w:pPr>
          </w:p>
        </w:tc>
      </w:tr>
      <w:tr w:rsidR="000D653F" w:rsidRPr="006145DB" w14:paraId="6B8DB35D" w14:textId="77777777" w:rsidTr="008A2B10">
        <w:trPr>
          <w:trHeight w:val="600"/>
          <w:jc w:val="center"/>
        </w:trPr>
        <w:tc>
          <w:tcPr>
            <w:tcW w:w="1940" w:type="dxa"/>
            <w:vAlign w:val="center"/>
          </w:tcPr>
          <w:p w14:paraId="605842E6"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455" w:type="dxa"/>
            <w:vAlign w:val="center"/>
          </w:tcPr>
          <w:p w14:paraId="350B6D30" w14:textId="77777777" w:rsidR="000D653F" w:rsidRPr="006145DB" w:rsidRDefault="000D653F" w:rsidP="005B435E">
            <w:pPr>
              <w:spacing w:after="0" w:line="240" w:lineRule="auto"/>
              <w:rPr>
                <w:rFonts w:eastAsia="Arial" w:cs="Arial"/>
                <w:sz w:val="16"/>
                <w:szCs w:val="16"/>
              </w:rPr>
            </w:pPr>
          </w:p>
          <w:tbl>
            <w:tblPr>
              <w:tblStyle w:val="Tablaconcuadrcula"/>
              <w:tblW w:w="7252" w:type="dxa"/>
              <w:tblLayout w:type="fixed"/>
              <w:tblLook w:val="04A0" w:firstRow="1" w:lastRow="0" w:firstColumn="1" w:lastColumn="0" w:noHBand="0" w:noVBand="1"/>
            </w:tblPr>
            <w:tblGrid>
              <w:gridCol w:w="3185"/>
              <w:gridCol w:w="1559"/>
              <w:gridCol w:w="1278"/>
              <w:gridCol w:w="1230"/>
            </w:tblGrid>
            <w:tr w:rsidR="00603790" w:rsidRPr="006145DB" w14:paraId="33FCCC50" w14:textId="77777777" w:rsidTr="008A2B10">
              <w:trPr>
                <w:trHeight w:val="379"/>
              </w:trPr>
              <w:tc>
                <w:tcPr>
                  <w:tcW w:w="3185" w:type="dxa"/>
                  <w:vAlign w:val="center"/>
                </w:tcPr>
                <w:p w14:paraId="1268990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Priorización</w:t>
                  </w:r>
                </w:p>
              </w:tc>
              <w:tc>
                <w:tcPr>
                  <w:tcW w:w="1559" w:type="dxa"/>
                  <w:vAlign w:val="center"/>
                </w:tcPr>
                <w:p w14:paraId="51C3DCD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8" w:type="dxa"/>
                  <w:vAlign w:val="center"/>
                </w:tcPr>
                <w:p w14:paraId="61FC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30" w:type="dxa"/>
                  <w:vAlign w:val="center"/>
                </w:tcPr>
                <w:p w14:paraId="3E5DEA9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603790" w:rsidRPr="006145DB" w14:paraId="5D43E408" w14:textId="77777777" w:rsidTr="008A2B10">
              <w:trPr>
                <w:trHeight w:val="225"/>
              </w:trPr>
              <w:tc>
                <w:tcPr>
                  <w:tcW w:w="3185" w:type="dxa"/>
                  <w:vAlign w:val="center"/>
                </w:tcPr>
                <w:p w14:paraId="0436FAC6"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vAlign w:val="center"/>
                </w:tcPr>
                <w:p w14:paraId="4C3F2C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Único de Victimas – RUV de la Unidad Administrativa Especial para la Atención y Reparación Integral de las Víctimas</w:t>
                  </w:r>
                </w:p>
              </w:tc>
              <w:tc>
                <w:tcPr>
                  <w:tcW w:w="1278" w:type="dxa"/>
                  <w:vAlign w:val="center"/>
                </w:tcPr>
                <w:p w14:paraId="2E883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Trimestral</w:t>
                  </w:r>
                </w:p>
              </w:tc>
              <w:tc>
                <w:tcPr>
                  <w:tcW w:w="1230" w:type="dxa"/>
                  <w:vAlign w:val="center"/>
                </w:tcPr>
                <w:p w14:paraId="3BB6576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Oficina Consejería Distrital de Paz, Víctimas y Reconciliación</w:t>
                  </w:r>
                </w:p>
              </w:tc>
            </w:tr>
            <w:tr w:rsidR="00603790" w:rsidRPr="006145DB" w14:paraId="1E82D543" w14:textId="77777777" w:rsidTr="008A2B10">
              <w:trPr>
                <w:trHeight w:val="235"/>
              </w:trPr>
              <w:tc>
                <w:tcPr>
                  <w:tcW w:w="3185" w:type="dxa"/>
                  <w:vAlign w:val="center"/>
                </w:tcPr>
                <w:p w14:paraId="108FEA0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C1241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278" w:type="dxa"/>
                  <w:vAlign w:val="center"/>
                </w:tcPr>
                <w:p w14:paraId="6355504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230" w:type="dxa"/>
                  <w:vAlign w:val="center"/>
                </w:tcPr>
                <w:p w14:paraId="5AF5B08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603790" w:rsidRPr="006145DB" w14:paraId="49D1450B" w14:textId="77777777" w:rsidTr="008A2B10">
              <w:trPr>
                <w:trHeight w:val="235"/>
              </w:trPr>
              <w:tc>
                <w:tcPr>
                  <w:tcW w:w="3185" w:type="dxa"/>
                  <w:vAlign w:val="center"/>
                </w:tcPr>
                <w:p w14:paraId="1C3C1C1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90F8E4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278" w:type="dxa"/>
                  <w:vAlign w:val="center"/>
                </w:tcPr>
                <w:p w14:paraId="74D127E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16F4D66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05DE2182" w14:textId="77777777" w:rsidTr="008A2B10">
              <w:trPr>
                <w:trHeight w:val="235"/>
              </w:trPr>
              <w:tc>
                <w:tcPr>
                  <w:tcW w:w="3185" w:type="dxa"/>
                  <w:vAlign w:val="center"/>
                </w:tcPr>
                <w:p w14:paraId="7C528FD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competente.</w:t>
                  </w:r>
                </w:p>
              </w:tc>
              <w:tc>
                <w:tcPr>
                  <w:tcW w:w="1559" w:type="dxa"/>
                  <w:vAlign w:val="center"/>
                </w:tcPr>
                <w:p w14:paraId="0665D5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Negras, Afrocolombianas en Bogotá.</w:t>
                  </w:r>
                </w:p>
              </w:tc>
              <w:tc>
                <w:tcPr>
                  <w:tcW w:w="1278" w:type="dxa"/>
                  <w:vAlign w:val="center"/>
                </w:tcPr>
                <w:p w14:paraId="0BACE26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02760D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5BC9844C" w14:textId="77777777" w:rsidTr="008A2B10">
              <w:trPr>
                <w:trHeight w:val="235"/>
              </w:trPr>
              <w:tc>
                <w:tcPr>
                  <w:tcW w:w="3185" w:type="dxa"/>
                  <w:vAlign w:val="center"/>
                </w:tcPr>
                <w:p w14:paraId="35B81D8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35239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278" w:type="dxa"/>
                  <w:vAlign w:val="center"/>
                </w:tcPr>
                <w:p w14:paraId="3474B0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7B969B1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36011AF8" w14:textId="77777777" w:rsidTr="008A2B10">
              <w:trPr>
                <w:trHeight w:val="235"/>
              </w:trPr>
              <w:tc>
                <w:tcPr>
                  <w:tcW w:w="3185" w:type="dxa"/>
                  <w:vAlign w:val="center"/>
                </w:tcPr>
                <w:p w14:paraId="5CE52CA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EEEE2B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278" w:type="dxa"/>
                  <w:vAlign w:val="center"/>
                </w:tcPr>
                <w:p w14:paraId="0D7CCE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07FDFD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79A1A366" w14:textId="77777777" w:rsidTr="008A2B10">
              <w:trPr>
                <w:trHeight w:val="235"/>
              </w:trPr>
              <w:tc>
                <w:tcPr>
                  <w:tcW w:w="3185" w:type="dxa"/>
                  <w:vAlign w:val="center"/>
                </w:tcPr>
                <w:p w14:paraId="6374767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5F1429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278" w:type="dxa"/>
                  <w:vAlign w:val="center"/>
                </w:tcPr>
                <w:p w14:paraId="13947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42A972B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1DD5B9E8" w14:textId="77777777" w:rsidTr="008A2B10">
              <w:trPr>
                <w:trHeight w:val="235"/>
              </w:trPr>
              <w:tc>
                <w:tcPr>
                  <w:tcW w:w="3185" w:type="dxa"/>
                  <w:vAlign w:val="center"/>
                </w:tcPr>
                <w:p w14:paraId="49067B9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A1 hasta A5.</w:t>
                  </w:r>
                </w:p>
              </w:tc>
              <w:tc>
                <w:tcPr>
                  <w:tcW w:w="1559" w:type="dxa"/>
                  <w:vAlign w:val="center"/>
                </w:tcPr>
                <w:p w14:paraId="18C0FDB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3ED335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vAlign w:val="center"/>
                </w:tcPr>
                <w:p w14:paraId="47B24A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01E9853B" w14:textId="77777777" w:rsidTr="008A2B10">
              <w:trPr>
                <w:trHeight w:val="235"/>
              </w:trPr>
              <w:tc>
                <w:tcPr>
                  <w:tcW w:w="3185" w:type="dxa"/>
                  <w:tcBorders>
                    <w:bottom w:val="single" w:sz="4" w:space="0" w:color="auto"/>
                  </w:tcBorders>
                  <w:vAlign w:val="center"/>
                </w:tcPr>
                <w:p w14:paraId="2B49CD4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B1 hasta B7</w:t>
                  </w:r>
                </w:p>
              </w:tc>
              <w:tc>
                <w:tcPr>
                  <w:tcW w:w="1559" w:type="dxa"/>
                  <w:tcBorders>
                    <w:bottom w:val="single" w:sz="4" w:space="0" w:color="auto"/>
                  </w:tcBorders>
                  <w:vAlign w:val="center"/>
                </w:tcPr>
                <w:p w14:paraId="4954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tcBorders>
                    <w:bottom w:val="single" w:sz="4" w:space="0" w:color="auto"/>
                  </w:tcBorders>
                  <w:vAlign w:val="center"/>
                </w:tcPr>
                <w:p w14:paraId="5955EFB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tcBorders>
                    <w:bottom w:val="single" w:sz="4" w:space="0" w:color="auto"/>
                  </w:tcBorders>
                  <w:vAlign w:val="center"/>
                </w:tcPr>
                <w:p w14:paraId="50DB2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4892822A" w14:textId="77777777" w:rsidTr="008A2B10">
              <w:trPr>
                <w:trHeight w:val="235"/>
              </w:trPr>
              <w:tc>
                <w:tcPr>
                  <w:tcW w:w="3185" w:type="dxa"/>
                  <w:tcBorders>
                    <w:bottom w:val="nil"/>
                  </w:tcBorders>
                  <w:vAlign w:val="center"/>
                </w:tcPr>
                <w:p w14:paraId="76A8CA0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C1.</w:t>
                  </w:r>
                </w:p>
              </w:tc>
              <w:tc>
                <w:tcPr>
                  <w:tcW w:w="1559" w:type="dxa"/>
                  <w:tcBorders>
                    <w:bottom w:val="nil"/>
                  </w:tcBorders>
                  <w:vAlign w:val="center"/>
                </w:tcPr>
                <w:p w14:paraId="445A4A3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tcBorders>
                    <w:bottom w:val="nil"/>
                  </w:tcBorders>
                  <w:vAlign w:val="center"/>
                </w:tcPr>
                <w:p w14:paraId="56DE76F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tcBorders>
                    <w:bottom w:val="nil"/>
                  </w:tcBorders>
                  <w:vAlign w:val="center"/>
                </w:tcPr>
                <w:p w14:paraId="2F8626F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37985F53"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26573A5D" w14:textId="77777777" w:rsidTr="00B877B5">
        <w:trPr>
          <w:trHeight w:val="2998"/>
          <w:jc w:val="center"/>
        </w:trPr>
        <w:tc>
          <w:tcPr>
            <w:tcW w:w="1940" w:type="dxa"/>
            <w:vAlign w:val="center"/>
          </w:tcPr>
          <w:p w14:paraId="3626EA2D"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455" w:type="dxa"/>
            <w:vAlign w:val="center"/>
          </w:tcPr>
          <w:p w14:paraId="0DF28FB3" w14:textId="77777777" w:rsidR="000D653F" w:rsidRPr="006145DB" w:rsidRDefault="000D653F" w:rsidP="005B435E">
            <w:pPr>
              <w:spacing w:after="0" w:line="240" w:lineRule="auto"/>
              <w:rPr>
                <w:rFonts w:eastAsia="Arial" w:cs="Arial"/>
                <w:sz w:val="16"/>
                <w:szCs w:val="16"/>
              </w:rPr>
            </w:pPr>
          </w:p>
          <w:tbl>
            <w:tblPr>
              <w:tblStyle w:val="Tablaconcuadrcula"/>
              <w:tblW w:w="7242" w:type="dxa"/>
              <w:tblLayout w:type="fixed"/>
              <w:tblLook w:val="04A0" w:firstRow="1" w:lastRow="0" w:firstColumn="1" w:lastColumn="0" w:noHBand="0" w:noVBand="1"/>
            </w:tblPr>
            <w:tblGrid>
              <w:gridCol w:w="3187"/>
              <w:gridCol w:w="1559"/>
              <w:gridCol w:w="1276"/>
              <w:gridCol w:w="1220"/>
            </w:tblGrid>
            <w:tr w:rsidR="00182FB1" w:rsidRPr="006145DB" w14:paraId="54E35C8A" w14:textId="77777777" w:rsidTr="008A2B10">
              <w:trPr>
                <w:trHeight w:val="389"/>
              </w:trPr>
              <w:tc>
                <w:tcPr>
                  <w:tcW w:w="3187" w:type="dxa"/>
                  <w:vAlign w:val="center"/>
                </w:tcPr>
                <w:p w14:paraId="2D7F873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Ingreso</w:t>
                  </w:r>
                </w:p>
              </w:tc>
              <w:tc>
                <w:tcPr>
                  <w:tcW w:w="1559" w:type="dxa"/>
                  <w:vAlign w:val="center"/>
                </w:tcPr>
                <w:p w14:paraId="107323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vAlign w:val="center"/>
                </w:tcPr>
                <w:p w14:paraId="2C33E2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20" w:type="dxa"/>
                  <w:vAlign w:val="center"/>
                </w:tcPr>
                <w:p w14:paraId="5D77B8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49EB6BD0" w14:textId="77777777" w:rsidTr="008A2B10">
              <w:trPr>
                <w:trHeight w:val="231"/>
              </w:trPr>
              <w:tc>
                <w:tcPr>
                  <w:tcW w:w="3187" w:type="dxa"/>
                  <w:vMerge w:val="restart"/>
                  <w:vAlign w:val="center"/>
                </w:tcPr>
                <w:p w14:paraId="3162014F" w14:textId="4B17BFCC"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las Bases de Apoyos económicos para persona mayor y tenga como mínimo tres años menos de la edad para adquirir el derecho a pensión por vejez: hombre 59 años, mujer 54 años</w:t>
                  </w:r>
                  <w:r w:rsidR="00182FB1" w:rsidRPr="006145DB">
                    <w:rPr>
                      <w:rFonts w:eastAsia="Arial" w:cs="Arial"/>
                      <w:sz w:val="16"/>
                      <w:szCs w:val="16"/>
                      <w:lang w:eastAsia="es-CO"/>
                    </w:rPr>
                    <w:t>.</w:t>
                  </w:r>
                </w:p>
              </w:tc>
              <w:tc>
                <w:tcPr>
                  <w:tcW w:w="1559" w:type="dxa"/>
                  <w:vAlign w:val="center"/>
                </w:tcPr>
                <w:p w14:paraId="17D9121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7D9890E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20" w:type="dxa"/>
                  <w:vAlign w:val="center"/>
                </w:tcPr>
                <w:p w14:paraId="60FC4B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182FB1" w:rsidRPr="006145DB" w14:paraId="5AE1FFB1" w14:textId="77777777" w:rsidTr="008A2B10">
              <w:trPr>
                <w:trHeight w:val="231"/>
              </w:trPr>
              <w:tc>
                <w:tcPr>
                  <w:tcW w:w="3187" w:type="dxa"/>
                  <w:vMerge/>
                  <w:vAlign w:val="center"/>
                </w:tcPr>
                <w:p w14:paraId="6793F39C" w14:textId="77777777" w:rsidR="000D653F" w:rsidRPr="006145DB" w:rsidRDefault="000D653F" w:rsidP="005B435E">
                  <w:pPr>
                    <w:tabs>
                      <w:tab w:val="left" w:pos="709"/>
                    </w:tabs>
                    <w:contextualSpacing/>
                    <w:jc w:val="both"/>
                    <w:rPr>
                      <w:rFonts w:cs="Arial"/>
                      <w:sz w:val="16"/>
                      <w:szCs w:val="16"/>
                      <w:lang w:eastAsia="es-CO"/>
                    </w:rPr>
                  </w:pPr>
                </w:p>
              </w:tc>
              <w:tc>
                <w:tcPr>
                  <w:tcW w:w="1559" w:type="dxa"/>
                  <w:vAlign w:val="center"/>
                </w:tcPr>
                <w:p w14:paraId="31F59A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3641E4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20" w:type="dxa"/>
                  <w:vAlign w:val="center"/>
                </w:tcPr>
                <w:p w14:paraId="18E9C2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182FB1" w:rsidRPr="006145DB" w14:paraId="0CEA277B" w14:textId="77777777" w:rsidTr="008A2B10">
              <w:trPr>
                <w:trHeight w:val="242"/>
              </w:trPr>
              <w:tc>
                <w:tcPr>
                  <w:tcW w:w="3187" w:type="dxa"/>
                  <w:vAlign w:val="center"/>
                </w:tcPr>
                <w:p w14:paraId="2B1B1A5F" w14:textId="6DABAD7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extrema, en la clasificación SISBEN IV de Bogotá D.C desde A1 hasta A5</w:t>
                  </w:r>
                  <w:r w:rsidR="00182FB1" w:rsidRPr="006145DB">
                    <w:rPr>
                      <w:rFonts w:eastAsia="Arial" w:cs="Arial"/>
                      <w:sz w:val="16"/>
                      <w:szCs w:val="16"/>
                      <w:lang w:eastAsia="es-CO"/>
                    </w:rPr>
                    <w:t>.</w:t>
                  </w:r>
                </w:p>
              </w:tc>
              <w:tc>
                <w:tcPr>
                  <w:tcW w:w="1559" w:type="dxa"/>
                  <w:vAlign w:val="center"/>
                </w:tcPr>
                <w:p w14:paraId="49CF65A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347BD23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D3D8A2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31E1D8B5" w14:textId="77777777" w:rsidTr="008A2B10">
              <w:trPr>
                <w:trHeight w:val="242"/>
              </w:trPr>
              <w:tc>
                <w:tcPr>
                  <w:tcW w:w="3187" w:type="dxa"/>
                  <w:vAlign w:val="center"/>
                </w:tcPr>
                <w:p w14:paraId="0DF9525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moderada, en la clasificación SISBEN IV de Bogotá D.C desde B1 hasta B7.</w:t>
                  </w:r>
                </w:p>
              </w:tc>
              <w:tc>
                <w:tcPr>
                  <w:tcW w:w="1559" w:type="dxa"/>
                  <w:vAlign w:val="center"/>
                </w:tcPr>
                <w:p w14:paraId="30D84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741AF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48B06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9D67925" w14:textId="77777777" w:rsidTr="008A2B10">
              <w:trPr>
                <w:trHeight w:val="242"/>
              </w:trPr>
              <w:tc>
                <w:tcPr>
                  <w:tcW w:w="3187" w:type="dxa"/>
                  <w:vAlign w:val="center"/>
                </w:tcPr>
                <w:p w14:paraId="40436861" w14:textId="6925E413"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que se encuentre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en la clasificación C1 SISBEN IV de Bogotá D.C</w:t>
                  </w:r>
                  <w:r w:rsidR="00182FB1" w:rsidRPr="006145DB">
                    <w:rPr>
                      <w:rFonts w:eastAsia="Arial" w:cs="Arial"/>
                      <w:sz w:val="16"/>
                      <w:szCs w:val="16"/>
                      <w:lang w:eastAsia="es-CO"/>
                    </w:rPr>
                    <w:t>.</w:t>
                  </w:r>
                  <w:r w:rsidRPr="006145DB">
                    <w:rPr>
                      <w:rFonts w:eastAsia="Arial" w:cs="Arial"/>
                      <w:sz w:val="16"/>
                      <w:szCs w:val="16"/>
                      <w:lang w:eastAsia="es-CO"/>
                    </w:rPr>
                    <w:t xml:space="preserve">  </w:t>
                  </w:r>
                </w:p>
              </w:tc>
              <w:tc>
                <w:tcPr>
                  <w:tcW w:w="1559" w:type="dxa"/>
                  <w:vAlign w:val="center"/>
                </w:tcPr>
                <w:p w14:paraId="750815C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523914A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72DAAA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ED6FC77" w14:textId="77777777" w:rsidTr="008A2B10">
              <w:trPr>
                <w:trHeight w:val="242"/>
              </w:trPr>
              <w:tc>
                <w:tcPr>
                  <w:tcW w:w="3187" w:type="dxa"/>
                  <w:vMerge w:val="restart"/>
                  <w:vAlign w:val="center"/>
                </w:tcPr>
                <w:p w14:paraId="43F26D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bCs/>
                      <w:sz w:val="16"/>
                      <w:szCs w:val="16"/>
                      <w:lang w:eastAsia="es-CO"/>
                    </w:rPr>
                    <w:t>Persona de 60 años o más, de acuerdo con el corte de la última actualización semestral de la Base Maestra, que reside en Bogotá D.C.</w:t>
                  </w:r>
                </w:p>
              </w:tc>
              <w:tc>
                <w:tcPr>
                  <w:tcW w:w="1559" w:type="dxa"/>
                  <w:vAlign w:val="center"/>
                </w:tcPr>
                <w:p w14:paraId="4652AD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6CCCD3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8E8321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C8471A3" w14:textId="77777777" w:rsidTr="008A2B10">
              <w:trPr>
                <w:trHeight w:val="242"/>
              </w:trPr>
              <w:tc>
                <w:tcPr>
                  <w:tcW w:w="3187" w:type="dxa"/>
                  <w:vMerge/>
                </w:tcPr>
                <w:p w14:paraId="28A04616" w14:textId="77777777" w:rsidR="000D653F" w:rsidRPr="006145DB" w:rsidRDefault="000D653F" w:rsidP="005B435E">
                  <w:pPr>
                    <w:tabs>
                      <w:tab w:val="left" w:pos="709"/>
                    </w:tabs>
                    <w:contextualSpacing/>
                    <w:jc w:val="both"/>
                    <w:rPr>
                      <w:rFonts w:cs="Arial"/>
                      <w:bCs/>
                      <w:sz w:val="16"/>
                      <w:szCs w:val="16"/>
                      <w:lang w:eastAsia="es-CO"/>
                    </w:rPr>
                  </w:pPr>
                </w:p>
              </w:tc>
              <w:tc>
                <w:tcPr>
                  <w:tcW w:w="1559" w:type="dxa"/>
                  <w:vAlign w:val="center"/>
                </w:tcPr>
                <w:p w14:paraId="27AD803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(RNEC)</w:t>
                  </w:r>
                </w:p>
              </w:tc>
              <w:tc>
                <w:tcPr>
                  <w:tcW w:w="1276" w:type="dxa"/>
                  <w:vAlign w:val="center"/>
                </w:tcPr>
                <w:p w14:paraId="461C05E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20" w:type="dxa"/>
                  <w:vAlign w:val="center"/>
                </w:tcPr>
                <w:p w14:paraId="3C1C80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7EA465A" w14:textId="77777777" w:rsidTr="008A2B10">
              <w:trPr>
                <w:trHeight w:val="242"/>
              </w:trPr>
              <w:tc>
                <w:tcPr>
                  <w:tcW w:w="3187" w:type="dxa"/>
                  <w:vMerge w:val="restart"/>
                  <w:vAlign w:val="center"/>
                </w:tcPr>
                <w:p w14:paraId="700847E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haya sido titular beneficiaria de los bonos canjeables por alimentos de acuerdo con la Base del año 2024 y que se encuentre en situación de vulnerabilidad e inseguridad alimentaria severa o moderada, clasificada en la categoría C1 del SISBEN IV de Bogotá D.C.</w:t>
                  </w:r>
                </w:p>
              </w:tc>
              <w:tc>
                <w:tcPr>
                  <w:tcW w:w="1559" w:type="dxa"/>
                  <w:vAlign w:val="center"/>
                </w:tcPr>
                <w:p w14:paraId="08BBC3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de bonos canjeables alimentos</w:t>
                  </w:r>
                </w:p>
              </w:tc>
              <w:tc>
                <w:tcPr>
                  <w:tcW w:w="1276" w:type="dxa"/>
                  <w:vAlign w:val="center"/>
                </w:tcPr>
                <w:p w14:paraId="264FDF9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diciembre de 2024</w:t>
                  </w:r>
                </w:p>
              </w:tc>
              <w:tc>
                <w:tcPr>
                  <w:tcW w:w="1220" w:type="dxa"/>
                  <w:vAlign w:val="center"/>
                </w:tcPr>
                <w:p w14:paraId="61410F0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 – Dirección de Nutrición y Abastecimiento</w:t>
                  </w:r>
                </w:p>
              </w:tc>
            </w:tr>
            <w:tr w:rsidR="00182FB1" w:rsidRPr="006145DB" w14:paraId="681A4A7E" w14:textId="77777777" w:rsidTr="008A2B10">
              <w:trPr>
                <w:trHeight w:val="242"/>
              </w:trPr>
              <w:tc>
                <w:tcPr>
                  <w:tcW w:w="3187" w:type="dxa"/>
                  <w:vMerge/>
                  <w:tcBorders>
                    <w:bottom w:val="single" w:sz="4" w:space="0" w:color="auto"/>
                  </w:tcBorders>
                  <w:vAlign w:val="center"/>
                </w:tcPr>
                <w:p w14:paraId="1199B720" w14:textId="77777777" w:rsidR="000D653F" w:rsidRPr="006145DB" w:rsidRDefault="000D653F" w:rsidP="005B435E">
                  <w:pPr>
                    <w:tabs>
                      <w:tab w:val="left" w:pos="709"/>
                    </w:tabs>
                    <w:contextualSpacing/>
                    <w:jc w:val="both"/>
                    <w:rPr>
                      <w:rFonts w:eastAsia="Arial" w:cs="Arial"/>
                      <w:sz w:val="16"/>
                      <w:szCs w:val="16"/>
                      <w:lang w:eastAsia="es-CO"/>
                    </w:rPr>
                  </w:pPr>
                </w:p>
              </w:tc>
              <w:tc>
                <w:tcPr>
                  <w:tcW w:w="1559" w:type="dxa"/>
                  <w:tcBorders>
                    <w:bottom w:val="single" w:sz="4" w:space="0" w:color="auto"/>
                  </w:tcBorders>
                  <w:vAlign w:val="center"/>
                </w:tcPr>
                <w:p w14:paraId="5113049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single" w:sz="4" w:space="0" w:color="auto"/>
                  </w:tcBorders>
                  <w:vAlign w:val="center"/>
                </w:tcPr>
                <w:p w14:paraId="61A3F7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tcBorders>
                    <w:bottom w:val="single" w:sz="4" w:space="0" w:color="auto"/>
                  </w:tcBorders>
                  <w:vAlign w:val="center"/>
                </w:tcPr>
                <w:p w14:paraId="6A4805F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59D7AA78" w14:textId="77777777" w:rsidTr="008A2B10">
              <w:trPr>
                <w:trHeight w:val="242"/>
              </w:trPr>
              <w:tc>
                <w:tcPr>
                  <w:tcW w:w="3187" w:type="dxa"/>
                  <w:tcBorders>
                    <w:bottom w:val="nil"/>
                  </w:tcBorders>
                  <w:vAlign w:val="center"/>
                </w:tcPr>
                <w:p w14:paraId="53A8BB95" w14:textId="6E2B15D5"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r w:rsidR="00182FB1" w:rsidRPr="006145DB">
                    <w:rPr>
                      <w:rFonts w:eastAsia="Arial" w:cs="Arial"/>
                      <w:sz w:val="16"/>
                      <w:szCs w:val="16"/>
                      <w:lang w:eastAsia="es-CO"/>
                    </w:rPr>
                    <w:t>.</w:t>
                  </w:r>
                </w:p>
              </w:tc>
              <w:tc>
                <w:tcPr>
                  <w:tcW w:w="1559" w:type="dxa"/>
                  <w:tcBorders>
                    <w:bottom w:val="nil"/>
                  </w:tcBorders>
                  <w:vAlign w:val="center"/>
                </w:tcPr>
                <w:p w14:paraId="0B312DF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personas residentes en paga diarios</w:t>
                  </w:r>
                </w:p>
              </w:tc>
              <w:tc>
                <w:tcPr>
                  <w:tcW w:w="1276" w:type="dxa"/>
                  <w:tcBorders>
                    <w:bottom w:val="nil"/>
                  </w:tcBorders>
                  <w:vAlign w:val="center"/>
                </w:tcPr>
                <w:p w14:paraId="78BDAA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2024</w:t>
                  </w:r>
                </w:p>
              </w:tc>
              <w:tc>
                <w:tcPr>
                  <w:tcW w:w="1220" w:type="dxa"/>
                  <w:tcBorders>
                    <w:bottom w:val="nil"/>
                  </w:tcBorders>
                  <w:vAlign w:val="center"/>
                </w:tcPr>
                <w:p w14:paraId="1F3F48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Planeación – SDP</w:t>
                  </w:r>
                </w:p>
              </w:tc>
            </w:tr>
          </w:tbl>
          <w:p w14:paraId="41B3B5EE" w14:textId="77777777" w:rsidR="000D653F" w:rsidRPr="006145DB" w:rsidRDefault="000D653F" w:rsidP="005B435E">
            <w:pPr>
              <w:pStyle w:val="Textoindependiente"/>
              <w:spacing w:after="0" w:line="240" w:lineRule="auto"/>
              <w:ind w:right="112"/>
              <w:jc w:val="both"/>
              <w:rPr>
                <w:rFonts w:eastAsia="Arial" w:cs="Arial"/>
                <w:sz w:val="20"/>
                <w:szCs w:val="20"/>
                <w:lang w:eastAsia="es-CO"/>
              </w:rPr>
            </w:pPr>
          </w:p>
        </w:tc>
      </w:tr>
      <w:tr w:rsidR="000D653F" w:rsidRPr="006145DB" w14:paraId="2016AD24" w14:textId="77777777" w:rsidTr="00B877B5">
        <w:trPr>
          <w:trHeight w:val="20"/>
          <w:jc w:val="center"/>
        </w:trPr>
        <w:tc>
          <w:tcPr>
            <w:tcW w:w="1940" w:type="dxa"/>
            <w:vAlign w:val="center"/>
          </w:tcPr>
          <w:p w14:paraId="7B66BF86"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559"/>
              <w:gridCol w:w="1276"/>
              <w:gridCol w:w="1274"/>
            </w:tblGrid>
            <w:tr w:rsidR="00182FB1" w:rsidRPr="006145DB" w14:paraId="011F166C" w14:textId="77777777" w:rsidTr="008A2B10">
              <w:trPr>
                <w:trHeight w:val="380"/>
              </w:trPr>
              <w:tc>
                <w:tcPr>
                  <w:tcW w:w="3187" w:type="dxa"/>
                  <w:tcBorders>
                    <w:top w:val="nil"/>
                  </w:tcBorders>
                  <w:vAlign w:val="center"/>
                </w:tcPr>
                <w:p w14:paraId="2FCE6B4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Egreso</w:t>
                  </w:r>
                </w:p>
              </w:tc>
              <w:tc>
                <w:tcPr>
                  <w:tcW w:w="1559" w:type="dxa"/>
                  <w:tcBorders>
                    <w:top w:val="nil"/>
                  </w:tcBorders>
                  <w:vAlign w:val="center"/>
                </w:tcPr>
                <w:p w14:paraId="1CF7009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tcBorders>
                    <w:top w:val="nil"/>
                  </w:tcBorders>
                  <w:vAlign w:val="center"/>
                </w:tcPr>
                <w:p w14:paraId="4ADDE98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tcBorders>
                    <w:top w:val="nil"/>
                  </w:tcBorders>
                  <w:vAlign w:val="center"/>
                </w:tcPr>
                <w:p w14:paraId="3E55EAD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2EAE91FB" w14:textId="77777777" w:rsidTr="008A2B10">
              <w:trPr>
                <w:trHeight w:val="243"/>
              </w:trPr>
              <w:tc>
                <w:tcPr>
                  <w:tcW w:w="3187" w:type="dxa"/>
                  <w:tcBorders>
                    <w:bottom w:val="single" w:sz="4" w:space="0" w:color="auto"/>
                  </w:tcBorders>
                  <w:vAlign w:val="center"/>
                </w:tcPr>
                <w:p w14:paraId="20ABD852" w14:textId="05F1779B"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Retiro voluntario manifestado libre y expresamente por escrito</w:t>
                  </w:r>
                  <w:r w:rsidR="00182FB1" w:rsidRPr="006145DB">
                    <w:rPr>
                      <w:rFonts w:eastAsia="Arial" w:cs="Arial"/>
                      <w:sz w:val="16"/>
                      <w:szCs w:val="16"/>
                      <w:lang w:eastAsia="es-CO"/>
                    </w:rPr>
                    <w:t>.</w:t>
                  </w:r>
                </w:p>
              </w:tc>
              <w:tc>
                <w:tcPr>
                  <w:tcW w:w="1559" w:type="dxa"/>
                  <w:tcBorders>
                    <w:bottom w:val="single" w:sz="4" w:space="0" w:color="auto"/>
                  </w:tcBorders>
                  <w:vAlign w:val="center"/>
                </w:tcPr>
                <w:p w14:paraId="7B96864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Solicitud Ciudadana</w:t>
                  </w:r>
                </w:p>
              </w:tc>
              <w:tc>
                <w:tcPr>
                  <w:tcW w:w="1276" w:type="dxa"/>
                  <w:tcBorders>
                    <w:bottom w:val="single" w:sz="4" w:space="0" w:color="auto"/>
                  </w:tcBorders>
                  <w:vAlign w:val="center"/>
                </w:tcPr>
                <w:p w14:paraId="58AA1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single" w:sz="4" w:space="0" w:color="auto"/>
                  </w:tcBorders>
                  <w:vAlign w:val="center"/>
                </w:tcPr>
                <w:p w14:paraId="0F6EF4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0CB1CC03" w14:textId="77777777" w:rsidTr="008A2B10">
              <w:trPr>
                <w:trHeight w:val="243"/>
              </w:trPr>
              <w:tc>
                <w:tcPr>
                  <w:tcW w:w="3187" w:type="dxa"/>
                  <w:tcBorders>
                    <w:bottom w:val="nil"/>
                  </w:tcBorders>
                  <w:vAlign w:val="center"/>
                </w:tcPr>
                <w:p w14:paraId="7A2315E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de servicios sociales de la SDIS en modalidad de institucionalización de larga estancia o permanente.</w:t>
                  </w:r>
                </w:p>
              </w:tc>
              <w:tc>
                <w:tcPr>
                  <w:tcW w:w="1559" w:type="dxa"/>
                  <w:tcBorders>
                    <w:bottom w:val="nil"/>
                  </w:tcBorders>
                  <w:vAlign w:val="center"/>
                </w:tcPr>
                <w:p w14:paraId="2F0D6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276" w:type="dxa"/>
                  <w:tcBorders>
                    <w:bottom w:val="nil"/>
                  </w:tcBorders>
                  <w:vAlign w:val="center"/>
                </w:tcPr>
                <w:p w14:paraId="2FC8804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nil"/>
                  </w:tcBorders>
                  <w:vAlign w:val="center"/>
                </w:tcPr>
                <w:p w14:paraId="39EE79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5621AC13" w14:textId="77777777" w:rsidTr="008A2B10">
              <w:trPr>
                <w:trHeight w:val="243"/>
              </w:trPr>
              <w:tc>
                <w:tcPr>
                  <w:tcW w:w="3187" w:type="dxa"/>
                  <w:tcBorders>
                    <w:top w:val="nil"/>
                    <w:bottom w:val="single" w:sz="4" w:space="0" w:color="auto"/>
                  </w:tcBorders>
                  <w:vAlign w:val="center"/>
                </w:tcPr>
                <w:p w14:paraId="1BEC348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Fallecimiento.</w:t>
                  </w:r>
                </w:p>
              </w:tc>
              <w:tc>
                <w:tcPr>
                  <w:tcW w:w="1559" w:type="dxa"/>
                  <w:tcBorders>
                    <w:top w:val="nil"/>
                    <w:bottom w:val="single" w:sz="4" w:space="0" w:color="auto"/>
                  </w:tcBorders>
                  <w:vAlign w:val="center"/>
                </w:tcPr>
                <w:p w14:paraId="4FA8FE8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Fallecidos (Inhumados)</w:t>
                  </w:r>
                </w:p>
              </w:tc>
              <w:tc>
                <w:tcPr>
                  <w:tcW w:w="1276" w:type="dxa"/>
                  <w:tcBorders>
                    <w:top w:val="nil"/>
                    <w:bottom w:val="single" w:sz="4" w:space="0" w:color="auto"/>
                  </w:tcBorders>
                  <w:vAlign w:val="center"/>
                </w:tcPr>
                <w:p w14:paraId="21398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tcBorders>
                    <w:top w:val="nil"/>
                    <w:bottom w:val="single" w:sz="4" w:space="0" w:color="auto"/>
                  </w:tcBorders>
                  <w:vAlign w:val="center"/>
                </w:tcPr>
                <w:p w14:paraId="36903A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Salud</w:t>
                  </w:r>
                </w:p>
              </w:tc>
            </w:tr>
            <w:tr w:rsidR="00182FB1" w:rsidRPr="006145DB" w14:paraId="786D9092" w14:textId="77777777" w:rsidTr="008A2B10">
              <w:trPr>
                <w:trHeight w:val="259"/>
              </w:trPr>
              <w:tc>
                <w:tcPr>
                  <w:tcW w:w="3187" w:type="dxa"/>
                  <w:tcBorders>
                    <w:bottom w:val="nil"/>
                  </w:tcBorders>
                  <w:vAlign w:val="center"/>
                </w:tcPr>
                <w:p w14:paraId="64D331BD"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Traslado o cambio de residencia fuera de Bogotá D.C.</w:t>
                  </w:r>
                </w:p>
              </w:tc>
              <w:tc>
                <w:tcPr>
                  <w:tcW w:w="1559" w:type="dxa"/>
                  <w:tcBorders>
                    <w:bottom w:val="nil"/>
                  </w:tcBorders>
                  <w:vAlign w:val="center"/>
                </w:tcPr>
                <w:p w14:paraId="1527FB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nil"/>
                  </w:tcBorders>
                  <w:vAlign w:val="center"/>
                </w:tcPr>
                <w:p w14:paraId="39E911A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nil"/>
                  </w:tcBorders>
                  <w:vAlign w:val="center"/>
                </w:tcPr>
                <w:p w14:paraId="3D581D6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C978ADF" w14:textId="77777777" w:rsidTr="008A2B10">
              <w:trPr>
                <w:trHeight w:val="237"/>
              </w:trPr>
              <w:tc>
                <w:tcPr>
                  <w:tcW w:w="3187" w:type="dxa"/>
                  <w:tcBorders>
                    <w:top w:val="nil"/>
                  </w:tcBorders>
                  <w:vAlign w:val="center"/>
                </w:tcPr>
                <w:p w14:paraId="1E5037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privada de la libertad en centro penitenciario o carcelario.</w:t>
                  </w:r>
                </w:p>
              </w:tc>
              <w:tc>
                <w:tcPr>
                  <w:tcW w:w="1559" w:type="dxa"/>
                  <w:tcBorders>
                    <w:top w:val="nil"/>
                  </w:tcBorders>
                  <w:vAlign w:val="center"/>
                </w:tcPr>
                <w:p w14:paraId="0660FF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top w:val="nil"/>
                  </w:tcBorders>
                  <w:vAlign w:val="center"/>
                </w:tcPr>
                <w:p w14:paraId="522869A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top w:val="nil"/>
                  </w:tcBorders>
                  <w:vAlign w:val="center"/>
                </w:tcPr>
                <w:p w14:paraId="736A35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0C7E8E3" w14:textId="77777777" w:rsidTr="008A2B10">
              <w:trPr>
                <w:trHeight w:val="206"/>
              </w:trPr>
              <w:tc>
                <w:tcPr>
                  <w:tcW w:w="3187" w:type="dxa"/>
                  <w:vAlign w:val="center"/>
                </w:tcPr>
                <w:p w14:paraId="6CB767BF" w14:textId="1B86261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pensionada por vejez, invalidez o sobrevivencia</w:t>
                  </w:r>
                  <w:r w:rsidR="00182FB1" w:rsidRPr="006145DB">
                    <w:rPr>
                      <w:rFonts w:eastAsia="Arial" w:cs="Arial"/>
                      <w:sz w:val="16"/>
                      <w:szCs w:val="16"/>
                      <w:lang w:eastAsia="es-CO"/>
                    </w:rPr>
                    <w:t>.</w:t>
                  </w:r>
                </w:p>
              </w:tc>
              <w:tc>
                <w:tcPr>
                  <w:tcW w:w="1559" w:type="dxa"/>
                  <w:vAlign w:val="center"/>
                </w:tcPr>
                <w:p w14:paraId="5314095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276" w:type="dxa"/>
                  <w:vAlign w:val="center"/>
                </w:tcPr>
                <w:p w14:paraId="42B636E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vAlign w:val="center"/>
                </w:tcPr>
                <w:p w14:paraId="6364100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0607ECAD" w14:textId="77777777" w:rsidTr="008A2B10">
              <w:trPr>
                <w:trHeight w:val="206"/>
              </w:trPr>
              <w:tc>
                <w:tcPr>
                  <w:tcW w:w="3187" w:type="dxa"/>
                  <w:vAlign w:val="center"/>
                </w:tcPr>
                <w:p w14:paraId="603E081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 u otra transferencia enfocada en personas mayores.</w:t>
                  </w:r>
                </w:p>
              </w:tc>
              <w:tc>
                <w:tcPr>
                  <w:tcW w:w="1559" w:type="dxa"/>
                  <w:vAlign w:val="center"/>
                </w:tcPr>
                <w:p w14:paraId="46C9E4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276" w:type="dxa"/>
                  <w:vAlign w:val="center"/>
                </w:tcPr>
                <w:p w14:paraId="4A41842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78A9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3A9948F4" w14:textId="77777777" w:rsidTr="008A2B10">
              <w:trPr>
                <w:trHeight w:val="206"/>
              </w:trPr>
              <w:tc>
                <w:tcPr>
                  <w:tcW w:w="3187" w:type="dxa"/>
                  <w:vAlign w:val="center"/>
                </w:tcPr>
                <w:p w14:paraId="790F5FE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559" w:type="dxa"/>
                  <w:vAlign w:val="center"/>
                </w:tcPr>
                <w:p w14:paraId="5DDFA79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276" w:type="dxa"/>
                  <w:vAlign w:val="center"/>
                </w:tcPr>
                <w:p w14:paraId="682E2BF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58AAB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699661DE" w14:textId="77777777" w:rsidTr="008A2B10">
              <w:trPr>
                <w:trHeight w:val="206"/>
              </w:trPr>
              <w:tc>
                <w:tcPr>
                  <w:tcW w:w="3187" w:type="dxa"/>
                  <w:tcBorders>
                    <w:bottom w:val="single" w:sz="4" w:space="0" w:color="auto"/>
                  </w:tcBorders>
                  <w:vAlign w:val="center"/>
                </w:tcPr>
                <w:p w14:paraId="25908DC3" w14:textId="046FFD5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Novedad en el estado del documento reportada en las bases de datos Registraduría Nacional del Estado Civil, con estados diferentes a Vigente</w:t>
                  </w:r>
                  <w:r w:rsidR="00182FB1" w:rsidRPr="006145DB">
                    <w:rPr>
                      <w:rFonts w:eastAsia="Arial" w:cs="Arial"/>
                      <w:sz w:val="16"/>
                      <w:szCs w:val="16"/>
                      <w:lang w:eastAsia="es-CO"/>
                    </w:rPr>
                    <w:t>.</w:t>
                  </w:r>
                </w:p>
              </w:tc>
              <w:tc>
                <w:tcPr>
                  <w:tcW w:w="1559" w:type="dxa"/>
                  <w:tcBorders>
                    <w:bottom w:val="single" w:sz="4" w:space="0" w:color="auto"/>
                  </w:tcBorders>
                  <w:vAlign w:val="center"/>
                </w:tcPr>
                <w:p w14:paraId="359B328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bottom w:val="single" w:sz="4" w:space="0" w:color="auto"/>
                  </w:tcBorders>
                  <w:vAlign w:val="center"/>
                </w:tcPr>
                <w:p w14:paraId="1DED4F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bottom w:val="single" w:sz="4" w:space="0" w:color="auto"/>
                  </w:tcBorders>
                  <w:vAlign w:val="center"/>
                </w:tcPr>
                <w:p w14:paraId="34097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42090C9" w14:textId="77777777" w:rsidTr="008A2B10">
              <w:trPr>
                <w:trHeight w:val="206"/>
              </w:trPr>
              <w:tc>
                <w:tcPr>
                  <w:tcW w:w="3187" w:type="dxa"/>
                  <w:tcBorders>
                    <w:bottom w:val="nil"/>
                  </w:tcBorders>
                  <w:vAlign w:val="center"/>
                </w:tcPr>
                <w:p w14:paraId="49356DC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sz w:val="16"/>
                      <w:szCs w:val="16"/>
                      <w:lang w:eastAsia="es-CO"/>
                    </w:rPr>
                    <w:t>Cuando la persona supere la categoría C1 o se encuentre en un estado diferente a válido en la metodología SISBEN IV de la ciudad de Bogotá D.C., a excepción de las personas focalizadas por medio de las bases del servicio    Apoyos Económicos para Persona Mayor Tipo A, B, B desplazado y C o que se encuentren registradas en la Base de personas residentes en paga diarios.</w:t>
                  </w:r>
                </w:p>
              </w:tc>
              <w:tc>
                <w:tcPr>
                  <w:tcW w:w="1559" w:type="dxa"/>
                  <w:tcBorders>
                    <w:bottom w:val="nil"/>
                  </w:tcBorders>
                  <w:vAlign w:val="center"/>
                </w:tcPr>
                <w:p w14:paraId="21C0FC8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nil"/>
                  </w:tcBorders>
                  <w:vAlign w:val="center"/>
                </w:tcPr>
                <w:p w14:paraId="03A498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nil"/>
                  </w:tcBorders>
                  <w:vAlign w:val="center"/>
                </w:tcPr>
                <w:p w14:paraId="5C751E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405F38E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13F8431" w14:textId="77777777" w:rsidTr="00182FB1">
        <w:trPr>
          <w:trHeight w:val="742"/>
          <w:jc w:val="center"/>
        </w:trPr>
        <w:tc>
          <w:tcPr>
            <w:tcW w:w="1940" w:type="dxa"/>
            <w:vAlign w:val="center"/>
          </w:tcPr>
          <w:p w14:paraId="20FD12E6" w14:textId="575713A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418"/>
              <w:gridCol w:w="1132"/>
              <w:gridCol w:w="1559"/>
            </w:tblGrid>
            <w:tr w:rsidR="00182FB1" w:rsidRPr="006145DB" w14:paraId="3F322AD5" w14:textId="77777777" w:rsidTr="008A2B10">
              <w:trPr>
                <w:trHeight w:val="372"/>
              </w:trPr>
              <w:tc>
                <w:tcPr>
                  <w:tcW w:w="3187" w:type="dxa"/>
                  <w:tcBorders>
                    <w:top w:val="nil"/>
                    <w:bottom w:val="single" w:sz="4" w:space="0" w:color="auto"/>
                  </w:tcBorders>
                  <w:vAlign w:val="center"/>
                </w:tcPr>
                <w:p w14:paraId="27CAC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Restricciones</w:t>
                  </w:r>
                </w:p>
              </w:tc>
              <w:tc>
                <w:tcPr>
                  <w:tcW w:w="1418" w:type="dxa"/>
                  <w:tcBorders>
                    <w:top w:val="nil"/>
                    <w:bottom w:val="single" w:sz="4" w:space="0" w:color="auto"/>
                  </w:tcBorders>
                  <w:vAlign w:val="center"/>
                </w:tcPr>
                <w:p w14:paraId="2A1C1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132" w:type="dxa"/>
                  <w:tcBorders>
                    <w:top w:val="nil"/>
                    <w:bottom w:val="single" w:sz="4" w:space="0" w:color="auto"/>
                  </w:tcBorders>
                  <w:vAlign w:val="center"/>
                </w:tcPr>
                <w:p w14:paraId="13864D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559" w:type="dxa"/>
                  <w:tcBorders>
                    <w:top w:val="nil"/>
                    <w:bottom w:val="single" w:sz="4" w:space="0" w:color="auto"/>
                  </w:tcBorders>
                  <w:vAlign w:val="center"/>
                </w:tcPr>
                <w:p w14:paraId="225C04D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13B0581D" w14:textId="77777777" w:rsidTr="008A2B10">
              <w:trPr>
                <w:trHeight w:val="231"/>
              </w:trPr>
              <w:tc>
                <w:tcPr>
                  <w:tcW w:w="3187" w:type="dxa"/>
                  <w:tcBorders>
                    <w:top w:val="single" w:sz="4" w:space="0" w:color="auto"/>
                  </w:tcBorders>
                  <w:vAlign w:val="center"/>
                </w:tcPr>
                <w:p w14:paraId="02A203D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Estar pensionado(a) por vejez, invalidez o sobrevivencia.</w:t>
                  </w:r>
                </w:p>
              </w:tc>
              <w:tc>
                <w:tcPr>
                  <w:tcW w:w="1418" w:type="dxa"/>
                  <w:tcBorders>
                    <w:top w:val="single" w:sz="4" w:space="0" w:color="auto"/>
                  </w:tcBorders>
                  <w:vAlign w:val="center"/>
                </w:tcPr>
                <w:p w14:paraId="1C7A66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132" w:type="dxa"/>
                  <w:tcBorders>
                    <w:top w:val="single" w:sz="4" w:space="0" w:color="auto"/>
                  </w:tcBorders>
                  <w:vAlign w:val="center"/>
                </w:tcPr>
                <w:p w14:paraId="1EC7F2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top w:val="single" w:sz="4" w:space="0" w:color="auto"/>
                  </w:tcBorders>
                  <w:vAlign w:val="center"/>
                </w:tcPr>
                <w:p w14:paraId="77B91D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FCD706A" w14:textId="77777777" w:rsidTr="008A2B10">
              <w:trPr>
                <w:trHeight w:val="231"/>
              </w:trPr>
              <w:tc>
                <w:tcPr>
                  <w:tcW w:w="3187" w:type="dxa"/>
                  <w:vAlign w:val="center"/>
                </w:tcPr>
                <w:p w14:paraId="6F30FD9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w:t>
                  </w:r>
                </w:p>
              </w:tc>
              <w:tc>
                <w:tcPr>
                  <w:tcW w:w="1418" w:type="dxa"/>
                  <w:vAlign w:val="center"/>
                </w:tcPr>
                <w:p w14:paraId="457C83E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132" w:type="dxa"/>
                  <w:vAlign w:val="center"/>
                </w:tcPr>
                <w:p w14:paraId="54DC57A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241AB6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4F42AB04" w14:textId="77777777" w:rsidTr="008A2B10">
              <w:trPr>
                <w:trHeight w:val="231"/>
              </w:trPr>
              <w:tc>
                <w:tcPr>
                  <w:tcW w:w="3187" w:type="dxa"/>
                  <w:vAlign w:val="center"/>
                </w:tcPr>
                <w:p w14:paraId="775E65D3"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418" w:type="dxa"/>
                  <w:vAlign w:val="center"/>
                </w:tcPr>
                <w:p w14:paraId="7B754F4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132" w:type="dxa"/>
                  <w:vAlign w:val="center"/>
                </w:tcPr>
                <w:p w14:paraId="5E6E57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4A197F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5995E3B9" w14:textId="77777777" w:rsidTr="008A2B10">
              <w:trPr>
                <w:trHeight w:val="231"/>
              </w:trPr>
              <w:tc>
                <w:tcPr>
                  <w:tcW w:w="3187" w:type="dxa"/>
                  <w:vAlign w:val="center"/>
                </w:tcPr>
                <w:p w14:paraId="4BA79CA2"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Comunidad de Cuidado.</w:t>
                  </w:r>
                </w:p>
              </w:tc>
              <w:tc>
                <w:tcPr>
                  <w:tcW w:w="1418" w:type="dxa"/>
                  <w:vAlign w:val="center"/>
                </w:tcPr>
                <w:p w14:paraId="7830C71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vAlign w:val="center"/>
                </w:tcPr>
                <w:p w14:paraId="0251DDA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19B1EB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14B98B58" w14:textId="77777777" w:rsidTr="008A2B10">
              <w:trPr>
                <w:trHeight w:val="231"/>
              </w:trPr>
              <w:tc>
                <w:tcPr>
                  <w:tcW w:w="3187" w:type="dxa"/>
                  <w:tcBorders>
                    <w:bottom w:val="nil"/>
                  </w:tcBorders>
                  <w:vAlign w:val="center"/>
                </w:tcPr>
                <w:p w14:paraId="664E0A6B" w14:textId="54B16C11"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Alta Dependencia Física, Mental o Cognitiva para Población Habitante de Calle</w:t>
                  </w:r>
                  <w:r w:rsidR="005064DF" w:rsidRPr="006145DB">
                    <w:rPr>
                      <w:rFonts w:eastAsia="Arial" w:cs="Arial"/>
                      <w:sz w:val="16"/>
                      <w:szCs w:val="16"/>
                      <w:lang w:eastAsia="es-CO"/>
                    </w:rPr>
                    <w:t>.</w:t>
                  </w:r>
                </w:p>
              </w:tc>
              <w:tc>
                <w:tcPr>
                  <w:tcW w:w="1418" w:type="dxa"/>
                  <w:tcBorders>
                    <w:bottom w:val="nil"/>
                  </w:tcBorders>
                  <w:vAlign w:val="center"/>
                </w:tcPr>
                <w:p w14:paraId="5AF29F6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tcBorders>
                    <w:bottom w:val="nil"/>
                  </w:tcBorders>
                  <w:vAlign w:val="center"/>
                </w:tcPr>
                <w:p w14:paraId="28D95D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bottom w:val="nil"/>
                  </w:tcBorders>
                  <w:vAlign w:val="center"/>
                </w:tcPr>
                <w:p w14:paraId="35EE5E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bl>
          <w:p w14:paraId="2D2360A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E7C6D14" w14:textId="77777777" w:rsidTr="00B877B5">
        <w:trPr>
          <w:trHeight w:val="983"/>
          <w:jc w:val="center"/>
        </w:trPr>
        <w:tc>
          <w:tcPr>
            <w:tcW w:w="1940" w:type="dxa"/>
            <w:vAlign w:val="center"/>
          </w:tcPr>
          <w:p w14:paraId="3CBF1502"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Ejecución</w:t>
            </w:r>
          </w:p>
        </w:tc>
        <w:tc>
          <w:tcPr>
            <w:tcW w:w="7455" w:type="dxa"/>
            <w:vAlign w:val="center"/>
          </w:tcPr>
          <w:p w14:paraId="0995B2F7"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Las transferencias monetarias son entregadas de manera mensual a las personas mayores que se encuentran en situación de pobreza extrema, moderada o vulnerabilidad por inseguridad alimentaria severa y moderada. </w:t>
            </w:r>
          </w:p>
          <w:p w14:paraId="4EFF5AE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354F8AC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Las personas que eran beneficiarias de los Apoyos Económicos para persona mayor Tipo A, B y B Desplazados, que se encontraban en atención en SIRBE al 31 de agosto de 2024, y las beneficiarias de los Apoyos Económicos para persona Mayor Tipo C, que  se encontraban en atención en SIRBE al 31 de julio de 2025 fueron incluidas de manera inmediata, independientemente de su clasificación en el SISBEN IV de Bogotá D.C, tomando en cuenta la información relacionada en la Base Servicio de Apoyos Económicos para Persona Mayor entregada por la Subdirección para la Vejez y las Bases Servicio de Apoyos Económicos para Persona Mayor entregadas por las Alcaldías Locales. Además, ingresarán nuevos beneficiarios considerando los criterios señalados en la presenta ficha.</w:t>
            </w:r>
          </w:p>
          <w:p w14:paraId="478C41AC"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6AC0389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 verificación del cumplimiento del criterio asociado a la edad de la persona beneficiaria se realiza de acuerdo con la información registrada de esta en la última actualización de la Base Maestra consolidada por la Secretaría Distrital de Planeación. </w:t>
            </w:r>
            <w:r w:rsidRPr="006145DB">
              <w:rPr>
                <w:rFonts w:eastAsia="Arial" w:cs="Arial"/>
                <w:sz w:val="20"/>
                <w:szCs w:val="20"/>
                <w:lang w:val="es-MX" w:eastAsia="es-CO"/>
              </w:rPr>
              <w:t>Estas actualizaciones se realizan dos veces al año en los meses de mayo y noviembre, para su aplicación en los meses de julio y enero</w:t>
            </w:r>
            <w:r w:rsidRPr="006145DB">
              <w:rPr>
                <w:rFonts w:eastAsia="Arial" w:cs="Arial"/>
                <w:sz w:val="20"/>
                <w:szCs w:val="20"/>
                <w:lang w:eastAsia="es-CO"/>
              </w:rPr>
              <w:t xml:space="preserve"> respectivamente. Los ingresos de nuevos beneficiarios </w:t>
            </w:r>
            <w:r w:rsidRPr="006145DB">
              <w:rPr>
                <w:rFonts w:eastAsia="Arial" w:cs="Arial"/>
                <w:sz w:val="20"/>
                <w:szCs w:val="20"/>
                <w:lang w:val="es-MX" w:eastAsia="es-CO"/>
              </w:rPr>
              <w:t>que estén asociados al cumplimiento de este criterio (es decir, para aquellas personas que cumplen las edades requeridas para ser beneficiarias de las transferencias)</w:t>
            </w:r>
            <w:r w:rsidRPr="006145DB">
              <w:rPr>
                <w:rFonts w:eastAsia="Arial" w:cs="Arial"/>
                <w:sz w:val="20"/>
                <w:szCs w:val="20"/>
                <w:lang w:eastAsia="es-CO"/>
              </w:rPr>
              <w:t>, estarán condicionados a la disponibilidad presupuestal.</w:t>
            </w:r>
          </w:p>
          <w:p w14:paraId="6B4852F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50A3EAEE"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Una vez la base es recibida por la Dirección de Transferencias, se aplican los filtros correspondientes para verificar los criterios de ingreso, se identifican las restricciones y se realizan controles de calidad (bloqueos). Posteriormente, una vez se tienen identificados los beneficiarios finales a atender, se realiza la consolidación de los listados de dispersión y la generación de las órdenes de pago por la Dirección de Transferencias, que son enviados a través del canal seguro dispuesto de acuerdo con el mecanismo de dispersión que se utilice, para el pago de transferencias monetarias a los beneficiarios.</w:t>
            </w:r>
          </w:p>
          <w:p w14:paraId="3B78899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1A4383F5"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Luego de realizar las transferencias a los(as) beneficiarios(as), estos son notificados vía mensaje de texto del abono o giro exitoso de los recursos en sus respectivas cuentas o para cobro por ventanilla si así corresponde. 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2B2A0B8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0708CC0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 financiación de las Transferencias para persona mayor se realiza por medio de la convergencia de diferentes fuentes de recursos: apropiados en el presupuesto general del Distrito, de los Fondos de Desarrollo Local, de Estampilla propersonas mayores o de fondo de pobres y espectáculos públicos. Para el caso de las personas que eran beneficiarias de los Apoyos económicos para persona mayor Tipo C, cuando desde las Alcaldías locales o la SDIS tengan indicios para considerar que una persona beneficiaria ya no hace parte de la localidad que la reportó en los listados correspondientes, no se seguirá financiando esa transferencia con los recursos del Fondo de Desarrollo local, sino que desde el mes siguiente se pagará con los recursos de la Secretaría Distrital de Integración Social.</w:t>
            </w:r>
          </w:p>
          <w:p w14:paraId="7787F2CB"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3148BCB6" w14:textId="05FD1582"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En caso de interrupción parcial o total en la prestación de las transferencias monetarias para persona mayor de la Estrategia Ingreso Mínimo Garantizado se implementará el plan operativo de continuidad correspondiente. </w:t>
            </w:r>
          </w:p>
        </w:tc>
      </w:tr>
      <w:tr w:rsidR="000D653F" w:rsidRPr="006145DB" w14:paraId="7630E57C" w14:textId="77777777" w:rsidTr="00B877B5">
        <w:trPr>
          <w:trHeight w:val="983"/>
          <w:jc w:val="center"/>
        </w:trPr>
        <w:tc>
          <w:tcPr>
            <w:tcW w:w="1940" w:type="dxa"/>
            <w:vAlign w:val="center"/>
          </w:tcPr>
          <w:p w14:paraId="167185BD"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Condiciones transversales de calidad</w:t>
            </w:r>
          </w:p>
        </w:tc>
        <w:tc>
          <w:tcPr>
            <w:tcW w:w="7455" w:type="dxa"/>
            <w:vAlign w:val="center"/>
          </w:tcPr>
          <w:p w14:paraId="775A3C2D" w14:textId="77777777" w:rsidR="0021170D"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Para esta transferencia aplican las siguientes categorías:</w:t>
            </w:r>
          </w:p>
          <w:p w14:paraId="3B5A726D" w14:textId="7A38FD4C" w:rsidR="000D653F" w:rsidRPr="006145DB"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 xml:space="preserve"> </w:t>
            </w:r>
          </w:p>
          <w:p w14:paraId="17E4A341" w14:textId="77777777" w:rsidR="000D653F" w:rsidRPr="006145DB" w:rsidRDefault="000D653F">
            <w:pPr>
              <w:pStyle w:val="Prrafodelista"/>
              <w:numPr>
                <w:ilvl w:val="0"/>
                <w:numId w:val="85"/>
              </w:numPr>
              <w:tabs>
                <w:tab w:val="left" w:pos="709"/>
              </w:tabs>
              <w:spacing w:after="0" w:line="240" w:lineRule="auto"/>
              <w:ind w:left="356"/>
              <w:jc w:val="both"/>
              <w:rPr>
                <w:rFonts w:eastAsia="Arial" w:cs="Arial"/>
                <w:sz w:val="20"/>
                <w:szCs w:val="20"/>
                <w:lang w:eastAsia="es-CO"/>
              </w:rPr>
            </w:pPr>
            <w:r w:rsidRPr="006145DB">
              <w:rPr>
                <w:rFonts w:eastAsia="Arial" w:cs="Arial"/>
                <w:sz w:val="20"/>
                <w:szCs w:val="20"/>
                <w:lang w:eastAsia="es-CO"/>
              </w:rPr>
              <w:t>Gestión Administrativa</w:t>
            </w:r>
          </w:p>
          <w:p w14:paraId="3957BE6B" w14:textId="77777777" w:rsidR="000D653F" w:rsidRPr="006145DB" w:rsidRDefault="000D653F">
            <w:pPr>
              <w:pStyle w:val="Textoindependiente"/>
              <w:numPr>
                <w:ilvl w:val="0"/>
                <w:numId w:val="85"/>
              </w:numPr>
              <w:spacing w:after="0" w:line="240" w:lineRule="auto"/>
              <w:ind w:left="356"/>
              <w:contextualSpacing/>
              <w:jc w:val="both"/>
              <w:rPr>
                <w:rFonts w:eastAsia="Arial" w:cs="Arial"/>
                <w:sz w:val="20"/>
                <w:szCs w:val="20"/>
                <w:lang w:eastAsia="es-CO"/>
              </w:rPr>
            </w:pPr>
            <w:r w:rsidRPr="006145DB">
              <w:rPr>
                <w:rFonts w:eastAsia="Arial" w:cs="Arial"/>
                <w:sz w:val="20"/>
                <w:szCs w:val="20"/>
                <w:lang w:eastAsia="es-CO"/>
              </w:rPr>
              <w:t>Talento Humano</w:t>
            </w:r>
          </w:p>
        </w:tc>
      </w:tr>
    </w:tbl>
    <w:p w14:paraId="738DEF3B" w14:textId="77777777" w:rsidR="008A2B10" w:rsidRPr="006145DB" w:rsidRDefault="008A2B10" w:rsidP="008A2B10">
      <w:pPr>
        <w:pStyle w:val="Ttulo1"/>
        <w:tabs>
          <w:tab w:val="left" w:pos="851"/>
        </w:tabs>
      </w:pPr>
    </w:p>
    <w:p w14:paraId="598A5C55" w14:textId="64FCF3C1" w:rsidR="00922338" w:rsidRPr="006145DB" w:rsidRDefault="00AD5C51">
      <w:pPr>
        <w:pStyle w:val="Ttulo1"/>
        <w:numPr>
          <w:ilvl w:val="2"/>
          <w:numId w:val="72"/>
        </w:numPr>
        <w:tabs>
          <w:tab w:val="left" w:pos="851"/>
        </w:tabs>
        <w:ind w:left="709" w:hanging="579"/>
        <w:jc w:val="center"/>
      </w:pPr>
      <w:r w:rsidRPr="006145DB">
        <w:t xml:space="preserve"> </w:t>
      </w:r>
      <w:bookmarkStart w:id="414" w:name="_Toc210213240"/>
      <w:bookmarkStart w:id="415" w:name="_Toc213273510"/>
      <w:bookmarkStart w:id="416" w:name="_Toc213276137"/>
      <w:bookmarkStart w:id="417" w:name="_Toc216902471"/>
      <w:r w:rsidR="00E62BFF" w:rsidRPr="006145DB">
        <w:t xml:space="preserve">Transferencia </w:t>
      </w:r>
      <w:r w:rsidR="00530BB9" w:rsidRPr="006145DB">
        <w:t>Pasajes gratis</w:t>
      </w:r>
      <w:bookmarkEnd w:id="414"/>
      <w:bookmarkEnd w:id="415"/>
      <w:bookmarkEnd w:id="416"/>
      <w:bookmarkEnd w:id="41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552"/>
      </w:tblGrid>
      <w:tr w:rsidR="00E3077A" w:rsidRPr="006145DB" w14:paraId="67201772" w14:textId="77777777" w:rsidTr="00844987">
        <w:trPr>
          <w:trHeight w:val="493"/>
          <w:jc w:val="center"/>
        </w:trPr>
        <w:tc>
          <w:tcPr>
            <w:tcW w:w="1940" w:type="dxa"/>
            <w:vAlign w:val="center"/>
          </w:tcPr>
          <w:p w14:paraId="1CC55A33" w14:textId="23F73217" w:rsidR="008328DC" w:rsidRPr="006145DB" w:rsidRDefault="008328DC" w:rsidP="005B435E">
            <w:pPr>
              <w:spacing w:after="0" w:line="240" w:lineRule="auto"/>
              <w:ind w:left="22"/>
              <w:contextualSpacing/>
              <w:rPr>
                <w:rFonts w:cs="Arial"/>
                <w:sz w:val="20"/>
                <w:szCs w:val="20"/>
                <w:lang w:eastAsia="es-CO"/>
              </w:rPr>
            </w:pPr>
            <w:r w:rsidRPr="006145DB">
              <w:rPr>
                <w:rFonts w:cs="Arial"/>
                <w:sz w:val="20"/>
                <w:szCs w:val="20"/>
                <w:lang w:eastAsia="es-CO"/>
              </w:rPr>
              <w:t>Nombre de la transferencia</w:t>
            </w:r>
          </w:p>
        </w:tc>
        <w:tc>
          <w:tcPr>
            <w:tcW w:w="7455" w:type="dxa"/>
            <w:vAlign w:val="center"/>
          </w:tcPr>
          <w:p w14:paraId="5A220B80" w14:textId="046F0623" w:rsidR="008328DC" w:rsidRPr="006145DB" w:rsidRDefault="008328DC" w:rsidP="008A2B10">
            <w:pPr>
              <w:pStyle w:val="Textoindependiente"/>
              <w:spacing w:after="0" w:line="240" w:lineRule="auto"/>
              <w:jc w:val="both"/>
              <w:rPr>
                <w:rFonts w:eastAsia="Lucida Sans Unicode" w:cs="Arial"/>
                <w:sz w:val="20"/>
                <w:szCs w:val="20"/>
              </w:rPr>
            </w:pPr>
            <w:r w:rsidRPr="006145DB">
              <w:rPr>
                <w:rFonts w:cs="Arial"/>
                <w:sz w:val="20"/>
                <w:szCs w:val="20"/>
                <w:lang w:eastAsia="es-CO"/>
              </w:rPr>
              <w:t xml:space="preserve">Pasajes </w:t>
            </w:r>
            <w:r w:rsidR="008A2B10" w:rsidRPr="006145DB">
              <w:rPr>
                <w:rFonts w:cs="Arial"/>
                <w:sz w:val="20"/>
                <w:szCs w:val="20"/>
                <w:lang w:eastAsia="es-CO"/>
              </w:rPr>
              <w:t>g</w:t>
            </w:r>
            <w:r w:rsidRPr="006145DB">
              <w:rPr>
                <w:rFonts w:cs="Arial"/>
                <w:sz w:val="20"/>
                <w:szCs w:val="20"/>
                <w:lang w:eastAsia="es-CO"/>
              </w:rPr>
              <w:t>ratis.</w:t>
            </w:r>
          </w:p>
        </w:tc>
      </w:tr>
      <w:tr w:rsidR="00E3077A" w:rsidRPr="006145DB" w14:paraId="3D6AD56F" w14:textId="77777777" w:rsidTr="00844987">
        <w:trPr>
          <w:trHeight w:val="585"/>
          <w:jc w:val="center"/>
        </w:trPr>
        <w:tc>
          <w:tcPr>
            <w:tcW w:w="1940" w:type="dxa"/>
            <w:vAlign w:val="center"/>
          </w:tcPr>
          <w:p w14:paraId="4555B3E5" w14:textId="713AB043" w:rsidR="008328DC" w:rsidRPr="006145DB" w:rsidRDefault="008328DC" w:rsidP="005B435E">
            <w:pPr>
              <w:spacing w:after="0" w:line="240" w:lineRule="auto"/>
              <w:contextualSpacing/>
              <w:rPr>
                <w:rFonts w:eastAsia="Calibri" w:cs="Arial"/>
                <w:sz w:val="20"/>
                <w:szCs w:val="20"/>
                <w:lang w:eastAsia="es-CO"/>
              </w:rPr>
            </w:pPr>
            <w:r w:rsidRPr="006145DB">
              <w:rPr>
                <w:rFonts w:cs="Arial"/>
                <w:sz w:val="20"/>
                <w:szCs w:val="20"/>
                <w:lang w:eastAsia="es-CO"/>
              </w:rPr>
              <w:t>Objeto de la transferencia</w:t>
            </w:r>
          </w:p>
        </w:tc>
        <w:tc>
          <w:tcPr>
            <w:tcW w:w="7455" w:type="dxa"/>
            <w:vAlign w:val="center"/>
          </w:tcPr>
          <w:p w14:paraId="03E32E10" w14:textId="77777777" w:rsidR="008328DC" w:rsidRPr="006145DB" w:rsidRDefault="008328DC"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Recargar un subsidio de transporte, progresivo, a favor de </w:t>
            </w:r>
            <w:r w:rsidRPr="006145DB">
              <w:rPr>
                <w:rFonts w:eastAsia="Arial" w:cs="Arial"/>
                <w:sz w:val="20"/>
                <w:szCs w:val="20"/>
              </w:rPr>
              <w:t>personas en situación de pobreza extrema, personas en situación de pobreza moderada, personas con discapacidad y personas mayores de 62 años que cuenten con tarjeta personalizada del SITP</w:t>
            </w:r>
            <w:r w:rsidRPr="006145DB">
              <w:rPr>
                <w:rFonts w:cs="Arial"/>
                <w:sz w:val="20"/>
                <w:szCs w:val="20"/>
                <w:lang w:eastAsia="es-CO"/>
              </w:rPr>
              <w:t>, para garantizar el derecho al acceso equitativo al transporte público troncal y urbano, promoviendo la inclusión social y económica de poblaciones históricamente excluidas y con mayores barreras de acceso.</w:t>
            </w:r>
          </w:p>
        </w:tc>
      </w:tr>
      <w:tr w:rsidR="00E3077A" w:rsidRPr="006145DB" w14:paraId="0885A2D8" w14:textId="77777777" w:rsidTr="00844987">
        <w:trPr>
          <w:trHeight w:val="20"/>
          <w:jc w:val="center"/>
        </w:trPr>
        <w:tc>
          <w:tcPr>
            <w:tcW w:w="1940" w:type="dxa"/>
            <w:vAlign w:val="center"/>
          </w:tcPr>
          <w:p w14:paraId="5BA4C8AC" w14:textId="2961DDFB"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Oferta de la transferencia</w:t>
            </w:r>
          </w:p>
        </w:tc>
        <w:tc>
          <w:tcPr>
            <w:tcW w:w="7455" w:type="dxa"/>
            <w:vAlign w:val="center"/>
          </w:tcPr>
          <w:p w14:paraId="5BB34C5E" w14:textId="77777777" w:rsidR="008328DC" w:rsidRPr="006145DB" w:rsidRDefault="008328DC" w:rsidP="005B435E">
            <w:pPr>
              <w:pStyle w:val="Textoindependiente"/>
              <w:spacing w:after="0" w:line="240" w:lineRule="auto"/>
              <w:jc w:val="both"/>
              <w:rPr>
                <w:rFonts w:cs="Arial"/>
                <w:sz w:val="20"/>
                <w:szCs w:val="20"/>
                <w:lang w:eastAsia="es-CO"/>
              </w:rPr>
            </w:pPr>
            <w:r w:rsidRPr="006145DB">
              <w:rPr>
                <w:rFonts w:eastAsia="Lucida Sans Unicode" w:cs="Arial"/>
                <w:sz w:val="20"/>
                <w:szCs w:val="20"/>
              </w:rPr>
              <w:t>Recarga mensual de un subsidio de transporte para acceder al Sistema Integrado de Transporte Público (SITP) de la ciudad de Bogotá D.C, a través de la recarga de pasajes gratis en tres tipologías: a) Personas en situación de pobreza extrema y personas en situación de pobreza moderada, b) Personas con discapacidad y c). Personas mayores de 62 años, para mejorar sus condiciones de vida, sin que exista una retribución o condición para la recepción del beneficio.</w:t>
            </w:r>
          </w:p>
        </w:tc>
      </w:tr>
      <w:tr w:rsidR="00E3077A" w:rsidRPr="006145DB" w14:paraId="01992D64" w14:textId="77777777" w:rsidTr="00844987">
        <w:trPr>
          <w:trHeight w:val="20"/>
          <w:jc w:val="center"/>
        </w:trPr>
        <w:tc>
          <w:tcPr>
            <w:tcW w:w="1940" w:type="dxa"/>
            <w:vAlign w:val="center"/>
          </w:tcPr>
          <w:p w14:paraId="09C4F324"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455" w:type="dxa"/>
            <w:vAlign w:val="center"/>
          </w:tcPr>
          <w:p w14:paraId="63B0682B"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proxy mean test. (Por Instrumentos).</w:t>
            </w:r>
          </w:p>
        </w:tc>
      </w:tr>
      <w:tr w:rsidR="00E3077A" w:rsidRPr="006145DB" w14:paraId="36024DBD" w14:textId="77777777" w:rsidTr="005064DF">
        <w:trPr>
          <w:trHeight w:val="612"/>
          <w:jc w:val="center"/>
        </w:trPr>
        <w:tc>
          <w:tcPr>
            <w:tcW w:w="1940" w:type="dxa"/>
            <w:vAlign w:val="center"/>
          </w:tcPr>
          <w:p w14:paraId="6C6EFACA"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 xml:space="preserve"> Población Objetivo</w:t>
            </w:r>
          </w:p>
        </w:tc>
        <w:tc>
          <w:tcPr>
            <w:tcW w:w="7455" w:type="dxa"/>
            <w:tcBorders>
              <w:bottom w:val="single" w:sz="4" w:space="0" w:color="auto"/>
            </w:tcBorders>
            <w:vAlign w:val="center"/>
          </w:tcPr>
          <w:p w14:paraId="7CC53EAC" w14:textId="2FD9FF6F" w:rsidR="008328DC" w:rsidRPr="006145DB" w:rsidRDefault="008328DC" w:rsidP="005B435E">
            <w:pPr>
              <w:pStyle w:val="Textoindependiente"/>
              <w:spacing w:after="0" w:line="240" w:lineRule="auto"/>
              <w:jc w:val="both"/>
              <w:rPr>
                <w:rFonts w:cs="Arial"/>
                <w:sz w:val="20"/>
                <w:szCs w:val="20"/>
                <w:lang w:eastAsia="es-CO"/>
              </w:rPr>
            </w:pPr>
            <w:r w:rsidRPr="006145DB">
              <w:rPr>
                <w:rFonts w:cs="Arial"/>
                <w:sz w:val="20"/>
                <w:szCs w:val="20"/>
                <w:lang w:eastAsia="es-CO"/>
              </w:rPr>
              <w:t>Personas en situación de pobreza extrema y moderada que tengan entre 16 y 61 años, personas con discapacidad o personas mayores de 62 años.</w:t>
            </w:r>
          </w:p>
        </w:tc>
      </w:tr>
      <w:tr w:rsidR="00E3077A" w:rsidRPr="006145DB" w14:paraId="75240B3F" w14:textId="77777777" w:rsidTr="003A61D8">
        <w:trPr>
          <w:trHeight w:val="6128"/>
          <w:jc w:val="center"/>
        </w:trPr>
        <w:tc>
          <w:tcPr>
            <w:tcW w:w="1940" w:type="dxa"/>
            <w:tcBorders>
              <w:bottom w:val="single" w:sz="4" w:space="0" w:color="auto"/>
            </w:tcBorders>
            <w:vAlign w:val="center"/>
          </w:tcPr>
          <w:p w14:paraId="116D0BE0"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455" w:type="dxa"/>
            <w:tcBorders>
              <w:bottom w:val="single" w:sz="4" w:space="0" w:color="auto"/>
            </w:tcBorders>
            <w:vAlign w:val="center"/>
          </w:tcPr>
          <w:tbl>
            <w:tblPr>
              <w:tblStyle w:val="Tablaconcuadrcula"/>
              <w:tblW w:w="7326" w:type="dxa"/>
              <w:tblBorders>
                <w:bottom w:val="none" w:sz="0" w:space="0" w:color="auto"/>
              </w:tblBorders>
              <w:tblLook w:val="04A0" w:firstRow="1" w:lastRow="0" w:firstColumn="1" w:lastColumn="0" w:noHBand="0" w:noVBand="1"/>
            </w:tblPr>
            <w:tblGrid>
              <w:gridCol w:w="2932"/>
              <w:gridCol w:w="1559"/>
              <w:gridCol w:w="1134"/>
              <w:gridCol w:w="1701"/>
            </w:tblGrid>
            <w:tr w:rsidR="00182FB1" w:rsidRPr="006145DB" w14:paraId="6B544A93" w14:textId="77777777" w:rsidTr="0021170D">
              <w:trPr>
                <w:trHeight w:val="372"/>
              </w:trPr>
              <w:tc>
                <w:tcPr>
                  <w:tcW w:w="2932" w:type="dxa"/>
                  <w:tcBorders>
                    <w:top w:val="nil"/>
                    <w:bottom w:val="single" w:sz="4" w:space="0" w:color="auto"/>
                  </w:tcBorders>
                  <w:vAlign w:val="center"/>
                </w:tcPr>
                <w:p w14:paraId="1F6D5D6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tcBorders>
                    <w:top w:val="nil"/>
                    <w:bottom w:val="single" w:sz="4" w:space="0" w:color="auto"/>
                  </w:tcBorders>
                  <w:vAlign w:val="center"/>
                </w:tcPr>
                <w:p w14:paraId="41A507C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7327D1C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bottom w:val="single" w:sz="4" w:space="0" w:color="auto"/>
                  </w:tcBorders>
                  <w:vAlign w:val="center"/>
                </w:tcPr>
                <w:p w14:paraId="59A6B40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82FB1" w:rsidRPr="006145DB" w14:paraId="49C93C5F" w14:textId="77777777" w:rsidTr="0021170D">
              <w:trPr>
                <w:trHeight w:val="221"/>
              </w:trPr>
              <w:tc>
                <w:tcPr>
                  <w:tcW w:w="2932" w:type="dxa"/>
                  <w:tcBorders>
                    <w:top w:val="single" w:sz="4" w:space="0" w:color="auto"/>
                  </w:tcBorders>
                  <w:vAlign w:val="center"/>
                </w:tcPr>
                <w:p w14:paraId="5DCC2718" w14:textId="7EF9115A"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se encuentre registrada en la Base de datos de ciudadanos con tarjeta personalizada y activa.</w:t>
                  </w:r>
                </w:p>
              </w:tc>
              <w:tc>
                <w:tcPr>
                  <w:tcW w:w="1559" w:type="dxa"/>
                  <w:tcBorders>
                    <w:top w:val="single" w:sz="4" w:space="0" w:color="auto"/>
                  </w:tcBorders>
                  <w:vAlign w:val="center"/>
                </w:tcPr>
                <w:p w14:paraId="7C04AB4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34" w:type="dxa"/>
                  <w:tcBorders>
                    <w:top w:val="single" w:sz="4" w:space="0" w:color="auto"/>
                  </w:tcBorders>
                  <w:vAlign w:val="center"/>
                </w:tcPr>
                <w:p w14:paraId="5A2B50F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1" w:type="dxa"/>
                  <w:tcBorders>
                    <w:top w:val="single" w:sz="4" w:space="0" w:color="auto"/>
                  </w:tcBorders>
                  <w:vAlign w:val="center"/>
                </w:tcPr>
                <w:p w14:paraId="4ACD873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4F168884" w14:textId="77777777" w:rsidTr="008A2B10">
              <w:trPr>
                <w:trHeight w:val="231"/>
              </w:trPr>
              <w:tc>
                <w:tcPr>
                  <w:tcW w:w="2932" w:type="dxa"/>
                  <w:vAlign w:val="center"/>
                </w:tcPr>
                <w:p w14:paraId="481DD7DC"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en situación de pobreza extrema, en la clasificación SISBEN IV de Bogotá D.C desde A1 hasta A5.</w:t>
                  </w:r>
                </w:p>
              </w:tc>
              <w:tc>
                <w:tcPr>
                  <w:tcW w:w="1559" w:type="dxa"/>
                  <w:vAlign w:val="center"/>
                </w:tcPr>
                <w:p w14:paraId="3BEEFA7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A0BCED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1" w:type="dxa"/>
                  <w:vAlign w:val="center"/>
                </w:tcPr>
                <w:p w14:paraId="120B1AF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182FB1" w:rsidRPr="006145DB" w14:paraId="1C27C34E" w14:textId="77777777" w:rsidTr="008A2B10">
              <w:trPr>
                <w:trHeight w:val="231"/>
              </w:trPr>
              <w:tc>
                <w:tcPr>
                  <w:tcW w:w="2932" w:type="dxa"/>
                  <w:vAlign w:val="center"/>
                </w:tcPr>
                <w:p w14:paraId="2E80036D"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rPr>
                    <w:t>Persona en situación de pobreza moderada, en la clasificación SISBEN IV de Bogotá D.C desde B1 hasta B7.</w:t>
                  </w:r>
                </w:p>
              </w:tc>
              <w:tc>
                <w:tcPr>
                  <w:tcW w:w="1559" w:type="dxa"/>
                  <w:vAlign w:val="center"/>
                </w:tcPr>
                <w:p w14:paraId="00102D6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7AAF38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1" w:type="dxa"/>
                  <w:vAlign w:val="center"/>
                </w:tcPr>
                <w:p w14:paraId="0E4585B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2F5AAE27" w14:textId="77777777" w:rsidTr="008A2B10">
              <w:trPr>
                <w:trHeight w:val="231"/>
              </w:trPr>
              <w:tc>
                <w:tcPr>
                  <w:tcW w:w="2932" w:type="dxa"/>
                  <w:vAlign w:val="center"/>
                </w:tcPr>
                <w:p w14:paraId="3C7C4A8C"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tenga entre 16 y 61 años, de acuerdo con la última actualización de la Base Maestra.</w:t>
                  </w:r>
                </w:p>
              </w:tc>
              <w:tc>
                <w:tcPr>
                  <w:tcW w:w="1559" w:type="dxa"/>
                  <w:vAlign w:val="center"/>
                </w:tcPr>
                <w:p w14:paraId="0744B41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1BD273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1" w:type="dxa"/>
                  <w:vAlign w:val="center"/>
                </w:tcPr>
                <w:p w14:paraId="0096AC3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59221A08" w14:textId="77777777" w:rsidTr="008A2B10">
              <w:trPr>
                <w:trHeight w:val="231"/>
              </w:trPr>
              <w:tc>
                <w:tcPr>
                  <w:tcW w:w="2932" w:type="dxa"/>
                  <w:vMerge w:val="restart"/>
                  <w:vAlign w:val="center"/>
                </w:tcPr>
                <w:p w14:paraId="44D7C9AA" w14:textId="341BB8F6"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con discapacidad</w:t>
                  </w:r>
                  <w:r w:rsidR="00182FB1" w:rsidRPr="006145DB">
                    <w:rPr>
                      <w:rFonts w:cs="Arial"/>
                      <w:sz w:val="16"/>
                      <w:szCs w:val="16"/>
                      <w:lang w:eastAsia="es-CO"/>
                    </w:rPr>
                    <w:t>.</w:t>
                  </w:r>
                </w:p>
              </w:tc>
              <w:tc>
                <w:tcPr>
                  <w:tcW w:w="1559" w:type="dxa"/>
                  <w:vAlign w:val="center"/>
                </w:tcPr>
                <w:p w14:paraId="2560464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34" w:type="dxa"/>
                  <w:vAlign w:val="center"/>
                </w:tcPr>
                <w:p w14:paraId="7974E6E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1" w:type="dxa"/>
                  <w:vAlign w:val="center"/>
                </w:tcPr>
                <w:p w14:paraId="14CB5FA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77C93471" w14:textId="77777777" w:rsidTr="008A2B10">
              <w:trPr>
                <w:trHeight w:val="231"/>
              </w:trPr>
              <w:tc>
                <w:tcPr>
                  <w:tcW w:w="2932" w:type="dxa"/>
                  <w:vMerge/>
                  <w:vAlign w:val="center"/>
                </w:tcPr>
                <w:p w14:paraId="0C4D88DD" w14:textId="77777777" w:rsidR="008328DC" w:rsidRPr="006145DB" w:rsidRDefault="008328DC" w:rsidP="005B435E">
                  <w:pPr>
                    <w:tabs>
                      <w:tab w:val="left" w:pos="709"/>
                    </w:tabs>
                    <w:contextualSpacing/>
                    <w:jc w:val="both"/>
                    <w:rPr>
                      <w:rFonts w:cs="Arial"/>
                      <w:bCs/>
                      <w:sz w:val="20"/>
                      <w:szCs w:val="20"/>
                      <w:lang w:eastAsia="es-CO"/>
                    </w:rPr>
                  </w:pPr>
                </w:p>
              </w:tc>
              <w:tc>
                <w:tcPr>
                  <w:tcW w:w="1559" w:type="dxa"/>
                  <w:vAlign w:val="center"/>
                </w:tcPr>
                <w:p w14:paraId="1588459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SISPRO</w:t>
                  </w:r>
                </w:p>
              </w:tc>
              <w:tc>
                <w:tcPr>
                  <w:tcW w:w="1134" w:type="dxa"/>
                  <w:vAlign w:val="center"/>
                </w:tcPr>
                <w:p w14:paraId="27E2EB1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1" w:type="dxa"/>
                  <w:vAlign w:val="center"/>
                </w:tcPr>
                <w:p w14:paraId="476138B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182FB1" w:rsidRPr="006145DB" w14:paraId="16272E37" w14:textId="77777777" w:rsidTr="008A2B10">
              <w:trPr>
                <w:trHeight w:val="231"/>
              </w:trPr>
              <w:tc>
                <w:tcPr>
                  <w:tcW w:w="2932" w:type="dxa"/>
                  <w:vMerge/>
                  <w:vAlign w:val="center"/>
                </w:tcPr>
                <w:p w14:paraId="7CEDD832" w14:textId="77777777" w:rsidR="008328DC" w:rsidRPr="006145DB" w:rsidRDefault="008328DC" w:rsidP="005B435E">
                  <w:pPr>
                    <w:tabs>
                      <w:tab w:val="left" w:pos="709"/>
                    </w:tabs>
                    <w:contextualSpacing/>
                    <w:jc w:val="both"/>
                    <w:rPr>
                      <w:rFonts w:cs="Arial"/>
                      <w:bCs/>
                      <w:sz w:val="20"/>
                      <w:szCs w:val="20"/>
                      <w:lang w:eastAsia="es-CO"/>
                    </w:rPr>
                  </w:pPr>
                </w:p>
              </w:tc>
              <w:tc>
                <w:tcPr>
                  <w:tcW w:w="1559" w:type="dxa"/>
                  <w:vAlign w:val="center"/>
                </w:tcPr>
                <w:p w14:paraId="4B8BEDD3"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personas con discapacidad</w:t>
                  </w:r>
                </w:p>
              </w:tc>
              <w:tc>
                <w:tcPr>
                  <w:tcW w:w="1134" w:type="dxa"/>
                  <w:vAlign w:val="center"/>
                </w:tcPr>
                <w:p w14:paraId="522F94A3"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Entrega única 2025</w:t>
                  </w:r>
                </w:p>
              </w:tc>
              <w:tc>
                <w:tcPr>
                  <w:tcW w:w="1701" w:type="dxa"/>
                  <w:vAlign w:val="center"/>
                </w:tcPr>
                <w:p w14:paraId="06661B0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Movilidad</w:t>
                  </w:r>
                </w:p>
              </w:tc>
            </w:tr>
            <w:tr w:rsidR="00182FB1" w:rsidRPr="006145DB" w14:paraId="7195C766" w14:textId="77777777" w:rsidTr="008A2B10">
              <w:trPr>
                <w:trHeight w:val="231"/>
              </w:trPr>
              <w:tc>
                <w:tcPr>
                  <w:tcW w:w="2932" w:type="dxa"/>
                  <w:vMerge/>
                  <w:vAlign w:val="center"/>
                </w:tcPr>
                <w:p w14:paraId="7824AB93" w14:textId="77777777" w:rsidR="008328DC" w:rsidRPr="006145DB" w:rsidRDefault="008328DC" w:rsidP="005B435E">
                  <w:pPr>
                    <w:tabs>
                      <w:tab w:val="left" w:pos="709"/>
                    </w:tabs>
                    <w:contextualSpacing/>
                    <w:jc w:val="both"/>
                    <w:rPr>
                      <w:rFonts w:cs="Arial"/>
                      <w:bCs/>
                      <w:sz w:val="20"/>
                      <w:szCs w:val="20"/>
                      <w:lang w:eastAsia="es-CO"/>
                    </w:rPr>
                  </w:pPr>
                </w:p>
              </w:tc>
              <w:tc>
                <w:tcPr>
                  <w:tcW w:w="1559" w:type="dxa"/>
                  <w:vAlign w:val="center"/>
                </w:tcPr>
                <w:p w14:paraId="31D71E1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personas con discapacidad atendidas por SDIS</w:t>
                  </w:r>
                </w:p>
              </w:tc>
              <w:tc>
                <w:tcPr>
                  <w:tcW w:w="1134" w:type="dxa"/>
                  <w:vAlign w:val="center"/>
                </w:tcPr>
                <w:p w14:paraId="24A928C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1" w:type="dxa"/>
                  <w:vAlign w:val="center"/>
                </w:tcPr>
                <w:p w14:paraId="088F03E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182FB1" w:rsidRPr="006145DB" w14:paraId="7819CC47" w14:textId="77777777" w:rsidTr="008A2B10">
              <w:trPr>
                <w:trHeight w:val="231"/>
              </w:trPr>
              <w:tc>
                <w:tcPr>
                  <w:tcW w:w="2932" w:type="dxa"/>
                  <w:vMerge w:val="restart"/>
                  <w:vAlign w:val="center"/>
                </w:tcPr>
                <w:p w14:paraId="1A0F9861" w14:textId="2693743C"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tenga 62 años o más, de acuerdo con la última actualización de la Base Maestra</w:t>
                  </w:r>
                  <w:r w:rsidR="00182FB1" w:rsidRPr="006145DB">
                    <w:rPr>
                      <w:rFonts w:cs="Arial"/>
                      <w:sz w:val="16"/>
                      <w:szCs w:val="16"/>
                      <w:lang w:eastAsia="es-CO"/>
                    </w:rPr>
                    <w:t>.</w:t>
                  </w:r>
                  <w:r w:rsidRPr="006145DB">
                    <w:rPr>
                      <w:rFonts w:cs="Arial"/>
                      <w:sz w:val="16"/>
                      <w:szCs w:val="16"/>
                      <w:lang w:eastAsia="es-CO"/>
                    </w:rPr>
                    <w:t xml:space="preserve"> </w:t>
                  </w:r>
                </w:p>
              </w:tc>
              <w:tc>
                <w:tcPr>
                  <w:tcW w:w="1559" w:type="dxa"/>
                  <w:vAlign w:val="center"/>
                </w:tcPr>
                <w:p w14:paraId="635592A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34" w:type="dxa"/>
                  <w:vAlign w:val="center"/>
                </w:tcPr>
                <w:p w14:paraId="64E92E6C"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1" w:type="dxa"/>
                  <w:vAlign w:val="center"/>
                </w:tcPr>
                <w:p w14:paraId="60A6BFD2"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52560137" w14:textId="77777777" w:rsidTr="008A2B10">
              <w:trPr>
                <w:trHeight w:val="231"/>
              </w:trPr>
              <w:tc>
                <w:tcPr>
                  <w:tcW w:w="2932" w:type="dxa"/>
                  <w:vMerge/>
                </w:tcPr>
                <w:p w14:paraId="10BEBCB4" w14:textId="77777777" w:rsidR="008328DC" w:rsidRPr="006145DB" w:rsidRDefault="008328DC" w:rsidP="005B435E">
                  <w:pPr>
                    <w:tabs>
                      <w:tab w:val="left" w:pos="709"/>
                    </w:tabs>
                    <w:contextualSpacing/>
                    <w:jc w:val="both"/>
                    <w:rPr>
                      <w:rFonts w:cs="Arial"/>
                      <w:bCs/>
                      <w:sz w:val="16"/>
                      <w:szCs w:val="16"/>
                      <w:lang w:eastAsia="es-CO"/>
                    </w:rPr>
                  </w:pPr>
                </w:p>
              </w:tc>
              <w:tc>
                <w:tcPr>
                  <w:tcW w:w="1559" w:type="dxa"/>
                  <w:vAlign w:val="center"/>
                </w:tcPr>
                <w:p w14:paraId="0059F11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5823BC6"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1" w:type="dxa"/>
                  <w:vAlign w:val="center"/>
                </w:tcPr>
                <w:p w14:paraId="403BD48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4E52D009" w14:textId="77777777" w:rsidTr="008A2B10">
              <w:trPr>
                <w:trHeight w:val="231"/>
              </w:trPr>
              <w:tc>
                <w:tcPr>
                  <w:tcW w:w="2932" w:type="dxa"/>
                  <w:vMerge/>
                </w:tcPr>
                <w:p w14:paraId="48797EC9" w14:textId="77777777" w:rsidR="008328DC" w:rsidRPr="006145DB" w:rsidRDefault="008328DC" w:rsidP="005B435E">
                  <w:pPr>
                    <w:tabs>
                      <w:tab w:val="left" w:pos="709"/>
                    </w:tabs>
                    <w:contextualSpacing/>
                    <w:jc w:val="both"/>
                    <w:rPr>
                      <w:rFonts w:cs="Arial"/>
                      <w:bCs/>
                      <w:sz w:val="16"/>
                      <w:szCs w:val="16"/>
                      <w:lang w:eastAsia="es-CO"/>
                    </w:rPr>
                  </w:pPr>
                </w:p>
              </w:tc>
              <w:tc>
                <w:tcPr>
                  <w:tcW w:w="1559" w:type="dxa"/>
                  <w:vAlign w:val="center"/>
                </w:tcPr>
                <w:p w14:paraId="7801BCC2"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 (RNEC)</w:t>
                  </w:r>
                </w:p>
              </w:tc>
              <w:tc>
                <w:tcPr>
                  <w:tcW w:w="1134" w:type="dxa"/>
                  <w:vAlign w:val="center"/>
                </w:tcPr>
                <w:p w14:paraId="75B35336"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01" w:type="dxa"/>
                  <w:vAlign w:val="center"/>
                </w:tcPr>
                <w:p w14:paraId="7B8C3ED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79B0E507" w14:textId="77777777" w:rsidTr="008A2B10">
              <w:trPr>
                <w:trHeight w:val="231"/>
              </w:trPr>
              <w:tc>
                <w:tcPr>
                  <w:tcW w:w="2932" w:type="dxa"/>
                </w:tcPr>
                <w:p w14:paraId="5A03C9B3"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vAlign w:val="center"/>
                </w:tcPr>
                <w:p w14:paraId="5E5DCF76"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Gitano.</w:t>
                  </w:r>
                </w:p>
              </w:tc>
              <w:tc>
                <w:tcPr>
                  <w:tcW w:w="1134" w:type="dxa"/>
                  <w:vAlign w:val="center"/>
                </w:tcPr>
                <w:p w14:paraId="4FECD03C" w14:textId="77777777" w:rsidR="008328DC" w:rsidRPr="006145DB" w:rsidRDefault="008328DC" w:rsidP="005B435E">
                  <w:pPr>
                    <w:tabs>
                      <w:tab w:val="left" w:pos="709"/>
                    </w:tabs>
                    <w:contextualSpacing/>
                    <w:jc w:val="center"/>
                    <w:rPr>
                      <w:rFonts w:eastAsia="Arial" w:cs="Arial"/>
                      <w:sz w:val="16"/>
                      <w:szCs w:val="16"/>
                    </w:rPr>
                  </w:pPr>
                  <w:r w:rsidRPr="006145DB">
                    <w:rPr>
                      <w:rFonts w:eastAsia="Arial" w:cs="Arial"/>
                      <w:sz w:val="16"/>
                      <w:szCs w:val="16"/>
                    </w:rPr>
                    <w:t xml:space="preserve"> 2021 entrega única</w:t>
                  </w:r>
                </w:p>
              </w:tc>
              <w:tc>
                <w:tcPr>
                  <w:tcW w:w="1701" w:type="dxa"/>
                  <w:vAlign w:val="center"/>
                </w:tcPr>
                <w:p w14:paraId="4AFD7CF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Ministerio del Interior</w:t>
                  </w:r>
                </w:p>
              </w:tc>
            </w:tr>
            <w:tr w:rsidR="00182FB1" w:rsidRPr="006145DB" w14:paraId="2B282F0E" w14:textId="77777777" w:rsidTr="008A2B10">
              <w:trPr>
                <w:trHeight w:val="231"/>
              </w:trPr>
              <w:tc>
                <w:tcPr>
                  <w:tcW w:w="2932" w:type="dxa"/>
                </w:tcPr>
                <w:p w14:paraId="124F25B2"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165E3B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cabildos indígenas en Bogotá.</w:t>
                  </w:r>
                </w:p>
              </w:tc>
              <w:tc>
                <w:tcPr>
                  <w:tcW w:w="1134" w:type="dxa"/>
                  <w:vAlign w:val="center"/>
                </w:tcPr>
                <w:p w14:paraId="3CDE03A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1" w:type="dxa"/>
                  <w:vAlign w:val="center"/>
                </w:tcPr>
                <w:p w14:paraId="2C3FEB0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182FB1" w:rsidRPr="006145DB" w14:paraId="282A469D" w14:textId="77777777" w:rsidTr="008A2B10">
              <w:trPr>
                <w:trHeight w:val="231"/>
              </w:trPr>
              <w:tc>
                <w:tcPr>
                  <w:tcW w:w="2932" w:type="dxa"/>
                </w:tcPr>
                <w:p w14:paraId="3FA1F8D0"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3D31D6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Listados enviados por las instancias de representación y participación de comunidades Negras, Afrocolombianas en Bogotá.</w:t>
                  </w:r>
                </w:p>
              </w:tc>
              <w:tc>
                <w:tcPr>
                  <w:tcW w:w="1134" w:type="dxa"/>
                  <w:vAlign w:val="center"/>
                </w:tcPr>
                <w:p w14:paraId="151BCA1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No disponible</w:t>
                  </w:r>
                </w:p>
              </w:tc>
              <w:tc>
                <w:tcPr>
                  <w:tcW w:w="1701" w:type="dxa"/>
                  <w:vAlign w:val="center"/>
                </w:tcPr>
                <w:p w14:paraId="6624ADBE"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Dirección de Asuntos Étnicos Secretaría Distrital de Gobierno</w:t>
                  </w:r>
                </w:p>
              </w:tc>
            </w:tr>
            <w:tr w:rsidR="00182FB1" w:rsidRPr="006145DB" w14:paraId="44FAFDFC" w14:textId="77777777" w:rsidTr="008A2B10">
              <w:trPr>
                <w:trHeight w:val="231"/>
              </w:trPr>
              <w:tc>
                <w:tcPr>
                  <w:tcW w:w="2932" w:type="dxa"/>
                </w:tcPr>
                <w:p w14:paraId="78E3C0C9"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467D15C"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 Rom o Gitana en Bogotá.</w:t>
                  </w:r>
                </w:p>
              </w:tc>
              <w:tc>
                <w:tcPr>
                  <w:tcW w:w="1134" w:type="dxa"/>
                  <w:vAlign w:val="center"/>
                </w:tcPr>
                <w:p w14:paraId="2DD79775"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1" w:type="dxa"/>
                  <w:vAlign w:val="center"/>
                </w:tcPr>
                <w:p w14:paraId="42DA1F99"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Secretaría Distrital de Gobierno</w:t>
                  </w:r>
                </w:p>
              </w:tc>
            </w:tr>
            <w:tr w:rsidR="00182FB1" w:rsidRPr="006145DB" w14:paraId="12CAF26A" w14:textId="77777777" w:rsidTr="008A2B10">
              <w:trPr>
                <w:trHeight w:val="231"/>
              </w:trPr>
              <w:tc>
                <w:tcPr>
                  <w:tcW w:w="2932" w:type="dxa"/>
                  <w:vAlign w:val="center"/>
                </w:tcPr>
                <w:p w14:paraId="6BEE785F"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368CCDD2"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w:t>
                  </w:r>
                </w:p>
              </w:tc>
              <w:tc>
                <w:tcPr>
                  <w:tcW w:w="1134" w:type="dxa"/>
                  <w:vAlign w:val="center"/>
                </w:tcPr>
                <w:p w14:paraId="52C0CE2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1" w:type="dxa"/>
                  <w:vAlign w:val="center"/>
                </w:tcPr>
                <w:p w14:paraId="49B07D7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Secretaría Distrital de Gobierno</w:t>
                  </w:r>
                </w:p>
              </w:tc>
            </w:tr>
            <w:tr w:rsidR="00182FB1" w:rsidRPr="006145DB" w14:paraId="10AB4418" w14:textId="77777777" w:rsidTr="008A2B10">
              <w:trPr>
                <w:trHeight w:val="231"/>
              </w:trPr>
              <w:tc>
                <w:tcPr>
                  <w:tcW w:w="2932" w:type="dxa"/>
                  <w:vAlign w:val="center"/>
                </w:tcPr>
                <w:p w14:paraId="57361266" w14:textId="3AEE1CF9"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06CB2D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comunidades Raizales en Bogotá</w:t>
                  </w:r>
                </w:p>
              </w:tc>
              <w:tc>
                <w:tcPr>
                  <w:tcW w:w="1134" w:type="dxa"/>
                  <w:vAlign w:val="center"/>
                </w:tcPr>
                <w:p w14:paraId="7514B4A5"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1" w:type="dxa"/>
                  <w:vAlign w:val="center"/>
                </w:tcPr>
                <w:p w14:paraId="36630B0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Secretaría Distrital de Gobierno</w:t>
                  </w:r>
                </w:p>
              </w:tc>
            </w:tr>
            <w:tr w:rsidR="00182FB1" w:rsidRPr="006145DB" w14:paraId="0F8CA27A" w14:textId="77777777" w:rsidTr="008A2B10">
              <w:trPr>
                <w:trHeight w:val="231"/>
              </w:trPr>
              <w:tc>
                <w:tcPr>
                  <w:tcW w:w="2932" w:type="dxa"/>
                  <w:vAlign w:val="center"/>
                </w:tcPr>
                <w:p w14:paraId="15600ECF" w14:textId="5BDA4A15"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vive en residencias tipo paga diarios</w:t>
                  </w:r>
                  <w:r w:rsidR="005064DF" w:rsidRPr="006145DB">
                    <w:rPr>
                      <w:rFonts w:cs="Arial"/>
                      <w:sz w:val="16"/>
                      <w:szCs w:val="16"/>
                      <w:lang w:eastAsia="es-CO"/>
                    </w:rPr>
                    <w:t>.</w:t>
                  </w:r>
                </w:p>
              </w:tc>
              <w:tc>
                <w:tcPr>
                  <w:tcW w:w="1559" w:type="dxa"/>
                  <w:vAlign w:val="center"/>
                </w:tcPr>
                <w:p w14:paraId="2124D69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1D4A46D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2024</w:t>
                  </w:r>
                </w:p>
              </w:tc>
              <w:tc>
                <w:tcPr>
                  <w:tcW w:w="1701" w:type="dxa"/>
                  <w:vAlign w:val="center"/>
                </w:tcPr>
                <w:p w14:paraId="458B641E"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141D20D" w14:textId="77777777" w:rsidR="008328DC" w:rsidRPr="006145DB" w:rsidRDefault="008328DC" w:rsidP="005B435E">
            <w:pPr>
              <w:tabs>
                <w:tab w:val="left" w:pos="709"/>
              </w:tabs>
              <w:spacing w:after="0" w:line="240" w:lineRule="auto"/>
              <w:contextualSpacing/>
              <w:jc w:val="both"/>
              <w:rPr>
                <w:rFonts w:cs="Arial"/>
                <w:sz w:val="20"/>
                <w:szCs w:val="20"/>
                <w:lang w:eastAsia="es-CO"/>
              </w:rPr>
            </w:pPr>
          </w:p>
        </w:tc>
      </w:tr>
      <w:tr w:rsidR="00E3077A" w:rsidRPr="006145DB" w14:paraId="3831BDAB" w14:textId="77777777" w:rsidTr="003A61D8">
        <w:trPr>
          <w:trHeight w:val="422"/>
          <w:jc w:val="center"/>
        </w:trPr>
        <w:tc>
          <w:tcPr>
            <w:tcW w:w="1940" w:type="dxa"/>
            <w:tcBorders>
              <w:top w:val="single" w:sz="4" w:space="0" w:color="auto"/>
            </w:tcBorders>
            <w:vAlign w:val="center"/>
          </w:tcPr>
          <w:p w14:paraId="02D05784" w14:textId="77777777" w:rsidR="008328DC" w:rsidRPr="006145DB" w:rsidRDefault="008328DC"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tcBorders>
              <w:top w:val="single" w:sz="4" w:space="0" w:color="auto"/>
            </w:tcBorders>
            <w:vAlign w:val="center"/>
          </w:tcPr>
          <w:p w14:paraId="0DBA1E86" w14:textId="77777777" w:rsidR="008328DC" w:rsidRPr="006145DB" w:rsidRDefault="008328DC" w:rsidP="005B435E">
            <w:pPr>
              <w:pStyle w:val="Textoindependiente"/>
              <w:spacing w:after="0" w:line="240" w:lineRule="auto"/>
              <w:jc w:val="both"/>
              <w:rPr>
                <w:rFonts w:cs="Arial"/>
                <w:sz w:val="20"/>
                <w:szCs w:val="20"/>
                <w:lang w:eastAsia="es-CO"/>
              </w:rPr>
            </w:pPr>
            <w:r w:rsidRPr="006145DB">
              <w:rPr>
                <w:rFonts w:cs="Arial"/>
                <w:sz w:val="20"/>
                <w:szCs w:val="20"/>
                <w:lang w:eastAsia="es-CO"/>
              </w:rPr>
              <w:t>No aplica.</w:t>
            </w:r>
          </w:p>
        </w:tc>
      </w:tr>
      <w:tr w:rsidR="00E3077A" w:rsidRPr="006145DB" w14:paraId="20DC04AD" w14:textId="77777777" w:rsidTr="00844987">
        <w:trPr>
          <w:trHeight w:val="6270"/>
          <w:jc w:val="center"/>
        </w:trPr>
        <w:tc>
          <w:tcPr>
            <w:tcW w:w="1940" w:type="dxa"/>
            <w:vAlign w:val="center"/>
          </w:tcPr>
          <w:p w14:paraId="6746226F" w14:textId="77777777" w:rsidR="008328DC" w:rsidRPr="006145DB" w:rsidRDefault="008328DC"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vAlign w:val="center"/>
          </w:tcPr>
          <w:tbl>
            <w:tblPr>
              <w:tblStyle w:val="Tablaconcuadrcula"/>
              <w:tblW w:w="7259" w:type="dxa"/>
              <w:tblLook w:val="04A0" w:firstRow="1" w:lastRow="0" w:firstColumn="1" w:lastColumn="0" w:noHBand="0" w:noVBand="1"/>
            </w:tblPr>
            <w:tblGrid>
              <w:gridCol w:w="2865"/>
              <w:gridCol w:w="1768"/>
              <w:gridCol w:w="1104"/>
              <w:gridCol w:w="1522"/>
            </w:tblGrid>
            <w:tr w:rsidR="00182FB1" w:rsidRPr="006145DB" w14:paraId="12511131" w14:textId="77777777" w:rsidTr="006550E1">
              <w:trPr>
                <w:trHeight w:val="389"/>
              </w:trPr>
              <w:tc>
                <w:tcPr>
                  <w:tcW w:w="2865" w:type="dxa"/>
                  <w:tcBorders>
                    <w:top w:val="nil"/>
                  </w:tcBorders>
                  <w:vAlign w:val="center"/>
                </w:tcPr>
                <w:p w14:paraId="1352B8C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768" w:type="dxa"/>
                  <w:tcBorders>
                    <w:top w:val="nil"/>
                  </w:tcBorders>
                  <w:vAlign w:val="center"/>
                </w:tcPr>
                <w:p w14:paraId="6787E8FC"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4" w:type="dxa"/>
                  <w:tcBorders>
                    <w:top w:val="nil"/>
                  </w:tcBorders>
                  <w:vAlign w:val="center"/>
                </w:tcPr>
                <w:p w14:paraId="6401EFF3"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22" w:type="dxa"/>
                  <w:tcBorders>
                    <w:top w:val="nil"/>
                  </w:tcBorders>
                  <w:vAlign w:val="center"/>
                </w:tcPr>
                <w:p w14:paraId="395F266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82FB1" w:rsidRPr="006145DB" w14:paraId="145D212F" w14:textId="77777777" w:rsidTr="006550E1">
              <w:trPr>
                <w:trHeight w:val="231"/>
              </w:trPr>
              <w:tc>
                <w:tcPr>
                  <w:tcW w:w="2865" w:type="dxa"/>
                  <w:vAlign w:val="center"/>
                </w:tcPr>
                <w:p w14:paraId="55A2088D" w14:textId="655DC704"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se encuentre registrada en la Base de datos de ciudadanos con tarjeta personalizada y activa.</w:t>
                  </w:r>
                </w:p>
              </w:tc>
              <w:tc>
                <w:tcPr>
                  <w:tcW w:w="1768" w:type="dxa"/>
                  <w:vAlign w:val="center"/>
                </w:tcPr>
                <w:p w14:paraId="442EDF7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04" w:type="dxa"/>
                  <w:vAlign w:val="center"/>
                </w:tcPr>
                <w:p w14:paraId="553FB4B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22" w:type="dxa"/>
                  <w:vAlign w:val="center"/>
                </w:tcPr>
                <w:p w14:paraId="0803C9B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2E41FB31" w14:textId="77777777" w:rsidTr="006550E1">
              <w:trPr>
                <w:trHeight w:val="242"/>
              </w:trPr>
              <w:tc>
                <w:tcPr>
                  <w:tcW w:w="2865" w:type="dxa"/>
                  <w:vAlign w:val="center"/>
                </w:tcPr>
                <w:p w14:paraId="53CEBD0C" w14:textId="59A8C064"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se encuentre en situación de pobreza extrema, en la clasificación SISBEN IV de Bogotá D.C desde A1 hasta A5</w:t>
                  </w:r>
                  <w:r w:rsidR="00182FB1" w:rsidRPr="006145DB">
                    <w:rPr>
                      <w:rFonts w:cs="Arial"/>
                      <w:sz w:val="16"/>
                      <w:szCs w:val="16"/>
                      <w:lang w:eastAsia="es-CO"/>
                    </w:rPr>
                    <w:t>.</w:t>
                  </w:r>
                </w:p>
              </w:tc>
              <w:tc>
                <w:tcPr>
                  <w:tcW w:w="1768" w:type="dxa"/>
                  <w:vAlign w:val="center"/>
                </w:tcPr>
                <w:p w14:paraId="3D375F4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04" w:type="dxa"/>
                  <w:vAlign w:val="center"/>
                </w:tcPr>
                <w:p w14:paraId="10502D66"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2" w:type="dxa"/>
                  <w:vAlign w:val="center"/>
                </w:tcPr>
                <w:p w14:paraId="6EEA516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182FB1" w:rsidRPr="006145DB" w14:paraId="4B077166" w14:textId="77777777" w:rsidTr="006550E1">
              <w:trPr>
                <w:trHeight w:val="242"/>
              </w:trPr>
              <w:tc>
                <w:tcPr>
                  <w:tcW w:w="2865" w:type="dxa"/>
                  <w:vAlign w:val="center"/>
                </w:tcPr>
                <w:p w14:paraId="344E5CBF"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se encuentre en situación de pobreza moderada, en la clasificación SISBEN IV de Bogotá D.C desde B1 hasta B7.</w:t>
                  </w:r>
                </w:p>
              </w:tc>
              <w:tc>
                <w:tcPr>
                  <w:tcW w:w="1768" w:type="dxa"/>
                  <w:vAlign w:val="center"/>
                </w:tcPr>
                <w:p w14:paraId="3D48CBF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04" w:type="dxa"/>
                  <w:vAlign w:val="center"/>
                </w:tcPr>
                <w:p w14:paraId="2CC5FF5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2" w:type="dxa"/>
                  <w:vAlign w:val="center"/>
                </w:tcPr>
                <w:p w14:paraId="42E0F442"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182FB1" w:rsidRPr="006145DB" w14:paraId="0D71C5ED" w14:textId="77777777" w:rsidTr="006550E1">
              <w:trPr>
                <w:trHeight w:val="242"/>
              </w:trPr>
              <w:tc>
                <w:tcPr>
                  <w:tcW w:w="2865" w:type="dxa"/>
                  <w:vAlign w:val="center"/>
                </w:tcPr>
                <w:p w14:paraId="779645B2" w14:textId="39E9914C"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tenga entre 16 y 61 años, de acuerdo con la última actualización de la Base Maestra</w:t>
                  </w:r>
                  <w:r w:rsidR="00182FB1" w:rsidRPr="006145DB">
                    <w:rPr>
                      <w:rFonts w:cs="Arial"/>
                      <w:sz w:val="16"/>
                      <w:szCs w:val="16"/>
                      <w:lang w:eastAsia="es-CO"/>
                    </w:rPr>
                    <w:t>.</w:t>
                  </w:r>
                  <w:r w:rsidRPr="006145DB">
                    <w:rPr>
                      <w:rFonts w:cs="Arial"/>
                      <w:sz w:val="16"/>
                      <w:szCs w:val="16"/>
                      <w:lang w:eastAsia="es-CO"/>
                    </w:rPr>
                    <w:t xml:space="preserve"> </w:t>
                  </w:r>
                </w:p>
              </w:tc>
              <w:tc>
                <w:tcPr>
                  <w:tcW w:w="1768" w:type="dxa"/>
                  <w:vAlign w:val="center"/>
                </w:tcPr>
                <w:p w14:paraId="5AFCB03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04" w:type="dxa"/>
                  <w:vAlign w:val="center"/>
                </w:tcPr>
                <w:p w14:paraId="2B0196E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2" w:type="dxa"/>
                  <w:vAlign w:val="center"/>
                </w:tcPr>
                <w:p w14:paraId="77081DF2"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182FB1" w:rsidRPr="006145DB" w14:paraId="4B04A221" w14:textId="77777777" w:rsidTr="006550E1">
              <w:trPr>
                <w:trHeight w:val="242"/>
              </w:trPr>
              <w:tc>
                <w:tcPr>
                  <w:tcW w:w="2865" w:type="dxa"/>
                  <w:vMerge w:val="restart"/>
                  <w:vAlign w:val="center"/>
                </w:tcPr>
                <w:p w14:paraId="60C2D60F" w14:textId="5077E9B3"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con discapacidad</w:t>
                  </w:r>
                  <w:r w:rsidR="00182FB1" w:rsidRPr="006145DB">
                    <w:rPr>
                      <w:rFonts w:cs="Arial"/>
                      <w:sz w:val="16"/>
                      <w:szCs w:val="16"/>
                      <w:lang w:eastAsia="es-CO"/>
                    </w:rPr>
                    <w:t>.</w:t>
                  </w:r>
                </w:p>
              </w:tc>
              <w:tc>
                <w:tcPr>
                  <w:tcW w:w="1768" w:type="dxa"/>
                  <w:vAlign w:val="center"/>
                </w:tcPr>
                <w:p w14:paraId="2D9AE9CC"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04" w:type="dxa"/>
                  <w:vAlign w:val="center"/>
                </w:tcPr>
                <w:p w14:paraId="2B08039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22" w:type="dxa"/>
                  <w:vAlign w:val="center"/>
                </w:tcPr>
                <w:p w14:paraId="6D7F62F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190F2966" w14:textId="77777777" w:rsidTr="006550E1">
              <w:trPr>
                <w:trHeight w:val="242"/>
              </w:trPr>
              <w:tc>
                <w:tcPr>
                  <w:tcW w:w="2865" w:type="dxa"/>
                  <w:vMerge/>
                  <w:vAlign w:val="center"/>
                </w:tcPr>
                <w:p w14:paraId="0BCCA455" w14:textId="77777777" w:rsidR="008328DC" w:rsidRPr="006145DB" w:rsidRDefault="008328DC" w:rsidP="005B435E">
                  <w:pPr>
                    <w:tabs>
                      <w:tab w:val="left" w:pos="709"/>
                    </w:tabs>
                    <w:contextualSpacing/>
                    <w:jc w:val="both"/>
                    <w:rPr>
                      <w:rFonts w:cs="Arial"/>
                      <w:bCs/>
                      <w:sz w:val="16"/>
                      <w:szCs w:val="16"/>
                      <w:lang w:eastAsia="es-CO"/>
                    </w:rPr>
                  </w:pPr>
                </w:p>
              </w:tc>
              <w:tc>
                <w:tcPr>
                  <w:tcW w:w="1768" w:type="dxa"/>
                  <w:vAlign w:val="center"/>
                </w:tcPr>
                <w:p w14:paraId="44C90A46"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SISPRO</w:t>
                  </w:r>
                </w:p>
              </w:tc>
              <w:tc>
                <w:tcPr>
                  <w:tcW w:w="1104" w:type="dxa"/>
                  <w:vAlign w:val="center"/>
                </w:tcPr>
                <w:p w14:paraId="6F9BFE83"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522" w:type="dxa"/>
                  <w:vAlign w:val="center"/>
                </w:tcPr>
                <w:p w14:paraId="4E7FD4A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182FB1" w:rsidRPr="006145DB" w14:paraId="47B79D93" w14:textId="77777777" w:rsidTr="006550E1">
              <w:trPr>
                <w:trHeight w:val="242"/>
              </w:trPr>
              <w:tc>
                <w:tcPr>
                  <w:tcW w:w="2865" w:type="dxa"/>
                  <w:vMerge/>
                  <w:vAlign w:val="center"/>
                </w:tcPr>
                <w:p w14:paraId="75B3F023" w14:textId="77777777" w:rsidR="008328DC" w:rsidRPr="006145DB" w:rsidRDefault="008328DC" w:rsidP="005B435E">
                  <w:pPr>
                    <w:tabs>
                      <w:tab w:val="left" w:pos="709"/>
                    </w:tabs>
                    <w:contextualSpacing/>
                    <w:jc w:val="both"/>
                    <w:rPr>
                      <w:rFonts w:cs="Arial"/>
                      <w:bCs/>
                      <w:sz w:val="16"/>
                      <w:szCs w:val="16"/>
                      <w:lang w:eastAsia="es-CO"/>
                    </w:rPr>
                  </w:pPr>
                </w:p>
              </w:tc>
              <w:tc>
                <w:tcPr>
                  <w:tcW w:w="1768" w:type="dxa"/>
                  <w:vAlign w:val="center"/>
                </w:tcPr>
                <w:p w14:paraId="131076D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personas con discapacidad</w:t>
                  </w:r>
                </w:p>
              </w:tc>
              <w:tc>
                <w:tcPr>
                  <w:tcW w:w="1104" w:type="dxa"/>
                  <w:vAlign w:val="center"/>
                </w:tcPr>
                <w:p w14:paraId="79ACB16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Entrega única 2025</w:t>
                  </w:r>
                </w:p>
              </w:tc>
              <w:tc>
                <w:tcPr>
                  <w:tcW w:w="1522" w:type="dxa"/>
                  <w:vAlign w:val="center"/>
                </w:tcPr>
                <w:p w14:paraId="711EDAA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Movilidad</w:t>
                  </w:r>
                </w:p>
              </w:tc>
            </w:tr>
            <w:tr w:rsidR="00182FB1" w:rsidRPr="006145DB" w14:paraId="35D17915" w14:textId="77777777" w:rsidTr="006550E1">
              <w:trPr>
                <w:trHeight w:val="242"/>
              </w:trPr>
              <w:tc>
                <w:tcPr>
                  <w:tcW w:w="2865" w:type="dxa"/>
                  <w:vMerge/>
                  <w:tcBorders>
                    <w:bottom w:val="single" w:sz="4" w:space="0" w:color="auto"/>
                  </w:tcBorders>
                  <w:vAlign w:val="center"/>
                </w:tcPr>
                <w:p w14:paraId="6A24E6F1" w14:textId="77777777" w:rsidR="008328DC" w:rsidRPr="006145DB" w:rsidRDefault="008328DC" w:rsidP="005B435E">
                  <w:pPr>
                    <w:tabs>
                      <w:tab w:val="left" w:pos="709"/>
                    </w:tabs>
                    <w:contextualSpacing/>
                    <w:jc w:val="both"/>
                    <w:rPr>
                      <w:rFonts w:cs="Arial"/>
                      <w:bCs/>
                      <w:sz w:val="16"/>
                      <w:szCs w:val="16"/>
                      <w:lang w:eastAsia="es-CO"/>
                    </w:rPr>
                  </w:pPr>
                </w:p>
              </w:tc>
              <w:tc>
                <w:tcPr>
                  <w:tcW w:w="1768" w:type="dxa"/>
                  <w:tcBorders>
                    <w:bottom w:val="single" w:sz="4" w:space="0" w:color="auto"/>
                  </w:tcBorders>
                  <w:vAlign w:val="center"/>
                </w:tcPr>
                <w:p w14:paraId="24BCA3E3"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personas con discapacidad atendidas por SDIS</w:t>
                  </w:r>
                </w:p>
              </w:tc>
              <w:tc>
                <w:tcPr>
                  <w:tcW w:w="1104" w:type="dxa"/>
                  <w:tcBorders>
                    <w:bottom w:val="single" w:sz="4" w:space="0" w:color="auto"/>
                  </w:tcBorders>
                  <w:vAlign w:val="center"/>
                </w:tcPr>
                <w:p w14:paraId="73E80A5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22" w:type="dxa"/>
                  <w:tcBorders>
                    <w:bottom w:val="single" w:sz="4" w:space="0" w:color="auto"/>
                  </w:tcBorders>
                  <w:vAlign w:val="center"/>
                </w:tcPr>
                <w:p w14:paraId="27E275E4"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182FB1" w:rsidRPr="006145DB" w14:paraId="509C6008" w14:textId="77777777" w:rsidTr="006550E1">
              <w:trPr>
                <w:trHeight w:val="242"/>
              </w:trPr>
              <w:tc>
                <w:tcPr>
                  <w:tcW w:w="2865" w:type="dxa"/>
                  <w:vMerge w:val="restart"/>
                  <w:vAlign w:val="center"/>
                </w:tcPr>
                <w:p w14:paraId="401ED885" w14:textId="234D50BF"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tenga 62 años o más, de acuerdo con la última actualización de la Base Maestra</w:t>
                  </w:r>
                  <w:r w:rsidR="00182FB1" w:rsidRPr="006145DB">
                    <w:rPr>
                      <w:rFonts w:cs="Arial"/>
                      <w:sz w:val="16"/>
                      <w:szCs w:val="16"/>
                      <w:lang w:eastAsia="es-CO"/>
                    </w:rPr>
                    <w:t>.</w:t>
                  </w:r>
                  <w:r w:rsidRPr="006145DB">
                    <w:rPr>
                      <w:rFonts w:cs="Arial"/>
                      <w:sz w:val="16"/>
                      <w:szCs w:val="16"/>
                      <w:lang w:eastAsia="es-CO"/>
                    </w:rPr>
                    <w:t xml:space="preserve"> </w:t>
                  </w:r>
                </w:p>
              </w:tc>
              <w:tc>
                <w:tcPr>
                  <w:tcW w:w="1768" w:type="dxa"/>
                  <w:vAlign w:val="center"/>
                </w:tcPr>
                <w:p w14:paraId="7A654180"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04" w:type="dxa"/>
                  <w:vAlign w:val="center"/>
                </w:tcPr>
                <w:p w14:paraId="198ECDE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22" w:type="dxa"/>
                  <w:vAlign w:val="center"/>
                </w:tcPr>
                <w:p w14:paraId="167CE65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324A05F1" w14:textId="77777777" w:rsidTr="006550E1">
              <w:trPr>
                <w:trHeight w:val="242"/>
              </w:trPr>
              <w:tc>
                <w:tcPr>
                  <w:tcW w:w="2865" w:type="dxa"/>
                  <w:vMerge/>
                  <w:vAlign w:val="center"/>
                </w:tcPr>
                <w:p w14:paraId="1A1CEC00" w14:textId="77777777" w:rsidR="008328DC" w:rsidRPr="006145DB" w:rsidRDefault="008328DC" w:rsidP="005B435E">
                  <w:pPr>
                    <w:tabs>
                      <w:tab w:val="left" w:pos="709"/>
                    </w:tabs>
                    <w:contextualSpacing/>
                    <w:jc w:val="both"/>
                    <w:rPr>
                      <w:rFonts w:cs="Arial"/>
                      <w:bCs/>
                      <w:sz w:val="16"/>
                      <w:szCs w:val="16"/>
                      <w:lang w:eastAsia="es-CO"/>
                    </w:rPr>
                  </w:pPr>
                </w:p>
              </w:tc>
              <w:tc>
                <w:tcPr>
                  <w:tcW w:w="1768" w:type="dxa"/>
                  <w:vAlign w:val="center"/>
                </w:tcPr>
                <w:p w14:paraId="62966E5A"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04" w:type="dxa"/>
                  <w:vAlign w:val="center"/>
                </w:tcPr>
                <w:p w14:paraId="40144EEF"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2" w:type="dxa"/>
                  <w:vAlign w:val="center"/>
                </w:tcPr>
                <w:p w14:paraId="6624F14D"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76AE5941" w14:textId="77777777" w:rsidTr="006550E1">
              <w:trPr>
                <w:trHeight w:val="242"/>
              </w:trPr>
              <w:tc>
                <w:tcPr>
                  <w:tcW w:w="2865" w:type="dxa"/>
                  <w:vMerge/>
                  <w:tcBorders>
                    <w:bottom w:val="nil"/>
                  </w:tcBorders>
                  <w:vAlign w:val="center"/>
                </w:tcPr>
                <w:p w14:paraId="5CD2C8C3" w14:textId="77777777" w:rsidR="008328DC" w:rsidRPr="006145DB" w:rsidRDefault="008328DC" w:rsidP="005B435E">
                  <w:pPr>
                    <w:tabs>
                      <w:tab w:val="left" w:pos="709"/>
                    </w:tabs>
                    <w:contextualSpacing/>
                    <w:jc w:val="both"/>
                    <w:rPr>
                      <w:rFonts w:cs="Arial"/>
                      <w:bCs/>
                      <w:sz w:val="16"/>
                      <w:szCs w:val="16"/>
                      <w:lang w:eastAsia="es-CO"/>
                    </w:rPr>
                  </w:pPr>
                </w:p>
              </w:tc>
              <w:tc>
                <w:tcPr>
                  <w:tcW w:w="1768" w:type="dxa"/>
                  <w:tcBorders>
                    <w:bottom w:val="nil"/>
                  </w:tcBorders>
                  <w:vAlign w:val="center"/>
                </w:tcPr>
                <w:p w14:paraId="1D6CD55B"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 (RNEC)</w:t>
                  </w:r>
                </w:p>
              </w:tc>
              <w:tc>
                <w:tcPr>
                  <w:tcW w:w="1104" w:type="dxa"/>
                  <w:tcBorders>
                    <w:bottom w:val="nil"/>
                  </w:tcBorders>
                  <w:vAlign w:val="center"/>
                </w:tcPr>
                <w:p w14:paraId="7341C8D7"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22" w:type="dxa"/>
                  <w:tcBorders>
                    <w:bottom w:val="nil"/>
                  </w:tcBorders>
                  <w:vAlign w:val="center"/>
                </w:tcPr>
                <w:p w14:paraId="3DC2D69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bl>
          <w:p w14:paraId="19A317FD" w14:textId="77777777" w:rsidR="008328DC" w:rsidRPr="006145DB" w:rsidRDefault="008328DC" w:rsidP="005B435E">
            <w:pPr>
              <w:pStyle w:val="Textoindependiente"/>
              <w:spacing w:after="0" w:line="240" w:lineRule="auto"/>
              <w:ind w:right="112"/>
              <w:jc w:val="both"/>
              <w:rPr>
                <w:rFonts w:cs="Arial"/>
                <w:sz w:val="20"/>
                <w:szCs w:val="20"/>
                <w:lang w:eastAsia="es-CO"/>
              </w:rPr>
            </w:pPr>
          </w:p>
        </w:tc>
      </w:tr>
      <w:tr w:rsidR="00E3077A" w:rsidRPr="006145DB" w14:paraId="75A15C9A" w14:textId="77777777" w:rsidTr="0021170D">
        <w:trPr>
          <w:trHeight w:val="742"/>
          <w:jc w:val="center"/>
        </w:trPr>
        <w:tc>
          <w:tcPr>
            <w:tcW w:w="1940" w:type="dxa"/>
            <w:vAlign w:val="center"/>
          </w:tcPr>
          <w:p w14:paraId="4F02CEC9"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tbl>
            <w:tblPr>
              <w:tblStyle w:val="Tablaconcuadrcula"/>
              <w:tblW w:w="7257" w:type="dxa"/>
              <w:tblLook w:val="04A0" w:firstRow="1" w:lastRow="0" w:firstColumn="1" w:lastColumn="0" w:noHBand="0" w:noVBand="1"/>
            </w:tblPr>
            <w:tblGrid>
              <w:gridCol w:w="2865"/>
              <w:gridCol w:w="1701"/>
              <w:gridCol w:w="1134"/>
              <w:gridCol w:w="1557"/>
            </w:tblGrid>
            <w:tr w:rsidR="00182FB1" w:rsidRPr="006145DB" w14:paraId="4F5162FB" w14:textId="77777777" w:rsidTr="0021170D">
              <w:trPr>
                <w:trHeight w:val="380"/>
              </w:trPr>
              <w:tc>
                <w:tcPr>
                  <w:tcW w:w="2865" w:type="dxa"/>
                  <w:tcBorders>
                    <w:top w:val="single" w:sz="4" w:space="0" w:color="auto"/>
                  </w:tcBorders>
                  <w:vAlign w:val="center"/>
                </w:tcPr>
                <w:p w14:paraId="2B367951"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701" w:type="dxa"/>
                  <w:tcBorders>
                    <w:top w:val="single" w:sz="4" w:space="0" w:color="auto"/>
                  </w:tcBorders>
                  <w:vAlign w:val="center"/>
                </w:tcPr>
                <w:p w14:paraId="63D8D33E"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102CE1EB"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7" w:type="dxa"/>
                  <w:tcBorders>
                    <w:top w:val="single" w:sz="4" w:space="0" w:color="auto"/>
                  </w:tcBorders>
                  <w:vAlign w:val="center"/>
                </w:tcPr>
                <w:p w14:paraId="24E3B988" w14:textId="77777777" w:rsidR="008328DC" w:rsidRPr="006145DB" w:rsidRDefault="008328DC"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82FB1" w:rsidRPr="006145DB" w14:paraId="5777A7EE" w14:textId="77777777" w:rsidTr="0021170D">
              <w:trPr>
                <w:trHeight w:val="243"/>
              </w:trPr>
              <w:tc>
                <w:tcPr>
                  <w:tcW w:w="2865" w:type="dxa"/>
                  <w:vAlign w:val="center"/>
                </w:tcPr>
                <w:p w14:paraId="004F2974"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701" w:type="dxa"/>
                  <w:vAlign w:val="center"/>
                </w:tcPr>
                <w:p w14:paraId="77F5FAB0"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329F30F2"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7" w:type="dxa"/>
                  <w:vAlign w:val="center"/>
                </w:tcPr>
                <w:p w14:paraId="20257148"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182FB1" w:rsidRPr="006145DB" w14:paraId="11227567" w14:textId="77777777" w:rsidTr="0021170D">
              <w:trPr>
                <w:trHeight w:val="243"/>
              </w:trPr>
              <w:tc>
                <w:tcPr>
                  <w:tcW w:w="2865" w:type="dxa"/>
                  <w:vAlign w:val="center"/>
                </w:tcPr>
                <w:p w14:paraId="247227F6"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 xml:space="preserve">Fallecimiento </w:t>
                  </w:r>
                </w:p>
              </w:tc>
              <w:tc>
                <w:tcPr>
                  <w:tcW w:w="1701" w:type="dxa"/>
                  <w:vAlign w:val="center"/>
                </w:tcPr>
                <w:p w14:paraId="4A73BB51"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vAlign w:val="center"/>
                </w:tcPr>
                <w:p w14:paraId="54E6000B"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57" w:type="dxa"/>
                  <w:vAlign w:val="center"/>
                </w:tcPr>
                <w:p w14:paraId="169C9C3C"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182FB1" w:rsidRPr="006145DB" w14:paraId="21264893" w14:textId="77777777" w:rsidTr="0021170D">
              <w:trPr>
                <w:trHeight w:val="243"/>
              </w:trPr>
              <w:tc>
                <w:tcPr>
                  <w:tcW w:w="2865" w:type="dxa"/>
                  <w:vMerge w:val="restart"/>
                  <w:vAlign w:val="center"/>
                </w:tcPr>
                <w:p w14:paraId="71FEAE75"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deje de cumplir con las condiciones de la población objetivo y criterios de ingreso</w:t>
                  </w:r>
                </w:p>
              </w:tc>
              <w:tc>
                <w:tcPr>
                  <w:tcW w:w="1701" w:type="dxa"/>
                  <w:vAlign w:val="center"/>
                </w:tcPr>
                <w:p w14:paraId="5277A7A1"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3669F55"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57" w:type="dxa"/>
                  <w:vAlign w:val="center"/>
                </w:tcPr>
                <w:p w14:paraId="22FB6389"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182FB1" w:rsidRPr="006145DB" w14:paraId="077A9F74" w14:textId="77777777" w:rsidTr="0021170D">
              <w:trPr>
                <w:trHeight w:val="243"/>
              </w:trPr>
              <w:tc>
                <w:tcPr>
                  <w:tcW w:w="2865" w:type="dxa"/>
                  <w:vMerge/>
                  <w:vAlign w:val="center"/>
                </w:tcPr>
                <w:p w14:paraId="54BB0605" w14:textId="77777777" w:rsidR="008328DC" w:rsidRPr="006145DB" w:rsidRDefault="008328DC" w:rsidP="005B435E">
                  <w:pPr>
                    <w:tabs>
                      <w:tab w:val="left" w:pos="709"/>
                    </w:tabs>
                    <w:contextualSpacing/>
                    <w:jc w:val="both"/>
                    <w:rPr>
                      <w:rFonts w:cs="Arial"/>
                      <w:bCs/>
                      <w:sz w:val="16"/>
                      <w:szCs w:val="16"/>
                      <w:lang w:eastAsia="es-CO"/>
                    </w:rPr>
                  </w:pPr>
                </w:p>
              </w:tc>
              <w:tc>
                <w:tcPr>
                  <w:tcW w:w="1701" w:type="dxa"/>
                  <w:vAlign w:val="center"/>
                </w:tcPr>
                <w:p w14:paraId="25E2C6C2"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Base de datos de ciudadanos con tarjeta personalizada y activa.</w:t>
                  </w:r>
                </w:p>
              </w:tc>
              <w:tc>
                <w:tcPr>
                  <w:tcW w:w="1134" w:type="dxa"/>
                  <w:vAlign w:val="center"/>
                </w:tcPr>
                <w:p w14:paraId="07EFCB42"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57" w:type="dxa"/>
                  <w:vAlign w:val="center"/>
                </w:tcPr>
                <w:p w14:paraId="15556118"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r w:rsidR="00182FB1" w:rsidRPr="006145DB" w14:paraId="37302F74" w14:textId="77777777" w:rsidTr="0021170D">
              <w:trPr>
                <w:trHeight w:val="259"/>
              </w:trPr>
              <w:tc>
                <w:tcPr>
                  <w:tcW w:w="2865" w:type="dxa"/>
                  <w:vMerge/>
                  <w:vAlign w:val="center"/>
                </w:tcPr>
                <w:p w14:paraId="0643CE6E" w14:textId="77777777" w:rsidR="008328DC" w:rsidRPr="006145DB" w:rsidRDefault="008328DC" w:rsidP="005B435E">
                  <w:pPr>
                    <w:tabs>
                      <w:tab w:val="left" w:pos="709"/>
                    </w:tabs>
                    <w:contextualSpacing/>
                    <w:jc w:val="both"/>
                    <w:rPr>
                      <w:rFonts w:cs="Arial"/>
                      <w:bCs/>
                      <w:sz w:val="16"/>
                      <w:szCs w:val="16"/>
                      <w:lang w:eastAsia="es-CO"/>
                    </w:rPr>
                  </w:pPr>
                </w:p>
              </w:tc>
              <w:tc>
                <w:tcPr>
                  <w:tcW w:w="1701" w:type="dxa"/>
                  <w:vAlign w:val="center"/>
                </w:tcPr>
                <w:p w14:paraId="725308A8"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Base de SISPRO</w:t>
                  </w:r>
                </w:p>
              </w:tc>
              <w:tc>
                <w:tcPr>
                  <w:tcW w:w="1134" w:type="dxa"/>
                  <w:vAlign w:val="center"/>
                </w:tcPr>
                <w:p w14:paraId="768005CC"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57" w:type="dxa"/>
                  <w:vAlign w:val="center"/>
                </w:tcPr>
                <w:p w14:paraId="286B4B30"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182FB1" w:rsidRPr="006145DB" w14:paraId="2FDD4C3B" w14:textId="77777777" w:rsidTr="0021170D">
              <w:trPr>
                <w:trHeight w:val="237"/>
              </w:trPr>
              <w:tc>
                <w:tcPr>
                  <w:tcW w:w="2865" w:type="dxa"/>
                  <w:vMerge/>
                  <w:tcBorders>
                    <w:bottom w:val="nil"/>
                  </w:tcBorders>
                  <w:vAlign w:val="center"/>
                </w:tcPr>
                <w:p w14:paraId="4E9945C3" w14:textId="77777777" w:rsidR="008328DC" w:rsidRPr="006145DB" w:rsidRDefault="008328DC" w:rsidP="005B435E">
                  <w:pPr>
                    <w:tabs>
                      <w:tab w:val="left" w:pos="709"/>
                    </w:tabs>
                    <w:contextualSpacing/>
                    <w:jc w:val="both"/>
                    <w:rPr>
                      <w:rFonts w:cs="Arial"/>
                      <w:bCs/>
                      <w:sz w:val="16"/>
                      <w:szCs w:val="16"/>
                      <w:lang w:eastAsia="es-CO"/>
                    </w:rPr>
                  </w:pPr>
                </w:p>
              </w:tc>
              <w:tc>
                <w:tcPr>
                  <w:tcW w:w="1701" w:type="dxa"/>
                  <w:tcBorders>
                    <w:bottom w:val="nil"/>
                  </w:tcBorders>
                  <w:vAlign w:val="center"/>
                </w:tcPr>
                <w:p w14:paraId="691634C3"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Registro Social de Hogares (RNEC)</w:t>
                  </w:r>
                </w:p>
              </w:tc>
              <w:tc>
                <w:tcPr>
                  <w:tcW w:w="1134" w:type="dxa"/>
                  <w:tcBorders>
                    <w:bottom w:val="nil"/>
                  </w:tcBorders>
                  <w:vAlign w:val="center"/>
                </w:tcPr>
                <w:p w14:paraId="13F2FE66"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57" w:type="dxa"/>
                  <w:tcBorders>
                    <w:bottom w:val="nil"/>
                  </w:tcBorders>
                  <w:vAlign w:val="center"/>
                </w:tcPr>
                <w:p w14:paraId="6C16558F"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182FB1" w:rsidRPr="006145DB" w14:paraId="5F4CAEC2" w14:textId="77777777" w:rsidTr="0021170D">
              <w:trPr>
                <w:trHeight w:val="206"/>
              </w:trPr>
              <w:tc>
                <w:tcPr>
                  <w:tcW w:w="2865" w:type="dxa"/>
                  <w:tcBorders>
                    <w:top w:val="nil"/>
                  </w:tcBorders>
                  <w:vAlign w:val="center"/>
                </w:tcPr>
                <w:p w14:paraId="57C241E2" w14:textId="77777777" w:rsidR="008328DC" w:rsidRPr="006145DB" w:rsidRDefault="008328DC" w:rsidP="005B435E">
                  <w:pPr>
                    <w:tabs>
                      <w:tab w:val="left" w:pos="709"/>
                    </w:tabs>
                    <w:contextualSpacing/>
                    <w:jc w:val="both"/>
                    <w:rPr>
                      <w:rFonts w:cs="Arial"/>
                      <w:sz w:val="16"/>
                      <w:szCs w:val="16"/>
                      <w:lang w:eastAsia="es-CO"/>
                    </w:rPr>
                  </w:pPr>
                  <w:r w:rsidRPr="006145DB">
                    <w:rPr>
                      <w:rFonts w:cs="Arial"/>
                      <w:sz w:val="16"/>
                      <w:szCs w:val="16"/>
                      <w:lang w:eastAsia="es-CO"/>
                    </w:rPr>
                    <w:t>Persona que sea reportada con uso indebido de los pasajes gratis.</w:t>
                  </w:r>
                </w:p>
              </w:tc>
              <w:tc>
                <w:tcPr>
                  <w:tcW w:w="1701" w:type="dxa"/>
                  <w:tcBorders>
                    <w:top w:val="nil"/>
                  </w:tcBorders>
                  <w:vAlign w:val="center"/>
                </w:tcPr>
                <w:p w14:paraId="52665BC2"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Listado de ciudadanos con reporte de uso indebido</w:t>
                  </w:r>
                </w:p>
              </w:tc>
              <w:tc>
                <w:tcPr>
                  <w:tcW w:w="1134" w:type="dxa"/>
                  <w:tcBorders>
                    <w:top w:val="nil"/>
                  </w:tcBorders>
                  <w:vAlign w:val="center"/>
                </w:tcPr>
                <w:p w14:paraId="3BDB0774"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57" w:type="dxa"/>
                  <w:tcBorders>
                    <w:top w:val="nil"/>
                  </w:tcBorders>
                  <w:vAlign w:val="center"/>
                </w:tcPr>
                <w:p w14:paraId="5CB9CF25" w14:textId="77777777" w:rsidR="008328DC" w:rsidRPr="006145DB" w:rsidRDefault="008328DC" w:rsidP="008A2B10">
                  <w:pPr>
                    <w:tabs>
                      <w:tab w:val="left" w:pos="709"/>
                    </w:tabs>
                    <w:contextualSpacing/>
                    <w:jc w:val="center"/>
                    <w:rPr>
                      <w:rFonts w:cs="Arial"/>
                      <w:sz w:val="16"/>
                      <w:szCs w:val="16"/>
                      <w:lang w:eastAsia="es-CO"/>
                    </w:rPr>
                  </w:pPr>
                  <w:r w:rsidRPr="006145DB">
                    <w:rPr>
                      <w:rFonts w:cs="Arial"/>
                      <w:sz w:val="16"/>
                      <w:szCs w:val="16"/>
                      <w:lang w:eastAsia="es-CO"/>
                    </w:rPr>
                    <w:t>Empresa de Transporte del Tercer Milenio Transmilenio S.A.</w:t>
                  </w:r>
                </w:p>
              </w:tc>
            </w:tr>
          </w:tbl>
          <w:p w14:paraId="1BD92D08" w14:textId="77777777" w:rsidR="008328DC" w:rsidRPr="0021170D" w:rsidRDefault="008328DC" w:rsidP="005B435E">
            <w:pPr>
              <w:tabs>
                <w:tab w:val="left" w:pos="709"/>
              </w:tabs>
              <w:spacing w:after="0" w:line="240" w:lineRule="auto"/>
              <w:contextualSpacing/>
              <w:jc w:val="both"/>
              <w:rPr>
                <w:rFonts w:cs="Arial"/>
                <w:sz w:val="12"/>
                <w:szCs w:val="12"/>
                <w:lang w:eastAsia="es-CO"/>
              </w:rPr>
            </w:pPr>
          </w:p>
        </w:tc>
      </w:tr>
      <w:tr w:rsidR="00E3077A" w:rsidRPr="006145DB" w14:paraId="6FC195C3" w14:textId="77777777" w:rsidTr="006550E1">
        <w:trPr>
          <w:trHeight w:val="600"/>
          <w:jc w:val="center"/>
        </w:trPr>
        <w:tc>
          <w:tcPr>
            <w:tcW w:w="1940" w:type="dxa"/>
            <w:vAlign w:val="center"/>
          </w:tcPr>
          <w:p w14:paraId="4A6A71D6" w14:textId="0C6A49E1"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p w14:paraId="77E03797" w14:textId="79F6CED9" w:rsidR="008328DC" w:rsidRPr="006145DB" w:rsidRDefault="008328DC" w:rsidP="005B435E">
            <w:pPr>
              <w:spacing w:after="0" w:line="240" w:lineRule="auto"/>
              <w:rPr>
                <w:rFonts w:cs="Arial"/>
                <w:sz w:val="20"/>
                <w:szCs w:val="20"/>
              </w:rPr>
            </w:pPr>
            <w:r w:rsidRPr="006145DB">
              <w:rPr>
                <w:rFonts w:cs="Arial"/>
                <w:sz w:val="20"/>
                <w:szCs w:val="20"/>
              </w:rPr>
              <w:t>No aplica.</w:t>
            </w:r>
          </w:p>
        </w:tc>
      </w:tr>
      <w:tr w:rsidR="00E3077A" w:rsidRPr="006145DB" w14:paraId="23B03470" w14:textId="77777777" w:rsidTr="00844987">
        <w:trPr>
          <w:trHeight w:val="983"/>
          <w:jc w:val="center"/>
        </w:trPr>
        <w:tc>
          <w:tcPr>
            <w:tcW w:w="1940" w:type="dxa"/>
            <w:vAlign w:val="center"/>
          </w:tcPr>
          <w:p w14:paraId="709B480F"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vAlign w:val="center"/>
          </w:tcPr>
          <w:p w14:paraId="102848C9"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El subsidio de transporte “Pasajes gratis”, considera tres tipologías: a) Dirigida a personas pobres extremas y pobres moderadas, entre 16 y 61 años; b) Dirigida a personas con discapacidad; y c) Dirigida a personas mayores de 62 años. Consiste en la entrega mensual y progresiva de pasajes gratuitos en </w:t>
            </w:r>
            <w:r w:rsidRPr="006145DB">
              <w:rPr>
                <w:rFonts w:eastAsia="Lucida Sans Unicode" w:cs="Arial"/>
                <w:sz w:val="20"/>
                <w:szCs w:val="20"/>
              </w:rPr>
              <w:t>el Sistema Integrado de Transporte Público (SITP) de la ciudad de Bogotá D.C.</w:t>
            </w:r>
            <w:r w:rsidRPr="006145DB">
              <w:rPr>
                <w:rFonts w:cs="Arial"/>
                <w:sz w:val="20"/>
                <w:szCs w:val="20"/>
                <w:lang w:eastAsia="es-CO"/>
              </w:rPr>
              <w:t xml:space="preserve"> Para que las personas beneficiarias puedan acceder al subsidio deben tener la tarjeta personalizada y activa. Es necesario aclarar que las personas solo pueden ser beneficiarias de una de las tres tipologías de ayuda. </w:t>
            </w:r>
          </w:p>
          <w:p w14:paraId="747CF8B2" w14:textId="77777777" w:rsidR="008328DC" w:rsidRPr="006145DB" w:rsidRDefault="008328DC" w:rsidP="005B435E">
            <w:pPr>
              <w:pStyle w:val="Textoindependiente"/>
              <w:spacing w:after="0" w:line="240" w:lineRule="auto"/>
              <w:jc w:val="both"/>
              <w:rPr>
                <w:rFonts w:cs="Arial"/>
                <w:sz w:val="20"/>
                <w:szCs w:val="20"/>
                <w:lang w:eastAsia="es-CO"/>
              </w:rPr>
            </w:pPr>
          </w:p>
          <w:p w14:paraId="795DAEE9"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caso de las tipologías a) Dirigida a personas pobres extremas y pobres moderadas, entre 16 y 61 años y c) Dirigida a personas mayores de 62 años, la verificación del cumplimiento del criterio asociado a la edad de la persona beneficiaria se realiza de acuerdo con la información registrada de esta en la última actualización de la Base maestra consolidada por la Secretaría Distrital de Planeación. </w:t>
            </w:r>
            <w:r w:rsidRPr="006145DB">
              <w:rPr>
                <w:rFonts w:cs="Arial"/>
                <w:sz w:val="20"/>
                <w:szCs w:val="20"/>
                <w:lang w:val="es-MX" w:eastAsia="es-CO"/>
              </w:rPr>
              <w:t>Estas actualizaciones se realizan dos veces al año en los meses de mayo y noviembre, para su aplicación en los meses de julio y enero respectivamente</w:t>
            </w:r>
            <w:r w:rsidRPr="006145DB">
              <w:rPr>
                <w:rFonts w:cs="Arial"/>
                <w:sz w:val="20"/>
                <w:szCs w:val="20"/>
                <w:lang w:eastAsia="es-CO"/>
              </w:rPr>
              <w:t xml:space="preserve">. Los ingresos de nuevas personas beneficiarias </w:t>
            </w:r>
            <w:r w:rsidRPr="006145DB">
              <w:rPr>
                <w:rFonts w:cs="Arial"/>
                <w:sz w:val="20"/>
                <w:szCs w:val="20"/>
                <w:lang w:val="es-MX" w:eastAsia="es-CO"/>
              </w:rPr>
              <w:t>que estén asociados al cumplimiento de este requisito (es decir, para aquellas personas que cumplen las edades requeridas para ser beneficiarias de la recarga)</w:t>
            </w:r>
            <w:r w:rsidRPr="006145DB">
              <w:rPr>
                <w:rFonts w:cs="Arial"/>
                <w:sz w:val="20"/>
                <w:szCs w:val="20"/>
                <w:lang w:eastAsia="es-CO"/>
              </w:rPr>
              <w:t>, estarán condicionados a la disponibilidad presupuestal.</w:t>
            </w:r>
          </w:p>
          <w:p w14:paraId="1A0C105E"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5BDC9307"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Las personas beneficiarias para activar las recargas deberán acercarse cada mes a las estaciones de Transmilenio y realizar en la taquilla la activación por medio de los dispositivos ATM que tengan pantalla (cajeros dentro de las estaciones de Transmilenio que permiten la recarga de tarjetas TuLlave), tendrán 30 días calendario de cada mes para realizarlo. Los pasajes gratuitos serán cargados de forma automática, una vez se solicite la activación del beneficio</w:t>
            </w:r>
          </w:p>
          <w:p w14:paraId="38016C2E"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299FE51F"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 Dirección de Transferencias tras recibir la Base de datos de ciudadanos con tarjeta personalizada y activa, mensualmente aplica los filtros correspondientes para verificar los criterios de ingreso, el uso del subsidio, y se realizan controles de calidad (bloqueos) para definir la cantidad de pasajes gratuitos asignados a cada persona beneficiaria de manera progresiva. Lo que significa que existe progresividad entre de los grupos de población beneficiaria (tienen prevalencia las personas con discapacidad, en primer lugar; las personas mayores, en segundo lugar; y las personas en pobreza; en tercer lugar) y al interior de cada grupo de población de acuerdo con la situación socioeconómica de los beneficiarios (las personas en mayor pobreza reciben más pasajes gratis y las personas en menor pobreza reciben menos de acuerdo con el perfil SISBEN). Posteriormente, una vez se tienen identificadas las personas beneficiarias y la cantidad de pasajes asignados, se realiza la consolidación de los listados que serán remitidos a Transmilenio para que Recaudo Bogotá realice la recarga de las tarjetas personalizadas activas. </w:t>
            </w:r>
          </w:p>
          <w:p w14:paraId="7625A9E1"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1DF311DB"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Es necesario señalar que, dado que la cantidad de pasajes gratuitos que tendrá cada grupo poblacional es progresiva, se tendrá en cuenta para la asignación la categoría del SISBEN IV y la normatividad en subsidios de transporte para personas mayores y personas con discapacidad. Además, mensualmente se realiza la confirmación del uso del subsidio para determinar el monto que se asigna y para establecer, de ser necesario, suspensiones por no uso o uso inadecuado.</w:t>
            </w:r>
          </w:p>
          <w:p w14:paraId="1100AE71"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6230DB26"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Por lo tanto, se realizará la verificación mensual para identificar a aquellas personas beneficiarias que no realizaron la activación de los pasajes durante un periodo de tres meses consecutivos. A partir de dicho análisis se aplicarán suspensiones a la recarga de pasajes a las personas beneficiarias de la tipología a) Dirigida a personas pobres extremas y pobres moderadas, entre 16 y 61 años, que se encuentren registradas en la categoría B del SISBEN; y a las personas beneficiarias de la tipología c) Dirigida a personas mayores de 62 años con SISBEN IV categoría D y sin SISBEN.</w:t>
            </w:r>
          </w:p>
          <w:p w14:paraId="07542031"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4163B40B"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Para la recarga de los Pasajes Gratis, se realiza el proceso de verificación de cumplimiento de los criterios y cuando se evidencian inconsistencias en la información se establecen bloqueos, es decir, que no se genera la recarga a la tarjeta de la persona beneficiaria hasta que se solucione la inconsistencia. Los bloqueos establecidos son:</w:t>
            </w:r>
          </w:p>
          <w:p w14:paraId="28FEE556"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55B0D7D4" w14:textId="77777777" w:rsidR="008328DC" w:rsidRPr="006145DB" w:rsidRDefault="008328DC">
            <w:pPr>
              <w:pStyle w:val="Prrafodelista"/>
              <w:numPr>
                <w:ilvl w:val="0"/>
                <w:numId w:val="87"/>
              </w:numPr>
              <w:tabs>
                <w:tab w:val="left" w:pos="709"/>
              </w:tabs>
              <w:spacing w:after="0" w:line="240" w:lineRule="auto"/>
              <w:jc w:val="both"/>
              <w:rPr>
                <w:rFonts w:cs="Arial"/>
                <w:sz w:val="20"/>
                <w:szCs w:val="20"/>
                <w:lang w:eastAsia="es-CO"/>
              </w:rPr>
            </w:pPr>
            <w:r w:rsidRPr="006145DB">
              <w:rPr>
                <w:rFonts w:cs="Arial"/>
                <w:sz w:val="20"/>
                <w:szCs w:val="20"/>
                <w:lang w:eastAsia="es-CO"/>
              </w:rPr>
              <w:t>Bloqueo SISBEN: Cuando en la base de datos del SISBEN, la persona beneficiaria aparece con inconsistencias en la información reportada.</w:t>
            </w:r>
          </w:p>
          <w:p w14:paraId="7C54B3B5" w14:textId="77777777" w:rsidR="008328DC" w:rsidRPr="006145DB" w:rsidRDefault="008328DC">
            <w:pPr>
              <w:pStyle w:val="Prrafodelista"/>
              <w:numPr>
                <w:ilvl w:val="0"/>
                <w:numId w:val="87"/>
              </w:numPr>
              <w:tabs>
                <w:tab w:val="left" w:pos="709"/>
              </w:tabs>
              <w:spacing w:after="0" w:line="240" w:lineRule="auto"/>
              <w:jc w:val="both"/>
              <w:rPr>
                <w:rFonts w:cs="Arial"/>
                <w:sz w:val="20"/>
                <w:szCs w:val="20"/>
                <w:lang w:eastAsia="es-CO"/>
              </w:rPr>
            </w:pPr>
            <w:r w:rsidRPr="006145DB">
              <w:rPr>
                <w:rFonts w:cs="Arial"/>
                <w:sz w:val="20"/>
                <w:szCs w:val="20"/>
                <w:lang w:eastAsia="es-CO"/>
              </w:rPr>
              <w:t>Bloqueo RNEC: Bloqueo del cruce de información contra la fuente de Registraduría Nacional del Estado Civil, en el cual la información de identificación de la persona beneficiaria en las fuentes de información de focalización de SDIS no es compatible con la información de las consultas en la fuente de la Registraduría Nacional.</w:t>
            </w:r>
          </w:p>
          <w:p w14:paraId="587F22D6" w14:textId="77777777" w:rsidR="008328DC" w:rsidRPr="006145DB" w:rsidRDefault="008328DC">
            <w:pPr>
              <w:pStyle w:val="Prrafodelista"/>
              <w:numPr>
                <w:ilvl w:val="0"/>
                <w:numId w:val="87"/>
              </w:numPr>
              <w:tabs>
                <w:tab w:val="left" w:pos="709"/>
              </w:tabs>
              <w:spacing w:after="0" w:line="240" w:lineRule="auto"/>
              <w:jc w:val="both"/>
              <w:rPr>
                <w:rFonts w:cs="Arial"/>
                <w:sz w:val="20"/>
                <w:szCs w:val="20"/>
                <w:lang w:eastAsia="es-CO"/>
              </w:rPr>
            </w:pPr>
            <w:r w:rsidRPr="006145DB">
              <w:rPr>
                <w:rFonts w:cs="Arial"/>
                <w:sz w:val="20"/>
                <w:szCs w:val="20"/>
                <w:lang w:eastAsia="es-CO"/>
              </w:rPr>
              <w:t>Bloqueo por inconsistencias entre fuentes de información de focalización: Si la persona beneficiaria presenta variables de identificación que son diferentes entre las fuentes de información que usa SDIS para la focalización del componente.</w:t>
            </w:r>
          </w:p>
          <w:p w14:paraId="20683DCA" w14:textId="77777777" w:rsidR="008328DC" w:rsidRPr="006145DB" w:rsidRDefault="008328DC" w:rsidP="005B435E">
            <w:pPr>
              <w:pStyle w:val="Prrafodelista"/>
              <w:spacing w:after="0" w:line="240" w:lineRule="auto"/>
              <w:rPr>
                <w:rFonts w:cs="Arial"/>
                <w:sz w:val="20"/>
                <w:szCs w:val="20"/>
                <w:lang w:eastAsia="es-CO"/>
              </w:rPr>
            </w:pPr>
          </w:p>
          <w:p w14:paraId="5A174440"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Una vez el ciudadano solucione las inconsistencias generadoras de los bloqueos deberá solicitar a la SDIS, mediante los canales que dispone la entidad para la atención a la ciudadanía, la aplicación de los pasajes retroactivos que dejó de recibir. Esta solicitud deberá recibirse antes de la fecha de recepción mensual de la base de tarjetas personalizadas activas que remite TRANSMILENIO S.A. a SDIS, para que el proceso de verificación del estado del bloqueo pueda realizarse en el mismo mes. Si la solicitud llega con posterioridad a la fecha de recepción de dicha base, su solicitud será validada para el siguiente mes.</w:t>
            </w:r>
          </w:p>
          <w:p w14:paraId="49A22B3C"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6D616A6C"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Tras la verificación de la situación del bloqueo, se le otorgarán los pasajes retroactivos que se hayan dejado de recargar durante los meses que permaneció el bloqueo, siempre y cuando su grupo del SISBEN no se haya modificado durante el periodo del bloqueo.  </w:t>
            </w:r>
          </w:p>
          <w:p w14:paraId="4D3C91F7"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27B89DC1"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Los pagos retroactivos no se realizarán en uno solo mes de recarga, sino equitativamente en un número de meses de recarga igual a los que permaneció bloqueado.</w:t>
            </w:r>
          </w:p>
          <w:p w14:paraId="7088B39A" w14:textId="77777777" w:rsidR="008328DC" w:rsidRPr="006145DB" w:rsidRDefault="008328DC" w:rsidP="005B435E">
            <w:pPr>
              <w:tabs>
                <w:tab w:val="left" w:pos="709"/>
              </w:tabs>
              <w:spacing w:after="0" w:line="240" w:lineRule="auto"/>
              <w:contextualSpacing/>
              <w:jc w:val="both"/>
              <w:rPr>
                <w:rFonts w:cs="Arial"/>
                <w:sz w:val="20"/>
                <w:szCs w:val="20"/>
                <w:lang w:eastAsia="es-CO"/>
              </w:rPr>
            </w:pPr>
          </w:p>
          <w:p w14:paraId="475F0784" w14:textId="77777777"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componente de Pasajes Gratis dará un periodo de tiempo de 6 meses, a partir del mes en el cual se aplicó el bloqueo, para que la persona beneficiaria solucione las inconsistencias generadoras de los bloqueos, después de 6 meses de permanencia del bloqueo no se otorgarán pasajes retroactivos.</w:t>
            </w:r>
          </w:p>
        </w:tc>
      </w:tr>
      <w:tr w:rsidR="00E3077A" w:rsidRPr="006145DB" w14:paraId="602AC7B2" w14:textId="77777777" w:rsidTr="00A655B6">
        <w:trPr>
          <w:trHeight w:val="742"/>
          <w:jc w:val="center"/>
        </w:trPr>
        <w:tc>
          <w:tcPr>
            <w:tcW w:w="1940" w:type="dxa"/>
            <w:vAlign w:val="center"/>
          </w:tcPr>
          <w:p w14:paraId="39D86C3A" w14:textId="77777777" w:rsidR="008328DC" w:rsidRPr="006145DB" w:rsidRDefault="008328DC" w:rsidP="005B435E">
            <w:pPr>
              <w:spacing w:after="0" w:line="240" w:lineRule="auto"/>
              <w:contextualSpacing/>
              <w:rPr>
                <w:rFonts w:cs="Arial"/>
                <w:sz w:val="20"/>
                <w:szCs w:val="20"/>
                <w:lang w:eastAsia="es-CO"/>
              </w:rPr>
            </w:pPr>
            <w:r w:rsidRPr="006145DB">
              <w:rPr>
                <w:rFonts w:cs="Arial"/>
                <w:sz w:val="20"/>
                <w:szCs w:val="20"/>
                <w:lang w:eastAsia="es-CO"/>
              </w:rPr>
              <w:t>Condiciones transversales de calidad</w:t>
            </w:r>
          </w:p>
        </w:tc>
        <w:tc>
          <w:tcPr>
            <w:tcW w:w="7455" w:type="dxa"/>
            <w:vAlign w:val="center"/>
          </w:tcPr>
          <w:p w14:paraId="6B55A83F" w14:textId="420110CB" w:rsidR="008328DC" w:rsidRPr="006145DB" w:rsidRDefault="008328DC"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la transferencia aplican las siguientes categorías: </w:t>
            </w:r>
          </w:p>
          <w:p w14:paraId="57CF9C54" w14:textId="77777777" w:rsidR="008A2B10" w:rsidRPr="006145DB" w:rsidRDefault="008A2B10" w:rsidP="008A2B10">
            <w:pPr>
              <w:pStyle w:val="Ttulo1"/>
              <w:rPr>
                <w:sz w:val="20"/>
                <w:lang w:eastAsia="es-CO"/>
              </w:rPr>
            </w:pPr>
          </w:p>
          <w:p w14:paraId="50245D11" w14:textId="77777777" w:rsidR="008328DC" w:rsidRPr="006145DB" w:rsidRDefault="008328DC">
            <w:pPr>
              <w:pStyle w:val="Prrafodelista"/>
              <w:numPr>
                <w:ilvl w:val="0"/>
                <w:numId w:val="86"/>
              </w:numPr>
              <w:tabs>
                <w:tab w:val="left" w:pos="709"/>
              </w:tabs>
              <w:spacing w:after="0" w:line="240" w:lineRule="auto"/>
              <w:jc w:val="both"/>
              <w:rPr>
                <w:rFonts w:cs="Arial"/>
                <w:sz w:val="20"/>
                <w:szCs w:val="20"/>
                <w:lang w:eastAsia="es-CO"/>
              </w:rPr>
            </w:pPr>
            <w:r w:rsidRPr="006145DB">
              <w:rPr>
                <w:rFonts w:cs="Arial"/>
                <w:sz w:val="20"/>
                <w:szCs w:val="20"/>
                <w:lang w:eastAsia="es-CO"/>
              </w:rPr>
              <w:t>Gestión Administrativa</w:t>
            </w:r>
          </w:p>
          <w:p w14:paraId="1E132979" w14:textId="77777777" w:rsidR="008328DC" w:rsidRPr="006145DB" w:rsidRDefault="008328DC">
            <w:pPr>
              <w:pStyle w:val="Textoindependiente"/>
              <w:numPr>
                <w:ilvl w:val="0"/>
                <w:numId w:val="86"/>
              </w:numPr>
              <w:spacing w:after="0" w:line="240" w:lineRule="auto"/>
              <w:contextualSpacing/>
              <w:jc w:val="both"/>
              <w:rPr>
                <w:rFonts w:cs="Arial"/>
                <w:sz w:val="20"/>
                <w:szCs w:val="20"/>
                <w:lang w:eastAsia="es-CO"/>
              </w:rPr>
            </w:pPr>
            <w:r w:rsidRPr="006145DB">
              <w:rPr>
                <w:rFonts w:cs="Arial"/>
                <w:sz w:val="20"/>
                <w:szCs w:val="20"/>
                <w:lang w:eastAsia="es-CO"/>
              </w:rPr>
              <w:t>Talento Humano</w:t>
            </w:r>
          </w:p>
        </w:tc>
      </w:tr>
    </w:tbl>
    <w:p w14:paraId="6110AAFB" w14:textId="77777777" w:rsidR="00922338" w:rsidRPr="006145DB" w:rsidRDefault="00922338" w:rsidP="005B435E">
      <w:pPr>
        <w:spacing w:after="0" w:line="240" w:lineRule="auto"/>
        <w:contextualSpacing/>
        <w:rPr>
          <w:rFonts w:cs="Arial"/>
          <w:bCs/>
        </w:rPr>
      </w:pPr>
    </w:p>
    <w:p w14:paraId="33729CE3" w14:textId="0240304B" w:rsidR="00A97635" w:rsidRPr="006145DB" w:rsidRDefault="0013290A">
      <w:pPr>
        <w:pStyle w:val="Ttulo1"/>
        <w:numPr>
          <w:ilvl w:val="2"/>
          <w:numId w:val="72"/>
        </w:numPr>
        <w:ind w:left="1418"/>
      </w:pPr>
      <w:bookmarkStart w:id="418" w:name="_Toc210213241"/>
      <w:bookmarkStart w:id="419" w:name="_Toc213273511"/>
      <w:bookmarkStart w:id="420" w:name="_Toc213276138"/>
      <w:bookmarkStart w:id="421" w:name="_Toc216902472"/>
      <w:r w:rsidRPr="006145DB">
        <w:t xml:space="preserve">Transferencias monetarias para hogares </w:t>
      </w:r>
      <w:r w:rsidR="000F3062" w:rsidRPr="006145DB">
        <w:t xml:space="preserve">étnicos </w:t>
      </w:r>
      <w:r w:rsidRPr="006145DB">
        <w:t>víctimas del conflicto armado</w:t>
      </w:r>
      <w:bookmarkEnd w:id="418"/>
      <w:bookmarkEnd w:id="419"/>
      <w:bookmarkEnd w:id="420"/>
      <w:bookmarkEnd w:id="42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C3283D" w:rsidRPr="006145DB" w14:paraId="7DD5E6C0" w14:textId="77777777" w:rsidTr="00C3283D">
        <w:trPr>
          <w:trHeight w:val="308"/>
          <w:jc w:val="center"/>
        </w:trPr>
        <w:tc>
          <w:tcPr>
            <w:tcW w:w="1940" w:type="dxa"/>
            <w:shd w:val="clear" w:color="auto" w:fill="FFFFFF" w:themeFill="background1"/>
            <w:vAlign w:val="center"/>
          </w:tcPr>
          <w:p w14:paraId="09D94050" w14:textId="77777777" w:rsidR="00C3283D" w:rsidRPr="006145DB" w:rsidRDefault="00C3283D"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shd w:val="clear" w:color="auto" w:fill="FFFFFF" w:themeFill="background1"/>
            <w:vAlign w:val="center"/>
          </w:tcPr>
          <w:p w14:paraId="6E84F5C8" w14:textId="5D04D3FE" w:rsidR="00C3283D" w:rsidRPr="006145DB" w:rsidRDefault="00C3283D"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para hogares étnicos víctimas del conflicto armado</w:t>
            </w:r>
            <w:r w:rsidR="0021170D">
              <w:rPr>
                <w:rFonts w:cs="Arial"/>
                <w:bCs/>
                <w:sz w:val="20"/>
                <w:szCs w:val="20"/>
                <w:lang w:eastAsia="es-CO"/>
              </w:rPr>
              <w:t>.</w:t>
            </w:r>
          </w:p>
        </w:tc>
      </w:tr>
      <w:tr w:rsidR="00C3283D" w:rsidRPr="006145DB" w14:paraId="6DE1F90F" w14:textId="77777777" w:rsidTr="00C3283D">
        <w:trPr>
          <w:trHeight w:val="400"/>
          <w:jc w:val="center"/>
        </w:trPr>
        <w:tc>
          <w:tcPr>
            <w:tcW w:w="1940" w:type="dxa"/>
            <w:shd w:val="clear" w:color="auto" w:fill="FFFFFF" w:themeFill="background1"/>
            <w:vAlign w:val="center"/>
          </w:tcPr>
          <w:p w14:paraId="12023F93" w14:textId="77777777" w:rsidR="00C3283D" w:rsidRPr="006145DB" w:rsidRDefault="00C3283D"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shd w:val="clear" w:color="auto" w:fill="FFFFFF" w:themeFill="background1"/>
            <w:vAlign w:val="center"/>
          </w:tcPr>
          <w:p w14:paraId="7B4DAC90"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Apoyar a 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 así como a hogares étnicos víctimas del conflicto armado asentados en Bogotá D.C. y que se encuentran en trámite de retorno, reubicación o integración local</w:t>
            </w:r>
            <w:r w:rsidRPr="006145DB">
              <w:rPr>
                <w:rFonts w:cs="Arial"/>
                <w:sz w:val="20"/>
                <w:szCs w:val="20"/>
                <w:lang w:eastAsia="es-CO"/>
              </w:rPr>
              <w:t xml:space="preserve">, y que estén en situación de pobreza extrema, pobreza moderada o vulnerabilidad, </w:t>
            </w:r>
            <w:r w:rsidRPr="006145DB">
              <w:rPr>
                <w:rFonts w:cs="Arial"/>
                <w:sz w:val="20"/>
                <w:szCs w:val="20"/>
                <w:lang w:val="es-CO" w:eastAsia="es-CO"/>
              </w:rPr>
              <w:t>orientada a reducir las condiciones de desigualdad socioeconómica de estos hogares.</w:t>
            </w:r>
          </w:p>
        </w:tc>
      </w:tr>
      <w:tr w:rsidR="00C3283D" w:rsidRPr="006145DB" w14:paraId="398C525D" w14:textId="77777777" w:rsidTr="00C3283D">
        <w:trPr>
          <w:trHeight w:val="1420"/>
          <w:jc w:val="center"/>
        </w:trPr>
        <w:tc>
          <w:tcPr>
            <w:tcW w:w="1940" w:type="dxa"/>
            <w:shd w:val="clear" w:color="auto" w:fill="FFFFFF" w:themeFill="background1"/>
            <w:vAlign w:val="center"/>
          </w:tcPr>
          <w:p w14:paraId="111CB242"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shd w:val="clear" w:color="auto" w:fill="FFFFFF" w:themeFill="background1"/>
            <w:vAlign w:val="center"/>
          </w:tcPr>
          <w:p w14:paraId="14EF408E" w14:textId="77777777" w:rsidR="00C3283D" w:rsidRPr="006145DB" w:rsidRDefault="00C3283D" w:rsidP="005B435E">
            <w:pPr>
              <w:pStyle w:val="Textoindependiente"/>
              <w:spacing w:after="0" w:line="240" w:lineRule="auto"/>
              <w:jc w:val="both"/>
              <w:rPr>
                <w:rFonts w:cs="Arial"/>
                <w:sz w:val="20"/>
                <w:szCs w:val="20"/>
              </w:rPr>
            </w:pPr>
            <w:r w:rsidRPr="006145DB">
              <w:rPr>
                <w:rFonts w:cs="Arial"/>
                <w:sz w:val="20"/>
                <w:szCs w:val="20"/>
                <w:lang w:val="es-CO" w:eastAsia="es-CO"/>
              </w:rPr>
              <w:t xml:space="preserve">Entrega de una transferencia monetaria no condicionada dirigida a </w:t>
            </w:r>
            <w:r w:rsidRPr="006145DB">
              <w:rPr>
                <w:rFonts w:cs="Arial"/>
                <w:bCs/>
                <w:sz w:val="20"/>
                <w:szCs w:val="20"/>
                <w:lang w:eastAsia="es-CO"/>
              </w:rPr>
              <w:t>hogares étnicos víctimas del conflicto armado, que hayan realizado procesos de retorno o reubicación desde Bogotá D.C. hacia otras zonas del país o que se encuentran en procesos de integración local, así como a hogares étnicos víctimas del conflicto armado asentados en Bogotá D.C. y que se encuentran en trámite de retorno, reubicación o integración local.</w:t>
            </w:r>
          </w:p>
        </w:tc>
      </w:tr>
      <w:tr w:rsidR="00C3283D" w:rsidRPr="006145DB" w14:paraId="73F451F8" w14:textId="77777777" w:rsidTr="00606FC9">
        <w:trPr>
          <w:trHeight w:val="595"/>
          <w:jc w:val="center"/>
        </w:trPr>
        <w:tc>
          <w:tcPr>
            <w:tcW w:w="1940" w:type="dxa"/>
            <w:shd w:val="clear" w:color="auto" w:fill="FFFFFF" w:themeFill="background1"/>
            <w:vAlign w:val="center"/>
          </w:tcPr>
          <w:p w14:paraId="57409E43"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504606E" w14:textId="77777777" w:rsidR="00C3283D" w:rsidRPr="006145DB" w:rsidRDefault="00C3283D"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y listado censal - proxy mean test (por instrumentos).</w:t>
            </w:r>
          </w:p>
        </w:tc>
      </w:tr>
      <w:tr w:rsidR="00C3283D" w:rsidRPr="006145DB" w14:paraId="775B9EE8" w14:textId="77777777" w:rsidTr="00606FC9">
        <w:trPr>
          <w:trHeight w:val="1309"/>
          <w:jc w:val="center"/>
        </w:trPr>
        <w:tc>
          <w:tcPr>
            <w:tcW w:w="1940" w:type="dxa"/>
            <w:shd w:val="clear" w:color="auto" w:fill="FFFFFF" w:themeFill="background1"/>
            <w:vAlign w:val="center"/>
          </w:tcPr>
          <w:p w14:paraId="7EF99A84"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300CFCA9" w14:textId="426E521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sz w:val="20"/>
                <w:szCs w:val="20"/>
                <w:lang w:eastAsia="es-CO"/>
              </w:rPr>
              <w:t xml:space="preserve">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w:t>
            </w:r>
          </w:p>
          <w:p w14:paraId="7D45BC74"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bCs/>
                <w:sz w:val="20"/>
                <w:szCs w:val="20"/>
                <w:lang w:eastAsia="es-CO"/>
              </w:rPr>
              <w:t xml:space="preserve">Hogares étnicos víctimas del conflicto armado asentados en Bogotá D.C. que no tengan residencia habitual </w:t>
            </w:r>
            <w:r w:rsidRPr="006145DB">
              <w:rPr>
                <w:rFonts w:cs="Arial"/>
                <w:sz w:val="20"/>
                <w:szCs w:val="20"/>
                <w:lang w:eastAsia="es-CO"/>
              </w:rPr>
              <w:t>en la ciudad y que se encuentren en trámite de retorno, reubicación o integración local.</w:t>
            </w:r>
          </w:p>
        </w:tc>
      </w:tr>
      <w:tr w:rsidR="00C3283D" w:rsidRPr="006145DB" w14:paraId="1C99F5C1" w14:textId="77777777" w:rsidTr="008A2B10">
        <w:trPr>
          <w:trHeight w:val="3236"/>
          <w:jc w:val="center"/>
        </w:trPr>
        <w:tc>
          <w:tcPr>
            <w:tcW w:w="1940" w:type="dxa"/>
            <w:shd w:val="clear" w:color="auto" w:fill="FFFFFF" w:themeFill="background1"/>
            <w:vAlign w:val="center"/>
          </w:tcPr>
          <w:p w14:paraId="10EC125C"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shd w:val="clear" w:color="auto" w:fill="FFFFFF" w:themeFill="background1"/>
              <w:tblLayout w:type="fixed"/>
              <w:tblLook w:val="04A0" w:firstRow="1" w:lastRow="0" w:firstColumn="1" w:lastColumn="0" w:noHBand="0" w:noVBand="1"/>
            </w:tblPr>
            <w:tblGrid>
              <w:gridCol w:w="2902"/>
              <w:gridCol w:w="1134"/>
              <w:gridCol w:w="1134"/>
              <w:gridCol w:w="2031"/>
            </w:tblGrid>
            <w:tr w:rsidR="00606FC9" w:rsidRPr="006145DB" w14:paraId="10207F88" w14:textId="77777777" w:rsidTr="00846ECA">
              <w:trPr>
                <w:trHeight w:val="372"/>
              </w:trPr>
              <w:tc>
                <w:tcPr>
                  <w:tcW w:w="2902" w:type="dxa"/>
                  <w:shd w:val="clear" w:color="auto" w:fill="FFFFFF" w:themeFill="background1"/>
                  <w:vAlign w:val="center"/>
                </w:tcPr>
                <w:p w14:paraId="6495234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4878789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0B84D5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31" w:type="dxa"/>
                  <w:shd w:val="clear" w:color="auto" w:fill="FFFFFF" w:themeFill="background1"/>
                  <w:vAlign w:val="center"/>
                </w:tcPr>
                <w:p w14:paraId="497B094C"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5292EF74" w14:textId="77777777" w:rsidTr="00846ECA">
              <w:trPr>
                <w:trHeight w:val="861"/>
              </w:trPr>
              <w:tc>
                <w:tcPr>
                  <w:tcW w:w="2902" w:type="dxa"/>
                  <w:shd w:val="clear" w:color="auto" w:fill="FFFFFF" w:themeFill="background1"/>
                  <w:vAlign w:val="center"/>
                </w:tcPr>
                <w:p w14:paraId="49C92C7E"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4" w:type="dxa"/>
                  <w:shd w:val="clear" w:color="auto" w:fill="FFFFFF" w:themeFill="background1"/>
                  <w:vAlign w:val="center"/>
                </w:tcPr>
                <w:p w14:paraId="45BCBE6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74E267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2CBA443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31" w:type="dxa"/>
                  <w:shd w:val="clear" w:color="auto" w:fill="FFFFFF" w:themeFill="background1"/>
                  <w:vAlign w:val="center"/>
                </w:tcPr>
                <w:p w14:paraId="00D6FC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3EF0DC31" w14:textId="77777777" w:rsidTr="00846ECA">
              <w:trPr>
                <w:trHeight w:val="20"/>
              </w:trPr>
              <w:tc>
                <w:tcPr>
                  <w:tcW w:w="2902" w:type="dxa"/>
                  <w:shd w:val="clear" w:color="auto" w:fill="FFFFFF" w:themeFill="background1"/>
                  <w:vAlign w:val="center"/>
                </w:tcPr>
                <w:p w14:paraId="69F905D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4" w:type="dxa"/>
                  <w:shd w:val="clear" w:color="auto" w:fill="FFFFFF" w:themeFill="background1"/>
                  <w:vAlign w:val="center"/>
                </w:tcPr>
                <w:p w14:paraId="1161E01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w:t>
                  </w:r>
                </w:p>
                <w:p w14:paraId="72DEF47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6E56AF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31" w:type="dxa"/>
                  <w:shd w:val="clear" w:color="auto" w:fill="FFFFFF" w:themeFill="background1"/>
                  <w:vAlign w:val="center"/>
                </w:tcPr>
                <w:p w14:paraId="0E85D2B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la Unidad para la Atención y Reparación Integral a las Víctimas</w:t>
                  </w:r>
                </w:p>
              </w:tc>
            </w:tr>
          </w:tbl>
          <w:p w14:paraId="52FF061A" w14:textId="77777777" w:rsidR="00C3283D" w:rsidRPr="006145DB" w:rsidRDefault="00C3283D" w:rsidP="005B435E">
            <w:pPr>
              <w:tabs>
                <w:tab w:val="left" w:pos="709"/>
              </w:tabs>
              <w:spacing w:after="0" w:line="240" w:lineRule="auto"/>
              <w:contextualSpacing/>
              <w:jc w:val="both"/>
              <w:rPr>
                <w:rFonts w:cs="Arial"/>
                <w:bCs/>
                <w:sz w:val="20"/>
                <w:szCs w:val="20"/>
                <w:lang w:eastAsia="es-CO"/>
              </w:rPr>
            </w:pPr>
          </w:p>
        </w:tc>
      </w:tr>
      <w:tr w:rsidR="00C3283D" w:rsidRPr="006145DB" w14:paraId="1A6A4CF1" w14:textId="77777777" w:rsidTr="00C3283D">
        <w:trPr>
          <w:trHeight w:val="422"/>
          <w:jc w:val="center"/>
        </w:trPr>
        <w:tc>
          <w:tcPr>
            <w:tcW w:w="1940" w:type="dxa"/>
            <w:shd w:val="clear" w:color="auto" w:fill="FFFFFF" w:themeFill="background1"/>
            <w:vAlign w:val="center"/>
          </w:tcPr>
          <w:p w14:paraId="5975AC94" w14:textId="77777777" w:rsidR="00C3283D" w:rsidRPr="006145DB" w:rsidRDefault="00C3283D" w:rsidP="008A2B10">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p w14:paraId="126A7DD7" w14:textId="77777777" w:rsidR="00C3283D" w:rsidRPr="006145DB" w:rsidRDefault="00C3283D"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No aplica.</w:t>
            </w:r>
          </w:p>
        </w:tc>
      </w:tr>
      <w:tr w:rsidR="00C3283D" w:rsidRPr="006145DB" w14:paraId="517FAE39" w14:textId="77777777" w:rsidTr="00C3283D">
        <w:trPr>
          <w:trHeight w:val="873"/>
          <w:jc w:val="center"/>
        </w:trPr>
        <w:tc>
          <w:tcPr>
            <w:tcW w:w="1940" w:type="dxa"/>
            <w:shd w:val="clear" w:color="auto" w:fill="FFFFFF" w:themeFill="background1"/>
            <w:vAlign w:val="center"/>
          </w:tcPr>
          <w:p w14:paraId="7B1676FD" w14:textId="77777777" w:rsidR="00C3283D" w:rsidRPr="006145DB" w:rsidRDefault="00C3283D" w:rsidP="008A2B10">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2" w:type="dxa"/>
              <w:shd w:val="clear" w:color="auto" w:fill="FFFFFF" w:themeFill="background1"/>
              <w:tblLayout w:type="fixed"/>
              <w:tblLook w:val="04A0" w:firstRow="1" w:lastRow="0" w:firstColumn="1" w:lastColumn="0" w:noHBand="0" w:noVBand="1"/>
            </w:tblPr>
            <w:tblGrid>
              <w:gridCol w:w="3185"/>
              <w:gridCol w:w="1138"/>
              <w:gridCol w:w="1134"/>
              <w:gridCol w:w="1785"/>
            </w:tblGrid>
            <w:tr w:rsidR="00606FC9" w:rsidRPr="006145DB" w14:paraId="1AA509D8" w14:textId="77777777" w:rsidTr="00846ECA">
              <w:trPr>
                <w:trHeight w:val="389"/>
              </w:trPr>
              <w:tc>
                <w:tcPr>
                  <w:tcW w:w="3185" w:type="dxa"/>
                  <w:tcBorders>
                    <w:top w:val="nil"/>
                  </w:tcBorders>
                  <w:shd w:val="clear" w:color="auto" w:fill="FFFFFF" w:themeFill="background1"/>
                  <w:vAlign w:val="center"/>
                </w:tcPr>
                <w:p w14:paraId="4EBC55E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8" w:type="dxa"/>
                  <w:tcBorders>
                    <w:top w:val="nil"/>
                  </w:tcBorders>
                  <w:shd w:val="clear" w:color="auto" w:fill="FFFFFF" w:themeFill="background1"/>
                  <w:vAlign w:val="center"/>
                </w:tcPr>
                <w:p w14:paraId="2A385F9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FB7706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5" w:type="dxa"/>
                  <w:tcBorders>
                    <w:top w:val="nil"/>
                  </w:tcBorders>
                  <w:shd w:val="clear" w:color="auto" w:fill="FFFFFF" w:themeFill="background1"/>
                  <w:vAlign w:val="center"/>
                </w:tcPr>
                <w:p w14:paraId="4B5F1B3E"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134C8AAB" w14:textId="77777777" w:rsidTr="00606FC9">
              <w:trPr>
                <w:trHeight w:val="930"/>
              </w:trPr>
              <w:tc>
                <w:tcPr>
                  <w:tcW w:w="3185" w:type="dxa"/>
                  <w:shd w:val="clear" w:color="auto" w:fill="FFFFFF" w:themeFill="background1"/>
                  <w:vAlign w:val="center"/>
                </w:tcPr>
                <w:p w14:paraId="487761A9"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8" w:type="dxa"/>
                  <w:shd w:val="clear" w:color="auto" w:fill="FFFFFF" w:themeFill="background1"/>
                  <w:vAlign w:val="center"/>
                </w:tcPr>
                <w:p w14:paraId="26EA611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089BA14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5585CB5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shd w:val="clear" w:color="auto" w:fill="FFFFFF" w:themeFill="background1"/>
                  <w:vAlign w:val="center"/>
                </w:tcPr>
                <w:p w14:paraId="08D5F6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2213B6E7" w14:textId="77777777" w:rsidTr="00606FC9">
              <w:trPr>
                <w:trHeight w:val="58"/>
              </w:trPr>
              <w:tc>
                <w:tcPr>
                  <w:tcW w:w="3185" w:type="dxa"/>
                  <w:shd w:val="clear" w:color="auto" w:fill="FFFFFF" w:themeFill="background1"/>
                  <w:vAlign w:val="center"/>
                </w:tcPr>
                <w:p w14:paraId="7A707B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8" w:type="dxa"/>
                  <w:shd w:val="clear" w:color="auto" w:fill="FFFFFF" w:themeFill="background1"/>
                  <w:vAlign w:val="center"/>
                </w:tcPr>
                <w:p w14:paraId="4850954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567AFFC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47B390B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shd w:val="clear" w:color="auto" w:fill="FFFFFF" w:themeFill="background1"/>
                  <w:vAlign w:val="center"/>
                </w:tcPr>
                <w:p w14:paraId="4EC2CB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r w:rsidR="00606FC9" w:rsidRPr="006145DB" w14:paraId="22A534EA" w14:textId="77777777" w:rsidTr="00606FC9">
              <w:trPr>
                <w:trHeight w:val="639"/>
              </w:trPr>
              <w:tc>
                <w:tcPr>
                  <w:tcW w:w="3185" w:type="dxa"/>
                  <w:vMerge w:val="restart"/>
                  <w:shd w:val="clear" w:color="auto" w:fill="FFFFFF" w:themeFill="background1"/>
                  <w:vAlign w:val="center"/>
                </w:tcPr>
                <w:p w14:paraId="695C78AF"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r w:rsidRPr="006145DB">
                    <w:rPr>
                      <w:rFonts w:cs="Arial"/>
                      <w:bCs/>
                      <w:sz w:val="16"/>
                      <w:szCs w:val="16"/>
                      <w:lang w:eastAsia="es-CO"/>
                    </w:rPr>
                    <w:t>,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1B8EB75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4D1BDE9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413829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520F72D" w14:textId="77777777" w:rsidTr="008A2B10">
              <w:trPr>
                <w:trHeight w:val="730"/>
              </w:trPr>
              <w:tc>
                <w:tcPr>
                  <w:tcW w:w="3185" w:type="dxa"/>
                  <w:vMerge/>
                  <w:shd w:val="clear" w:color="auto" w:fill="FFFFFF" w:themeFill="background1"/>
                </w:tcPr>
                <w:p w14:paraId="36EBA9E8"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09E20C4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3FFD3E2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714659D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32F2BBF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29BBA485" w14:textId="77777777" w:rsidTr="00606FC9">
              <w:trPr>
                <w:trHeight w:val="507"/>
              </w:trPr>
              <w:tc>
                <w:tcPr>
                  <w:tcW w:w="3185" w:type="dxa"/>
                  <w:vMerge/>
                  <w:shd w:val="clear" w:color="auto" w:fill="FFFFFF" w:themeFill="background1"/>
                </w:tcPr>
                <w:p w14:paraId="7CB73F07"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1CF9ECE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3B02090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5821F4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31304427" w14:textId="77777777" w:rsidTr="00606FC9">
              <w:trPr>
                <w:trHeight w:val="656"/>
              </w:trPr>
              <w:tc>
                <w:tcPr>
                  <w:tcW w:w="3185" w:type="dxa"/>
                  <w:vMerge w:val="restart"/>
                  <w:shd w:val="clear" w:color="auto" w:fill="FFFFFF" w:themeFill="background1"/>
                  <w:vAlign w:val="center"/>
                </w:tcPr>
                <w:p w14:paraId="1EA33AD1"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asentadas en Bogotá D.C. que no tengan residencia habitual en la ciudad y que se encuentren en trámite de retorno, reubicación o integración local,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771415C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58935E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28ADDE2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99C5783" w14:textId="77777777" w:rsidTr="008A2B10">
              <w:trPr>
                <w:trHeight w:val="633"/>
              </w:trPr>
              <w:tc>
                <w:tcPr>
                  <w:tcW w:w="3185" w:type="dxa"/>
                  <w:vMerge/>
                  <w:shd w:val="clear" w:color="auto" w:fill="FFFFFF" w:themeFill="background1"/>
                  <w:vAlign w:val="center"/>
                </w:tcPr>
                <w:p w14:paraId="23B358AC"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325D836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48877DE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10F6058D" w14:textId="4B2C489D"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785" w:type="dxa"/>
                  <w:shd w:val="clear" w:color="auto" w:fill="FFFFFF" w:themeFill="background1"/>
                  <w:vAlign w:val="center"/>
                </w:tcPr>
                <w:p w14:paraId="493FA4A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6514F858" w14:textId="77777777" w:rsidTr="008A2B10">
              <w:trPr>
                <w:trHeight w:val="557"/>
              </w:trPr>
              <w:tc>
                <w:tcPr>
                  <w:tcW w:w="3185" w:type="dxa"/>
                  <w:vMerge/>
                  <w:tcBorders>
                    <w:bottom w:val="single" w:sz="4" w:space="0" w:color="auto"/>
                  </w:tcBorders>
                  <w:shd w:val="clear" w:color="auto" w:fill="FFFFFF" w:themeFill="background1"/>
                </w:tcPr>
                <w:p w14:paraId="6DD602F2" w14:textId="77777777" w:rsidR="00C3283D" w:rsidRPr="006145DB" w:rsidRDefault="00C3283D" w:rsidP="005B435E">
                  <w:pPr>
                    <w:tabs>
                      <w:tab w:val="left" w:pos="709"/>
                    </w:tabs>
                    <w:contextualSpacing/>
                    <w:jc w:val="both"/>
                    <w:rPr>
                      <w:rFonts w:cs="Arial"/>
                      <w:bCs/>
                      <w:sz w:val="16"/>
                      <w:szCs w:val="16"/>
                      <w:lang w:eastAsia="es-CO"/>
                    </w:rPr>
                  </w:pPr>
                </w:p>
              </w:tc>
              <w:tc>
                <w:tcPr>
                  <w:tcW w:w="1138" w:type="dxa"/>
                  <w:tcBorders>
                    <w:bottom w:val="single" w:sz="4" w:space="0" w:color="auto"/>
                  </w:tcBorders>
                  <w:shd w:val="clear" w:color="auto" w:fill="FFFFFF" w:themeFill="background1"/>
                  <w:vAlign w:val="center"/>
                </w:tcPr>
                <w:p w14:paraId="463BED4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single" w:sz="4" w:space="0" w:color="auto"/>
                  </w:tcBorders>
                  <w:shd w:val="clear" w:color="auto" w:fill="FFFFFF" w:themeFill="background1"/>
                  <w:vAlign w:val="center"/>
                </w:tcPr>
                <w:p w14:paraId="0409D3D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tcBorders>
                    <w:bottom w:val="single" w:sz="4" w:space="0" w:color="auto"/>
                  </w:tcBorders>
                  <w:shd w:val="clear" w:color="auto" w:fill="FFFFFF" w:themeFill="background1"/>
                  <w:vAlign w:val="center"/>
                </w:tcPr>
                <w:p w14:paraId="080FE6C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77EC9E3A" w14:textId="77777777" w:rsidTr="00BD72B3">
              <w:trPr>
                <w:trHeight w:val="844"/>
              </w:trPr>
              <w:tc>
                <w:tcPr>
                  <w:tcW w:w="3185" w:type="dxa"/>
                  <w:tcBorders>
                    <w:bottom w:val="nil"/>
                  </w:tcBorders>
                  <w:shd w:val="clear" w:color="auto" w:fill="FFFFFF" w:themeFill="background1"/>
                  <w:vAlign w:val="center"/>
                </w:tcPr>
                <w:p w14:paraId="70882D92"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por un periodo superior a un año, que no tengan residencia habitual en la ciudad y que se encuentren en trámite de retorno, reubicación o integración local.</w:t>
                  </w:r>
                </w:p>
              </w:tc>
              <w:tc>
                <w:tcPr>
                  <w:tcW w:w="1138" w:type="dxa"/>
                  <w:tcBorders>
                    <w:bottom w:val="nil"/>
                  </w:tcBorders>
                  <w:shd w:val="clear" w:color="auto" w:fill="FFFFFF" w:themeFill="background1"/>
                  <w:vAlign w:val="center"/>
                </w:tcPr>
                <w:p w14:paraId="33491F91"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174CDC5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tcBorders>
                    <w:bottom w:val="nil"/>
                  </w:tcBorders>
                  <w:shd w:val="clear" w:color="auto" w:fill="FFFFFF" w:themeFill="background1"/>
                  <w:vAlign w:val="center"/>
                </w:tcPr>
                <w:p w14:paraId="7AACAC5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tcBorders>
                    <w:bottom w:val="nil"/>
                  </w:tcBorders>
                  <w:shd w:val="clear" w:color="auto" w:fill="FFFFFF" w:themeFill="background1"/>
                  <w:vAlign w:val="center"/>
                </w:tcPr>
                <w:p w14:paraId="4D5CB08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bl>
          <w:p w14:paraId="65538E1C" w14:textId="77777777" w:rsidR="00C3283D" w:rsidRPr="006145DB" w:rsidRDefault="00C3283D" w:rsidP="005B435E">
            <w:pPr>
              <w:pStyle w:val="Textoindependiente"/>
              <w:spacing w:line="240" w:lineRule="auto"/>
              <w:ind w:right="112"/>
              <w:jc w:val="both"/>
              <w:rPr>
                <w:rFonts w:cs="Arial"/>
                <w:bCs/>
                <w:sz w:val="20"/>
                <w:szCs w:val="20"/>
                <w:lang w:eastAsia="es-CO"/>
              </w:rPr>
            </w:pPr>
          </w:p>
        </w:tc>
      </w:tr>
      <w:tr w:rsidR="00C3283D" w:rsidRPr="006145DB" w14:paraId="142DBCF9" w14:textId="77777777" w:rsidTr="00437D35">
        <w:trPr>
          <w:trHeight w:val="4717"/>
          <w:jc w:val="center"/>
        </w:trPr>
        <w:tc>
          <w:tcPr>
            <w:tcW w:w="1940" w:type="dxa"/>
            <w:shd w:val="clear" w:color="auto" w:fill="FFFFFF" w:themeFill="background1"/>
            <w:vAlign w:val="center"/>
          </w:tcPr>
          <w:p w14:paraId="2A4BA9AF"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shd w:val="clear" w:color="auto" w:fill="FFFFFF" w:themeFill="background1"/>
              <w:tblLayout w:type="fixed"/>
              <w:tblLook w:val="04A0" w:firstRow="1" w:lastRow="0" w:firstColumn="1" w:lastColumn="0" w:noHBand="0" w:noVBand="1"/>
            </w:tblPr>
            <w:tblGrid>
              <w:gridCol w:w="3185"/>
              <w:gridCol w:w="1134"/>
              <w:gridCol w:w="1155"/>
              <w:gridCol w:w="1783"/>
            </w:tblGrid>
            <w:tr w:rsidR="00BD72B3" w:rsidRPr="006145DB" w14:paraId="33E27F1E" w14:textId="77777777" w:rsidTr="00BD72B3">
              <w:trPr>
                <w:trHeight w:val="380"/>
              </w:trPr>
              <w:tc>
                <w:tcPr>
                  <w:tcW w:w="3185" w:type="dxa"/>
                  <w:shd w:val="clear" w:color="auto" w:fill="FFFFFF" w:themeFill="background1"/>
                  <w:vAlign w:val="center"/>
                </w:tcPr>
                <w:p w14:paraId="6A4DCEB5"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shd w:val="clear" w:color="auto" w:fill="FFFFFF" w:themeFill="background1"/>
                  <w:vAlign w:val="center"/>
                </w:tcPr>
                <w:p w14:paraId="45FFE94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55" w:type="dxa"/>
                  <w:shd w:val="clear" w:color="auto" w:fill="FFFFFF" w:themeFill="background1"/>
                  <w:vAlign w:val="center"/>
                </w:tcPr>
                <w:p w14:paraId="05A5BF8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shd w:val="clear" w:color="auto" w:fill="FFFFFF" w:themeFill="background1"/>
                  <w:vAlign w:val="center"/>
                </w:tcPr>
                <w:p w14:paraId="42B1A3B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036477AD" w14:textId="77777777" w:rsidTr="00A655B6">
              <w:trPr>
                <w:trHeight w:val="58"/>
              </w:trPr>
              <w:tc>
                <w:tcPr>
                  <w:tcW w:w="3185" w:type="dxa"/>
                  <w:tcBorders>
                    <w:bottom w:val="single" w:sz="4" w:space="0" w:color="auto"/>
                  </w:tcBorders>
                  <w:shd w:val="clear" w:color="auto" w:fill="FFFFFF" w:themeFill="background1"/>
                  <w:vAlign w:val="center"/>
                </w:tcPr>
                <w:p w14:paraId="1333815C"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tcBorders>
                    <w:bottom w:val="single" w:sz="4" w:space="0" w:color="auto"/>
                  </w:tcBorders>
                  <w:shd w:val="clear" w:color="auto" w:fill="FFFFFF" w:themeFill="background1"/>
                  <w:vAlign w:val="center"/>
                </w:tcPr>
                <w:p w14:paraId="39F669A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55" w:type="dxa"/>
                  <w:tcBorders>
                    <w:bottom w:val="single" w:sz="4" w:space="0" w:color="auto"/>
                  </w:tcBorders>
                  <w:shd w:val="clear" w:color="auto" w:fill="FFFFFF" w:themeFill="background1"/>
                  <w:vAlign w:val="center"/>
                </w:tcPr>
                <w:p w14:paraId="3D3F431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83" w:type="dxa"/>
                  <w:tcBorders>
                    <w:bottom w:val="single" w:sz="4" w:space="0" w:color="auto"/>
                  </w:tcBorders>
                  <w:shd w:val="clear" w:color="auto" w:fill="FFFFFF" w:themeFill="background1"/>
                  <w:vAlign w:val="center"/>
                </w:tcPr>
                <w:p w14:paraId="3EFCCD8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BD72B3" w:rsidRPr="006145DB" w14:paraId="54FDDFC4" w14:textId="77777777" w:rsidTr="00BD72B3">
              <w:trPr>
                <w:trHeight w:val="243"/>
              </w:trPr>
              <w:tc>
                <w:tcPr>
                  <w:tcW w:w="3185" w:type="dxa"/>
                  <w:vMerge w:val="restart"/>
                  <w:shd w:val="clear" w:color="auto" w:fill="FFFFFF" w:themeFill="background1"/>
                  <w:vAlign w:val="center"/>
                </w:tcPr>
                <w:p w14:paraId="404FE8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que dejen de cumplir con las condiciones de la población objetivo y criterios de ingreso</w:t>
                  </w:r>
                </w:p>
              </w:tc>
              <w:tc>
                <w:tcPr>
                  <w:tcW w:w="1134" w:type="dxa"/>
                  <w:shd w:val="clear" w:color="auto" w:fill="FFFFFF" w:themeFill="background1"/>
                  <w:vAlign w:val="center"/>
                </w:tcPr>
                <w:p w14:paraId="54A8F94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55" w:type="dxa"/>
                  <w:shd w:val="clear" w:color="auto" w:fill="FFFFFF" w:themeFill="background1"/>
                  <w:vAlign w:val="center"/>
                </w:tcPr>
                <w:p w14:paraId="71705024" w14:textId="3D8BCE62"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3" w:type="dxa"/>
                  <w:shd w:val="clear" w:color="auto" w:fill="FFFFFF" w:themeFill="background1"/>
                  <w:vAlign w:val="center"/>
                </w:tcPr>
                <w:p w14:paraId="7CBF61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BD72B3" w:rsidRPr="006145DB" w14:paraId="7AD76FE8" w14:textId="77777777" w:rsidTr="00BD72B3">
              <w:trPr>
                <w:trHeight w:val="243"/>
              </w:trPr>
              <w:tc>
                <w:tcPr>
                  <w:tcW w:w="3185" w:type="dxa"/>
                  <w:vMerge/>
                  <w:shd w:val="clear" w:color="auto" w:fill="FFFFFF" w:themeFill="background1"/>
                </w:tcPr>
                <w:p w14:paraId="2A7E45A2"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942331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55" w:type="dxa"/>
                  <w:shd w:val="clear" w:color="auto" w:fill="FFFFFF" w:themeFill="background1"/>
                  <w:vAlign w:val="center"/>
                </w:tcPr>
                <w:p w14:paraId="0BAFC285"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3" w:type="dxa"/>
                  <w:shd w:val="clear" w:color="auto" w:fill="FFFFFF" w:themeFill="background1"/>
                  <w:vAlign w:val="center"/>
                </w:tcPr>
                <w:p w14:paraId="70C619C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Secretaría Distrital de Gobierno y/o Unidad para la Atención y Reparación Integral a las Víctimas</w:t>
                  </w:r>
                </w:p>
              </w:tc>
            </w:tr>
            <w:tr w:rsidR="00BD72B3" w:rsidRPr="006145DB" w14:paraId="68F49278" w14:textId="77777777" w:rsidTr="00BD72B3">
              <w:trPr>
                <w:trHeight w:val="259"/>
              </w:trPr>
              <w:tc>
                <w:tcPr>
                  <w:tcW w:w="3185" w:type="dxa"/>
                  <w:vMerge/>
                  <w:shd w:val="clear" w:color="auto" w:fill="FFFFFF" w:themeFill="background1"/>
                </w:tcPr>
                <w:p w14:paraId="35ED134A"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6309C9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55" w:type="dxa"/>
                  <w:shd w:val="clear" w:color="auto" w:fill="FFFFFF" w:themeFill="background1"/>
                  <w:vAlign w:val="center"/>
                </w:tcPr>
                <w:p w14:paraId="09723F3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3" w:type="dxa"/>
                  <w:shd w:val="clear" w:color="auto" w:fill="FFFFFF" w:themeFill="background1"/>
                  <w:vAlign w:val="center"/>
                </w:tcPr>
                <w:p w14:paraId="7EF06F8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BD72B3" w:rsidRPr="006145DB" w14:paraId="44737745" w14:textId="77777777" w:rsidTr="00BD72B3">
              <w:trPr>
                <w:trHeight w:val="259"/>
              </w:trPr>
              <w:tc>
                <w:tcPr>
                  <w:tcW w:w="3185" w:type="dxa"/>
                  <w:vMerge/>
                  <w:shd w:val="clear" w:color="auto" w:fill="FFFFFF" w:themeFill="background1"/>
                </w:tcPr>
                <w:p w14:paraId="09A3F76A"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72574D9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55" w:type="dxa"/>
                  <w:shd w:val="clear" w:color="auto" w:fill="FFFFFF" w:themeFill="background1"/>
                  <w:vAlign w:val="center"/>
                </w:tcPr>
                <w:p w14:paraId="1A494B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3" w:type="dxa"/>
                  <w:shd w:val="clear" w:color="auto" w:fill="FFFFFF" w:themeFill="background1"/>
                  <w:vAlign w:val="center"/>
                </w:tcPr>
                <w:p w14:paraId="08D091B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BD72B3" w:rsidRPr="006145DB" w14:paraId="61A5AE29" w14:textId="77777777" w:rsidTr="00A655B6">
              <w:trPr>
                <w:trHeight w:val="237"/>
              </w:trPr>
              <w:tc>
                <w:tcPr>
                  <w:tcW w:w="3185" w:type="dxa"/>
                  <w:vMerge/>
                  <w:tcBorders>
                    <w:bottom w:val="single" w:sz="4" w:space="0" w:color="auto"/>
                  </w:tcBorders>
                  <w:shd w:val="clear" w:color="auto" w:fill="FFFFFF" w:themeFill="background1"/>
                </w:tcPr>
                <w:p w14:paraId="1CB35EB8" w14:textId="77777777" w:rsidR="00C3283D" w:rsidRPr="006145DB" w:rsidRDefault="00C3283D" w:rsidP="005B435E">
                  <w:pPr>
                    <w:tabs>
                      <w:tab w:val="left" w:pos="709"/>
                    </w:tabs>
                    <w:contextualSpacing/>
                    <w:jc w:val="both"/>
                    <w:rPr>
                      <w:rFonts w:cs="Arial"/>
                      <w:bCs/>
                      <w:sz w:val="16"/>
                      <w:szCs w:val="16"/>
                      <w:lang w:eastAsia="es-CO"/>
                    </w:rPr>
                  </w:pPr>
                </w:p>
              </w:tc>
              <w:tc>
                <w:tcPr>
                  <w:tcW w:w="1134" w:type="dxa"/>
                  <w:tcBorders>
                    <w:bottom w:val="single" w:sz="4" w:space="0" w:color="auto"/>
                  </w:tcBorders>
                  <w:shd w:val="clear" w:color="auto" w:fill="FFFFFF" w:themeFill="background1"/>
                  <w:vAlign w:val="center"/>
                </w:tcPr>
                <w:p w14:paraId="28458B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55" w:type="dxa"/>
                  <w:tcBorders>
                    <w:bottom w:val="single" w:sz="4" w:space="0" w:color="auto"/>
                  </w:tcBorders>
                  <w:shd w:val="clear" w:color="auto" w:fill="FFFFFF" w:themeFill="background1"/>
                  <w:vAlign w:val="center"/>
                </w:tcPr>
                <w:p w14:paraId="0F0DC147" w14:textId="1607F8B7"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783" w:type="dxa"/>
                  <w:tcBorders>
                    <w:bottom w:val="single" w:sz="4" w:space="0" w:color="auto"/>
                  </w:tcBorders>
                  <w:shd w:val="clear" w:color="auto" w:fill="FFFFFF" w:themeFill="background1"/>
                  <w:vAlign w:val="center"/>
                </w:tcPr>
                <w:p w14:paraId="1DBC737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bl>
          <w:p w14:paraId="1248F6B8" w14:textId="77777777" w:rsidR="00C3283D" w:rsidRPr="006145DB" w:rsidRDefault="00C3283D" w:rsidP="005B435E">
            <w:pPr>
              <w:tabs>
                <w:tab w:val="left" w:pos="709"/>
              </w:tabs>
              <w:spacing w:line="240" w:lineRule="auto"/>
              <w:contextualSpacing/>
              <w:jc w:val="both"/>
              <w:rPr>
                <w:rFonts w:cs="Arial"/>
                <w:bCs/>
                <w:sz w:val="20"/>
                <w:szCs w:val="20"/>
                <w:lang w:eastAsia="es-CO"/>
              </w:rPr>
            </w:pPr>
          </w:p>
        </w:tc>
      </w:tr>
      <w:tr w:rsidR="00C3283D" w:rsidRPr="006145DB" w14:paraId="67EA057D" w14:textId="77777777" w:rsidTr="00437D35">
        <w:trPr>
          <w:trHeight w:val="1127"/>
          <w:jc w:val="center"/>
        </w:trPr>
        <w:tc>
          <w:tcPr>
            <w:tcW w:w="1940" w:type="dxa"/>
            <w:vAlign w:val="center"/>
          </w:tcPr>
          <w:p w14:paraId="39B764EA"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3185"/>
              <w:gridCol w:w="1134"/>
              <w:gridCol w:w="1136"/>
              <w:gridCol w:w="1843"/>
            </w:tblGrid>
            <w:tr w:rsidR="00BD72B3" w:rsidRPr="006145DB" w14:paraId="1E0FA712" w14:textId="77777777" w:rsidTr="008A2B10">
              <w:trPr>
                <w:trHeight w:val="372"/>
              </w:trPr>
              <w:tc>
                <w:tcPr>
                  <w:tcW w:w="3185" w:type="dxa"/>
                  <w:vAlign w:val="center"/>
                </w:tcPr>
                <w:p w14:paraId="4BA7314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vAlign w:val="center"/>
                </w:tcPr>
                <w:p w14:paraId="681A93E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6" w:type="dxa"/>
                  <w:vAlign w:val="center"/>
                </w:tcPr>
                <w:p w14:paraId="5EA93C0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vAlign w:val="center"/>
                </w:tcPr>
                <w:p w14:paraId="1D71492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38C72A74" w14:textId="77777777" w:rsidTr="008A2B10">
              <w:trPr>
                <w:trHeight w:val="539"/>
              </w:trPr>
              <w:tc>
                <w:tcPr>
                  <w:tcW w:w="3185" w:type="dxa"/>
                  <w:vAlign w:val="center"/>
                </w:tcPr>
                <w:p w14:paraId="598931D5"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Compromiso por una Alimentación Incluyente</w:t>
                  </w:r>
                </w:p>
              </w:tc>
              <w:tc>
                <w:tcPr>
                  <w:tcW w:w="1134" w:type="dxa"/>
                  <w:vAlign w:val="center"/>
                </w:tcPr>
                <w:p w14:paraId="7F499F7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6" w:type="dxa"/>
                  <w:vAlign w:val="center"/>
                </w:tcPr>
                <w:p w14:paraId="4678092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843" w:type="dxa"/>
                  <w:vAlign w:val="center"/>
                </w:tcPr>
                <w:p w14:paraId="0602E99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 SDIS</w:t>
                  </w:r>
                </w:p>
              </w:tc>
            </w:tr>
          </w:tbl>
          <w:p w14:paraId="4BB4889E" w14:textId="77777777" w:rsidR="00C3283D" w:rsidRPr="006145DB" w:rsidRDefault="00C3283D" w:rsidP="005B435E">
            <w:pPr>
              <w:tabs>
                <w:tab w:val="left" w:pos="709"/>
              </w:tabs>
              <w:spacing w:line="240" w:lineRule="auto"/>
              <w:contextualSpacing/>
              <w:jc w:val="both"/>
              <w:rPr>
                <w:rFonts w:eastAsia="Calibri" w:cs="Arial"/>
                <w:bCs/>
                <w:sz w:val="20"/>
                <w:szCs w:val="20"/>
                <w:lang w:eastAsia="es-CO"/>
              </w:rPr>
            </w:pPr>
          </w:p>
        </w:tc>
      </w:tr>
      <w:tr w:rsidR="00C3283D" w:rsidRPr="006145DB" w14:paraId="7CC0FB5A" w14:textId="77777777" w:rsidTr="00C3283D">
        <w:trPr>
          <w:trHeight w:val="983"/>
          <w:jc w:val="center"/>
        </w:trPr>
        <w:tc>
          <w:tcPr>
            <w:tcW w:w="1940" w:type="dxa"/>
            <w:shd w:val="clear" w:color="auto" w:fill="FFFFFF" w:themeFill="background1"/>
            <w:vAlign w:val="center"/>
          </w:tcPr>
          <w:p w14:paraId="17E1826D"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044C0718" w14:textId="39B8B9ED"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ejecución de las Transferencias monetarias para </w:t>
            </w:r>
            <w:r w:rsidRPr="006145DB">
              <w:rPr>
                <w:rFonts w:cs="Arial"/>
                <w:sz w:val="20"/>
                <w:szCs w:val="20"/>
                <w:lang w:eastAsia="es-CO"/>
              </w:rPr>
              <w:t>hogares étnicos víctimas del conflicto armado</w:t>
            </w:r>
            <w:r w:rsidRPr="006145DB">
              <w:rPr>
                <w:rFonts w:cs="Arial"/>
                <w:bCs/>
                <w:sz w:val="20"/>
                <w:szCs w:val="20"/>
                <w:lang w:eastAsia="es-CO"/>
              </w:rPr>
              <w:t xml:space="preserve">, se tendrán en cuenta las siguientes definiciones, </w:t>
            </w:r>
            <w:r w:rsidRPr="006145DB">
              <w:rPr>
                <w:rFonts w:cs="Arial"/>
                <w:sz w:val="20"/>
                <w:szCs w:val="20"/>
                <w:lang w:val="es-CO"/>
              </w:rPr>
              <w:t xml:space="preserve">basadas en el procedimiento Ruta Comunitaria en el proceso de acompañamiento de retorno, reubicación o integración local de la </w:t>
            </w:r>
            <w:r w:rsidRPr="006145DB">
              <w:rPr>
                <w:rFonts w:cs="Arial"/>
                <w:bCs/>
                <w:sz w:val="20"/>
                <w:szCs w:val="20"/>
                <w:lang w:eastAsia="es-CO"/>
              </w:rPr>
              <w:t xml:space="preserve">Unidad para la Atención y Reparación Integral a las Víctimas (UARIV): </w:t>
            </w:r>
          </w:p>
          <w:p w14:paraId="475A93E6" w14:textId="77777777" w:rsidR="00A655B6" w:rsidRPr="006145DB" w:rsidRDefault="00A655B6" w:rsidP="005B435E">
            <w:pPr>
              <w:pStyle w:val="Textoindependiente"/>
              <w:spacing w:after="0" w:line="240" w:lineRule="auto"/>
              <w:jc w:val="both"/>
              <w:rPr>
                <w:rFonts w:cs="Arial"/>
                <w:bCs/>
                <w:sz w:val="20"/>
                <w:szCs w:val="20"/>
                <w:lang w:eastAsia="es-CO"/>
              </w:rPr>
            </w:pPr>
          </w:p>
          <w:p w14:paraId="73B8DBB0"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cuando una o más personas dentro de un hogar, unidas o no por lazos de parentesco, son víctimas y están registradas en el Registro Único de Victimas -RUV, el hogar puede ser considerado como unidad de atención para ayudas humanitarias inmediatas, retornos, reubicaciones y esquemas de reparación colectiva o familiar.</w:t>
            </w:r>
          </w:p>
          <w:p w14:paraId="15D0E314"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retornado: es el hogar víctima del de desplazamiento forzado que decidió regresar al sitio del cual fue desplazado con el fin de asentarse indefinidamente.</w:t>
            </w:r>
          </w:p>
          <w:p w14:paraId="09A43EBA"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reubicación: es el hogar víctima de desplazamiento forzado que decide asentarse en un lugar distinto del que se vio forzado a salir.</w:t>
            </w:r>
          </w:p>
          <w:p w14:paraId="7D070B7B"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integrado localmente: es el hogar víctima de desplazamiento forzado que decide permanecer en el lugar que se encuentra al momento de solicitar el acompañamiento, siendo éste diferente al sitio en el que se produjo su desplazamiento forzado.</w:t>
            </w:r>
          </w:p>
          <w:p w14:paraId="12506A71"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proceso de retorno, reubicación o integración local: es el hogar víctima de desplazamiento forzado cuyo proceso de retorno, reubicación o integración local no ha finalizado pero el hogar aún se encuentra residiendo en Bogotá D.C.</w:t>
            </w:r>
          </w:p>
          <w:p w14:paraId="32103529" w14:textId="77777777" w:rsidR="00C3283D" w:rsidRPr="006145DB" w:rsidRDefault="00C3283D" w:rsidP="005B435E">
            <w:pPr>
              <w:pStyle w:val="Textoindependiente"/>
              <w:spacing w:after="0" w:line="240" w:lineRule="auto"/>
              <w:jc w:val="both"/>
              <w:rPr>
                <w:rFonts w:cs="Arial"/>
                <w:bCs/>
                <w:sz w:val="20"/>
                <w:szCs w:val="20"/>
                <w:lang w:eastAsia="es-CO"/>
              </w:rPr>
            </w:pPr>
          </w:p>
          <w:p w14:paraId="1441B99A" w14:textId="266291D6"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437D35" w:rsidRPr="006145DB">
              <w:rPr>
                <w:rFonts w:cs="Arial"/>
                <w:bCs/>
                <w:sz w:val="20"/>
                <w:szCs w:val="20"/>
                <w:lang w:eastAsia="es-CO"/>
              </w:rPr>
              <w:t>c</w:t>
            </w:r>
            <w:r w:rsidRPr="006145DB">
              <w:rPr>
                <w:rFonts w:cs="Arial"/>
                <w:bCs/>
                <w:sz w:val="20"/>
                <w:szCs w:val="20"/>
                <w:lang w:eastAsia="es-CO"/>
              </w:rPr>
              <w:t xml:space="preserve">onsejera(o) de Paz, Víctimas y Reconciliación y el/la </w:t>
            </w:r>
            <w:r w:rsidR="00437D35" w:rsidRPr="006145DB">
              <w:rPr>
                <w:rFonts w:cs="Arial"/>
                <w:bCs/>
                <w:sz w:val="20"/>
                <w:szCs w:val="20"/>
                <w:lang w:eastAsia="es-CO"/>
              </w:rPr>
              <w:t>s</w:t>
            </w:r>
            <w:r w:rsidRPr="006145DB">
              <w:rPr>
                <w:rFonts w:cs="Arial"/>
                <w:bCs/>
                <w:sz w:val="20"/>
                <w:szCs w:val="20"/>
                <w:lang w:eastAsia="es-CO"/>
              </w:rPr>
              <w:t xml:space="preserve">ecretaria(o) de Hábitat. </w:t>
            </w:r>
          </w:p>
          <w:p w14:paraId="385AD0C2" w14:textId="77777777" w:rsidR="00437D35" w:rsidRPr="006145DB" w:rsidRDefault="00437D35" w:rsidP="005B435E">
            <w:pPr>
              <w:pStyle w:val="Textoindependiente"/>
              <w:spacing w:after="0" w:line="240" w:lineRule="auto"/>
              <w:jc w:val="both"/>
              <w:rPr>
                <w:rFonts w:cs="Arial"/>
                <w:bCs/>
                <w:sz w:val="20"/>
                <w:szCs w:val="20"/>
                <w:lang w:eastAsia="es-CO"/>
              </w:rPr>
            </w:pPr>
          </w:p>
          <w:p w14:paraId="3A0F35D5" w14:textId="2E817B10"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Este Comité define los montos que los hogares beneficiarios de esta transferencia monetaria reciben, la periodicidad, la temporalidad y los criterios e instrumentos de focalización y los umbrales aplicables a éstos, teniendo en cuenta para ello las recomendaciones técnicas de la Secretaría Distrital de Planeación como rectora de la estrategia, o de cualquiera de las Secretarías que lo componen. Dependiendo del proceso en que se encuentre cada hogar víctima, éste recibirá un número y monto de transferencias monetarias diferentes para lo cual, las decisiones del Comité Coordinador son implementadas por la Secretaría Distrital de Integración Social en la etapa de selección de los beneficiarios de las transferencias monetarias.</w:t>
            </w:r>
          </w:p>
          <w:p w14:paraId="29452E9F" w14:textId="77777777" w:rsidR="00437D35" w:rsidRPr="006145DB" w:rsidRDefault="00437D35" w:rsidP="005B435E">
            <w:pPr>
              <w:pStyle w:val="Textoindependiente"/>
              <w:spacing w:after="0" w:line="240" w:lineRule="auto"/>
              <w:jc w:val="both"/>
              <w:rPr>
                <w:rFonts w:cs="Arial"/>
                <w:bCs/>
                <w:sz w:val="20"/>
                <w:szCs w:val="20"/>
                <w:lang w:eastAsia="es-CO"/>
              </w:rPr>
            </w:pPr>
          </w:p>
          <w:p w14:paraId="7735EBB7" w14:textId="0F0761F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entrega de las transferencias monetarias, mensualmente la Dirección de Transferencias genera los listados de dispersión de pago, tras las correspondientes verificaciones de información, con base en los listados censales allegados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entidades que certifican la condición de víctima o la residencia habitual </w:t>
            </w:r>
            <w:r w:rsidRPr="006145DB">
              <w:rPr>
                <w:rFonts w:cs="Arial"/>
                <w:sz w:val="20"/>
                <w:szCs w:val="20"/>
                <w:lang w:eastAsia="es-CO"/>
              </w:rPr>
              <w:t xml:space="preserve">de los hogares </w:t>
            </w:r>
            <w:r w:rsidRPr="006145DB">
              <w:rPr>
                <w:rFonts w:cs="Arial"/>
                <w:bCs/>
                <w:sz w:val="20"/>
                <w:szCs w:val="20"/>
                <w:lang w:eastAsia="es-CO"/>
              </w:rPr>
              <w:t xml:space="preserve">beneficiarios, respectivamente. </w:t>
            </w:r>
          </w:p>
          <w:p w14:paraId="3446A9CF" w14:textId="77777777" w:rsidR="00437D35" w:rsidRPr="006145DB" w:rsidRDefault="00437D35" w:rsidP="005B435E">
            <w:pPr>
              <w:pStyle w:val="Textoindependiente"/>
              <w:spacing w:after="0" w:line="240" w:lineRule="auto"/>
              <w:jc w:val="both"/>
              <w:rPr>
                <w:rFonts w:cs="Arial"/>
                <w:bCs/>
                <w:sz w:val="20"/>
                <w:szCs w:val="20"/>
                <w:lang w:val="es-CO" w:eastAsia="es-CO"/>
              </w:rPr>
            </w:pPr>
          </w:p>
          <w:p w14:paraId="3584CC64" w14:textId="5E1A5BF5"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Una vez son recibidos los instrumentos para realizar la focalización de los hogares beneficiarios, desde la Secretaría Distrital de Integración Social a través de la Subdirección para la Administración de la Información de Transferencias, se hacen las verificaciones necesarias para garantizar la consistencia de la información. De existir inconsistencias se informa a las entidades o dependencias generadoras de la información, para la subsanación o aclaración de los comentarios.</w:t>
            </w:r>
          </w:p>
          <w:p w14:paraId="4A0788ED" w14:textId="77777777" w:rsidR="00437D35" w:rsidRPr="006145DB" w:rsidRDefault="00437D35" w:rsidP="005B435E">
            <w:pPr>
              <w:pStyle w:val="Textoindependiente"/>
              <w:spacing w:after="0" w:line="240" w:lineRule="auto"/>
              <w:jc w:val="both"/>
              <w:rPr>
                <w:rFonts w:cs="Arial"/>
                <w:bCs/>
                <w:sz w:val="20"/>
                <w:szCs w:val="20"/>
                <w:lang w:eastAsia="es-CO"/>
              </w:rPr>
            </w:pPr>
          </w:p>
          <w:p w14:paraId="593054AA" w14:textId="15ED41F1"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cuanto las inconsistencias son subsanadas, la Subdirección para la Administración de la Información de Transferencias verifica los criterios de ingreso y de egreso. Una vez identificados los hogares que serán beneficiarios de la transferencia monetaria, se procede a la definición del titular encargado de recibir dicho apoyo económico, dando prioridad a las mujeres. </w:t>
            </w:r>
          </w:p>
          <w:p w14:paraId="09FBB2E3" w14:textId="1FA4E75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En la siguiente etapa se realiza la aplicación de los principios establecidos por el Comité Coordinador de IMG para determinar los montos, se realiza la consolidación de los listados de dispersión por operador y por fuente de financiamiento, en caso de que aplique, y se generan las órdenes de pago por la Dirección de Transferencias, que a continuación son tramitadas ante la Secretaría Distrital de Hacienda para el pago de transferencias monetarias a los hogares beneficiarios.</w:t>
            </w:r>
          </w:p>
          <w:p w14:paraId="4665A43B" w14:textId="77777777" w:rsidR="00437D35" w:rsidRPr="006145DB" w:rsidRDefault="00437D35" w:rsidP="005B435E">
            <w:pPr>
              <w:pStyle w:val="Textoindependiente"/>
              <w:spacing w:after="0" w:line="240" w:lineRule="auto"/>
              <w:jc w:val="both"/>
              <w:rPr>
                <w:rFonts w:cs="Arial"/>
                <w:bCs/>
                <w:sz w:val="20"/>
                <w:szCs w:val="20"/>
                <w:lang w:eastAsia="es-CO"/>
              </w:rPr>
            </w:pPr>
          </w:p>
          <w:p w14:paraId="6095D525" w14:textId="53B37C0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el caso de los hogares que hacen parte de procesos de integración local o con residencia habitual en la ciudad de Bogotá D.C, las transferencias monetarias son entregadas de manera mensual, a través de la modalidad de giro por ventanilla para ser retirado por la persona titular del beneficio, únicamente por medio de la red de corresponsales en la ciudad de Bogotá D.C. </w:t>
            </w:r>
          </w:p>
          <w:p w14:paraId="0CF6CF52" w14:textId="27AA4674"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el caso de los hogares que se encuentran en proceso de retorno o reubicación desde la ciudad de Bogotá D.C hacia otras zonas del país, </w:t>
            </w:r>
            <w:r w:rsidRPr="006145DB">
              <w:rPr>
                <w:rFonts w:cs="Arial"/>
                <w:bCs/>
                <w:sz w:val="20"/>
                <w:szCs w:val="20"/>
                <w:lang w:val="es-MX" w:eastAsia="es-CO"/>
              </w:rPr>
              <w:t xml:space="preserve">las transferencias monetarias se realizarán de manera mensual de acuerdo con el mecanismo de pago dispuesto por la Dirección Distrital de Tesorería de la Secretaría Distrital de Hacienda. </w:t>
            </w:r>
          </w:p>
          <w:p w14:paraId="35190B05" w14:textId="77777777" w:rsidR="00437D35" w:rsidRPr="006145DB" w:rsidRDefault="00437D35" w:rsidP="005B435E">
            <w:pPr>
              <w:pStyle w:val="Textoindependiente"/>
              <w:spacing w:after="0" w:line="240" w:lineRule="auto"/>
              <w:jc w:val="both"/>
              <w:rPr>
                <w:rFonts w:cs="Arial"/>
                <w:bCs/>
                <w:sz w:val="20"/>
                <w:szCs w:val="20"/>
                <w:lang w:val="es-MX" w:eastAsia="es-CO"/>
              </w:rPr>
            </w:pPr>
          </w:p>
          <w:p w14:paraId="737C2F10" w14:textId="03F04F26" w:rsidR="00C3283D" w:rsidRPr="006145DB" w:rsidRDefault="00C3283D" w:rsidP="005B435E">
            <w:pPr>
              <w:pStyle w:val="Textoindependiente"/>
              <w:spacing w:after="0" w:line="240" w:lineRule="auto"/>
              <w:jc w:val="both"/>
              <w:rPr>
                <w:rFonts w:cs="Arial"/>
                <w:bCs/>
                <w:sz w:val="20"/>
                <w:szCs w:val="20"/>
                <w:lang w:val="es-MX" w:eastAsia="es-CO"/>
              </w:rPr>
            </w:pPr>
            <w:r w:rsidRPr="006145DB">
              <w:rPr>
                <w:rFonts w:cs="Arial"/>
                <w:bCs/>
                <w:sz w:val="20"/>
                <w:szCs w:val="20"/>
                <w:lang w:val="es-MX" w:eastAsia="es-CO"/>
              </w:rPr>
              <w:t>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547E8EC2" w14:textId="77777777" w:rsidR="00437D35" w:rsidRPr="006145DB" w:rsidRDefault="00437D35" w:rsidP="005B435E">
            <w:pPr>
              <w:pStyle w:val="Textoindependiente"/>
              <w:spacing w:after="0" w:line="240" w:lineRule="auto"/>
              <w:jc w:val="both"/>
              <w:rPr>
                <w:rFonts w:cs="Arial"/>
                <w:bCs/>
                <w:sz w:val="20"/>
                <w:szCs w:val="20"/>
                <w:lang w:eastAsia="es-CO"/>
              </w:rPr>
            </w:pPr>
          </w:p>
          <w:p w14:paraId="609C0980" w14:textId="1CC88AB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Los listados censales que se constituyen como fuentes de información de la población objetivo y que son emitidos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tendrán vigencia de un (1) año a partir del momento de su remisión, y deberán ser actualizados por las entidades en mención una vez finalice dicha temporalidad. </w:t>
            </w:r>
          </w:p>
          <w:p w14:paraId="6A61312A" w14:textId="77777777" w:rsidR="00437D35" w:rsidRPr="006145DB" w:rsidRDefault="00437D35" w:rsidP="005B435E">
            <w:pPr>
              <w:tabs>
                <w:tab w:val="left" w:pos="709"/>
              </w:tabs>
              <w:spacing w:after="0" w:line="240" w:lineRule="auto"/>
              <w:jc w:val="both"/>
              <w:rPr>
                <w:rFonts w:cs="Arial"/>
                <w:sz w:val="20"/>
                <w:szCs w:val="20"/>
                <w:lang w:eastAsia="es-CO"/>
              </w:rPr>
            </w:pPr>
          </w:p>
          <w:p w14:paraId="7B796FBF" w14:textId="1637811F" w:rsidR="00C3283D" w:rsidRPr="006145DB" w:rsidRDefault="00C3283D"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étnicos víctimas del conflicto armado, se implementará el plan operativo de continuidad correspondiente.</w:t>
            </w:r>
          </w:p>
        </w:tc>
      </w:tr>
      <w:tr w:rsidR="00C3283D" w:rsidRPr="006145DB" w14:paraId="31B0F7B4" w14:textId="77777777" w:rsidTr="00C3283D">
        <w:trPr>
          <w:trHeight w:val="983"/>
          <w:jc w:val="center"/>
        </w:trPr>
        <w:tc>
          <w:tcPr>
            <w:tcW w:w="1940" w:type="dxa"/>
            <w:shd w:val="clear" w:color="auto" w:fill="FFFFFF" w:themeFill="background1"/>
            <w:vAlign w:val="center"/>
          </w:tcPr>
          <w:p w14:paraId="1277AD66" w14:textId="77777777" w:rsidR="00C3283D" w:rsidRPr="006145DB" w:rsidRDefault="00C3283D"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0BD07826" w14:textId="59D3FEAB" w:rsidR="00C3283D" w:rsidRPr="006145DB" w:rsidRDefault="00C3283D"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7B313469" w14:textId="77777777" w:rsidR="00437D35" w:rsidRPr="006145DB" w:rsidRDefault="00437D35" w:rsidP="005B435E">
            <w:pPr>
              <w:pStyle w:val="Ttulo1"/>
              <w:rPr>
                <w:sz w:val="20"/>
                <w:szCs w:val="20"/>
                <w:lang w:eastAsia="es-CO"/>
              </w:rPr>
            </w:pPr>
          </w:p>
          <w:p w14:paraId="579DF50A" w14:textId="77777777" w:rsidR="00C3283D" w:rsidRPr="006145DB" w:rsidRDefault="00C3283D">
            <w:pPr>
              <w:pStyle w:val="Prrafodelista"/>
              <w:numPr>
                <w:ilvl w:val="0"/>
                <w:numId w:val="86"/>
              </w:numPr>
              <w:spacing w:after="0" w:line="240" w:lineRule="auto"/>
              <w:ind w:left="356"/>
              <w:jc w:val="both"/>
              <w:rPr>
                <w:rFonts w:cs="Arial"/>
                <w:sz w:val="20"/>
                <w:szCs w:val="20"/>
                <w:lang w:eastAsia="es-CO"/>
              </w:rPr>
            </w:pPr>
            <w:r w:rsidRPr="006145DB">
              <w:rPr>
                <w:rFonts w:cs="Arial"/>
                <w:sz w:val="20"/>
                <w:szCs w:val="20"/>
                <w:lang w:eastAsia="es-CO"/>
              </w:rPr>
              <w:t>Gestión Administrativa</w:t>
            </w:r>
          </w:p>
          <w:p w14:paraId="4355126F" w14:textId="11C53F68" w:rsidR="00C3283D" w:rsidRPr="006145DB" w:rsidRDefault="00C3283D">
            <w:pPr>
              <w:pStyle w:val="Textoindependiente"/>
              <w:numPr>
                <w:ilvl w:val="0"/>
                <w:numId w:val="86"/>
              </w:numPr>
              <w:spacing w:after="0" w:line="240" w:lineRule="auto"/>
              <w:ind w:left="356"/>
              <w:contextualSpacing/>
              <w:jc w:val="both"/>
              <w:rPr>
                <w:rFonts w:cs="Arial"/>
                <w:bCs/>
                <w:sz w:val="20"/>
                <w:szCs w:val="20"/>
                <w:lang w:eastAsia="es-CO"/>
              </w:rPr>
            </w:pPr>
            <w:r w:rsidRPr="006145DB">
              <w:rPr>
                <w:rFonts w:cs="Arial"/>
                <w:sz w:val="20"/>
                <w:szCs w:val="20"/>
                <w:lang w:eastAsia="es-CO"/>
              </w:rPr>
              <w:t>Talento Humano</w:t>
            </w:r>
          </w:p>
        </w:tc>
      </w:tr>
    </w:tbl>
    <w:p w14:paraId="13059EA5" w14:textId="77777777" w:rsidR="00A97635" w:rsidRPr="006145DB" w:rsidRDefault="00A97635" w:rsidP="005B435E">
      <w:pPr>
        <w:spacing w:after="0" w:line="240" w:lineRule="auto"/>
        <w:rPr>
          <w:rFonts w:cs="Arial"/>
          <w:highlight w:val="yellow"/>
        </w:rPr>
      </w:pPr>
    </w:p>
    <w:p w14:paraId="67A3A48F" w14:textId="13FF5003" w:rsidR="00A97635" w:rsidRPr="006145DB" w:rsidRDefault="00A97635">
      <w:pPr>
        <w:pStyle w:val="Ttulo1"/>
        <w:numPr>
          <w:ilvl w:val="2"/>
          <w:numId w:val="72"/>
        </w:numPr>
        <w:ind w:left="1418"/>
      </w:pPr>
      <w:bookmarkStart w:id="422" w:name="_Toc210213242"/>
      <w:bookmarkStart w:id="423" w:name="_Toc213273512"/>
      <w:bookmarkStart w:id="424" w:name="_Toc213276139"/>
      <w:bookmarkStart w:id="425" w:name="_Toc216902473"/>
      <w:r w:rsidRPr="006145DB">
        <w:t>Transferencias mo</w:t>
      </w:r>
      <w:r w:rsidR="0013290A" w:rsidRPr="006145DB">
        <w:t>netarias condicionadas para la primera i</w:t>
      </w:r>
      <w:r w:rsidRPr="006145DB">
        <w:t>nfancia</w:t>
      </w:r>
      <w:bookmarkEnd w:id="422"/>
      <w:bookmarkEnd w:id="423"/>
      <w:bookmarkEnd w:id="424"/>
      <w:bookmarkEnd w:id="42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7130B" w:rsidRPr="006145DB" w14:paraId="2353F9E4" w14:textId="77777777" w:rsidTr="000F219E">
        <w:trPr>
          <w:trHeight w:val="308"/>
          <w:jc w:val="center"/>
        </w:trPr>
        <w:tc>
          <w:tcPr>
            <w:tcW w:w="1940" w:type="dxa"/>
            <w:vAlign w:val="center"/>
          </w:tcPr>
          <w:p w14:paraId="03DB904E" w14:textId="77777777" w:rsidR="009705C9" w:rsidRPr="006145DB" w:rsidRDefault="009705C9"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193BB9CF" w14:textId="40FFD3D8"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la Primera Infancia</w:t>
            </w:r>
            <w:r w:rsidR="0057130B" w:rsidRPr="006145DB">
              <w:rPr>
                <w:rFonts w:cs="Arial"/>
                <w:bCs/>
                <w:sz w:val="20"/>
                <w:szCs w:val="20"/>
                <w:lang w:eastAsia="es-CO"/>
              </w:rPr>
              <w:t>.</w:t>
            </w:r>
          </w:p>
        </w:tc>
      </w:tr>
      <w:tr w:rsidR="0057130B" w:rsidRPr="006145DB" w14:paraId="39031528" w14:textId="77777777" w:rsidTr="000F219E">
        <w:trPr>
          <w:trHeight w:val="400"/>
          <w:jc w:val="center"/>
        </w:trPr>
        <w:tc>
          <w:tcPr>
            <w:tcW w:w="1940" w:type="dxa"/>
            <w:vAlign w:val="center"/>
          </w:tcPr>
          <w:p w14:paraId="67A66270" w14:textId="77777777"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33AE1908"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y las niñas residentes en Bogotá D.C en los jardines infantiles de la Secretaría Distrital de Integración Social o en los grados de preescolar de los colegios oficiales de la Secretaría de Educación del Distrito.</w:t>
            </w:r>
          </w:p>
        </w:tc>
      </w:tr>
      <w:tr w:rsidR="0057130B" w:rsidRPr="006145DB" w14:paraId="14495EA5" w14:textId="77777777" w:rsidTr="000F219E">
        <w:trPr>
          <w:trHeight w:val="1420"/>
          <w:jc w:val="center"/>
        </w:trPr>
        <w:tc>
          <w:tcPr>
            <w:tcW w:w="1940" w:type="dxa"/>
            <w:vAlign w:val="center"/>
          </w:tcPr>
          <w:p w14:paraId="464F83C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vAlign w:val="center"/>
          </w:tcPr>
          <w:p w14:paraId="7FF27A43"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mensual de una transferencia monetaria condicionada, durante el ciclo escolar, a hogares residentes en Bogotá D.C en situación de pobreza extrema, moderada, vulnerabilidad por inseguridad alimentaria o que vivan en residencias tipo paga diarios, que tengan niños y niñas vinculados a los jardines infantiles de la Secretaría Distrital de Integración Social o matriculados en los grados de preescolar de los colegios oficiales de la Secretaría de Educación del Distrito.</w:t>
            </w:r>
          </w:p>
        </w:tc>
      </w:tr>
      <w:tr w:rsidR="0057130B" w:rsidRPr="006145DB" w14:paraId="2118D1E3" w14:textId="77777777" w:rsidTr="0057130B">
        <w:trPr>
          <w:trHeight w:val="600"/>
          <w:jc w:val="center"/>
        </w:trPr>
        <w:tc>
          <w:tcPr>
            <w:tcW w:w="1940" w:type="dxa"/>
            <w:vAlign w:val="center"/>
          </w:tcPr>
          <w:p w14:paraId="5DC08E9F"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F2C49D2" w14:textId="77777777"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Categórico para el grupo poblacional combinado con Instrumento de focalización individual y por hogares - proxy mean test y listado censal (por instrumentos).</w:t>
            </w:r>
          </w:p>
        </w:tc>
      </w:tr>
      <w:tr w:rsidR="0057130B" w:rsidRPr="006145DB" w14:paraId="60CF53CF" w14:textId="77777777" w:rsidTr="000F219E">
        <w:trPr>
          <w:trHeight w:val="1010"/>
          <w:jc w:val="center"/>
        </w:trPr>
        <w:tc>
          <w:tcPr>
            <w:tcW w:w="1940" w:type="dxa"/>
            <w:vAlign w:val="center"/>
          </w:tcPr>
          <w:p w14:paraId="5038A7B6"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910490D"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cs="Arial"/>
                <w:sz w:val="20"/>
                <w:szCs w:val="20"/>
                <w:lang w:eastAsia="es-CO"/>
              </w:rPr>
              <w:t xml:space="preserve">Hogares residentes en Bogotá que se encuentren </w:t>
            </w:r>
            <w:r w:rsidRPr="006145DB">
              <w:rPr>
                <w:rFonts w:eastAsia="Lucida Sans Unicode" w:cs="Arial"/>
                <w:sz w:val="20"/>
                <w:szCs w:val="20"/>
              </w:rPr>
              <w:t>en situación de pobreza extrema, moderada, vulnerabilidad por inseguridad alimentaria o que vivan en residencias tipo paga diarios y que tengan niños y niñas, entre 0 y 6 años, vinculados a los jardines infantiles</w:t>
            </w:r>
            <w:r w:rsidRPr="006145DB">
              <w:rPr>
                <w:rFonts w:cs="Arial"/>
                <w:sz w:val="20"/>
                <w:szCs w:val="20"/>
                <w:lang w:eastAsia="es-CO"/>
              </w:rPr>
              <w:t xml:space="preserve"> </w:t>
            </w:r>
            <w:r w:rsidRPr="006145DB">
              <w:rPr>
                <w:rFonts w:eastAsia="Lucida Sans Unicode" w:cs="Arial"/>
                <w:sz w:val="20"/>
                <w:szCs w:val="20"/>
              </w:rPr>
              <w:t>de la Secretaría Distrital de Integración Social o matriculados en los grados de preescolar en los colegios oficiales de la Secretaría de Educación del Distrito.</w:t>
            </w:r>
          </w:p>
        </w:tc>
      </w:tr>
      <w:tr w:rsidR="0057130B" w:rsidRPr="006145DB" w14:paraId="1FD2108B" w14:textId="77777777" w:rsidTr="000F219E">
        <w:trPr>
          <w:trHeight w:val="828"/>
          <w:jc w:val="center"/>
        </w:trPr>
        <w:tc>
          <w:tcPr>
            <w:tcW w:w="1940" w:type="dxa"/>
            <w:vAlign w:val="center"/>
          </w:tcPr>
          <w:p w14:paraId="0CCF0F1C"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612"/>
              <w:gridCol w:w="1276"/>
              <w:gridCol w:w="1134"/>
              <w:gridCol w:w="1179"/>
            </w:tblGrid>
            <w:tr w:rsidR="0057130B" w:rsidRPr="006145DB" w14:paraId="6F8C3250" w14:textId="77777777" w:rsidTr="008A2B10">
              <w:trPr>
                <w:trHeight w:val="372"/>
              </w:trPr>
              <w:tc>
                <w:tcPr>
                  <w:tcW w:w="3612" w:type="dxa"/>
                  <w:tcBorders>
                    <w:top w:val="nil"/>
                  </w:tcBorders>
                  <w:vAlign w:val="center"/>
                </w:tcPr>
                <w:p w14:paraId="0E93B9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544012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3911CE4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79" w:type="dxa"/>
                  <w:tcBorders>
                    <w:top w:val="nil"/>
                  </w:tcBorders>
                  <w:vAlign w:val="center"/>
                </w:tcPr>
                <w:p w14:paraId="7B2257B8" w14:textId="77777777" w:rsidR="009705C9" w:rsidRPr="006145DB" w:rsidRDefault="009705C9" w:rsidP="008A2B10">
                  <w:pPr>
                    <w:tabs>
                      <w:tab w:val="left" w:pos="709"/>
                    </w:tabs>
                    <w:ind w:left="-108"/>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C7305DF" w14:textId="77777777" w:rsidTr="008A2B10">
              <w:trPr>
                <w:trHeight w:val="1006"/>
              </w:trPr>
              <w:tc>
                <w:tcPr>
                  <w:tcW w:w="3612" w:type="dxa"/>
                  <w:vMerge w:val="restart"/>
                  <w:vAlign w:val="center"/>
                </w:tcPr>
                <w:p w14:paraId="70732CA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0D85242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7C83D5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67E5F84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5D2F5D5" w14:textId="77777777" w:rsidTr="008A2B10">
              <w:trPr>
                <w:trHeight w:val="20"/>
              </w:trPr>
              <w:tc>
                <w:tcPr>
                  <w:tcW w:w="3612" w:type="dxa"/>
                  <w:vMerge/>
                  <w:vAlign w:val="center"/>
                </w:tcPr>
                <w:p w14:paraId="63B537CB"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3A2A4349" w14:textId="5C161B6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26407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5280E4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157DD387" w14:textId="77777777" w:rsidTr="008A2B10">
              <w:trPr>
                <w:trHeight w:val="20"/>
              </w:trPr>
              <w:tc>
                <w:tcPr>
                  <w:tcW w:w="3612" w:type="dxa"/>
                  <w:vMerge w:val="restart"/>
                  <w:vAlign w:val="center"/>
                </w:tcPr>
                <w:p w14:paraId="792DC3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6BAFC8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1B738F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D11232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4F13D82" w14:textId="77777777" w:rsidTr="008A2B10">
              <w:trPr>
                <w:trHeight w:val="20"/>
              </w:trPr>
              <w:tc>
                <w:tcPr>
                  <w:tcW w:w="3612" w:type="dxa"/>
                  <w:vMerge/>
                  <w:vAlign w:val="center"/>
                </w:tcPr>
                <w:p w14:paraId="1728A568"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0D5E4593" w14:textId="50E97FC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49FD4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32997A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637BED3D" w14:textId="77777777" w:rsidTr="008A2B10">
              <w:trPr>
                <w:trHeight w:val="20"/>
              </w:trPr>
              <w:tc>
                <w:tcPr>
                  <w:tcW w:w="3612" w:type="dxa"/>
                  <w:vMerge w:val="restart"/>
                  <w:vAlign w:val="center"/>
                </w:tcPr>
                <w:p w14:paraId="75D1754C"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7F8DD2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EE3B0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FE7322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750EB6" w14:textId="77777777" w:rsidTr="008A2B10">
              <w:trPr>
                <w:trHeight w:val="20"/>
              </w:trPr>
              <w:tc>
                <w:tcPr>
                  <w:tcW w:w="3612" w:type="dxa"/>
                  <w:vMerge/>
                  <w:vAlign w:val="center"/>
                </w:tcPr>
                <w:p w14:paraId="24492CBB"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2645C72B" w14:textId="64ABB4F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DF6902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570589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2779F14A" w14:textId="77777777" w:rsidTr="008A2B10">
              <w:trPr>
                <w:trHeight w:val="20"/>
              </w:trPr>
              <w:tc>
                <w:tcPr>
                  <w:tcW w:w="3612" w:type="dxa"/>
                  <w:vMerge w:val="restart"/>
                  <w:vAlign w:val="center"/>
                </w:tcPr>
                <w:p w14:paraId="47C20AD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7A27F409" w14:textId="2A49582B"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69C9F41B" w14:textId="5AC842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179" w:type="dxa"/>
                  <w:vAlign w:val="center"/>
                </w:tcPr>
                <w:p w14:paraId="03A68CF3" w14:textId="4FAE59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w:t>
                  </w:r>
                </w:p>
              </w:tc>
            </w:tr>
            <w:tr w:rsidR="0057130B" w:rsidRPr="006145DB" w14:paraId="49BC6041" w14:textId="77777777" w:rsidTr="008A2B10">
              <w:trPr>
                <w:trHeight w:val="20"/>
              </w:trPr>
              <w:tc>
                <w:tcPr>
                  <w:tcW w:w="3612" w:type="dxa"/>
                  <w:vMerge/>
                  <w:vAlign w:val="center"/>
                </w:tcPr>
                <w:p w14:paraId="0C2A6167"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50E764C3" w14:textId="6E9CABD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117D7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3206C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9AAA44D" w14:textId="77777777" w:rsidTr="008A2B10">
              <w:trPr>
                <w:trHeight w:val="20"/>
              </w:trPr>
              <w:tc>
                <w:tcPr>
                  <w:tcW w:w="3612" w:type="dxa"/>
                  <w:vMerge w:val="restart"/>
                  <w:vAlign w:val="center"/>
                </w:tcPr>
                <w:p w14:paraId="5AC56AA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276" w:type="dxa"/>
                  <w:vAlign w:val="center"/>
                </w:tcPr>
                <w:p w14:paraId="6298E4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E933F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11FD9E3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58A0F305" w14:textId="77777777" w:rsidTr="008A2B10">
              <w:trPr>
                <w:trHeight w:val="20"/>
              </w:trPr>
              <w:tc>
                <w:tcPr>
                  <w:tcW w:w="3612" w:type="dxa"/>
                  <w:vMerge/>
                  <w:vAlign w:val="center"/>
                </w:tcPr>
                <w:p w14:paraId="326E0A65"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29198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68744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6E4B44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E72C283" w14:textId="77777777" w:rsidTr="008A2B10">
              <w:trPr>
                <w:trHeight w:val="20"/>
              </w:trPr>
              <w:tc>
                <w:tcPr>
                  <w:tcW w:w="3612" w:type="dxa"/>
                  <w:vMerge w:val="restart"/>
                  <w:vAlign w:val="center"/>
                </w:tcPr>
                <w:p w14:paraId="3197F1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en los colegios oficiales de la Secretaría de Educación del Distrito en los grados de preescolar</w:t>
                  </w:r>
                </w:p>
              </w:tc>
              <w:tc>
                <w:tcPr>
                  <w:tcW w:w="1276" w:type="dxa"/>
                  <w:vAlign w:val="center"/>
                </w:tcPr>
                <w:p w14:paraId="2D1641B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9E4A0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62E60C4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035B134" w14:textId="77777777" w:rsidTr="008A2B10">
              <w:trPr>
                <w:trHeight w:val="20"/>
              </w:trPr>
              <w:tc>
                <w:tcPr>
                  <w:tcW w:w="3612" w:type="dxa"/>
                  <w:vMerge/>
                  <w:tcBorders>
                    <w:bottom w:val="single" w:sz="4" w:space="0" w:color="auto"/>
                  </w:tcBorders>
                  <w:vAlign w:val="center"/>
                </w:tcPr>
                <w:p w14:paraId="039CDB95"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33A09B4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3370C1F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tcBorders>
                    <w:bottom w:val="single" w:sz="4" w:space="0" w:color="auto"/>
                  </w:tcBorders>
                  <w:vAlign w:val="center"/>
                </w:tcPr>
                <w:p w14:paraId="07CDE0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14E5661" w14:textId="77777777" w:rsidTr="008A2B10">
              <w:trPr>
                <w:trHeight w:val="20"/>
              </w:trPr>
              <w:tc>
                <w:tcPr>
                  <w:tcW w:w="3612" w:type="dxa"/>
                  <w:vMerge w:val="restart"/>
                  <w:vAlign w:val="center"/>
                </w:tcPr>
                <w:p w14:paraId="26DBC91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276" w:type="dxa"/>
                  <w:vAlign w:val="center"/>
                </w:tcPr>
                <w:p w14:paraId="58BF6AB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26D455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50A25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785B03EA" w14:textId="77777777" w:rsidTr="008A2B10">
              <w:trPr>
                <w:trHeight w:val="20"/>
              </w:trPr>
              <w:tc>
                <w:tcPr>
                  <w:tcW w:w="3612" w:type="dxa"/>
                  <w:vMerge/>
                  <w:tcBorders>
                    <w:bottom w:val="single" w:sz="4" w:space="0" w:color="auto"/>
                  </w:tcBorders>
                  <w:vAlign w:val="center"/>
                </w:tcPr>
                <w:p w14:paraId="555492D7"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289226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09DC325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tcBorders>
                    <w:bottom w:val="single" w:sz="4" w:space="0" w:color="auto"/>
                  </w:tcBorders>
                  <w:vAlign w:val="center"/>
                </w:tcPr>
                <w:p w14:paraId="5F847A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90628BF" w14:textId="77777777" w:rsidTr="008A2B10">
              <w:trPr>
                <w:trHeight w:val="20"/>
              </w:trPr>
              <w:tc>
                <w:tcPr>
                  <w:tcW w:w="3612" w:type="dxa"/>
                  <w:vMerge w:val="restart"/>
                  <w:tcBorders>
                    <w:top w:val="single" w:sz="4" w:space="0" w:color="auto"/>
                  </w:tcBorders>
                  <w:vAlign w:val="center"/>
                </w:tcPr>
                <w:p w14:paraId="09F465DB" w14:textId="33FD3135"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276" w:type="dxa"/>
                  <w:tcBorders>
                    <w:top w:val="single" w:sz="4" w:space="0" w:color="auto"/>
                  </w:tcBorders>
                  <w:vAlign w:val="center"/>
                </w:tcPr>
                <w:p w14:paraId="7FF438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572E646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179" w:type="dxa"/>
                  <w:tcBorders>
                    <w:top w:val="single" w:sz="4" w:space="0" w:color="auto"/>
                  </w:tcBorders>
                  <w:vAlign w:val="center"/>
                </w:tcPr>
                <w:p w14:paraId="29CF19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2421832A" w14:textId="77777777" w:rsidTr="008A2B10">
              <w:trPr>
                <w:trHeight w:val="20"/>
              </w:trPr>
              <w:tc>
                <w:tcPr>
                  <w:tcW w:w="3612" w:type="dxa"/>
                  <w:vMerge/>
                  <w:tcBorders>
                    <w:bottom w:val="nil"/>
                  </w:tcBorders>
                  <w:vAlign w:val="center"/>
                </w:tcPr>
                <w:p w14:paraId="4C55E6DA"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16860D45"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Anexo 6A</w:t>
                  </w:r>
                </w:p>
              </w:tc>
              <w:tc>
                <w:tcPr>
                  <w:tcW w:w="1134" w:type="dxa"/>
                  <w:tcBorders>
                    <w:bottom w:val="nil"/>
                  </w:tcBorders>
                  <w:vAlign w:val="center"/>
                </w:tcPr>
                <w:p w14:paraId="2FB7BBE7"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Mensual</w:t>
                  </w:r>
                </w:p>
              </w:tc>
              <w:tc>
                <w:tcPr>
                  <w:tcW w:w="1179" w:type="dxa"/>
                  <w:tcBorders>
                    <w:bottom w:val="nil"/>
                  </w:tcBorders>
                  <w:vAlign w:val="center"/>
                </w:tcPr>
                <w:p w14:paraId="36B04A5C"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Secretaría de Educación del Distrito – SED</w:t>
                  </w:r>
                </w:p>
              </w:tc>
            </w:tr>
          </w:tbl>
          <w:p w14:paraId="34B1B0A2"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199C36A8" w14:textId="77777777" w:rsidTr="000F219E">
        <w:trPr>
          <w:trHeight w:val="422"/>
          <w:jc w:val="center"/>
        </w:trPr>
        <w:tc>
          <w:tcPr>
            <w:tcW w:w="1940" w:type="dxa"/>
            <w:vAlign w:val="center"/>
          </w:tcPr>
          <w:p w14:paraId="58D1683B" w14:textId="77777777" w:rsidR="009705C9" w:rsidRPr="006145DB" w:rsidRDefault="009705C9" w:rsidP="00563655">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74988110"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57130B" w:rsidRPr="006145DB" w14:paraId="7A4D6AB6" w14:textId="77777777" w:rsidTr="002F4C3D">
        <w:trPr>
          <w:trHeight w:val="3577"/>
          <w:jc w:val="center"/>
        </w:trPr>
        <w:tc>
          <w:tcPr>
            <w:tcW w:w="1940" w:type="dxa"/>
            <w:vAlign w:val="center"/>
          </w:tcPr>
          <w:p w14:paraId="18E9779E" w14:textId="77777777" w:rsidR="009705C9" w:rsidRPr="006145DB" w:rsidRDefault="009705C9" w:rsidP="00563655">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p w14:paraId="4F9E9ECC" w14:textId="77777777" w:rsidR="009705C9" w:rsidRPr="006145DB" w:rsidRDefault="009705C9" w:rsidP="005B435E">
            <w:pPr>
              <w:spacing w:after="0" w:line="240" w:lineRule="auto"/>
              <w:rPr>
                <w:rFonts w:cs="Arial"/>
                <w:sz w:val="16"/>
                <w:szCs w:val="16"/>
              </w:rPr>
            </w:pPr>
          </w:p>
          <w:tbl>
            <w:tblPr>
              <w:tblStyle w:val="Tablaconcuadrcula"/>
              <w:tblW w:w="7154" w:type="dxa"/>
              <w:tblLayout w:type="fixed"/>
              <w:tblLook w:val="04A0" w:firstRow="1" w:lastRow="0" w:firstColumn="1" w:lastColumn="0" w:noHBand="0" w:noVBand="1"/>
            </w:tblPr>
            <w:tblGrid>
              <w:gridCol w:w="3610"/>
              <w:gridCol w:w="1134"/>
              <w:gridCol w:w="1134"/>
              <w:gridCol w:w="1276"/>
            </w:tblGrid>
            <w:tr w:rsidR="0057130B" w:rsidRPr="006145DB" w14:paraId="6781D499" w14:textId="77777777" w:rsidTr="00A655B6">
              <w:trPr>
                <w:trHeight w:val="389"/>
              </w:trPr>
              <w:tc>
                <w:tcPr>
                  <w:tcW w:w="3610" w:type="dxa"/>
                  <w:vAlign w:val="center"/>
                </w:tcPr>
                <w:p w14:paraId="133ECD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vAlign w:val="center"/>
                </w:tcPr>
                <w:p w14:paraId="6B4B71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84D7EE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vAlign w:val="center"/>
                </w:tcPr>
                <w:p w14:paraId="6009800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338E291B" w14:textId="77777777" w:rsidTr="008776D7">
              <w:trPr>
                <w:trHeight w:val="739"/>
              </w:trPr>
              <w:tc>
                <w:tcPr>
                  <w:tcW w:w="3610" w:type="dxa"/>
                  <w:vMerge w:val="restart"/>
                  <w:vAlign w:val="center"/>
                </w:tcPr>
                <w:p w14:paraId="7AC5F10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 xml:space="preserve">de la Secretaría Distrital de Integración Social. </w:t>
                  </w:r>
                </w:p>
              </w:tc>
              <w:tc>
                <w:tcPr>
                  <w:tcW w:w="1134" w:type="dxa"/>
                  <w:vAlign w:val="center"/>
                </w:tcPr>
                <w:p w14:paraId="16BCBE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1F7A5C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749FDA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3C5764E" w14:textId="77777777" w:rsidTr="00A655B6">
              <w:trPr>
                <w:trHeight w:val="58"/>
              </w:trPr>
              <w:tc>
                <w:tcPr>
                  <w:tcW w:w="3610" w:type="dxa"/>
                  <w:vMerge/>
                  <w:vAlign w:val="center"/>
                </w:tcPr>
                <w:p w14:paraId="6FCBCB18"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83B533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6F3B2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1E15C22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3ED062BD" w14:textId="77777777" w:rsidTr="00A655B6">
              <w:trPr>
                <w:trHeight w:val="574"/>
              </w:trPr>
              <w:tc>
                <w:tcPr>
                  <w:tcW w:w="3610" w:type="dxa"/>
                  <w:vMerge w:val="restart"/>
                  <w:vAlign w:val="center"/>
                </w:tcPr>
                <w:p w14:paraId="09587404"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2167839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B2FEB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187AEC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E7B1DC3" w14:textId="77777777" w:rsidTr="00A655B6">
              <w:trPr>
                <w:trHeight w:val="844"/>
              </w:trPr>
              <w:tc>
                <w:tcPr>
                  <w:tcW w:w="3610" w:type="dxa"/>
                  <w:vMerge/>
                  <w:tcBorders>
                    <w:bottom w:val="single" w:sz="4" w:space="0" w:color="auto"/>
                  </w:tcBorders>
                </w:tcPr>
                <w:p w14:paraId="5B68BDE2"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5C495D0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 SIRBE </w:t>
                  </w:r>
                </w:p>
              </w:tc>
              <w:tc>
                <w:tcPr>
                  <w:tcW w:w="1134" w:type="dxa"/>
                  <w:tcBorders>
                    <w:bottom w:val="single" w:sz="4" w:space="0" w:color="auto"/>
                  </w:tcBorders>
                  <w:vAlign w:val="center"/>
                </w:tcPr>
                <w:p w14:paraId="058355F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1A8514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5532B6B5" w14:textId="77777777" w:rsidTr="00A655B6">
              <w:trPr>
                <w:trHeight w:val="846"/>
              </w:trPr>
              <w:tc>
                <w:tcPr>
                  <w:tcW w:w="3610" w:type="dxa"/>
                  <w:vMerge w:val="restart"/>
                  <w:vAlign w:val="center"/>
                </w:tcPr>
                <w:p w14:paraId="5431AB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108419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36C227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5176CA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2AB3B152" w14:textId="77777777" w:rsidTr="00A655B6">
              <w:trPr>
                <w:trHeight w:val="846"/>
              </w:trPr>
              <w:tc>
                <w:tcPr>
                  <w:tcW w:w="3610" w:type="dxa"/>
                  <w:vMerge/>
                  <w:tcBorders>
                    <w:bottom w:val="single" w:sz="4" w:space="0" w:color="auto"/>
                  </w:tcBorders>
                  <w:vAlign w:val="center"/>
                </w:tcPr>
                <w:p w14:paraId="15981101"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5D0FF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 SIRBE </w:t>
                  </w:r>
                </w:p>
              </w:tc>
              <w:tc>
                <w:tcPr>
                  <w:tcW w:w="1134" w:type="dxa"/>
                  <w:tcBorders>
                    <w:bottom w:val="single" w:sz="4" w:space="0" w:color="auto"/>
                  </w:tcBorders>
                  <w:vAlign w:val="center"/>
                </w:tcPr>
                <w:p w14:paraId="3DDDE4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04A0DFB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15DD00F" w14:textId="77777777" w:rsidTr="00A655B6">
              <w:trPr>
                <w:trHeight w:val="846"/>
              </w:trPr>
              <w:tc>
                <w:tcPr>
                  <w:tcW w:w="3610" w:type="dxa"/>
                  <w:vMerge w:val="restart"/>
                  <w:tcBorders>
                    <w:top w:val="single" w:sz="4" w:space="0" w:color="auto"/>
                  </w:tcBorders>
                  <w:vAlign w:val="center"/>
                </w:tcPr>
                <w:p w14:paraId="4AA66CF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tcBorders>
                    <w:top w:val="single" w:sz="4" w:space="0" w:color="auto"/>
                  </w:tcBorders>
                  <w:vAlign w:val="center"/>
                </w:tcPr>
                <w:p w14:paraId="6DAEC8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654E93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tcBorders>
                    <w:top w:val="single" w:sz="4" w:space="0" w:color="auto"/>
                  </w:tcBorders>
                  <w:vAlign w:val="center"/>
                </w:tcPr>
                <w:p w14:paraId="1282DC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FDEA7DD" w14:textId="77777777" w:rsidTr="00A655B6">
              <w:trPr>
                <w:trHeight w:val="846"/>
              </w:trPr>
              <w:tc>
                <w:tcPr>
                  <w:tcW w:w="3610" w:type="dxa"/>
                  <w:vMerge/>
                  <w:vAlign w:val="center"/>
                </w:tcPr>
                <w:p w14:paraId="4703A7A4"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2431066" w14:textId="551876F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1D9006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4CF075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54DFB60" w14:textId="77777777" w:rsidTr="008A2B10">
              <w:trPr>
                <w:trHeight w:val="751"/>
              </w:trPr>
              <w:tc>
                <w:tcPr>
                  <w:tcW w:w="3610" w:type="dxa"/>
                  <w:vMerge w:val="restart"/>
                  <w:vAlign w:val="center"/>
                </w:tcPr>
                <w:p w14:paraId="5BDAB076"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6FB07D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C2E1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F532F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D03E814" w14:textId="77777777" w:rsidTr="00A655B6">
              <w:trPr>
                <w:trHeight w:val="437"/>
              </w:trPr>
              <w:tc>
                <w:tcPr>
                  <w:tcW w:w="3610" w:type="dxa"/>
                  <w:vMerge/>
                  <w:vAlign w:val="center"/>
                </w:tcPr>
                <w:p w14:paraId="3BB168D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2010E2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2BD82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7B4C66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8D2127D" w14:textId="77777777" w:rsidTr="00A655B6">
              <w:trPr>
                <w:trHeight w:val="844"/>
              </w:trPr>
              <w:tc>
                <w:tcPr>
                  <w:tcW w:w="3610" w:type="dxa"/>
                  <w:vMerge w:val="restart"/>
                  <w:vAlign w:val="center"/>
                </w:tcPr>
                <w:p w14:paraId="59EB230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2CAC971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42E3B3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CA31E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18643AED" w14:textId="77777777" w:rsidTr="00A655B6">
              <w:trPr>
                <w:trHeight w:val="571"/>
              </w:trPr>
              <w:tc>
                <w:tcPr>
                  <w:tcW w:w="3610" w:type="dxa"/>
                  <w:vMerge/>
                  <w:vAlign w:val="center"/>
                </w:tcPr>
                <w:p w14:paraId="7E1BFA4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125E8BA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0216A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2CF043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38EE7D8C" w14:textId="77777777" w:rsidTr="00A655B6">
              <w:trPr>
                <w:trHeight w:val="844"/>
              </w:trPr>
              <w:tc>
                <w:tcPr>
                  <w:tcW w:w="3610" w:type="dxa"/>
                  <w:vMerge w:val="restart"/>
                  <w:vAlign w:val="center"/>
                </w:tcPr>
                <w:p w14:paraId="58355A9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134" w:type="dxa"/>
                  <w:vAlign w:val="center"/>
                </w:tcPr>
                <w:p w14:paraId="11E0E0B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B19BD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586A1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B01C5B" w14:textId="77777777" w:rsidTr="008776D7">
              <w:trPr>
                <w:trHeight w:val="563"/>
              </w:trPr>
              <w:tc>
                <w:tcPr>
                  <w:tcW w:w="3610" w:type="dxa"/>
                  <w:vMerge/>
                  <w:tcBorders>
                    <w:bottom w:val="single" w:sz="4" w:space="0" w:color="auto"/>
                  </w:tcBorders>
                  <w:vAlign w:val="center"/>
                </w:tcPr>
                <w:p w14:paraId="305339BA"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3DA748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6EB6393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5FBDAD5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73BAADD" w14:textId="77777777" w:rsidTr="00A655B6">
              <w:trPr>
                <w:trHeight w:val="844"/>
              </w:trPr>
              <w:tc>
                <w:tcPr>
                  <w:tcW w:w="3610" w:type="dxa"/>
                  <w:vMerge w:val="restart"/>
                  <w:vAlign w:val="center"/>
                </w:tcPr>
                <w:p w14:paraId="213C8D8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134" w:type="dxa"/>
                  <w:vAlign w:val="center"/>
                </w:tcPr>
                <w:p w14:paraId="2B0F20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vAlign w:val="center"/>
                </w:tcPr>
                <w:p w14:paraId="7E5BFD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vAlign w:val="center"/>
                </w:tcPr>
                <w:p w14:paraId="2A13DE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96B165D" w14:textId="77777777" w:rsidTr="008776D7">
              <w:trPr>
                <w:trHeight w:val="844"/>
              </w:trPr>
              <w:tc>
                <w:tcPr>
                  <w:tcW w:w="3610" w:type="dxa"/>
                  <w:vMerge/>
                  <w:tcBorders>
                    <w:bottom w:val="nil"/>
                  </w:tcBorders>
                  <w:vAlign w:val="center"/>
                </w:tcPr>
                <w:p w14:paraId="2716B4F5"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2D28D83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nil"/>
                  </w:tcBorders>
                  <w:vAlign w:val="center"/>
                </w:tcPr>
                <w:p w14:paraId="12FBC5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nil"/>
                  </w:tcBorders>
                  <w:vAlign w:val="center"/>
                </w:tcPr>
                <w:p w14:paraId="5FD6403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bl>
          <w:p w14:paraId="5C45BC15" w14:textId="77777777" w:rsidR="009705C9" w:rsidRPr="006145DB" w:rsidRDefault="009705C9" w:rsidP="005B435E">
            <w:pPr>
              <w:pStyle w:val="Textoindependiente"/>
              <w:spacing w:after="0" w:line="240" w:lineRule="auto"/>
              <w:ind w:right="112"/>
              <w:jc w:val="both"/>
              <w:rPr>
                <w:rFonts w:cs="Arial"/>
                <w:bCs/>
                <w:sz w:val="16"/>
                <w:szCs w:val="16"/>
                <w:lang w:eastAsia="es-CO"/>
              </w:rPr>
            </w:pPr>
          </w:p>
        </w:tc>
      </w:tr>
      <w:tr w:rsidR="0057130B" w:rsidRPr="006145DB" w14:paraId="2976E4D6" w14:textId="77777777" w:rsidTr="008D7D18">
        <w:trPr>
          <w:trHeight w:val="884"/>
          <w:jc w:val="center"/>
        </w:trPr>
        <w:tc>
          <w:tcPr>
            <w:tcW w:w="1940" w:type="dxa"/>
            <w:vAlign w:val="center"/>
          </w:tcPr>
          <w:p w14:paraId="0703B657"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3476E293" w14:textId="77777777" w:rsidR="009705C9" w:rsidRPr="006145DB" w:rsidRDefault="009705C9" w:rsidP="005B435E">
            <w:pPr>
              <w:spacing w:after="0" w:line="240" w:lineRule="auto"/>
              <w:rPr>
                <w:rFonts w:cs="Arial"/>
                <w:sz w:val="14"/>
                <w:szCs w:val="14"/>
              </w:rPr>
            </w:pPr>
          </w:p>
          <w:tbl>
            <w:tblPr>
              <w:tblStyle w:val="Tablaconcuadrcula"/>
              <w:tblW w:w="7155" w:type="dxa"/>
              <w:tblLayout w:type="fixed"/>
              <w:tblLook w:val="04A0" w:firstRow="1" w:lastRow="0" w:firstColumn="1" w:lastColumn="0" w:noHBand="0" w:noVBand="1"/>
            </w:tblPr>
            <w:tblGrid>
              <w:gridCol w:w="3610"/>
              <w:gridCol w:w="1134"/>
              <w:gridCol w:w="1134"/>
              <w:gridCol w:w="1277"/>
            </w:tblGrid>
            <w:tr w:rsidR="0057130B" w:rsidRPr="006145DB" w14:paraId="3D805617" w14:textId="77777777" w:rsidTr="00563655">
              <w:trPr>
                <w:trHeight w:val="380"/>
              </w:trPr>
              <w:tc>
                <w:tcPr>
                  <w:tcW w:w="3610" w:type="dxa"/>
                  <w:vAlign w:val="center"/>
                </w:tcPr>
                <w:p w14:paraId="4FDEF95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vAlign w:val="center"/>
                </w:tcPr>
                <w:p w14:paraId="38116E6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C63F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7" w:type="dxa"/>
                  <w:vAlign w:val="center"/>
                </w:tcPr>
                <w:p w14:paraId="4376B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1ADEDA37" w14:textId="77777777" w:rsidTr="00563655">
              <w:trPr>
                <w:trHeight w:val="58"/>
              </w:trPr>
              <w:tc>
                <w:tcPr>
                  <w:tcW w:w="3610" w:type="dxa"/>
                  <w:vAlign w:val="center"/>
                </w:tcPr>
                <w:p w14:paraId="7F738CB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134" w:type="dxa"/>
                  <w:vAlign w:val="center"/>
                </w:tcPr>
                <w:p w14:paraId="0EEB2D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6F3B08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7" w:type="dxa"/>
                  <w:vAlign w:val="center"/>
                </w:tcPr>
                <w:p w14:paraId="46BEA5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7130B" w:rsidRPr="006145DB" w14:paraId="7D8096F4" w14:textId="77777777" w:rsidTr="00563655">
              <w:trPr>
                <w:trHeight w:val="243"/>
              </w:trPr>
              <w:tc>
                <w:tcPr>
                  <w:tcW w:w="3610" w:type="dxa"/>
                  <w:vMerge w:val="restart"/>
                  <w:vAlign w:val="center"/>
                </w:tcPr>
                <w:p w14:paraId="72663FDA" w14:textId="02EE5634"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57130B" w:rsidRPr="006145DB">
                    <w:rPr>
                      <w:rFonts w:cs="Arial"/>
                      <w:sz w:val="16"/>
                      <w:szCs w:val="16"/>
                      <w:lang w:eastAsia="es-CO"/>
                    </w:rPr>
                    <w:t>.</w:t>
                  </w:r>
                </w:p>
              </w:tc>
              <w:tc>
                <w:tcPr>
                  <w:tcW w:w="1134" w:type="dxa"/>
                  <w:vAlign w:val="center"/>
                </w:tcPr>
                <w:p w14:paraId="57AC80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FBD896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7" w:type="dxa"/>
                  <w:vAlign w:val="center"/>
                </w:tcPr>
                <w:p w14:paraId="754BF19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536A97B" w14:textId="77777777" w:rsidTr="00563655">
              <w:trPr>
                <w:trHeight w:val="243"/>
              </w:trPr>
              <w:tc>
                <w:tcPr>
                  <w:tcW w:w="3610" w:type="dxa"/>
                  <w:vMerge/>
                  <w:vAlign w:val="center"/>
                </w:tcPr>
                <w:p w14:paraId="492C1224" w14:textId="77777777" w:rsidR="009705C9" w:rsidRPr="006145DB" w:rsidRDefault="009705C9" w:rsidP="005B435E">
                  <w:pPr>
                    <w:tabs>
                      <w:tab w:val="left" w:pos="709"/>
                    </w:tabs>
                    <w:contextualSpacing/>
                    <w:jc w:val="both"/>
                    <w:rPr>
                      <w:rFonts w:cs="Arial"/>
                      <w:sz w:val="16"/>
                      <w:szCs w:val="16"/>
                      <w:lang w:eastAsia="es-CO"/>
                    </w:rPr>
                  </w:pPr>
                </w:p>
              </w:tc>
              <w:tc>
                <w:tcPr>
                  <w:tcW w:w="1134" w:type="dxa"/>
                  <w:vAlign w:val="center"/>
                </w:tcPr>
                <w:p w14:paraId="3AC0C08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0FA6B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277" w:type="dxa"/>
                  <w:vAlign w:val="center"/>
                </w:tcPr>
                <w:p w14:paraId="0B0E78A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0DDDEDD" w14:textId="77777777" w:rsidTr="00563655">
              <w:trPr>
                <w:trHeight w:val="259"/>
              </w:trPr>
              <w:tc>
                <w:tcPr>
                  <w:tcW w:w="3610" w:type="dxa"/>
                  <w:vAlign w:val="center"/>
                </w:tcPr>
                <w:p w14:paraId="5D10AA39" w14:textId="77777777"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C9 del SISBEN IV de Bogotá D.C.</w:t>
                  </w:r>
                </w:p>
              </w:tc>
              <w:tc>
                <w:tcPr>
                  <w:tcW w:w="1134" w:type="dxa"/>
                  <w:vAlign w:val="center"/>
                </w:tcPr>
                <w:p w14:paraId="635F45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8E885E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7" w:type="dxa"/>
                  <w:vAlign w:val="center"/>
                </w:tcPr>
                <w:p w14:paraId="6B65864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A539F6F" w14:textId="77777777" w:rsidTr="00563655">
              <w:trPr>
                <w:trHeight w:val="259"/>
              </w:trPr>
              <w:tc>
                <w:tcPr>
                  <w:tcW w:w="3610" w:type="dxa"/>
                  <w:tcBorders>
                    <w:bottom w:val="single" w:sz="4" w:space="0" w:color="auto"/>
                  </w:tcBorders>
                  <w:vAlign w:val="center"/>
                </w:tcPr>
                <w:p w14:paraId="4ABB8240" w14:textId="165CD89A"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57130B" w:rsidRPr="006145DB">
                    <w:rPr>
                      <w:rFonts w:cs="Arial"/>
                      <w:sz w:val="16"/>
                      <w:szCs w:val="16"/>
                      <w:lang w:eastAsia="es-CO"/>
                    </w:rPr>
                    <w:t>.</w:t>
                  </w:r>
                </w:p>
              </w:tc>
              <w:tc>
                <w:tcPr>
                  <w:tcW w:w="1134" w:type="dxa"/>
                  <w:tcBorders>
                    <w:bottom w:val="single" w:sz="4" w:space="0" w:color="auto"/>
                  </w:tcBorders>
                  <w:vAlign w:val="center"/>
                </w:tcPr>
                <w:p w14:paraId="1680B3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626F74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134" w:type="dxa"/>
                  <w:tcBorders>
                    <w:bottom w:val="single" w:sz="4" w:space="0" w:color="auto"/>
                  </w:tcBorders>
                  <w:vAlign w:val="center"/>
                </w:tcPr>
                <w:p w14:paraId="68DBC6C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277" w:type="dxa"/>
                  <w:tcBorders>
                    <w:bottom w:val="single" w:sz="4" w:space="0" w:color="auto"/>
                  </w:tcBorders>
                  <w:vAlign w:val="center"/>
                </w:tcPr>
                <w:p w14:paraId="526651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Salud-SDS</w:t>
                  </w:r>
                </w:p>
              </w:tc>
            </w:tr>
            <w:tr w:rsidR="0057130B" w:rsidRPr="006145DB" w14:paraId="67150F8C" w14:textId="77777777" w:rsidTr="00563655">
              <w:trPr>
                <w:trHeight w:val="259"/>
              </w:trPr>
              <w:tc>
                <w:tcPr>
                  <w:tcW w:w="3610" w:type="dxa"/>
                  <w:tcBorders>
                    <w:bottom w:val="nil"/>
                  </w:tcBorders>
                  <w:vAlign w:val="center"/>
                </w:tcPr>
                <w:p w14:paraId="35183FE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134" w:type="dxa"/>
                  <w:tcBorders>
                    <w:bottom w:val="nil"/>
                  </w:tcBorders>
                  <w:vAlign w:val="center"/>
                </w:tcPr>
                <w:p w14:paraId="7E58BEA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tcBorders>
                    <w:bottom w:val="nil"/>
                  </w:tcBorders>
                  <w:vAlign w:val="center"/>
                </w:tcPr>
                <w:p w14:paraId="2D9649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7" w:type="dxa"/>
                  <w:tcBorders>
                    <w:bottom w:val="nil"/>
                  </w:tcBorders>
                  <w:vAlign w:val="center"/>
                </w:tcPr>
                <w:p w14:paraId="799869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E024D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4B1B85B3" w14:textId="77777777" w:rsidTr="008776D7">
        <w:trPr>
          <w:trHeight w:val="667"/>
          <w:jc w:val="center"/>
        </w:trPr>
        <w:tc>
          <w:tcPr>
            <w:tcW w:w="1940" w:type="dxa"/>
            <w:vAlign w:val="center"/>
          </w:tcPr>
          <w:p w14:paraId="5135BE3B"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1257BDDD" w14:textId="78F4A845"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r w:rsidR="0057130B" w:rsidRPr="006145DB">
              <w:rPr>
                <w:rFonts w:eastAsia="Calibri" w:cs="Arial"/>
                <w:bCs/>
                <w:sz w:val="20"/>
                <w:szCs w:val="20"/>
                <w:lang w:eastAsia="es-CO"/>
              </w:rPr>
              <w:t>.</w:t>
            </w:r>
          </w:p>
        </w:tc>
      </w:tr>
      <w:tr w:rsidR="0057130B" w:rsidRPr="006145DB" w14:paraId="183E762C" w14:textId="77777777" w:rsidTr="000F219E">
        <w:trPr>
          <w:trHeight w:val="983"/>
          <w:jc w:val="center"/>
        </w:trPr>
        <w:tc>
          <w:tcPr>
            <w:tcW w:w="1940" w:type="dxa"/>
            <w:vAlign w:val="center"/>
          </w:tcPr>
          <w:p w14:paraId="79E509A0"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49C5B0A4" w14:textId="26FEEA4F"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 (sa) Mayor de Bogotá D.C. y dos invitados permanentes: el/la Consejera (o) de Paz, Víctimas y Reconciliación y el/la Secretaria (o) de Hábitat. </w:t>
            </w:r>
          </w:p>
          <w:p w14:paraId="22270C06" w14:textId="77777777" w:rsidR="0057130B" w:rsidRPr="006145DB" w:rsidRDefault="0057130B" w:rsidP="005B435E">
            <w:pPr>
              <w:pStyle w:val="Textoindependiente"/>
              <w:spacing w:after="0" w:line="240" w:lineRule="auto"/>
              <w:jc w:val="both"/>
              <w:rPr>
                <w:rFonts w:cs="Arial"/>
                <w:sz w:val="20"/>
                <w:szCs w:val="20"/>
                <w:lang w:val="es-CO" w:eastAsia="es-CO"/>
              </w:rPr>
            </w:pPr>
          </w:p>
          <w:p w14:paraId="35B71BC9" w14:textId="75F3B9AD"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los hogares beneficiarios de esta transferencia reciben,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0E8A261A" w14:textId="77777777" w:rsidR="0057130B" w:rsidRPr="006145DB" w:rsidRDefault="0057130B" w:rsidP="005B435E">
            <w:pPr>
              <w:pStyle w:val="Textoindependiente"/>
              <w:spacing w:after="0" w:line="240" w:lineRule="auto"/>
              <w:jc w:val="both"/>
              <w:rPr>
                <w:rFonts w:cs="Arial"/>
                <w:sz w:val="20"/>
                <w:szCs w:val="20"/>
                <w:lang w:eastAsia="es-CO"/>
              </w:rPr>
            </w:pPr>
          </w:p>
          <w:p w14:paraId="58AC72DB" w14:textId="4F05047E"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la primera infancia </w:t>
            </w:r>
            <w:r w:rsidRPr="006145DB">
              <w:rPr>
                <w:rFonts w:cs="Arial"/>
                <w:sz w:val="20"/>
                <w:szCs w:val="20"/>
              </w:rPr>
              <w:t xml:space="preserve">establecen como eje central la corresponsabilidad de los hogares beneficiarios, entendida como el cumplimiento de ciertas condiciones. Es así, que estas transferencias están dirigidas </w:t>
            </w:r>
            <w:r w:rsidRPr="006145DB">
              <w:rPr>
                <w:rFonts w:cs="Arial"/>
                <w:sz w:val="20"/>
                <w:szCs w:val="20"/>
                <w:lang w:eastAsia="es-CO"/>
              </w:rPr>
              <w:t xml:space="preserve">a los hogares que cumplan con el criterio de focalización: clasificados en el SISBEN IV de Bogotá D.C en las categorías desde A1 hasta C9 y que tengan niños y niñas entre los 0 y 6 años cumplidos al 31 del mes de marzo del año en curso (en línea con los procesos de matrícula escolar vigentes en el Distrito). </w:t>
            </w:r>
          </w:p>
          <w:p w14:paraId="27AF5008" w14:textId="77777777" w:rsidR="0057130B" w:rsidRPr="006145DB" w:rsidRDefault="0057130B" w:rsidP="005B435E">
            <w:pPr>
              <w:pStyle w:val="Textoindependiente"/>
              <w:spacing w:after="0" w:line="240" w:lineRule="auto"/>
              <w:jc w:val="both"/>
              <w:rPr>
                <w:rFonts w:cs="Arial"/>
                <w:sz w:val="20"/>
                <w:szCs w:val="20"/>
                <w:lang w:eastAsia="es-CO"/>
              </w:rPr>
            </w:pPr>
          </w:p>
          <w:p w14:paraId="405CB373" w14:textId="64E45C21"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Para que estos hogares puedan recibir la transferencia, deben cumplir con la condicionalidad de tener a los niños y niñas matriculados y que se reporten con permanencia mensual en los grados de Preescolar (Prejardín, Jardín y Transición) de colegios oficiales de la Secretaría de Educación del Distrito o matriculados y en estado “en atención” o “suspendido” en SIRBE (con causales específicas) en los Jardines infantiles (</w:t>
            </w:r>
            <w:r w:rsidRPr="006145DB">
              <w:rPr>
                <w:rFonts w:cs="Arial"/>
                <w:sz w:val="20"/>
                <w:szCs w:val="20"/>
                <w:lang w:val="es-CO" w:eastAsia="es-CO"/>
              </w:rPr>
              <w:t>jardines diurnos, nocturnos, casas de pensamiento intercultural o espacios rurales)</w:t>
            </w:r>
            <w:r w:rsidRPr="006145DB">
              <w:rPr>
                <w:rFonts w:cs="Arial"/>
                <w:sz w:val="20"/>
                <w:szCs w:val="20"/>
                <w:lang w:eastAsia="es-CO"/>
              </w:rPr>
              <w:t xml:space="preserve"> de la Secretaría Distrital de Integración Social. De no cumplirse la condicionalidad, el hogar no recibirá pago, pero una vez la cumpla podrá volver a recibir la transferencia.</w:t>
            </w:r>
          </w:p>
          <w:p w14:paraId="48A28103" w14:textId="77777777" w:rsidR="0057130B" w:rsidRPr="006145DB" w:rsidRDefault="0057130B" w:rsidP="005B435E">
            <w:pPr>
              <w:pStyle w:val="Textoindependiente"/>
              <w:spacing w:after="0" w:line="240" w:lineRule="auto"/>
              <w:jc w:val="both"/>
              <w:rPr>
                <w:rFonts w:cs="Arial"/>
                <w:sz w:val="20"/>
                <w:szCs w:val="20"/>
                <w:lang w:eastAsia="es-CO"/>
              </w:rPr>
            </w:pPr>
          </w:p>
          <w:p w14:paraId="72C66391" w14:textId="0B9E07E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Las causales específicas para la suspensión de niños y niñas en los jardines infantiles de la SDIS que son válidos para el cumplimiento de la condicionalidad son definidos por la Subdirección para la Infancia de la SDIS.</w:t>
            </w:r>
          </w:p>
          <w:p w14:paraId="2746EAF7" w14:textId="77777777" w:rsidR="0057130B" w:rsidRPr="006145DB" w:rsidRDefault="0057130B" w:rsidP="005B435E">
            <w:pPr>
              <w:pStyle w:val="Textoindependiente"/>
              <w:spacing w:after="0" w:line="240" w:lineRule="auto"/>
              <w:jc w:val="both"/>
              <w:rPr>
                <w:rFonts w:cs="Arial"/>
                <w:sz w:val="20"/>
                <w:szCs w:val="20"/>
                <w:lang w:eastAsia="es-CO"/>
              </w:rPr>
            </w:pPr>
          </w:p>
          <w:p w14:paraId="0EDE6686" w14:textId="1D3C243D"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niños y niñas vinculados a los colegios del Distrito durante los diez (10) meses del año correspondientes al ciclo escolar; y para los niños y niñas vinculados en jardines infantiles de la SDIS durante los once (11) meses del año en los que se encuentra activo el servicio. El monto de la transferencia se determina teniendo en cuenta tres (3) aspectos: nivel de pobreza del hogar, nivel educativo del niño o la niña y enfoque diferencial (hogares víctimas del conflicto armado y hogares con niños y niñas con discapacidad).</w:t>
            </w:r>
          </w:p>
          <w:p w14:paraId="4E690DBE" w14:textId="687BC0C4"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(con un mes de caída) y genera el respectivo reporte de SIRBE de los niños y niñas en estado “en atención” y “suspendido” (con causales específicas) en los jardines infantiles de la SDIS al finalizar el mes de consulta. </w:t>
            </w:r>
          </w:p>
          <w:p w14:paraId="6D964D46" w14:textId="21161DA3"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primera infancia. Este resultado es entregado a la Subdirección de Administración de la Información de Transferencias de la Dirección de Transferencias, </w:t>
            </w:r>
            <w:r w:rsidRPr="006145DB">
              <w:rPr>
                <w:rFonts w:cs="Arial"/>
                <w:sz w:val="20"/>
                <w:szCs w:val="20"/>
                <w:lang w:val="es-CO" w:eastAsia="es-CO"/>
              </w:rPr>
              <w:t>quienes aplican los filtros correspondientes (controles de calidad que generan bloqueos) para la elaboración de listados finales de pago.</w:t>
            </w:r>
          </w:p>
          <w:p w14:paraId="259E2DD7" w14:textId="77777777" w:rsidR="0057130B" w:rsidRPr="006145DB" w:rsidRDefault="0057130B" w:rsidP="005B435E">
            <w:pPr>
              <w:pStyle w:val="Textoindependiente"/>
              <w:spacing w:after="0" w:line="240" w:lineRule="auto"/>
              <w:jc w:val="both"/>
              <w:rPr>
                <w:rFonts w:cs="Arial"/>
                <w:sz w:val="20"/>
                <w:szCs w:val="20"/>
                <w:lang w:val="es-CO" w:eastAsia="es-CO"/>
              </w:rPr>
            </w:pPr>
          </w:p>
          <w:p w14:paraId="61BE31B3" w14:textId="66B0BF0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588598A9"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condicionadas para la primera infancia, se implementará el plan operativo de continuidad correspondiente.</w:t>
            </w:r>
          </w:p>
        </w:tc>
      </w:tr>
      <w:tr w:rsidR="0057130B" w:rsidRPr="006145DB" w14:paraId="293621CC" w14:textId="77777777" w:rsidTr="000F219E">
        <w:trPr>
          <w:trHeight w:val="983"/>
          <w:jc w:val="center"/>
        </w:trPr>
        <w:tc>
          <w:tcPr>
            <w:tcW w:w="1940" w:type="dxa"/>
            <w:vAlign w:val="center"/>
          </w:tcPr>
          <w:p w14:paraId="2F48233E" w14:textId="77777777" w:rsidR="009705C9" w:rsidRPr="006145DB" w:rsidRDefault="009705C9" w:rsidP="005B435E">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384EE399" w14:textId="21311C8A"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4803C48A" w14:textId="7DD11F9C" w:rsidR="00564D3A" w:rsidRPr="006145DB" w:rsidRDefault="00564D3A" w:rsidP="005B435E">
            <w:pPr>
              <w:pStyle w:val="Ttulo1"/>
              <w:rPr>
                <w:sz w:val="20"/>
                <w:szCs w:val="20"/>
                <w:lang w:eastAsia="es-CO"/>
              </w:rPr>
            </w:pPr>
          </w:p>
          <w:p w14:paraId="457E3A3A" w14:textId="77777777" w:rsidR="009705C9" w:rsidRPr="006145DB" w:rsidRDefault="009705C9">
            <w:pPr>
              <w:pStyle w:val="Prrafodelista"/>
              <w:numPr>
                <w:ilvl w:val="0"/>
                <w:numId w:val="86"/>
              </w:numPr>
              <w:tabs>
                <w:tab w:val="left" w:pos="709"/>
              </w:tabs>
              <w:spacing w:after="0" w:line="240" w:lineRule="auto"/>
              <w:jc w:val="both"/>
              <w:rPr>
                <w:rFonts w:cs="Arial"/>
                <w:sz w:val="20"/>
                <w:szCs w:val="20"/>
                <w:lang w:eastAsia="es-CO"/>
              </w:rPr>
            </w:pPr>
            <w:r w:rsidRPr="006145DB">
              <w:rPr>
                <w:rFonts w:cs="Arial"/>
                <w:sz w:val="20"/>
                <w:szCs w:val="20"/>
                <w:lang w:eastAsia="es-CO"/>
              </w:rPr>
              <w:t>Gestión Administrativa</w:t>
            </w:r>
          </w:p>
          <w:p w14:paraId="168C8E27" w14:textId="77777777" w:rsidR="009705C9" w:rsidRPr="006145DB" w:rsidRDefault="009705C9">
            <w:pPr>
              <w:pStyle w:val="Textoindependiente"/>
              <w:numPr>
                <w:ilvl w:val="0"/>
                <w:numId w:val="86"/>
              </w:numPr>
              <w:spacing w:after="0" w:line="240" w:lineRule="auto"/>
              <w:contextualSpacing/>
              <w:jc w:val="both"/>
              <w:rPr>
                <w:rFonts w:cs="Arial"/>
                <w:bCs/>
                <w:sz w:val="20"/>
                <w:szCs w:val="20"/>
                <w:lang w:eastAsia="es-CO"/>
              </w:rPr>
            </w:pPr>
            <w:r w:rsidRPr="006145DB">
              <w:rPr>
                <w:rFonts w:cs="Arial"/>
                <w:sz w:val="20"/>
                <w:szCs w:val="20"/>
                <w:lang w:eastAsia="es-CO"/>
              </w:rPr>
              <w:t>Talento Humano</w:t>
            </w:r>
          </w:p>
        </w:tc>
      </w:tr>
    </w:tbl>
    <w:p w14:paraId="276EEC57" w14:textId="77777777" w:rsidR="00A97635" w:rsidRPr="006145DB" w:rsidRDefault="00A97635" w:rsidP="005B435E">
      <w:pPr>
        <w:spacing w:after="0" w:line="240" w:lineRule="auto"/>
        <w:rPr>
          <w:rFonts w:cs="Arial"/>
        </w:rPr>
      </w:pPr>
    </w:p>
    <w:p w14:paraId="7395D491" w14:textId="48518DCB" w:rsidR="00A97635" w:rsidRPr="006145DB" w:rsidRDefault="00A97635">
      <w:pPr>
        <w:pStyle w:val="Ttulo1"/>
        <w:numPr>
          <w:ilvl w:val="2"/>
          <w:numId w:val="72"/>
        </w:numPr>
        <w:ind w:left="709"/>
        <w:jc w:val="center"/>
      </w:pPr>
      <w:bookmarkStart w:id="426" w:name="_Toc210213243"/>
      <w:bookmarkStart w:id="427" w:name="_Toc213273513"/>
      <w:bookmarkStart w:id="428" w:name="_Toc213276140"/>
      <w:bookmarkStart w:id="429" w:name="_Toc216902474"/>
      <w:r w:rsidRPr="006145DB">
        <w:t>Transferencias monetarias condicionadas para educación</w:t>
      </w:r>
      <w:bookmarkEnd w:id="426"/>
      <w:bookmarkEnd w:id="427"/>
      <w:bookmarkEnd w:id="428"/>
      <w:bookmarkEnd w:id="42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9705C9" w:rsidRPr="006145DB" w14:paraId="4EBDF639" w14:textId="77777777" w:rsidTr="00432DB0">
        <w:trPr>
          <w:trHeight w:val="445"/>
          <w:jc w:val="center"/>
        </w:trPr>
        <w:tc>
          <w:tcPr>
            <w:tcW w:w="1940" w:type="dxa"/>
            <w:vAlign w:val="center"/>
          </w:tcPr>
          <w:p w14:paraId="364FDC90" w14:textId="10F4B52C" w:rsidR="009705C9" w:rsidRPr="006145DB" w:rsidRDefault="009705C9"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30CD4ADE" w14:textId="3F932B9B"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educación</w:t>
            </w:r>
            <w:r w:rsidR="0057130B" w:rsidRPr="006145DB">
              <w:rPr>
                <w:rFonts w:cs="Arial"/>
                <w:bCs/>
                <w:sz w:val="20"/>
                <w:szCs w:val="20"/>
                <w:lang w:eastAsia="es-CO"/>
              </w:rPr>
              <w:t>.</w:t>
            </w:r>
          </w:p>
        </w:tc>
      </w:tr>
      <w:tr w:rsidR="009705C9" w:rsidRPr="006145DB" w14:paraId="1EDA668C" w14:textId="77777777" w:rsidTr="0057130B">
        <w:trPr>
          <w:trHeight w:val="816"/>
          <w:jc w:val="center"/>
        </w:trPr>
        <w:tc>
          <w:tcPr>
            <w:tcW w:w="1940" w:type="dxa"/>
            <w:vAlign w:val="center"/>
          </w:tcPr>
          <w:p w14:paraId="4F74FA43" w14:textId="538FD655"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55B1BE32"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niñas, adolescentes y jóvenes residentes en Bogotá D.C en la educación básica y media en los colegios oficiales de la Secretaría de Educación del Distrito y los Centros Crecer de la Secretaría Distrital de Integración Social.</w:t>
            </w:r>
          </w:p>
        </w:tc>
      </w:tr>
      <w:tr w:rsidR="009705C9" w:rsidRPr="006145DB" w14:paraId="0D4997F4" w14:textId="77777777" w:rsidTr="0057130B">
        <w:trPr>
          <w:trHeight w:val="20"/>
          <w:jc w:val="center"/>
        </w:trPr>
        <w:tc>
          <w:tcPr>
            <w:tcW w:w="1940" w:type="dxa"/>
            <w:vAlign w:val="center"/>
          </w:tcPr>
          <w:p w14:paraId="3B9CCF4B"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w:t>
            </w:r>
          </w:p>
          <w:p w14:paraId="78AD5C94" w14:textId="35ADB3A3"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Transferencia</w:t>
            </w:r>
          </w:p>
        </w:tc>
        <w:tc>
          <w:tcPr>
            <w:tcW w:w="7455" w:type="dxa"/>
            <w:vAlign w:val="center"/>
          </w:tcPr>
          <w:p w14:paraId="2DC58344"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 xml:space="preserve">Entrega mensual de una transferencia monetaria condicionada, durante el ciclo escolar, a hogares residentes en Bogotá D.C en situación de pobreza extrema o moderada que tengan niños, niñas, adolescentes y jóvenes matriculados en los grados de educación básica, media y en la modalidad “aceleración primeras letras” en los colegios oficiales de la Secretaría de Educación del Distrito o vinculados a los Centros Crecer de la Secretaría Distrital de Integración Social, </w:t>
            </w:r>
            <w:bookmarkStart w:id="430" w:name="_Hlk204097068"/>
            <w:r w:rsidRPr="006145DB">
              <w:rPr>
                <w:rFonts w:eastAsia="Lucida Sans Unicode" w:cs="Arial"/>
                <w:sz w:val="20"/>
                <w:szCs w:val="20"/>
              </w:rPr>
              <w:t>para garantizar así la vinculación, matrícula y permanencia en el sistema educativo.</w:t>
            </w:r>
            <w:bookmarkEnd w:id="430"/>
          </w:p>
        </w:tc>
      </w:tr>
      <w:tr w:rsidR="009705C9" w:rsidRPr="006145DB" w14:paraId="223AE15D" w14:textId="77777777" w:rsidTr="0057130B">
        <w:trPr>
          <w:trHeight w:val="20"/>
          <w:jc w:val="center"/>
        </w:trPr>
        <w:tc>
          <w:tcPr>
            <w:tcW w:w="1940" w:type="dxa"/>
            <w:vAlign w:val="center"/>
          </w:tcPr>
          <w:p w14:paraId="5B5733B8"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B681002" w14:textId="77777777" w:rsidR="009705C9" w:rsidRPr="006145DB" w:rsidRDefault="009705C9" w:rsidP="005B435E">
            <w:pPr>
              <w:tabs>
                <w:tab w:val="left" w:pos="397"/>
                <w:tab w:val="left" w:pos="709"/>
              </w:tabs>
              <w:spacing w:after="0" w:line="240" w:lineRule="auto"/>
              <w:contextualSpacing/>
              <w:jc w:val="both"/>
              <w:rPr>
                <w:rFonts w:cs="Arial"/>
                <w:sz w:val="20"/>
                <w:szCs w:val="20"/>
                <w:lang w:eastAsia="es-CO"/>
              </w:rPr>
            </w:pPr>
            <w:r w:rsidRPr="006145DB">
              <w:rPr>
                <w:rFonts w:eastAsia="Arial" w:cs="Arial"/>
                <w:sz w:val="20"/>
                <w:szCs w:val="20"/>
              </w:rPr>
              <w:t xml:space="preserve">Categórico para el grupo poblacional combinado con </w:t>
            </w:r>
            <w:r w:rsidRPr="006145DB">
              <w:rPr>
                <w:rFonts w:cs="Arial"/>
                <w:sz w:val="20"/>
                <w:szCs w:val="20"/>
                <w:lang w:eastAsia="es-CO"/>
              </w:rPr>
              <w:t>Instrumento de focalización individual y por hogares - proxy mean test y listado censal (por instrumentos).</w:t>
            </w:r>
          </w:p>
        </w:tc>
      </w:tr>
      <w:tr w:rsidR="009705C9" w:rsidRPr="006145DB" w14:paraId="2A7DDCA7" w14:textId="77777777" w:rsidTr="0057130B">
        <w:trPr>
          <w:trHeight w:val="612"/>
          <w:jc w:val="center"/>
        </w:trPr>
        <w:tc>
          <w:tcPr>
            <w:tcW w:w="1940" w:type="dxa"/>
            <w:vAlign w:val="center"/>
          </w:tcPr>
          <w:p w14:paraId="47E46EF2"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21BAB0C" w14:textId="481A491F"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Hogares residentes en Bogotá D.C que se encuentren </w:t>
            </w:r>
            <w:r w:rsidRPr="006145DB">
              <w:rPr>
                <w:rFonts w:eastAsia="Lucida Sans Unicode" w:cs="Arial"/>
                <w:sz w:val="20"/>
                <w:szCs w:val="20"/>
              </w:rPr>
              <w:t>en situación de pobreza extrema, moderada o que vivan en residencias tipo paga diarios y que tengan niños, niñas, adolescentes y jóvenes entre 7 y 19 años, matriculados en los grados de educación básica, media y en la modalidad “aceleración primeras letras” en los colegios oficiales de la Secretaría de Educación del Distrito o niños, niñas, adolescentes y jóvenes entre 6 y 17 años  vinculados en los Centros Crecer de la Secretaría Distrital de Integración Social.</w:t>
            </w:r>
          </w:p>
        </w:tc>
      </w:tr>
      <w:tr w:rsidR="009705C9" w:rsidRPr="006145DB" w14:paraId="7660349D" w14:textId="77777777" w:rsidTr="0057130B">
        <w:trPr>
          <w:trHeight w:val="828"/>
          <w:jc w:val="center"/>
        </w:trPr>
        <w:tc>
          <w:tcPr>
            <w:tcW w:w="1940" w:type="dxa"/>
            <w:vAlign w:val="center"/>
          </w:tcPr>
          <w:p w14:paraId="3986BEB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p w14:paraId="014F80B3" w14:textId="77777777" w:rsidR="009705C9" w:rsidRPr="006145DB" w:rsidRDefault="009705C9" w:rsidP="005B435E">
            <w:pPr>
              <w:spacing w:after="0" w:line="240" w:lineRule="auto"/>
              <w:rPr>
                <w:rFonts w:cs="Arial"/>
                <w:sz w:val="16"/>
                <w:szCs w:val="16"/>
              </w:rPr>
            </w:pPr>
          </w:p>
          <w:tbl>
            <w:tblPr>
              <w:tblStyle w:val="Tablaconcuadrcula"/>
              <w:tblW w:w="7201" w:type="dxa"/>
              <w:tblLayout w:type="fixed"/>
              <w:tblLook w:val="04A0" w:firstRow="1" w:lastRow="0" w:firstColumn="1" w:lastColumn="0" w:noHBand="0" w:noVBand="1"/>
            </w:tblPr>
            <w:tblGrid>
              <w:gridCol w:w="3610"/>
              <w:gridCol w:w="1136"/>
              <w:gridCol w:w="1132"/>
              <w:gridCol w:w="1323"/>
            </w:tblGrid>
            <w:tr w:rsidR="0057130B" w:rsidRPr="006145DB" w14:paraId="18DBCDCC" w14:textId="77777777" w:rsidTr="008A2B10">
              <w:trPr>
                <w:trHeight w:val="372"/>
              </w:trPr>
              <w:tc>
                <w:tcPr>
                  <w:tcW w:w="3610" w:type="dxa"/>
                  <w:vAlign w:val="center"/>
                </w:tcPr>
                <w:p w14:paraId="6208FD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6" w:type="dxa"/>
                  <w:vAlign w:val="center"/>
                </w:tcPr>
                <w:p w14:paraId="0DE124D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vAlign w:val="center"/>
                </w:tcPr>
                <w:p w14:paraId="114ED2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vAlign w:val="center"/>
                </w:tcPr>
                <w:p w14:paraId="17EA76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FDDCEFE" w14:textId="77777777" w:rsidTr="008A2B10">
              <w:trPr>
                <w:trHeight w:val="221"/>
              </w:trPr>
              <w:tc>
                <w:tcPr>
                  <w:tcW w:w="3610" w:type="dxa"/>
                  <w:vMerge w:val="restart"/>
                  <w:vAlign w:val="center"/>
                </w:tcPr>
                <w:p w14:paraId="4372B73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22EC9E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6A96655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26BB70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9657716" w14:textId="77777777" w:rsidTr="008A2B10">
              <w:trPr>
                <w:trHeight w:val="231"/>
              </w:trPr>
              <w:tc>
                <w:tcPr>
                  <w:tcW w:w="3610" w:type="dxa"/>
                  <w:vMerge/>
                  <w:vAlign w:val="center"/>
                </w:tcPr>
                <w:p w14:paraId="7B5AF10A"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6ADDF5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6029E7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429C18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897AAA2" w14:textId="77777777" w:rsidTr="008A2B10">
              <w:trPr>
                <w:trHeight w:val="231"/>
              </w:trPr>
              <w:tc>
                <w:tcPr>
                  <w:tcW w:w="3610" w:type="dxa"/>
                  <w:vMerge w:val="restart"/>
                  <w:vAlign w:val="center"/>
                </w:tcPr>
                <w:p w14:paraId="44967FD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5CB3A79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7330F3B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3802A59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0928EA35" w14:textId="77777777" w:rsidTr="008A2B10">
              <w:trPr>
                <w:trHeight w:val="231"/>
              </w:trPr>
              <w:tc>
                <w:tcPr>
                  <w:tcW w:w="3610" w:type="dxa"/>
                  <w:vMerge/>
                  <w:vAlign w:val="center"/>
                </w:tcPr>
                <w:p w14:paraId="4D79F0B4"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5A13F9C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4B6290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1F4A86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96F24D" w14:textId="77777777" w:rsidTr="008A2B10">
              <w:trPr>
                <w:trHeight w:val="231"/>
              </w:trPr>
              <w:tc>
                <w:tcPr>
                  <w:tcW w:w="3610" w:type="dxa"/>
                  <w:vMerge w:val="restart"/>
                  <w:vAlign w:val="center"/>
                </w:tcPr>
                <w:p w14:paraId="01ADAE6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7F075869" w14:textId="4045E4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2" w:type="dxa"/>
                  <w:vAlign w:val="center"/>
                </w:tcPr>
                <w:p w14:paraId="57D7B58C" w14:textId="544B55B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095CA0F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57A6ADE5" w14:textId="77777777" w:rsidTr="008A2B10">
              <w:trPr>
                <w:trHeight w:val="231"/>
              </w:trPr>
              <w:tc>
                <w:tcPr>
                  <w:tcW w:w="3610" w:type="dxa"/>
                  <w:vMerge/>
                  <w:vAlign w:val="center"/>
                </w:tcPr>
                <w:p w14:paraId="56DA4904"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0F2FFE8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3F43BC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249733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E6B4D0" w14:textId="77777777" w:rsidTr="008A2B10">
              <w:trPr>
                <w:trHeight w:val="231"/>
              </w:trPr>
              <w:tc>
                <w:tcPr>
                  <w:tcW w:w="3610" w:type="dxa"/>
                  <w:vMerge w:val="restart"/>
                  <w:vAlign w:val="center"/>
                </w:tcPr>
                <w:p w14:paraId="306A048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6E3D97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4BF084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6513C12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9A1A3E9" w14:textId="77777777" w:rsidTr="008A2B10">
              <w:trPr>
                <w:trHeight w:val="231"/>
              </w:trPr>
              <w:tc>
                <w:tcPr>
                  <w:tcW w:w="3610" w:type="dxa"/>
                  <w:vMerge/>
                  <w:vAlign w:val="center"/>
                </w:tcPr>
                <w:p w14:paraId="4AB364C1"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5F2D2E1B" w14:textId="69250D46"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vAlign w:val="center"/>
                </w:tcPr>
                <w:p w14:paraId="634EB48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5D7056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02BF6E7F" w14:textId="77777777" w:rsidTr="008A2B10">
              <w:trPr>
                <w:trHeight w:val="231"/>
              </w:trPr>
              <w:tc>
                <w:tcPr>
                  <w:tcW w:w="3610" w:type="dxa"/>
                  <w:vMerge w:val="restart"/>
                  <w:vAlign w:val="center"/>
                </w:tcPr>
                <w:p w14:paraId="0919F92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447879B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5CE2BA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011E4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66F896E" w14:textId="77777777" w:rsidTr="008A2B10">
              <w:trPr>
                <w:trHeight w:val="231"/>
              </w:trPr>
              <w:tc>
                <w:tcPr>
                  <w:tcW w:w="3610" w:type="dxa"/>
                  <w:vMerge/>
                  <w:tcBorders>
                    <w:bottom w:val="single" w:sz="4" w:space="0" w:color="auto"/>
                  </w:tcBorders>
                  <w:vAlign w:val="center"/>
                </w:tcPr>
                <w:p w14:paraId="04FEBCB5" w14:textId="77777777" w:rsidR="009705C9" w:rsidRPr="006145DB" w:rsidRDefault="009705C9" w:rsidP="005B435E">
                  <w:pPr>
                    <w:tabs>
                      <w:tab w:val="left" w:pos="709"/>
                    </w:tabs>
                    <w:contextualSpacing/>
                    <w:jc w:val="both"/>
                    <w:rPr>
                      <w:rFonts w:cs="Arial"/>
                      <w:bCs/>
                      <w:sz w:val="16"/>
                      <w:szCs w:val="16"/>
                      <w:lang w:eastAsia="es-CO"/>
                    </w:rPr>
                  </w:pPr>
                </w:p>
              </w:tc>
              <w:tc>
                <w:tcPr>
                  <w:tcW w:w="1136" w:type="dxa"/>
                  <w:tcBorders>
                    <w:bottom w:val="single" w:sz="4" w:space="0" w:color="auto"/>
                  </w:tcBorders>
                  <w:vAlign w:val="center"/>
                </w:tcPr>
                <w:p w14:paraId="3B9A1E11" w14:textId="4D7B19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tcBorders>
                    <w:bottom w:val="single" w:sz="4" w:space="0" w:color="auto"/>
                  </w:tcBorders>
                  <w:vAlign w:val="center"/>
                </w:tcPr>
                <w:p w14:paraId="228047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single" w:sz="4" w:space="0" w:color="auto"/>
                  </w:tcBorders>
                  <w:vAlign w:val="center"/>
                </w:tcPr>
                <w:p w14:paraId="2E351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16844F2" w14:textId="77777777" w:rsidTr="008A2B10">
              <w:trPr>
                <w:trHeight w:val="231"/>
              </w:trPr>
              <w:tc>
                <w:tcPr>
                  <w:tcW w:w="3610" w:type="dxa"/>
                  <w:vMerge w:val="restart"/>
                  <w:vAlign w:val="center"/>
                </w:tcPr>
                <w:p w14:paraId="3FF80F3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2A6B7031" w14:textId="069068B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2" w:type="dxa"/>
                  <w:vAlign w:val="center"/>
                </w:tcPr>
                <w:p w14:paraId="76BBD3C6" w14:textId="6D0D8E7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1EB85A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20D9811" w14:textId="77777777" w:rsidTr="008A2B10">
              <w:trPr>
                <w:trHeight w:val="231"/>
              </w:trPr>
              <w:tc>
                <w:tcPr>
                  <w:tcW w:w="3610" w:type="dxa"/>
                  <w:vMerge/>
                  <w:tcBorders>
                    <w:bottom w:val="nil"/>
                  </w:tcBorders>
                  <w:vAlign w:val="center"/>
                </w:tcPr>
                <w:p w14:paraId="3829AE2A" w14:textId="77777777" w:rsidR="009705C9" w:rsidRPr="006145DB" w:rsidRDefault="009705C9" w:rsidP="005B435E">
                  <w:pPr>
                    <w:tabs>
                      <w:tab w:val="left" w:pos="709"/>
                    </w:tabs>
                    <w:contextualSpacing/>
                    <w:jc w:val="both"/>
                    <w:rPr>
                      <w:rFonts w:cs="Arial"/>
                      <w:bCs/>
                      <w:sz w:val="16"/>
                      <w:szCs w:val="16"/>
                      <w:lang w:eastAsia="es-CO"/>
                    </w:rPr>
                  </w:pPr>
                </w:p>
              </w:tc>
              <w:tc>
                <w:tcPr>
                  <w:tcW w:w="1136" w:type="dxa"/>
                  <w:tcBorders>
                    <w:bottom w:val="nil"/>
                  </w:tcBorders>
                  <w:vAlign w:val="center"/>
                </w:tcPr>
                <w:p w14:paraId="320B4837" w14:textId="3C204E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tcBorders>
                    <w:bottom w:val="nil"/>
                  </w:tcBorders>
                  <w:vAlign w:val="center"/>
                </w:tcPr>
                <w:p w14:paraId="75DE405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nil"/>
                  </w:tcBorders>
                  <w:vAlign w:val="center"/>
                </w:tcPr>
                <w:p w14:paraId="6A574C0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4E8F9B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7BB6F4BD" w14:textId="77777777" w:rsidTr="0057130B">
        <w:trPr>
          <w:trHeight w:val="422"/>
          <w:jc w:val="center"/>
        </w:trPr>
        <w:tc>
          <w:tcPr>
            <w:tcW w:w="1940" w:type="dxa"/>
            <w:vAlign w:val="center"/>
          </w:tcPr>
          <w:p w14:paraId="63CF66F7" w14:textId="77777777" w:rsidR="009705C9" w:rsidRPr="006145DB" w:rsidRDefault="009705C9"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26ADFC5B"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9705C9" w:rsidRPr="006145DB" w14:paraId="78D3E7FC" w14:textId="77777777" w:rsidTr="0057130B">
        <w:trPr>
          <w:trHeight w:val="873"/>
          <w:jc w:val="center"/>
        </w:trPr>
        <w:tc>
          <w:tcPr>
            <w:tcW w:w="1940" w:type="dxa"/>
            <w:vAlign w:val="center"/>
          </w:tcPr>
          <w:p w14:paraId="34D7F404" w14:textId="77777777" w:rsidR="009705C9" w:rsidRPr="006145DB" w:rsidRDefault="009705C9"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3327"/>
              <w:gridCol w:w="1276"/>
              <w:gridCol w:w="1134"/>
              <w:gridCol w:w="1505"/>
            </w:tblGrid>
            <w:tr w:rsidR="00320C54" w:rsidRPr="006145DB" w14:paraId="113EB488" w14:textId="77777777" w:rsidTr="00B010B7">
              <w:trPr>
                <w:trHeight w:val="389"/>
              </w:trPr>
              <w:tc>
                <w:tcPr>
                  <w:tcW w:w="3327" w:type="dxa"/>
                  <w:tcBorders>
                    <w:top w:val="nil"/>
                  </w:tcBorders>
                  <w:vAlign w:val="center"/>
                </w:tcPr>
                <w:p w14:paraId="5BB912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tcBorders>
                  <w:vAlign w:val="center"/>
                </w:tcPr>
                <w:p w14:paraId="6618B1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C5B38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05" w:type="dxa"/>
                  <w:tcBorders>
                    <w:top w:val="nil"/>
                  </w:tcBorders>
                  <w:vAlign w:val="center"/>
                </w:tcPr>
                <w:p w14:paraId="32841C4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20C54" w:rsidRPr="006145DB" w14:paraId="6905A876" w14:textId="77777777" w:rsidTr="00B010B7">
              <w:trPr>
                <w:trHeight w:val="231"/>
              </w:trPr>
              <w:tc>
                <w:tcPr>
                  <w:tcW w:w="3327" w:type="dxa"/>
                  <w:vMerge w:val="restart"/>
                  <w:vAlign w:val="center"/>
                </w:tcPr>
                <w:p w14:paraId="2DA070D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en el grupo A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7F16B59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5420E0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05" w:type="dxa"/>
                  <w:vAlign w:val="center"/>
                </w:tcPr>
                <w:p w14:paraId="7220A2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71052313" w14:textId="77777777" w:rsidTr="00B010B7">
              <w:trPr>
                <w:trHeight w:val="242"/>
              </w:trPr>
              <w:tc>
                <w:tcPr>
                  <w:tcW w:w="3327" w:type="dxa"/>
                  <w:vMerge/>
                  <w:vAlign w:val="center"/>
                </w:tcPr>
                <w:p w14:paraId="191CB32D"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7D1285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AA911B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vAlign w:val="center"/>
                </w:tcPr>
                <w:p w14:paraId="531894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48B88128" w14:textId="77777777" w:rsidTr="00B010B7">
              <w:trPr>
                <w:trHeight w:val="242"/>
              </w:trPr>
              <w:tc>
                <w:tcPr>
                  <w:tcW w:w="3327" w:type="dxa"/>
                  <w:vMerge w:val="restart"/>
                  <w:vAlign w:val="center"/>
                </w:tcPr>
                <w:p w14:paraId="6BCED13F" w14:textId="37C775D2"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783E57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AA3F60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05" w:type="dxa"/>
                  <w:vAlign w:val="center"/>
                </w:tcPr>
                <w:p w14:paraId="4F2139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320C54" w:rsidRPr="006145DB" w14:paraId="30683091" w14:textId="77777777" w:rsidTr="00B010B7">
              <w:trPr>
                <w:trHeight w:val="242"/>
              </w:trPr>
              <w:tc>
                <w:tcPr>
                  <w:tcW w:w="3327" w:type="dxa"/>
                  <w:vMerge/>
                  <w:vAlign w:val="center"/>
                </w:tcPr>
                <w:p w14:paraId="693FB49E"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C01107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FE1F4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vAlign w:val="center"/>
                </w:tcPr>
                <w:p w14:paraId="7A6FDC6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7F4A26AD" w14:textId="77777777" w:rsidTr="00B010B7">
              <w:trPr>
                <w:trHeight w:val="242"/>
              </w:trPr>
              <w:tc>
                <w:tcPr>
                  <w:tcW w:w="3327" w:type="dxa"/>
                  <w:vMerge w:val="restart"/>
                  <w:vAlign w:val="center"/>
                </w:tcPr>
                <w:p w14:paraId="281C04F7"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55F74CD9" w14:textId="3E60ABC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0B4C07DD" w14:textId="1DAB194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505" w:type="dxa"/>
                  <w:vAlign w:val="center"/>
                </w:tcPr>
                <w:p w14:paraId="7ED653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403ADB8E" w14:textId="77777777" w:rsidTr="00B010B7">
              <w:trPr>
                <w:trHeight w:val="242"/>
              </w:trPr>
              <w:tc>
                <w:tcPr>
                  <w:tcW w:w="3327" w:type="dxa"/>
                  <w:vMerge/>
                  <w:vAlign w:val="center"/>
                </w:tcPr>
                <w:p w14:paraId="5ABAA4B8"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54E1A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0489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vAlign w:val="center"/>
                </w:tcPr>
                <w:p w14:paraId="5D1D18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6D2B4226" w14:textId="77777777" w:rsidTr="00B010B7">
              <w:trPr>
                <w:trHeight w:val="242"/>
              </w:trPr>
              <w:tc>
                <w:tcPr>
                  <w:tcW w:w="3327" w:type="dxa"/>
                  <w:vMerge w:val="restart"/>
                  <w:vAlign w:val="center"/>
                </w:tcPr>
                <w:p w14:paraId="2D05A14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4C0971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14FFD8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05" w:type="dxa"/>
                  <w:vAlign w:val="center"/>
                </w:tcPr>
                <w:p w14:paraId="14BE8CC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6AA5D9DD" w14:textId="77777777" w:rsidTr="00B010B7">
              <w:trPr>
                <w:trHeight w:val="242"/>
              </w:trPr>
              <w:tc>
                <w:tcPr>
                  <w:tcW w:w="3327" w:type="dxa"/>
                  <w:vMerge/>
                  <w:vAlign w:val="center"/>
                </w:tcPr>
                <w:p w14:paraId="2F958AD1"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16FB33B1" w14:textId="47F5C22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3DFAD6E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vAlign w:val="center"/>
                </w:tcPr>
                <w:p w14:paraId="5B125D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6F1C7ED3" w14:textId="77777777" w:rsidTr="00B010B7">
              <w:trPr>
                <w:trHeight w:val="242"/>
              </w:trPr>
              <w:tc>
                <w:tcPr>
                  <w:tcW w:w="3327" w:type="dxa"/>
                  <w:vMerge w:val="restart"/>
                  <w:vAlign w:val="center"/>
                </w:tcPr>
                <w:p w14:paraId="77A3E34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6553F0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2BAA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05" w:type="dxa"/>
                  <w:vAlign w:val="center"/>
                </w:tcPr>
                <w:p w14:paraId="0643B8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2F8843DF" w14:textId="77777777" w:rsidTr="00B010B7">
              <w:trPr>
                <w:trHeight w:val="242"/>
              </w:trPr>
              <w:tc>
                <w:tcPr>
                  <w:tcW w:w="3327" w:type="dxa"/>
                  <w:vMerge/>
                  <w:tcBorders>
                    <w:bottom w:val="single" w:sz="4" w:space="0" w:color="auto"/>
                  </w:tcBorders>
                  <w:vAlign w:val="center"/>
                </w:tcPr>
                <w:p w14:paraId="333A5858"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605BECD4" w14:textId="3A259088"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199581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tcBorders>
                    <w:bottom w:val="single" w:sz="4" w:space="0" w:color="auto"/>
                  </w:tcBorders>
                  <w:vAlign w:val="center"/>
                </w:tcPr>
                <w:p w14:paraId="32D4FA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35CA3838" w14:textId="77777777" w:rsidTr="00B010B7">
              <w:trPr>
                <w:trHeight w:val="541"/>
              </w:trPr>
              <w:tc>
                <w:tcPr>
                  <w:tcW w:w="3327" w:type="dxa"/>
                  <w:vMerge w:val="restart"/>
                  <w:vAlign w:val="center"/>
                </w:tcPr>
                <w:p w14:paraId="19A0826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3DB677D7" w14:textId="4E2686C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1C203A37" w14:textId="370C495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505" w:type="dxa"/>
                  <w:vAlign w:val="center"/>
                </w:tcPr>
                <w:p w14:paraId="1B6611E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0E064C7C" w14:textId="77777777" w:rsidTr="00B010B7">
              <w:trPr>
                <w:trHeight w:val="242"/>
              </w:trPr>
              <w:tc>
                <w:tcPr>
                  <w:tcW w:w="3327" w:type="dxa"/>
                  <w:vMerge/>
                  <w:tcBorders>
                    <w:bottom w:val="nil"/>
                  </w:tcBorders>
                  <w:vAlign w:val="center"/>
                </w:tcPr>
                <w:p w14:paraId="29DB79A3"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63D62C04" w14:textId="6D6592E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A6392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505" w:type="dxa"/>
                  <w:tcBorders>
                    <w:bottom w:val="nil"/>
                  </w:tcBorders>
                  <w:vAlign w:val="center"/>
                </w:tcPr>
                <w:p w14:paraId="48F5854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22B0EF2A" w14:textId="77777777" w:rsidR="009705C9" w:rsidRPr="006145DB" w:rsidRDefault="009705C9" w:rsidP="005B435E">
            <w:pPr>
              <w:pStyle w:val="Textoindependiente"/>
              <w:spacing w:after="0" w:line="240" w:lineRule="auto"/>
              <w:ind w:right="112"/>
              <w:jc w:val="both"/>
              <w:rPr>
                <w:rFonts w:cs="Arial"/>
                <w:bCs/>
                <w:sz w:val="20"/>
                <w:szCs w:val="20"/>
                <w:lang w:eastAsia="es-CO"/>
              </w:rPr>
            </w:pPr>
          </w:p>
        </w:tc>
      </w:tr>
      <w:tr w:rsidR="009705C9" w:rsidRPr="006145DB" w14:paraId="2AC351CE" w14:textId="77777777" w:rsidTr="00053150">
        <w:trPr>
          <w:trHeight w:val="4144"/>
          <w:jc w:val="center"/>
        </w:trPr>
        <w:tc>
          <w:tcPr>
            <w:tcW w:w="1940" w:type="dxa"/>
            <w:vAlign w:val="center"/>
          </w:tcPr>
          <w:p w14:paraId="7477A48E"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3327"/>
              <w:gridCol w:w="1276"/>
              <w:gridCol w:w="1134"/>
              <w:gridCol w:w="1520"/>
            </w:tblGrid>
            <w:tr w:rsidR="00C22851" w:rsidRPr="006145DB" w14:paraId="2E97590D" w14:textId="77777777" w:rsidTr="00432DB0">
              <w:trPr>
                <w:trHeight w:val="380"/>
              </w:trPr>
              <w:tc>
                <w:tcPr>
                  <w:tcW w:w="3327" w:type="dxa"/>
                  <w:tcBorders>
                    <w:top w:val="nil"/>
                  </w:tcBorders>
                  <w:vAlign w:val="center"/>
                </w:tcPr>
                <w:p w14:paraId="2CF0DF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2FAB20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30853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20" w:type="dxa"/>
                  <w:tcBorders>
                    <w:top w:val="nil"/>
                  </w:tcBorders>
                  <w:vAlign w:val="center"/>
                </w:tcPr>
                <w:p w14:paraId="017989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22851" w:rsidRPr="006145DB" w14:paraId="18F0ED19" w14:textId="77777777" w:rsidTr="00432DB0">
              <w:trPr>
                <w:trHeight w:val="243"/>
              </w:trPr>
              <w:tc>
                <w:tcPr>
                  <w:tcW w:w="3327" w:type="dxa"/>
                  <w:vAlign w:val="center"/>
                </w:tcPr>
                <w:p w14:paraId="7F401E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6" w:type="dxa"/>
                  <w:vAlign w:val="center"/>
                </w:tcPr>
                <w:p w14:paraId="59D5F4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00053F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20" w:type="dxa"/>
                  <w:vAlign w:val="center"/>
                </w:tcPr>
                <w:p w14:paraId="647288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C22851" w:rsidRPr="006145DB" w14:paraId="3371FA9A" w14:textId="77777777" w:rsidTr="00432DB0">
              <w:trPr>
                <w:trHeight w:val="243"/>
              </w:trPr>
              <w:tc>
                <w:tcPr>
                  <w:tcW w:w="3327" w:type="dxa"/>
                  <w:vMerge w:val="restart"/>
                  <w:vAlign w:val="center"/>
                </w:tcPr>
                <w:p w14:paraId="2B4F9A69" w14:textId="3498EC16"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C22851" w:rsidRPr="006145DB">
                    <w:rPr>
                      <w:rFonts w:cs="Arial"/>
                      <w:sz w:val="16"/>
                      <w:szCs w:val="16"/>
                      <w:lang w:eastAsia="es-CO"/>
                    </w:rPr>
                    <w:t>.</w:t>
                  </w:r>
                </w:p>
              </w:tc>
              <w:tc>
                <w:tcPr>
                  <w:tcW w:w="1276" w:type="dxa"/>
                  <w:vAlign w:val="center"/>
                </w:tcPr>
                <w:p w14:paraId="27E384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E6625E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0" w:type="dxa"/>
                  <w:vAlign w:val="center"/>
                </w:tcPr>
                <w:p w14:paraId="0FC92A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19846ACF" w14:textId="77777777" w:rsidTr="00432DB0">
              <w:trPr>
                <w:trHeight w:val="243"/>
              </w:trPr>
              <w:tc>
                <w:tcPr>
                  <w:tcW w:w="3327" w:type="dxa"/>
                  <w:vMerge/>
                  <w:vAlign w:val="center"/>
                </w:tcPr>
                <w:p w14:paraId="36A7B333"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5A9269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3DE309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520" w:type="dxa"/>
                  <w:vAlign w:val="center"/>
                </w:tcPr>
                <w:p w14:paraId="49DF607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50B2207" w14:textId="77777777" w:rsidTr="00432DB0">
              <w:trPr>
                <w:trHeight w:val="259"/>
              </w:trPr>
              <w:tc>
                <w:tcPr>
                  <w:tcW w:w="3327" w:type="dxa"/>
                  <w:vAlign w:val="center"/>
                </w:tcPr>
                <w:p w14:paraId="080235CF" w14:textId="02B3D8D9"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del grupo B del SISBEN IV de Bogotá D.C.</w:t>
                  </w:r>
                </w:p>
              </w:tc>
              <w:tc>
                <w:tcPr>
                  <w:tcW w:w="1276" w:type="dxa"/>
                  <w:vAlign w:val="center"/>
                </w:tcPr>
                <w:p w14:paraId="57D6F8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D1874C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0" w:type="dxa"/>
                  <w:vAlign w:val="center"/>
                </w:tcPr>
                <w:p w14:paraId="5E462B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C02B98C" w14:textId="77777777" w:rsidTr="00432DB0">
              <w:trPr>
                <w:trHeight w:val="206"/>
              </w:trPr>
              <w:tc>
                <w:tcPr>
                  <w:tcW w:w="3327" w:type="dxa"/>
                  <w:vAlign w:val="center"/>
                </w:tcPr>
                <w:p w14:paraId="5725361E" w14:textId="69A5CD9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C22851" w:rsidRPr="006145DB">
                    <w:rPr>
                      <w:rFonts w:cs="Arial"/>
                      <w:sz w:val="16"/>
                      <w:szCs w:val="16"/>
                      <w:lang w:eastAsia="es-CO"/>
                    </w:rPr>
                    <w:t>.</w:t>
                  </w:r>
                </w:p>
              </w:tc>
              <w:tc>
                <w:tcPr>
                  <w:tcW w:w="1276" w:type="dxa"/>
                  <w:vAlign w:val="center"/>
                </w:tcPr>
                <w:p w14:paraId="4999F2F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320BC8CD" w14:textId="4892BC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134" w:type="dxa"/>
                  <w:vAlign w:val="center"/>
                </w:tcPr>
                <w:p w14:paraId="092321B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20" w:type="dxa"/>
                  <w:vAlign w:val="center"/>
                </w:tcPr>
                <w:p w14:paraId="23D20B2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 SDS</w:t>
                  </w:r>
                </w:p>
              </w:tc>
            </w:tr>
            <w:tr w:rsidR="00C22851" w:rsidRPr="006145DB" w14:paraId="44BD1731" w14:textId="77777777" w:rsidTr="00432DB0">
              <w:trPr>
                <w:trHeight w:val="206"/>
              </w:trPr>
              <w:tc>
                <w:tcPr>
                  <w:tcW w:w="3327" w:type="dxa"/>
                  <w:vAlign w:val="center"/>
                </w:tcPr>
                <w:p w14:paraId="1F951CA8" w14:textId="18CD5CF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00C22851" w:rsidRPr="006145DB">
                    <w:rPr>
                      <w:rFonts w:cs="Arial"/>
                      <w:sz w:val="16"/>
                      <w:szCs w:val="16"/>
                      <w:lang w:eastAsia="es-CO"/>
                    </w:rPr>
                    <w:t>.</w:t>
                  </w:r>
                </w:p>
              </w:tc>
              <w:tc>
                <w:tcPr>
                  <w:tcW w:w="1276" w:type="dxa"/>
                  <w:vAlign w:val="center"/>
                </w:tcPr>
                <w:p w14:paraId="367928F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125F7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520" w:type="dxa"/>
                  <w:vAlign w:val="center"/>
                </w:tcPr>
                <w:p w14:paraId="089E87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52F830D"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13D06D5C" w14:textId="77777777" w:rsidTr="00564D3A">
        <w:trPr>
          <w:trHeight w:val="701"/>
          <w:jc w:val="center"/>
        </w:trPr>
        <w:tc>
          <w:tcPr>
            <w:tcW w:w="1940" w:type="dxa"/>
            <w:vAlign w:val="center"/>
          </w:tcPr>
          <w:p w14:paraId="22261BA3"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2AFF00DA" w14:textId="77777777"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9705C9" w:rsidRPr="006145DB" w14:paraId="4C36D2A1" w14:textId="77777777" w:rsidTr="0057130B">
        <w:trPr>
          <w:trHeight w:val="983"/>
          <w:jc w:val="center"/>
        </w:trPr>
        <w:tc>
          <w:tcPr>
            <w:tcW w:w="1940" w:type="dxa"/>
            <w:vAlign w:val="center"/>
          </w:tcPr>
          <w:p w14:paraId="3E0024CF" w14:textId="25AC22CC"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2166DCB4" w14:textId="08CB7BE8"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C22851" w:rsidRPr="006145DB">
              <w:rPr>
                <w:rFonts w:cs="Arial"/>
                <w:bCs/>
                <w:sz w:val="20"/>
                <w:szCs w:val="20"/>
                <w:lang w:eastAsia="es-CO"/>
              </w:rPr>
              <w:t>consejera</w:t>
            </w:r>
            <w:r w:rsidRPr="006145DB">
              <w:rPr>
                <w:rFonts w:cs="Arial"/>
                <w:bCs/>
                <w:sz w:val="20"/>
                <w:szCs w:val="20"/>
                <w:lang w:eastAsia="es-CO"/>
              </w:rPr>
              <w:t xml:space="preserve"> (o) de Paz, Víctimas y Reconciliación y el/la </w:t>
            </w:r>
            <w:r w:rsidR="00C22851" w:rsidRPr="006145DB">
              <w:rPr>
                <w:rFonts w:cs="Arial"/>
                <w:bCs/>
                <w:sz w:val="20"/>
                <w:szCs w:val="20"/>
                <w:lang w:eastAsia="es-CO"/>
              </w:rPr>
              <w:t>secretaria</w:t>
            </w:r>
            <w:r w:rsidRPr="006145DB">
              <w:rPr>
                <w:rFonts w:cs="Arial"/>
                <w:bCs/>
                <w:sz w:val="20"/>
                <w:szCs w:val="20"/>
                <w:lang w:eastAsia="es-CO"/>
              </w:rPr>
              <w:t xml:space="preserve"> (o) de Hábitat. </w:t>
            </w:r>
          </w:p>
          <w:p w14:paraId="1EFFBCD6" w14:textId="77777777" w:rsidR="00C22851" w:rsidRPr="006145DB" w:rsidRDefault="00C22851" w:rsidP="005B435E">
            <w:pPr>
              <w:pStyle w:val="Textoindependiente"/>
              <w:spacing w:after="0" w:line="240" w:lineRule="auto"/>
              <w:jc w:val="both"/>
              <w:rPr>
                <w:rFonts w:cs="Arial"/>
                <w:sz w:val="20"/>
                <w:szCs w:val="20"/>
                <w:lang w:val="es-CO" w:eastAsia="es-CO"/>
              </w:rPr>
            </w:pPr>
          </w:p>
          <w:p w14:paraId="2DFD23E7" w14:textId="5784DC2E"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reciben los hogares beneficiarios de esta transferencia,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6E1A8CD8" w14:textId="77777777" w:rsidR="00C22851" w:rsidRPr="006145DB" w:rsidRDefault="00C22851" w:rsidP="005B435E">
            <w:pPr>
              <w:pStyle w:val="Textoindependiente"/>
              <w:spacing w:after="0" w:line="240" w:lineRule="auto"/>
              <w:jc w:val="both"/>
              <w:rPr>
                <w:rFonts w:cs="Arial"/>
                <w:sz w:val="20"/>
                <w:szCs w:val="20"/>
                <w:lang w:eastAsia="es-CO"/>
              </w:rPr>
            </w:pPr>
          </w:p>
          <w:p w14:paraId="213F8173" w14:textId="015D29D5"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educación </w:t>
            </w:r>
            <w:r w:rsidRPr="006145DB">
              <w:rPr>
                <w:rFonts w:cs="Arial"/>
                <w:sz w:val="20"/>
                <w:szCs w:val="20"/>
              </w:rPr>
              <w:t>establecen como eje central la corresponsabilidad de los hogares beneficiarios, entendida como el cumplimiento de ciertas condiciones. Es así, que estas transferencias están dirigidas a</w:t>
            </w:r>
            <w:r w:rsidRPr="006145DB">
              <w:rPr>
                <w:rFonts w:cs="Arial"/>
                <w:sz w:val="20"/>
                <w:szCs w:val="20"/>
                <w:lang w:eastAsia="es-CO"/>
              </w:rPr>
              <w:t xml:space="preserve"> los hogares que cumplan con el criterio de focalización: clasificados en el SISBEN IV de Bogotá D.C en las categorías A y B y los hogares que viven en residencias tipo paga diarios, que tengan niños, niñas, adolescentes y jóvenes </w:t>
            </w:r>
            <w:bookmarkStart w:id="431" w:name="_Hlk204093948"/>
            <w:r w:rsidRPr="006145DB">
              <w:rPr>
                <w:rFonts w:cs="Arial"/>
                <w:sz w:val="20"/>
                <w:szCs w:val="20"/>
                <w:lang w:eastAsia="es-CO"/>
              </w:rPr>
              <w:t xml:space="preserve">entre los 6 y 19 años </w:t>
            </w:r>
            <w:bookmarkStart w:id="432" w:name="_Hlk204096555"/>
            <w:r w:rsidRPr="006145DB">
              <w:rPr>
                <w:rFonts w:cs="Arial"/>
                <w:sz w:val="20"/>
                <w:szCs w:val="20"/>
                <w:lang w:eastAsia="es-CO"/>
              </w:rPr>
              <w:t xml:space="preserve">cumplidos al 31 de marzo del año en curso (en línea con los procesos de matrícula escolar vigentes en el Distrito). </w:t>
            </w:r>
            <w:bookmarkEnd w:id="431"/>
            <w:bookmarkEnd w:id="432"/>
          </w:p>
          <w:p w14:paraId="3465713E" w14:textId="77777777" w:rsidR="00C22851" w:rsidRPr="006145DB" w:rsidRDefault="00C22851" w:rsidP="005B435E">
            <w:pPr>
              <w:pStyle w:val="Textoindependiente"/>
              <w:spacing w:after="0" w:line="240" w:lineRule="auto"/>
              <w:jc w:val="both"/>
              <w:rPr>
                <w:rFonts w:cs="Arial"/>
                <w:sz w:val="20"/>
                <w:szCs w:val="20"/>
                <w:lang w:eastAsia="es-CO"/>
              </w:rPr>
            </w:pPr>
          </w:p>
          <w:p w14:paraId="24303847" w14:textId="0B9A2AB7"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que estos hogares puedan recibir la transferencia, deben cumplir con la condicionalidad de tener a los niños, niñas, adolescentes y jóvenes, entre los 7 y 19 años, matriculados y que se reporten con permanencia mensual en </w:t>
            </w:r>
            <w:r w:rsidRPr="006145DB">
              <w:rPr>
                <w:rFonts w:eastAsia="Lucida Sans Unicode" w:cs="Arial"/>
                <w:sz w:val="20"/>
                <w:szCs w:val="20"/>
              </w:rPr>
              <w:t xml:space="preserve">los grados de educación básica y media (primero, segundo, tercero, cuarto, quinto, sexto, séptimo, octavo, noveno, décimo y once) </w:t>
            </w:r>
            <w:r w:rsidRPr="006145DB">
              <w:rPr>
                <w:rFonts w:cs="Arial"/>
                <w:sz w:val="20"/>
                <w:szCs w:val="20"/>
                <w:lang w:eastAsia="es-CO"/>
              </w:rPr>
              <w:t xml:space="preserve">y modalidad flexible “aceleración primeras letras” en los colegios oficiales de la Secretaría de Educación del Distrito;  </w:t>
            </w:r>
            <w:bookmarkStart w:id="433" w:name="_Hlk204096494"/>
            <w:r w:rsidRPr="006145DB">
              <w:rPr>
                <w:rFonts w:cs="Arial"/>
                <w:sz w:val="20"/>
                <w:szCs w:val="20"/>
                <w:lang w:eastAsia="es-CO"/>
              </w:rPr>
              <w:t xml:space="preserve">o tener a los niños, niñas, adolescentes y jóvenes entre los 6 y 17 años en estado “en atención” en SIRBE en los Centros Crecer de la Secretaría Distrital de Integración Social. </w:t>
            </w:r>
            <w:bookmarkEnd w:id="433"/>
            <w:r w:rsidRPr="006145DB">
              <w:rPr>
                <w:rFonts w:cs="Arial"/>
                <w:sz w:val="20"/>
                <w:szCs w:val="20"/>
                <w:lang w:eastAsia="es-CO"/>
              </w:rPr>
              <w:t>De no cumplirse la condicionalidad, el hogar no recibirá pago, pero una vez la cumpla podrá volver a recibir la transferencia.</w:t>
            </w:r>
          </w:p>
          <w:p w14:paraId="11A7B8EF" w14:textId="77777777" w:rsidR="00C22851" w:rsidRPr="006145DB" w:rsidRDefault="00C22851" w:rsidP="005B435E">
            <w:pPr>
              <w:pStyle w:val="Textoindependiente"/>
              <w:spacing w:after="0" w:line="240" w:lineRule="auto"/>
              <w:jc w:val="both"/>
              <w:rPr>
                <w:rFonts w:cs="Arial"/>
                <w:sz w:val="20"/>
                <w:szCs w:val="20"/>
                <w:lang w:eastAsia="es-CO"/>
              </w:rPr>
            </w:pPr>
            <w:bookmarkStart w:id="434" w:name="_Hlk204096938"/>
            <w:bookmarkStart w:id="435" w:name="_Hlk204096759"/>
          </w:p>
          <w:p w14:paraId="35D20EAD" w14:textId="32B62B4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colegios del Distrito durante los diez (10) meses del año correspondientes al ciclo escolar; y para los Centros Crecer de la SDIS durante once (11) meses del año en los que se encuentra activo el servicio</w:t>
            </w:r>
            <w:bookmarkEnd w:id="434"/>
            <w:r w:rsidRPr="006145DB">
              <w:rPr>
                <w:rFonts w:cs="Arial"/>
                <w:sz w:val="20"/>
                <w:szCs w:val="20"/>
                <w:lang w:eastAsia="es-CO"/>
              </w:rPr>
              <w:t>.</w:t>
            </w:r>
            <w:bookmarkEnd w:id="435"/>
            <w:r w:rsidRPr="006145DB">
              <w:rPr>
                <w:rFonts w:cs="Arial"/>
                <w:sz w:val="20"/>
                <w:szCs w:val="20"/>
                <w:lang w:eastAsia="es-CO"/>
              </w:rPr>
              <w:t xml:space="preserve"> El monto de la transferencia se determina teniendo en cuenta tres (3) aspectos: nivel de pobreza del hogar, nivel educativo de la niña, niño, adolescente o joven y enfoque diferencial (hogares víctimas del conflicto armado y hogares con niños, niñas, adolescentes y jóvenes con discapacidad).</w:t>
            </w:r>
          </w:p>
          <w:p w14:paraId="02B0346E" w14:textId="00BF60FC"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(del mes anterior) y genera el respectivo reporte de SIRBE de los niños, niñas, adolescentes y jóvenes en estado “en atención” en los Centros Crecer al finalizar el mes de consulta. </w:t>
            </w:r>
          </w:p>
          <w:p w14:paraId="2ACE79FE" w14:textId="77777777" w:rsidR="00C22851" w:rsidRPr="006145DB" w:rsidRDefault="00C22851" w:rsidP="005B435E">
            <w:pPr>
              <w:pStyle w:val="Textoindependiente"/>
              <w:spacing w:after="0" w:line="240" w:lineRule="auto"/>
              <w:jc w:val="both"/>
              <w:rPr>
                <w:rFonts w:cs="Arial"/>
                <w:sz w:val="20"/>
                <w:szCs w:val="20"/>
                <w:lang w:eastAsia="es-CO"/>
              </w:rPr>
            </w:pPr>
          </w:p>
          <w:p w14:paraId="4A824970" w14:textId="6A6E76BF"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educación. Este resultado es entregado a la Subdirección de Administración de la Información de Transferencias de la Dirección de Transferencias, quienes </w:t>
            </w:r>
            <w:r w:rsidRPr="006145DB">
              <w:rPr>
                <w:rFonts w:cs="Arial"/>
                <w:sz w:val="20"/>
                <w:szCs w:val="20"/>
                <w:lang w:val="es-CO" w:eastAsia="es-CO"/>
              </w:rPr>
              <w:t>aplican los filtros correspondientes (controles de calidad que generan bloqueos) para la elaboración de listados finales de pago.</w:t>
            </w:r>
          </w:p>
          <w:p w14:paraId="5E22C8AE" w14:textId="77777777" w:rsidR="00C22851" w:rsidRPr="006145DB" w:rsidRDefault="00C22851" w:rsidP="005B435E">
            <w:pPr>
              <w:pStyle w:val="Textoindependiente"/>
              <w:spacing w:after="0" w:line="240" w:lineRule="auto"/>
              <w:jc w:val="both"/>
              <w:rPr>
                <w:rFonts w:cs="Arial"/>
                <w:sz w:val="20"/>
                <w:szCs w:val="20"/>
                <w:lang w:val="es-CO" w:eastAsia="es-CO"/>
              </w:rPr>
            </w:pPr>
          </w:p>
          <w:p w14:paraId="007D8A9A" w14:textId="4E2AE1B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6B3ADCD5"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víctimas del conflicto armado, se implementará el plan operativo de continuidad correspondiente.</w:t>
            </w:r>
          </w:p>
        </w:tc>
      </w:tr>
      <w:tr w:rsidR="009705C9" w:rsidRPr="006145DB" w14:paraId="314A9041" w14:textId="77777777" w:rsidTr="0057130B">
        <w:trPr>
          <w:trHeight w:val="983"/>
          <w:jc w:val="center"/>
        </w:trPr>
        <w:tc>
          <w:tcPr>
            <w:tcW w:w="1940" w:type="dxa"/>
            <w:vAlign w:val="center"/>
          </w:tcPr>
          <w:p w14:paraId="6E3B4FDD"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473C845"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w:t>
            </w:r>
          </w:p>
          <w:p w14:paraId="1BD72D5C" w14:textId="77777777" w:rsidR="00564D3A" w:rsidRPr="006145DB" w:rsidRDefault="00564D3A" w:rsidP="005B435E">
            <w:pPr>
              <w:pStyle w:val="Ttulo1"/>
              <w:rPr>
                <w:sz w:val="20"/>
                <w:szCs w:val="20"/>
                <w:lang w:eastAsia="es-CO"/>
              </w:rPr>
            </w:pPr>
          </w:p>
          <w:p w14:paraId="07DB708C" w14:textId="1AD2ABF0" w:rsidR="009705C9" w:rsidRPr="006145DB" w:rsidRDefault="009705C9">
            <w:pPr>
              <w:pStyle w:val="Prrafodelista"/>
              <w:numPr>
                <w:ilvl w:val="0"/>
                <w:numId w:val="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Gestión Administrativa </w:t>
            </w:r>
          </w:p>
          <w:p w14:paraId="087951FA" w14:textId="4BD1375B" w:rsidR="009705C9" w:rsidRPr="006145DB" w:rsidRDefault="009705C9">
            <w:pPr>
              <w:pStyle w:val="Prrafodelista"/>
              <w:numPr>
                <w:ilvl w:val="0"/>
                <w:numId w:val="90"/>
              </w:numPr>
              <w:tabs>
                <w:tab w:val="left" w:pos="709"/>
              </w:tabs>
              <w:spacing w:after="0" w:line="240" w:lineRule="auto"/>
              <w:ind w:left="360"/>
              <w:jc w:val="both"/>
              <w:rPr>
                <w:rFonts w:cs="Arial"/>
                <w:bCs/>
                <w:sz w:val="20"/>
                <w:szCs w:val="20"/>
                <w:lang w:val="es-ES_tradnl" w:eastAsia="es-CO"/>
              </w:rPr>
            </w:pPr>
            <w:r w:rsidRPr="006145DB">
              <w:rPr>
                <w:rFonts w:cs="Arial"/>
                <w:bCs/>
                <w:sz w:val="20"/>
                <w:szCs w:val="20"/>
                <w:lang w:eastAsia="es-CO"/>
              </w:rPr>
              <w:t>Talento Humano</w:t>
            </w:r>
          </w:p>
        </w:tc>
      </w:tr>
    </w:tbl>
    <w:p w14:paraId="4844DB9F" w14:textId="77777777" w:rsidR="00A97635" w:rsidRPr="006145DB" w:rsidRDefault="00A97635" w:rsidP="005B435E">
      <w:pPr>
        <w:spacing w:after="0" w:line="240" w:lineRule="auto"/>
        <w:rPr>
          <w:rFonts w:cs="Arial"/>
        </w:rPr>
      </w:pPr>
    </w:p>
    <w:p w14:paraId="37E5D95F" w14:textId="3C8BBC05" w:rsidR="00724FE8" w:rsidRPr="006145DB" w:rsidRDefault="00FD0F72">
      <w:pPr>
        <w:pStyle w:val="Ttulo1"/>
        <w:numPr>
          <w:ilvl w:val="0"/>
          <w:numId w:val="2"/>
        </w:numPr>
        <w:ind w:left="426" w:hanging="426"/>
        <w:rPr>
          <w:lang w:val="es-CO"/>
        </w:rPr>
      </w:pPr>
      <w:bookmarkStart w:id="436" w:name="_Toc210213244"/>
      <w:bookmarkStart w:id="437" w:name="_Toc213273514"/>
      <w:bookmarkStart w:id="438" w:name="_Toc213276141"/>
      <w:bookmarkStart w:id="439" w:name="_Toc216902475"/>
      <w:r w:rsidRPr="006145DB">
        <w:rPr>
          <w:lang w:val="es-CO"/>
        </w:rPr>
        <w:t xml:space="preserve">Canales </w:t>
      </w:r>
      <w:r w:rsidR="0064323B" w:rsidRPr="006145DB">
        <w:rPr>
          <w:lang w:val="es-CO"/>
        </w:rPr>
        <w:t>de interacción para la atención ciudadana</w:t>
      </w:r>
      <w:bookmarkEnd w:id="436"/>
      <w:bookmarkEnd w:id="437"/>
      <w:bookmarkEnd w:id="438"/>
      <w:bookmarkEnd w:id="439"/>
    </w:p>
    <w:p w14:paraId="373F56DE" w14:textId="77777777" w:rsidR="00724FE8" w:rsidRPr="006145DB" w:rsidRDefault="00724FE8" w:rsidP="00B010B7">
      <w:pPr>
        <w:spacing w:after="0" w:line="240" w:lineRule="auto"/>
        <w:rPr>
          <w:rFonts w:cs="Arial"/>
        </w:rPr>
      </w:pPr>
    </w:p>
    <w:p w14:paraId="46C97A71" w14:textId="77777777" w:rsidR="00724FE8" w:rsidRPr="006145DB" w:rsidRDefault="00724FE8" w:rsidP="00B010B7">
      <w:pPr>
        <w:spacing w:after="0" w:line="240" w:lineRule="auto"/>
        <w:jc w:val="both"/>
        <w:rPr>
          <w:rFonts w:cs="Arial"/>
        </w:rPr>
      </w:pPr>
      <w:r w:rsidRPr="006145DB">
        <w:rPr>
          <w:rFonts w:cs="Arial"/>
        </w:rPr>
        <w:t xml:space="preserve">La Secretaría Distrital de Integración Social cuenta con canales de interacción para la atención a la ciudadanía por medio de los cuales los ciudadanos(as) pueden solicitar información de los servicios que presta la Entidad, así como para la presentación de Peticiones Ciudadanas.  </w:t>
      </w:r>
    </w:p>
    <w:p w14:paraId="1DCA20CB" w14:textId="77777777" w:rsidR="00B010B7" w:rsidRDefault="00B010B7" w:rsidP="00B010B7">
      <w:pPr>
        <w:spacing w:after="0" w:line="240" w:lineRule="auto"/>
        <w:jc w:val="both"/>
        <w:rPr>
          <w:rFonts w:cs="Arial"/>
        </w:rPr>
      </w:pPr>
    </w:p>
    <w:p w14:paraId="39A5D1FE" w14:textId="679D6F77" w:rsidR="00724FE8" w:rsidRPr="006145DB" w:rsidRDefault="00724FE8" w:rsidP="005B435E">
      <w:pPr>
        <w:spacing w:line="240" w:lineRule="auto"/>
        <w:jc w:val="both"/>
        <w:rPr>
          <w:rFonts w:cs="Arial"/>
        </w:rPr>
      </w:pPr>
      <w:r w:rsidRPr="006145DB">
        <w:rPr>
          <w:rFonts w:cs="Arial"/>
        </w:rPr>
        <w:t>Estos canales se encuentran disponibles en un horario de atención de lunes a viernes, de 7:00 a.m. a 4:30 p.m.</w:t>
      </w:r>
    </w:p>
    <w:p w14:paraId="2975D2D8" w14:textId="77777777" w:rsidR="00724FE8" w:rsidRPr="006145DB" w:rsidRDefault="00724FE8" w:rsidP="008A2B10">
      <w:pPr>
        <w:pStyle w:val="Descripcin"/>
        <w:spacing w:after="0"/>
        <w:jc w:val="center"/>
        <w:rPr>
          <w:rFonts w:ascii="Arial" w:hAnsi="Arial" w:cs="Arial"/>
          <w:i w:val="0"/>
          <w:color w:val="auto"/>
          <w:sz w:val="20"/>
        </w:rPr>
      </w:pPr>
      <w:r w:rsidRPr="006145DB">
        <w:rPr>
          <w:rFonts w:ascii="Arial" w:hAnsi="Arial" w:cs="Arial"/>
          <w:i w:val="0"/>
          <w:color w:val="auto"/>
          <w:sz w:val="20"/>
        </w:rPr>
        <w:t xml:space="preserve">Canales de Interacción para la atención ciudadana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5"/>
      </w:tblGrid>
      <w:tr w:rsidR="00724FE8" w:rsidRPr="006145DB" w14:paraId="652047E0" w14:textId="77777777" w:rsidTr="001A551D">
        <w:trPr>
          <w:trHeight w:val="300"/>
          <w:tblHeader/>
          <w:jc w:val="center"/>
        </w:trPr>
        <w:tc>
          <w:tcPr>
            <w:tcW w:w="0" w:type="auto"/>
            <w:shd w:val="clear" w:color="auto" w:fill="F2F2F2" w:themeFill="background1" w:themeFillShade="F2"/>
            <w:noWrap/>
            <w:vAlign w:val="center"/>
            <w:hideMark/>
          </w:tcPr>
          <w:p w14:paraId="28266C95" w14:textId="77777777" w:rsidR="00724FE8" w:rsidRPr="006145DB" w:rsidRDefault="00724FE8" w:rsidP="005B435E">
            <w:pPr>
              <w:spacing w:after="0" w:line="240" w:lineRule="auto"/>
              <w:jc w:val="center"/>
              <w:rPr>
                <w:rFonts w:eastAsia="Times New Roman" w:cs="Arial"/>
                <w:bCs/>
                <w:sz w:val="20"/>
                <w:szCs w:val="20"/>
                <w:lang w:eastAsia="es-CO"/>
              </w:rPr>
            </w:pPr>
            <w:r w:rsidRPr="006145DB">
              <w:rPr>
                <w:rFonts w:cs="Arial"/>
                <w:bCs/>
              </w:rPr>
              <w:t>CANALES DE INTERACCIÓN PARA ATENCIÓN DE LA CIUDADANÍA - SDIS</w:t>
            </w:r>
          </w:p>
        </w:tc>
      </w:tr>
      <w:tr w:rsidR="00724FE8" w:rsidRPr="006145DB" w14:paraId="60720F00" w14:textId="77777777" w:rsidTr="009216E8">
        <w:trPr>
          <w:trHeight w:val="829"/>
          <w:jc w:val="center"/>
        </w:trPr>
        <w:tc>
          <w:tcPr>
            <w:tcW w:w="0" w:type="auto"/>
            <w:shd w:val="clear" w:color="auto" w:fill="FFFFFF" w:themeFill="background1"/>
            <w:vAlign w:val="center"/>
            <w:hideMark/>
          </w:tcPr>
          <w:p w14:paraId="1365A458" w14:textId="77777777" w:rsidR="00724FE8" w:rsidRPr="006145DB" w:rsidRDefault="00724FE8" w:rsidP="00105D17">
            <w:pPr>
              <w:spacing w:after="0" w:line="240" w:lineRule="auto"/>
              <w:jc w:val="both"/>
              <w:rPr>
                <w:rFonts w:cs="Arial"/>
                <w:bCs/>
                <w:color w:val="000000" w:themeColor="text1"/>
                <w:sz w:val="20"/>
                <w:szCs w:val="20"/>
              </w:rPr>
            </w:pPr>
            <w:r w:rsidRPr="006145DB">
              <w:rPr>
                <w:rFonts w:cs="Arial"/>
                <w:bCs/>
                <w:color w:val="000000" w:themeColor="text1"/>
                <w:sz w:val="20"/>
                <w:szCs w:val="20"/>
              </w:rPr>
              <w:t xml:space="preserve">CANAL PRESENCIAL </w:t>
            </w:r>
          </w:p>
          <w:p w14:paraId="1463B694" w14:textId="77777777" w:rsidR="00105D17" w:rsidRDefault="00105D17" w:rsidP="00105D17">
            <w:pPr>
              <w:spacing w:after="0" w:line="240" w:lineRule="auto"/>
              <w:jc w:val="both"/>
              <w:rPr>
                <w:rFonts w:cs="Arial"/>
                <w:color w:val="000000" w:themeColor="text1"/>
                <w:sz w:val="20"/>
                <w:szCs w:val="20"/>
              </w:rPr>
            </w:pPr>
          </w:p>
          <w:p w14:paraId="3D5E8130" w14:textId="1CC388CC" w:rsidR="00724FE8" w:rsidRPr="006145DB"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Es el espacio físico donde la ciudadanía interactúa con la Secretar</w:t>
            </w:r>
            <w:r w:rsidR="00105D17">
              <w:rPr>
                <w:rFonts w:cs="Arial"/>
                <w:color w:val="000000" w:themeColor="text1"/>
                <w:sz w:val="20"/>
                <w:szCs w:val="20"/>
              </w:rPr>
              <w:t>í</w:t>
            </w:r>
            <w:r w:rsidRPr="006145DB">
              <w:rPr>
                <w:rFonts w:cs="Arial"/>
                <w:color w:val="000000" w:themeColor="text1"/>
                <w:sz w:val="20"/>
                <w:szCs w:val="20"/>
              </w:rPr>
              <w:t xml:space="preserve">a Distrital de Integración Social, y puede acceder a la información pública, realizar trámites y otros procedimientos administrativos, así como para la presentación de peticiones ciudadanas. </w:t>
            </w:r>
          </w:p>
          <w:p w14:paraId="112B3888" w14:textId="77777777" w:rsidR="00105D17" w:rsidRDefault="00105D17" w:rsidP="00105D17">
            <w:pPr>
              <w:spacing w:after="0" w:line="240" w:lineRule="auto"/>
              <w:jc w:val="both"/>
              <w:rPr>
                <w:rFonts w:cs="Arial"/>
                <w:color w:val="000000" w:themeColor="text1"/>
                <w:sz w:val="20"/>
                <w:szCs w:val="20"/>
              </w:rPr>
            </w:pPr>
          </w:p>
          <w:p w14:paraId="6D8ED145" w14:textId="506015A5" w:rsidR="00724FE8"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 xml:space="preserve">Este canal está integrado por los siguientes medios: Puntos de atención, Sitios Oficiales de Radicación, Buzón de Sugerencias, Ferias de Servicio. </w:t>
            </w:r>
          </w:p>
          <w:p w14:paraId="09B15471" w14:textId="77777777" w:rsidR="00105D17" w:rsidRPr="00105D17" w:rsidRDefault="00105D17" w:rsidP="00105D17">
            <w:pPr>
              <w:pStyle w:val="Ttulo1"/>
              <w:rPr>
                <w:sz w:val="20"/>
                <w:szCs w:val="20"/>
              </w:rPr>
            </w:pPr>
          </w:p>
          <w:p w14:paraId="1AFF452C" w14:textId="77777777" w:rsidR="00724FE8" w:rsidRPr="006145DB" w:rsidRDefault="00724FE8" w:rsidP="00105D17">
            <w:pPr>
              <w:pStyle w:val="Prrafodelista"/>
              <w:numPr>
                <w:ilvl w:val="0"/>
                <w:numId w:val="122"/>
              </w:numPr>
              <w:spacing w:after="0" w:line="240" w:lineRule="auto"/>
              <w:ind w:left="351"/>
              <w:jc w:val="both"/>
              <w:rPr>
                <w:rFonts w:eastAsia="Times New Roman" w:cs="Arial"/>
                <w:bCs/>
                <w:iCs/>
                <w:sz w:val="20"/>
                <w:szCs w:val="20"/>
                <w:lang w:val="es-MX" w:eastAsia="es-CO"/>
              </w:rPr>
            </w:pPr>
            <w:r w:rsidRPr="006145DB">
              <w:rPr>
                <w:rFonts w:cs="Arial"/>
                <w:bCs/>
                <w:color w:val="000000" w:themeColor="text1"/>
                <w:sz w:val="20"/>
                <w:szCs w:val="20"/>
              </w:rPr>
              <w:t>Puntos de atención</w:t>
            </w:r>
          </w:p>
          <w:p w14:paraId="4E0D5B43" w14:textId="77777777" w:rsidR="00724FE8" w:rsidRPr="006145DB" w:rsidRDefault="00724FE8" w:rsidP="005B435E">
            <w:pPr>
              <w:pStyle w:val="Prrafodelista"/>
              <w:spacing w:after="0" w:line="240" w:lineRule="auto"/>
              <w:jc w:val="both"/>
              <w:rPr>
                <w:rFonts w:eastAsia="Times New Roman" w:cs="Arial"/>
                <w:b/>
                <w:iCs/>
                <w:sz w:val="20"/>
                <w:szCs w:val="20"/>
                <w:lang w:val="es-MX" w:eastAsia="es-CO"/>
              </w:rPr>
            </w:pPr>
          </w:p>
          <w:tbl>
            <w:tblPr>
              <w:tblStyle w:val="Tablaconcuadrcula"/>
              <w:tblW w:w="0" w:type="auto"/>
              <w:jc w:val="center"/>
              <w:tblLook w:val="04A0" w:firstRow="1" w:lastRow="0" w:firstColumn="1" w:lastColumn="0" w:noHBand="0" w:noVBand="1"/>
            </w:tblPr>
            <w:tblGrid>
              <w:gridCol w:w="3610"/>
              <w:gridCol w:w="4957"/>
            </w:tblGrid>
            <w:tr w:rsidR="00724FE8" w:rsidRPr="006145DB" w14:paraId="6138A545" w14:textId="77777777" w:rsidTr="000F7EF9">
              <w:trPr>
                <w:jc w:val="center"/>
              </w:trPr>
              <w:tc>
                <w:tcPr>
                  <w:tcW w:w="8567" w:type="dxa"/>
                  <w:gridSpan w:val="2"/>
                  <w:shd w:val="clear" w:color="auto" w:fill="F2F2F2" w:themeFill="background1" w:themeFillShade="F2"/>
                </w:tcPr>
                <w:p w14:paraId="7172EE9B"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 xml:space="preserve">Puntos del Servicio Integral Atención a la Ciudadanía </w:t>
                  </w:r>
                </w:p>
              </w:tc>
            </w:tr>
            <w:tr w:rsidR="00724FE8" w:rsidRPr="006145DB" w14:paraId="2925AF01" w14:textId="77777777" w:rsidTr="000F7EF9">
              <w:trPr>
                <w:jc w:val="center"/>
              </w:trPr>
              <w:tc>
                <w:tcPr>
                  <w:tcW w:w="8567" w:type="dxa"/>
                  <w:gridSpan w:val="2"/>
                  <w:shd w:val="clear" w:color="auto" w:fill="F2F2F2" w:themeFill="background1" w:themeFillShade="F2"/>
                </w:tcPr>
                <w:p w14:paraId="552936BC"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SECRETARIA DISTRITAL DE INTEGRACION SOCIAL (SDIS)</w:t>
                  </w:r>
                </w:p>
              </w:tc>
            </w:tr>
            <w:tr w:rsidR="00724FE8" w:rsidRPr="006145DB" w14:paraId="098F3D81" w14:textId="77777777" w:rsidTr="000F7EF9">
              <w:trPr>
                <w:jc w:val="center"/>
              </w:trPr>
              <w:tc>
                <w:tcPr>
                  <w:tcW w:w="8567" w:type="dxa"/>
                  <w:gridSpan w:val="2"/>
                  <w:shd w:val="clear" w:color="auto" w:fill="F2F2F2" w:themeFill="background1" w:themeFillShade="F2"/>
                </w:tcPr>
                <w:p w14:paraId="25B771A3"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Ubicado en la Sede Central SDIS</w:t>
                  </w:r>
                </w:p>
              </w:tc>
            </w:tr>
            <w:tr w:rsidR="00724FE8" w:rsidRPr="006145DB" w14:paraId="0E7482D8" w14:textId="77777777" w:rsidTr="001A551D">
              <w:trPr>
                <w:jc w:val="center"/>
              </w:trPr>
              <w:tc>
                <w:tcPr>
                  <w:tcW w:w="3610" w:type="dxa"/>
                  <w:vAlign w:val="center"/>
                </w:tcPr>
                <w:p w14:paraId="573735A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Sede Central</w:t>
                  </w:r>
                </w:p>
              </w:tc>
              <w:tc>
                <w:tcPr>
                  <w:tcW w:w="4957" w:type="dxa"/>
                  <w:vAlign w:val="center"/>
                </w:tcPr>
                <w:p w14:paraId="7C1360C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Edificio San Martín Carrera 7 # 32 -12 Local 101 </w:t>
                  </w:r>
                </w:p>
              </w:tc>
            </w:tr>
            <w:tr w:rsidR="00724FE8" w:rsidRPr="006145DB" w14:paraId="08114300" w14:textId="77777777" w:rsidTr="000F7EF9">
              <w:trPr>
                <w:jc w:val="center"/>
              </w:trPr>
              <w:tc>
                <w:tcPr>
                  <w:tcW w:w="8567" w:type="dxa"/>
                  <w:gridSpan w:val="2"/>
                  <w:shd w:val="clear" w:color="auto" w:fill="F2F2F2" w:themeFill="background1" w:themeFillShade="F2"/>
                </w:tcPr>
                <w:p w14:paraId="26CC5623"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lang w:eastAsia="es-CO"/>
                    </w:rPr>
                    <w:t>Ubicados en Subdirecciones Locales para la Integración Social (SLIS)</w:t>
                  </w:r>
                </w:p>
              </w:tc>
            </w:tr>
            <w:tr w:rsidR="00724FE8" w:rsidRPr="006145DB" w14:paraId="2C5F1774" w14:textId="77777777" w:rsidTr="001A551D">
              <w:trPr>
                <w:jc w:val="center"/>
              </w:trPr>
              <w:tc>
                <w:tcPr>
                  <w:tcW w:w="3610" w:type="dxa"/>
                </w:tcPr>
                <w:p w14:paraId="194419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Barrios Unidos</w:t>
                  </w:r>
                </w:p>
              </w:tc>
              <w:tc>
                <w:tcPr>
                  <w:tcW w:w="4957" w:type="dxa"/>
                </w:tcPr>
                <w:p w14:paraId="648062E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67D No. 58 – 14 Barrio Médelo</w:t>
                  </w:r>
                </w:p>
              </w:tc>
            </w:tr>
            <w:tr w:rsidR="00724FE8" w:rsidRPr="006145DB" w14:paraId="2F75F3CD" w14:textId="77777777" w:rsidTr="001A551D">
              <w:trPr>
                <w:jc w:val="center"/>
              </w:trPr>
              <w:tc>
                <w:tcPr>
                  <w:tcW w:w="3610" w:type="dxa"/>
                </w:tcPr>
                <w:p w14:paraId="5713875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Bosa</w:t>
                  </w:r>
                </w:p>
              </w:tc>
              <w:tc>
                <w:tcPr>
                  <w:tcW w:w="4957" w:type="dxa"/>
                </w:tcPr>
                <w:p w14:paraId="233B27E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73 Sur N.º 81 B-10 Bosa Laureles</w:t>
                  </w:r>
                </w:p>
              </w:tc>
            </w:tr>
            <w:tr w:rsidR="00724FE8" w:rsidRPr="006145DB" w14:paraId="1B7C6FEF" w14:textId="77777777" w:rsidTr="001A551D">
              <w:trPr>
                <w:jc w:val="center"/>
              </w:trPr>
              <w:tc>
                <w:tcPr>
                  <w:tcW w:w="3610" w:type="dxa"/>
                </w:tcPr>
                <w:p w14:paraId="5B16CC1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Ciudad Bolívar</w:t>
                  </w:r>
                </w:p>
              </w:tc>
              <w:tc>
                <w:tcPr>
                  <w:tcW w:w="4957" w:type="dxa"/>
                </w:tcPr>
                <w:p w14:paraId="14A1BA8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70 Sur No. 34-05 Arborizadora Alta</w:t>
                  </w:r>
                </w:p>
              </w:tc>
            </w:tr>
            <w:tr w:rsidR="00724FE8" w:rsidRPr="006145DB" w14:paraId="372BE489" w14:textId="77777777" w:rsidTr="001A551D">
              <w:trPr>
                <w:jc w:val="center"/>
              </w:trPr>
              <w:tc>
                <w:tcPr>
                  <w:tcW w:w="3610" w:type="dxa"/>
                </w:tcPr>
                <w:p w14:paraId="0FDED67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Chapinero</w:t>
                  </w:r>
                </w:p>
              </w:tc>
              <w:tc>
                <w:tcPr>
                  <w:tcW w:w="4957" w:type="dxa"/>
                </w:tcPr>
                <w:p w14:paraId="72D6D81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50A 13-58</w:t>
                  </w:r>
                </w:p>
              </w:tc>
            </w:tr>
            <w:tr w:rsidR="00724FE8" w:rsidRPr="006145DB" w14:paraId="5843C719" w14:textId="77777777" w:rsidTr="001A551D">
              <w:trPr>
                <w:jc w:val="center"/>
              </w:trPr>
              <w:tc>
                <w:tcPr>
                  <w:tcW w:w="3610" w:type="dxa"/>
                </w:tcPr>
                <w:p w14:paraId="29EB260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Engativá</w:t>
                  </w:r>
                </w:p>
              </w:tc>
              <w:tc>
                <w:tcPr>
                  <w:tcW w:w="4957" w:type="dxa"/>
                </w:tcPr>
                <w:p w14:paraId="3D1E8E3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78 No. 69 A-57 Santa Helenita</w:t>
                  </w:r>
                </w:p>
              </w:tc>
            </w:tr>
            <w:tr w:rsidR="00724FE8" w:rsidRPr="006145DB" w14:paraId="206CC9E4" w14:textId="77777777" w:rsidTr="001A551D">
              <w:trPr>
                <w:jc w:val="center"/>
              </w:trPr>
              <w:tc>
                <w:tcPr>
                  <w:tcW w:w="3610" w:type="dxa"/>
                </w:tcPr>
                <w:p w14:paraId="3B39FD7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Fontibón</w:t>
                  </w:r>
                </w:p>
              </w:tc>
              <w:tc>
                <w:tcPr>
                  <w:tcW w:w="4957" w:type="dxa"/>
                </w:tcPr>
                <w:p w14:paraId="3ABDDA4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104B No. 22J-15 Giralda</w:t>
                  </w:r>
                </w:p>
              </w:tc>
            </w:tr>
            <w:tr w:rsidR="00724FE8" w:rsidRPr="006145DB" w14:paraId="7BF46595" w14:textId="77777777" w:rsidTr="001A551D">
              <w:trPr>
                <w:jc w:val="center"/>
              </w:trPr>
              <w:tc>
                <w:tcPr>
                  <w:tcW w:w="3610" w:type="dxa"/>
                </w:tcPr>
                <w:p w14:paraId="0889E45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Kennedy Timiza</w:t>
                  </w:r>
                </w:p>
              </w:tc>
              <w:tc>
                <w:tcPr>
                  <w:tcW w:w="4957" w:type="dxa"/>
                </w:tcPr>
                <w:p w14:paraId="2D0A373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74 No. 42G-52 sur</w:t>
                  </w:r>
                </w:p>
              </w:tc>
            </w:tr>
            <w:tr w:rsidR="00724FE8" w:rsidRPr="006145DB" w14:paraId="4A9214A6" w14:textId="77777777" w:rsidTr="001A551D">
              <w:trPr>
                <w:jc w:val="center"/>
              </w:trPr>
              <w:tc>
                <w:tcPr>
                  <w:tcW w:w="3610" w:type="dxa"/>
                </w:tcPr>
                <w:p w14:paraId="69E9FEF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Los Mártires</w:t>
                  </w:r>
                </w:p>
              </w:tc>
              <w:tc>
                <w:tcPr>
                  <w:tcW w:w="4957" w:type="dxa"/>
                </w:tcPr>
                <w:p w14:paraId="50E70AB1"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22 B Bis No. 20- 51 Samper Mendoza</w:t>
                  </w:r>
                </w:p>
              </w:tc>
            </w:tr>
            <w:tr w:rsidR="00724FE8" w:rsidRPr="006145DB" w14:paraId="7F00C862" w14:textId="77777777" w:rsidTr="001A551D">
              <w:trPr>
                <w:jc w:val="center"/>
              </w:trPr>
              <w:tc>
                <w:tcPr>
                  <w:tcW w:w="3610" w:type="dxa"/>
                </w:tcPr>
                <w:p w14:paraId="612EF0C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Puente Aranda_Antonio Nariño</w:t>
                  </w:r>
                </w:p>
              </w:tc>
              <w:tc>
                <w:tcPr>
                  <w:tcW w:w="4957" w:type="dxa"/>
                </w:tcPr>
                <w:p w14:paraId="60D8FA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Calle 26 Sur No. 35-15 Los Sauces</w:t>
                  </w:r>
                </w:p>
              </w:tc>
            </w:tr>
            <w:tr w:rsidR="00724FE8" w:rsidRPr="006145DB" w14:paraId="2391A3A8" w14:textId="77777777" w:rsidTr="001A551D">
              <w:trPr>
                <w:jc w:val="center"/>
              </w:trPr>
              <w:tc>
                <w:tcPr>
                  <w:tcW w:w="3610" w:type="dxa"/>
                </w:tcPr>
                <w:p w14:paraId="5C14563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Rafael Uribe Uribe</w:t>
                  </w:r>
                </w:p>
              </w:tc>
              <w:tc>
                <w:tcPr>
                  <w:tcW w:w="4957" w:type="dxa"/>
                </w:tcPr>
                <w:p w14:paraId="133CEE6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13B No 31G-40 Sur Gustavo Restrepo</w:t>
                  </w:r>
                </w:p>
              </w:tc>
            </w:tr>
            <w:tr w:rsidR="00724FE8" w:rsidRPr="006145DB" w14:paraId="258EB86C" w14:textId="77777777" w:rsidTr="001A551D">
              <w:trPr>
                <w:jc w:val="center"/>
              </w:trPr>
              <w:tc>
                <w:tcPr>
                  <w:tcW w:w="3610" w:type="dxa"/>
                </w:tcPr>
                <w:p w14:paraId="254022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 Cristóbal</w:t>
                  </w:r>
                </w:p>
              </w:tc>
              <w:tc>
                <w:tcPr>
                  <w:tcW w:w="4957" w:type="dxa"/>
                </w:tcPr>
                <w:p w14:paraId="286AD58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37 B Bis No. 2-81  La Victoria</w:t>
                  </w:r>
                </w:p>
              </w:tc>
            </w:tr>
            <w:tr w:rsidR="00724FE8" w:rsidRPr="006145DB" w14:paraId="100A4D26" w14:textId="77777777" w:rsidTr="001A551D">
              <w:trPr>
                <w:jc w:val="center"/>
              </w:trPr>
              <w:tc>
                <w:tcPr>
                  <w:tcW w:w="3610" w:type="dxa"/>
                </w:tcPr>
                <w:p w14:paraId="6F45BDE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Santa Fe_Candelaria</w:t>
                  </w:r>
                </w:p>
              </w:tc>
              <w:tc>
                <w:tcPr>
                  <w:tcW w:w="4957" w:type="dxa"/>
                </w:tcPr>
                <w:p w14:paraId="6194443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2 No. 4-10 Lourdes</w:t>
                  </w:r>
                </w:p>
              </w:tc>
            </w:tr>
            <w:tr w:rsidR="00724FE8" w:rsidRPr="006145DB" w14:paraId="603504C0" w14:textId="77777777" w:rsidTr="001A551D">
              <w:trPr>
                <w:jc w:val="center"/>
              </w:trPr>
              <w:tc>
                <w:tcPr>
                  <w:tcW w:w="3610" w:type="dxa"/>
                </w:tcPr>
                <w:p w14:paraId="763E69B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Suba</w:t>
                  </w:r>
                </w:p>
              </w:tc>
              <w:tc>
                <w:tcPr>
                  <w:tcW w:w="4957" w:type="dxa"/>
                </w:tcPr>
                <w:p w14:paraId="536B8E0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144 # 136 A -65</w:t>
                  </w:r>
                </w:p>
              </w:tc>
            </w:tr>
            <w:tr w:rsidR="00724FE8" w:rsidRPr="006145DB" w14:paraId="47B06AA0" w14:textId="77777777" w:rsidTr="001A551D">
              <w:trPr>
                <w:jc w:val="center"/>
              </w:trPr>
              <w:tc>
                <w:tcPr>
                  <w:tcW w:w="3610" w:type="dxa"/>
                </w:tcPr>
                <w:p w14:paraId="6D0421E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Teusaquillo</w:t>
                  </w:r>
                </w:p>
              </w:tc>
              <w:tc>
                <w:tcPr>
                  <w:tcW w:w="4957" w:type="dxa"/>
                </w:tcPr>
                <w:p w14:paraId="529560D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39 No. 17-48</w:t>
                  </w:r>
                </w:p>
              </w:tc>
            </w:tr>
            <w:tr w:rsidR="00724FE8" w:rsidRPr="006145DB" w14:paraId="77BF3721" w14:textId="77777777" w:rsidTr="001A551D">
              <w:trPr>
                <w:jc w:val="center"/>
              </w:trPr>
              <w:tc>
                <w:tcPr>
                  <w:tcW w:w="3610" w:type="dxa"/>
                </w:tcPr>
                <w:p w14:paraId="55F74C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Tunjuelito</w:t>
                  </w:r>
                </w:p>
              </w:tc>
              <w:tc>
                <w:tcPr>
                  <w:tcW w:w="4957" w:type="dxa"/>
                </w:tcPr>
                <w:p w14:paraId="0B31275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47 A sur N.º 53 B - 27, Venecia</w:t>
                  </w:r>
                </w:p>
              </w:tc>
            </w:tr>
            <w:tr w:rsidR="00724FE8" w:rsidRPr="006145DB" w14:paraId="2F0891E0" w14:textId="77777777" w:rsidTr="001A551D">
              <w:trPr>
                <w:jc w:val="center"/>
              </w:trPr>
              <w:tc>
                <w:tcPr>
                  <w:tcW w:w="3610" w:type="dxa"/>
                </w:tcPr>
                <w:p w14:paraId="7DB2D6D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Usaquén</w:t>
                  </w:r>
                </w:p>
              </w:tc>
              <w:tc>
                <w:tcPr>
                  <w:tcW w:w="4957" w:type="dxa"/>
                </w:tcPr>
                <w:p w14:paraId="50E9A91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165 No. 7-38 Servita</w:t>
                  </w:r>
                </w:p>
              </w:tc>
            </w:tr>
            <w:tr w:rsidR="00724FE8" w:rsidRPr="006145DB" w14:paraId="0D62CCE6" w14:textId="77777777" w:rsidTr="001A551D">
              <w:trPr>
                <w:jc w:val="center"/>
              </w:trPr>
              <w:tc>
                <w:tcPr>
                  <w:tcW w:w="3610" w:type="dxa"/>
                </w:tcPr>
                <w:p w14:paraId="76D112E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Usme_Sumapaz</w:t>
                  </w:r>
                </w:p>
              </w:tc>
              <w:tc>
                <w:tcPr>
                  <w:tcW w:w="4957" w:type="dxa"/>
                </w:tcPr>
                <w:p w14:paraId="4DCEB0D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91sur No. 4C- 26 este</w:t>
                  </w:r>
                </w:p>
              </w:tc>
            </w:tr>
            <w:tr w:rsidR="00724FE8" w:rsidRPr="006145DB" w14:paraId="23D1E34B" w14:textId="77777777" w:rsidTr="000F7EF9">
              <w:trPr>
                <w:jc w:val="center"/>
              </w:trPr>
              <w:tc>
                <w:tcPr>
                  <w:tcW w:w="8567" w:type="dxa"/>
                  <w:gridSpan w:val="2"/>
                  <w:shd w:val="clear" w:color="auto" w:fill="F2F2F2" w:themeFill="background1" w:themeFillShade="F2"/>
                </w:tcPr>
                <w:p w14:paraId="225B4E27"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shd w:val="clear" w:color="auto" w:fill="E7E6E6" w:themeFill="background2"/>
                      <w:lang w:eastAsia="es-CO"/>
                    </w:rPr>
                    <w:t>Ubicados en Centros de Desarrollo Comunitario</w:t>
                  </w:r>
                  <w:r w:rsidRPr="006145DB">
                    <w:rPr>
                      <w:rFonts w:eastAsia="Times New Roman" w:cs="Arial"/>
                      <w:color w:val="000000"/>
                      <w:sz w:val="20"/>
                      <w:szCs w:val="20"/>
                      <w:lang w:eastAsia="es-CO"/>
                    </w:rPr>
                    <w:t xml:space="preserve"> (CDC)</w:t>
                  </w:r>
                </w:p>
              </w:tc>
            </w:tr>
            <w:tr w:rsidR="00724FE8" w:rsidRPr="006145DB" w14:paraId="011D704A" w14:textId="77777777" w:rsidTr="001A551D">
              <w:trPr>
                <w:jc w:val="center"/>
              </w:trPr>
              <w:tc>
                <w:tcPr>
                  <w:tcW w:w="3610" w:type="dxa"/>
                </w:tcPr>
                <w:p w14:paraId="460985C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Bosa Porvenir</w:t>
                  </w:r>
                </w:p>
              </w:tc>
              <w:tc>
                <w:tcPr>
                  <w:tcW w:w="4957" w:type="dxa"/>
                </w:tcPr>
                <w:p w14:paraId="765DA2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100 #52 - 24, SUR</w:t>
                  </w:r>
                </w:p>
              </w:tc>
            </w:tr>
            <w:tr w:rsidR="00724FE8" w:rsidRPr="006145DB" w14:paraId="59B68400" w14:textId="77777777" w:rsidTr="001A551D">
              <w:trPr>
                <w:jc w:val="center"/>
              </w:trPr>
              <w:tc>
                <w:tcPr>
                  <w:tcW w:w="3610" w:type="dxa"/>
                </w:tcPr>
                <w:p w14:paraId="61696BA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Bellavista</w:t>
                  </w:r>
                </w:p>
              </w:tc>
              <w:tc>
                <w:tcPr>
                  <w:tcW w:w="4957" w:type="dxa"/>
                </w:tcPr>
                <w:p w14:paraId="2454867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000000"/>
                      <w:sz w:val="20"/>
                      <w:szCs w:val="20"/>
                      <w:lang w:eastAsia="es-CO"/>
                    </w:rPr>
                    <w:t>Carrera 38 Sur No 94C-29</w:t>
                  </w:r>
                </w:p>
              </w:tc>
            </w:tr>
            <w:tr w:rsidR="00724FE8" w:rsidRPr="006145DB" w14:paraId="12B6818A" w14:textId="77777777" w:rsidTr="001A551D">
              <w:trPr>
                <w:jc w:val="center"/>
              </w:trPr>
              <w:tc>
                <w:tcPr>
                  <w:tcW w:w="3610" w:type="dxa"/>
                </w:tcPr>
                <w:p w14:paraId="49F2E3D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Britalia</w:t>
                  </w:r>
                </w:p>
              </w:tc>
              <w:tc>
                <w:tcPr>
                  <w:tcW w:w="4957" w:type="dxa"/>
                  <w:vAlign w:val="bottom"/>
                </w:tcPr>
                <w:p w14:paraId="061C9CC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242424"/>
                      <w:sz w:val="20"/>
                      <w:szCs w:val="20"/>
                      <w:lang w:eastAsia="es-CO"/>
                    </w:rPr>
                    <w:t>Carrera 80 # 43- 43 Sur</w:t>
                  </w:r>
                </w:p>
              </w:tc>
            </w:tr>
            <w:tr w:rsidR="00724FE8" w:rsidRPr="006145DB" w14:paraId="1B7732B6" w14:textId="77777777" w:rsidTr="000F7EF9">
              <w:trPr>
                <w:jc w:val="center"/>
              </w:trPr>
              <w:tc>
                <w:tcPr>
                  <w:tcW w:w="8567" w:type="dxa"/>
                  <w:gridSpan w:val="2"/>
                  <w:shd w:val="clear" w:color="auto" w:fill="F2F2F2" w:themeFill="background1" w:themeFillShade="F2"/>
                </w:tcPr>
                <w:p w14:paraId="7E945469" w14:textId="77777777" w:rsidR="00724FE8" w:rsidRPr="006145DB" w:rsidRDefault="00724FE8" w:rsidP="005B435E">
                  <w:pPr>
                    <w:jc w:val="center"/>
                    <w:rPr>
                      <w:rFonts w:eastAsia="Times New Roman" w:cs="Arial"/>
                      <w:bCs/>
                      <w:sz w:val="20"/>
                      <w:szCs w:val="20"/>
                      <w:lang w:eastAsia="es-CO"/>
                    </w:rPr>
                  </w:pPr>
                  <w:r w:rsidRPr="006145DB">
                    <w:rPr>
                      <w:rFonts w:eastAsia="Times New Roman" w:cs="Arial"/>
                      <w:color w:val="000000"/>
                      <w:sz w:val="20"/>
                      <w:szCs w:val="20"/>
                      <w:lang w:eastAsia="es-CO"/>
                    </w:rPr>
                    <w:t>Ubicados en la Red CADE (Centros de Atención Distrital Especializados</w:t>
                  </w:r>
                  <w:r w:rsidRPr="006145DB">
                    <w:rPr>
                      <w:rFonts w:eastAsia="Times New Roman" w:cs="Arial"/>
                      <w:b/>
                      <w:bCs/>
                      <w:color w:val="000000"/>
                      <w:sz w:val="20"/>
                      <w:szCs w:val="20"/>
                      <w:lang w:eastAsia="es-CO"/>
                    </w:rPr>
                    <w:t>)</w:t>
                  </w:r>
                </w:p>
              </w:tc>
            </w:tr>
            <w:tr w:rsidR="00724FE8" w:rsidRPr="006145DB" w14:paraId="55276A53" w14:textId="77777777" w:rsidTr="001A551D">
              <w:trPr>
                <w:jc w:val="center"/>
              </w:trPr>
              <w:tc>
                <w:tcPr>
                  <w:tcW w:w="3610" w:type="dxa"/>
                </w:tcPr>
                <w:p w14:paraId="46E13F9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CAD</w:t>
                  </w:r>
                </w:p>
              </w:tc>
              <w:tc>
                <w:tcPr>
                  <w:tcW w:w="4957" w:type="dxa"/>
                  <w:vAlign w:val="bottom"/>
                </w:tcPr>
                <w:p w14:paraId="4A525F8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Carrera 30 #25-90 Torre B</w:t>
                  </w:r>
                </w:p>
              </w:tc>
            </w:tr>
            <w:tr w:rsidR="00724FE8" w:rsidRPr="006145DB" w14:paraId="60A347BB" w14:textId="77777777" w:rsidTr="001A551D">
              <w:trPr>
                <w:jc w:val="center"/>
              </w:trPr>
              <w:tc>
                <w:tcPr>
                  <w:tcW w:w="3610" w:type="dxa"/>
                </w:tcPr>
                <w:p w14:paraId="6426D96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Engativá</w:t>
                  </w:r>
                </w:p>
              </w:tc>
              <w:tc>
                <w:tcPr>
                  <w:tcW w:w="4957" w:type="dxa"/>
                  <w:vAlign w:val="bottom"/>
                </w:tcPr>
                <w:p w14:paraId="416F29C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Tv. 113b #66-54</w:t>
                  </w:r>
                </w:p>
              </w:tc>
            </w:tr>
            <w:tr w:rsidR="00724FE8" w:rsidRPr="006145DB" w14:paraId="573A1F8E" w14:textId="77777777" w:rsidTr="001A551D">
              <w:trPr>
                <w:jc w:val="center"/>
              </w:trPr>
              <w:tc>
                <w:tcPr>
                  <w:tcW w:w="3610" w:type="dxa"/>
                </w:tcPr>
                <w:p w14:paraId="7303BBD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Manitas</w:t>
                  </w:r>
                </w:p>
              </w:tc>
              <w:tc>
                <w:tcPr>
                  <w:tcW w:w="4957" w:type="dxa"/>
                  <w:vAlign w:val="bottom"/>
                </w:tcPr>
                <w:p w14:paraId="714AA21D"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18L # 70B-50 SUR</w:t>
                  </w:r>
                </w:p>
              </w:tc>
            </w:tr>
            <w:tr w:rsidR="00724FE8" w:rsidRPr="006145DB" w14:paraId="51B1176C" w14:textId="77777777" w:rsidTr="001A551D">
              <w:trPr>
                <w:jc w:val="center"/>
              </w:trPr>
              <w:tc>
                <w:tcPr>
                  <w:tcW w:w="3610" w:type="dxa"/>
                </w:tcPr>
                <w:p w14:paraId="6BD96F8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SIAC - SuperCade Suba </w:t>
                  </w:r>
                </w:p>
              </w:tc>
              <w:tc>
                <w:tcPr>
                  <w:tcW w:w="4957" w:type="dxa"/>
                  <w:vAlign w:val="bottom"/>
                </w:tcPr>
                <w:p w14:paraId="0F97E8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474747"/>
                      <w:sz w:val="20"/>
                      <w:szCs w:val="20"/>
                      <w:lang w:eastAsia="es-CO"/>
                    </w:rPr>
                    <w:t>Avenida Carrera 145 #103B - 90</w:t>
                  </w:r>
                </w:p>
              </w:tc>
            </w:tr>
            <w:tr w:rsidR="00724FE8" w:rsidRPr="006145DB" w14:paraId="2C2B487A" w14:textId="77777777" w:rsidTr="001A551D">
              <w:trPr>
                <w:jc w:val="center"/>
              </w:trPr>
              <w:tc>
                <w:tcPr>
                  <w:tcW w:w="3610" w:type="dxa"/>
                </w:tcPr>
                <w:p w14:paraId="11DC777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Yomasa</w:t>
                  </w:r>
                </w:p>
              </w:tc>
              <w:tc>
                <w:tcPr>
                  <w:tcW w:w="4957" w:type="dxa"/>
                  <w:vAlign w:val="bottom"/>
                </w:tcPr>
                <w:p w14:paraId="51E07D14" w14:textId="77777777" w:rsidR="00724FE8" w:rsidRPr="006145DB" w:rsidRDefault="00724FE8" w:rsidP="005B435E">
                  <w:pPr>
                    <w:rPr>
                      <w:rFonts w:eastAsia="Times New Roman" w:cs="Arial"/>
                      <w:color w:val="474747"/>
                      <w:sz w:val="20"/>
                      <w:szCs w:val="20"/>
                      <w:lang w:eastAsia="es-CO"/>
                    </w:rPr>
                  </w:pPr>
                  <w:r w:rsidRPr="006145DB">
                    <w:rPr>
                      <w:rFonts w:eastAsia="Times New Roman" w:cs="Arial"/>
                      <w:color w:val="474747"/>
                      <w:sz w:val="20"/>
                      <w:szCs w:val="20"/>
                      <w:lang w:eastAsia="es-CO"/>
                    </w:rPr>
                    <w:t>Calle 78 Sur # 14 - 55</w:t>
                  </w:r>
                </w:p>
              </w:tc>
            </w:tr>
          </w:tbl>
          <w:p w14:paraId="52F046F9" w14:textId="77777777" w:rsidR="009216E8" w:rsidRPr="00105D17" w:rsidRDefault="009216E8" w:rsidP="005B435E">
            <w:pPr>
              <w:pStyle w:val="Ttulo1"/>
              <w:rPr>
                <w:sz w:val="20"/>
                <w:szCs w:val="20"/>
                <w:lang w:eastAsia="es-CO"/>
              </w:rPr>
            </w:pPr>
          </w:p>
          <w:p w14:paraId="6A1F8BC7" w14:textId="77777777" w:rsidR="00724FE8" w:rsidRPr="006145DB" w:rsidRDefault="00724FE8">
            <w:pPr>
              <w:pStyle w:val="Prrafodelista"/>
              <w:numPr>
                <w:ilvl w:val="0"/>
                <w:numId w:val="121"/>
              </w:numPr>
              <w:spacing w:line="240" w:lineRule="auto"/>
              <w:ind w:left="351"/>
              <w:jc w:val="both"/>
              <w:rPr>
                <w:rFonts w:cs="Arial"/>
                <w:bCs/>
                <w:color w:val="000000" w:themeColor="text1"/>
                <w:sz w:val="20"/>
                <w:szCs w:val="20"/>
              </w:rPr>
            </w:pPr>
            <w:r w:rsidRPr="006145DB">
              <w:rPr>
                <w:rFonts w:cs="Arial"/>
                <w:bCs/>
                <w:color w:val="000000" w:themeColor="text1"/>
                <w:sz w:val="20"/>
                <w:szCs w:val="20"/>
              </w:rPr>
              <w:t xml:space="preserve">Sitios Oficiales de Radicación </w:t>
            </w:r>
          </w:p>
          <w:p w14:paraId="57423F5D" w14:textId="77777777" w:rsidR="00724FE8" w:rsidRPr="006145DB" w:rsidRDefault="00724FE8" w:rsidP="005B435E">
            <w:pPr>
              <w:pStyle w:val="Prrafodelista"/>
              <w:spacing w:line="240" w:lineRule="auto"/>
              <w:jc w:val="both"/>
              <w:rPr>
                <w:rFonts w:cs="Arial"/>
                <w:b/>
                <w:color w:val="000000" w:themeColor="text1"/>
                <w:sz w:val="20"/>
                <w:szCs w:val="20"/>
              </w:rPr>
            </w:pPr>
          </w:p>
          <w:p w14:paraId="2385A61C"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5942330C"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1F975916" w14:textId="4F53DC0E"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punto de Sitios</w:t>
            </w:r>
            <w:r w:rsidRPr="006145DB">
              <w:rPr>
                <w:rFonts w:cs="Arial"/>
                <w:b/>
                <w:color w:val="000000" w:themeColor="text1"/>
                <w:sz w:val="20"/>
                <w:szCs w:val="20"/>
              </w:rPr>
              <w:t xml:space="preserve"> </w:t>
            </w:r>
            <w:r w:rsidRPr="006145DB">
              <w:rPr>
                <w:rFonts w:eastAsia="Times New Roman" w:cs="Arial"/>
                <w:bCs/>
                <w:sz w:val="20"/>
                <w:szCs w:val="20"/>
                <w:lang w:val="es-MX" w:eastAsia="es-CO"/>
              </w:rPr>
              <w:t>Oficiales de Radicación.</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0C416C39" w14:textId="77777777" w:rsidR="00724FE8" w:rsidRPr="006145DB" w:rsidRDefault="00724FE8" w:rsidP="005B435E">
            <w:pPr>
              <w:pStyle w:val="Prrafodelista"/>
              <w:spacing w:after="0" w:line="240" w:lineRule="auto"/>
              <w:ind w:left="1440"/>
              <w:jc w:val="both"/>
              <w:rPr>
                <w:rFonts w:eastAsia="Times New Roman" w:cs="Arial"/>
                <w:bCs/>
                <w:sz w:val="20"/>
                <w:szCs w:val="20"/>
                <w:lang w:val="es-MX" w:eastAsia="es-CO"/>
              </w:rPr>
            </w:pPr>
          </w:p>
          <w:p w14:paraId="44E18845"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Buzones de Sugerencias</w:t>
            </w:r>
          </w:p>
          <w:p w14:paraId="1B35966F" w14:textId="77777777" w:rsidR="00724FE8" w:rsidRPr="006145DB" w:rsidRDefault="00724FE8" w:rsidP="005B435E">
            <w:pPr>
              <w:pStyle w:val="Prrafodelista"/>
              <w:spacing w:line="240" w:lineRule="auto"/>
              <w:jc w:val="both"/>
              <w:rPr>
                <w:rFonts w:cs="Arial"/>
                <w:b/>
                <w:color w:val="000000" w:themeColor="text1"/>
                <w:sz w:val="20"/>
                <w:szCs w:val="20"/>
              </w:rPr>
            </w:pPr>
          </w:p>
          <w:p w14:paraId="71D8F238"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2AD13CA4" w14:textId="777D6CA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38102171"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5DDFB8ED" w14:textId="259C47DB" w:rsidR="00724FE8"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Unidades Operativas de la Secretar</w:t>
            </w:r>
            <w:r w:rsidR="00105D17">
              <w:rPr>
                <w:rFonts w:eastAsia="Times New Roman" w:cs="Arial"/>
                <w:bCs/>
                <w:sz w:val="20"/>
                <w:szCs w:val="20"/>
                <w:lang w:val="es-MX" w:eastAsia="es-CO"/>
              </w:rPr>
              <w:t>ía</w:t>
            </w:r>
            <w:r w:rsidRPr="006145DB">
              <w:rPr>
                <w:rFonts w:eastAsia="Times New Roman" w:cs="Arial"/>
                <w:bCs/>
                <w:sz w:val="20"/>
                <w:szCs w:val="20"/>
                <w:lang w:val="es-MX" w:eastAsia="es-CO"/>
              </w:rPr>
              <w:t xml:space="preserve"> Distrital de Integración Social (SDIS),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5 </w:t>
            </w:r>
            <w:r w:rsidR="00105D17">
              <w:rPr>
                <w:rFonts w:eastAsia="Times New Roman" w:cs="Arial"/>
                <w:bCs/>
                <w:i/>
                <w:sz w:val="20"/>
                <w:szCs w:val="20"/>
                <w:lang w:val="es-MX" w:eastAsia="es-CO"/>
              </w:rPr>
              <w:t>u</w:t>
            </w:r>
            <w:r w:rsidRPr="006145DB">
              <w:rPr>
                <w:rFonts w:eastAsia="Times New Roman" w:cs="Arial"/>
                <w:bCs/>
                <w:i/>
                <w:sz w:val="20"/>
                <w:szCs w:val="20"/>
                <w:lang w:val="es-MX" w:eastAsia="es-CO"/>
              </w:rPr>
              <w:t xml:space="preserve">nidades </w:t>
            </w:r>
            <w:r w:rsidR="00105D17">
              <w:rPr>
                <w:rFonts w:eastAsia="Times New Roman" w:cs="Arial"/>
                <w:bCs/>
                <w:i/>
                <w:sz w:val="20"/>
                <w:szCs w:val="20"/>
                <w:lang w:val="es-MX" w:eastAsia="es-CO"/>
              </w:rPr>
              <w:t>o</w:t>
            </w:r>
            <w:r w:rsidRPr="006145DB">
              <w:rPr>
                <w:rFonts w:eastAsia="Times New Roman" w:cs="Arial"/>
                <w:bCs/>
                <w:i/>
                <w:sz w:val="20"/>
                <w:szCs w:val="20"/>
                <w:lang w:val="es-MX" w:eastAsia="es-CO"/>
              </w:rPr>
              <w:t>perativas (Descargue el documento en formato Excel)</w:t>
            </w:r>
            <w:r w:rsidRPr="006145DB">
              <w:rPr>
                <w:rFonts w:eastAsia="Times New Roman" w:cs="Arial"/>
                <w:bCs/>
                <w:sz w:val="20"/>
                <w:szCs w:val="20"/>
                <w:lang w:val="es-MX" w:eastAsia="es-CO"/>
              </w:rPr>
              <w:t xml:space="preserve">.  </w:t>
            </w:r>
          </w:p>
          <w:p w14:paraId="1C180B2D" w14:textId="77777777" w:rsidR="00105D17" w:rsidRPr="00105D17" w:rsidRDefault="00105D17" w:rsidP="00105D17">
            <w:pPr>
              <w:spacing w:after="0" w:line="240" w:lineRule="auto"/>
              <w:jc w:val="both"/>
              <w:rPr>
                <w:rFonts w:eastAsia="Times New Roman" w:cs="Arial"/>
                <w:bCs/>
                <w:sz w:val="20"/>
                <w:szCs w:val="20"/>
                <w:lang w:val="es-MX" w:eastAsia="es-CO"/>
              </w:rPr>
            </w:pPr>
          </w:p>
          <w:p w14:paraId="5326B1CE"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Ferias de Servicio</w:t>
            </w:r>
          </w:p>
          <w:p w14:paraId="78821E02" w14:textId="77777777" w:rsidR="008A2B10" w:rsidRPr="006145DB" w:rsidRDefault="008A2B10" w:rsidP="008A2B10">
            <w:pPr>
              <w:pStyle w:val="Prrafodelista"/>
              <w:spacing w:after="0" w:line="240" w:lineRule="auto"/>
              <w:ind w:left="351"/>
              <w:jc w:val="both"/>
              <w:rPr>
                <w:rFonts w:cs="Arial"/>
                <w:bCs/>
                <w:color w:val="000000" w:themeColor="text1"/>
                <w:sz w:val="20"/>
                <w:szCs w:val="20"/>
              </w:rPr>
            </w:pPr>
          </w:p>
          <w:p w14:paraId="0E8005FA" w14:textId="2955BF21" w:rsidR="00724FE8" w:rsidRPr="006145DB" w:rsidRDefault="00724FE8">
            <w:pPr>
              <w:pStyle w:val="NormalWeb"/>
              <w:numPr>
                <w:ilvl w:val="0"/>
                <w:numId w:val="123"/>
              </w:numPr>
              <w:spacing w:before="0" w:beforeAutospacing="0" w:after="0" w:afterAutospacing="0"/>
              <w:ind w:left="634"/>
              <w:jc w:val="both"/>
              <w:rPr>
                <w:rFonts w:ascii="Arial" w:hAnsi="Arial" w:cs="Arial"/>
                <w:sz w:val="20"/>
                <w:szCs w:val="20"/>
              </w:rPr>
            </w:pPr>
            <w:r w:rsidRPr="006145DB">
              <w:rPr>
                <w:rFonts w:ascii="Arial" w:hAnsi="Arial" w:cs="Arial"/>
                <w:sz w:val="20"/>
                <w:szCs w:val="20"/>
              </w:rPr>
              <w:t>Las ferias de servicio constituyen un canal de interacción ciudadana orientado a acercar la oferta social de la Entidad a las comunidades, especialmente aquellas en condición de vulnerabilidad; a través de las cuales la Secretar</w:t>
            </w:r>
            <w:r w:rsidR="009216E8" w:rsidRPr="006145DB">
              <w:rPr>
                <w:rFonts w:ascii="Arial" w:hAnsi="Arial" w:cs="Arial"/>
                <w:sz w:val="20"/>
                <w:szCs w:val="20"/>
              </w:rPr>
              <w:t>í</w:t>
            </w:r>
            <w:r w:rsidRPr="006145DB">
              <w:rPr>
                <w:rFonts w:ascii="Arial" w:hAnsi="Arial" w:cs="Arial"/>
                <w:sz w:val="20"/>
                <w:szCs w:val="20"/>
              </w:rPr>
              <w:t>a Distrital de Integración Social articula sus programas y servicios con la ciudadanía de manera directa en el territorio, promoviendo la participación activa, la escucha de necesidades y la construcción de soluciones conjuntas.</w:t>
            </w:r>
          </w:p>
        </w:tc>
      </w:tr>
      <w:tr w:rsidR="00724FE8" w:rsidRPr="006145DB" w14:paraId="590537D0" w14:textId="77777777" w:rsidTr="001A551D">
        <w:trPr>
          <w:trHeight w:val="718"/>
          <w:jc w:val="center"/>
        </w:trPr>
        <w:tc>
          <w:tcPr>
            <w:tcW w:w="0" w:type="auto"/>
            <w:vAlign w:val="center"/>
            <w:hideMark/>
          </w:tcPr>
          <w:p w14:paraId="79E4C0C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TELEFÓNICO </w:t>
            </w:r>
          </w:p>
          <w:p w14:paraId="57C4E96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83B4DDE"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Style w:val="normaltextrun"/>
                <w:rFonts w:ascii="Arial" w:hAnsi="Arial" w:cs="Arial"/>
                <w:bCs/>
                <w:sz w:val="20"/>
                <w:szCs w:val="20"/>
                <w:lang w:val="es-ES"/>
              </w:rPr>
              <w:t>El canal telefónico es el medio que permite la interacción bidireccional en tiempo real con la ciudadanía y el agente telefónico de la Entidad, mediante el cual se puede consultar información sobre la oferta institucional y registro de peticiones ciudadanas.</w:t>
            </w:r>
          </w:p>
          <w:p w14:paraId="562706A1"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236252E" w14:textId="77777777" w:rsidR="00724FE8" w:rsidRPr="006145DB" w:rsidRDefault="00724FE8">
            <w:pPr>
              <w:pStyle w:val="paragraph"/>
              <w:numPr>
                <w:ilvl w:val="0"/>
                <w:numId w:val="120"/>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de atención ciudadana (601) 3808330</w:t>
            </w:r>
          </w:p>
          <w:p w14:paraId="623D359E"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Cs/>
                <w:sz w:val="20"/>
                <w:szCs w:val="20"/>
                <w:lang w:val="es-ES"/>
              </w:rPr>
            </w:pPr>
          </w:p>
          <w:p w14:paraId="613EDB6B"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1: información de los servicios sociales de la SDIS</w:t>
            </w:r>
          </w:p>
          <w:p w14:paraId="43747CBA"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2: PQRS</w:t>
            </w:r>
          </w:p>
          <w:p w14:paraId="66E1B1C7"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3: presuntos hechos de corrupción.</w:t>
            </w:r>
          </w:p>
          <w:p w14:paraId="7B6E00B2"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4: Comunicarse con una subdirección local</w:t>
            </w:r>
          </w:p>
          <w:p w14:paraId="461DB1F6"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5: Habitabilidad en calle</w:t>
            </w:r>
          </w:p>
          <w:p w14:paraId="7C410999" w14:textId="77777777" w:rsidR="00724FE8" w:rsidRPr="006145DB" w:rsidRDefault="00724FE8">
            <w:pPr>
              <w:pStyle w:val="paragraph"/>
              <w:numPr>
                <w:ilvl w:val="0"/>
                <w:numId w:val="124"/>
              </w:numPr>
              <w:spacing w:before="0" w:beforeAutospacing="0" w:after="0" w:afterAutospacing="0"/>
              <w:ind w:left="776"/>
              <w:jc w:val="both"/>
              <w:textAlignment w:val="baseline"/>
              <w:rPr>
                <w:rStyle w:val="normaltextrun"/>
                <w:rFonts w:ascii="Arial" w:hAnsi="Arial" w:cs="Arial"/>
                <w:bCs/>
                <w:sz w:val="20"/>
                <w:szCs w:val="20"/>
              </w:rPr>
            </w:pPr>
            <w:r w:rsidRPr="006145DB">
              <w:rPr>
                <w:rStyle w:val="normaltextrun"/>
                <w:rFonts w:ascii="Arial" w:hAnsi="Arial" w:cs="Arial"/>
                <w:bCs/>
                <w:sz w:val="20"/>
                <w:szCs w:val="20"/>
                <w:lang w:val="es-ES"/>
              </w:rPr>
              <w:t>Opción 6. Ingreso Mínimo Garantizado IMG</w:t>
            </w:r>
          </w:p>
          <w:p w14:paraId="661A2D9D" w14:textId="77777777" w:rsidR="00724FE8" w:rsidRPr="006145DB" w:rsidRDefault="00724FE8" w:rsidP="005B435E">
            <w:pPr>
              <w:pStyle w:val="paragraph"/>
              <w:spacing w:before="0" w:beforeAutospacing="0" w:after="0" w:afterAutospacing="0"/>
              <w:ind w:left="1440"/>
              <w:jc w:val="both"/>
              <w:textAlignment w:val="baseline"/>
              <w:rPr>
                <w:rFonts w:ascii="Arial" w:hAnsi="Arial" w:cs="Arial"/>
                <w:bCs/>
                <w:sz w:val="20"/>
                <w:szCs w:val="20"/>
              </w:rPr>
            </w:pPr>
          </w:p>
          <w:p w14:paraId="1554C3C5" w14:textId="77777777" w:rsidR="00724FE8" w:rsidRPr="006145DB" w:rsidRDefault="00724FE8">
            <w:pPr>
              <w:pStyle w:val="paragraph"/>
              <w:numPr>
                <w:ilvl w:val="0"/>
                <w:numId w:val="125"/>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gratuita de atención ciudadana 01 8000 127 007</w:t>
            </w:r>
          </w:p>
          <w:p w14:paraId="0D037752" w14:textId="735AFDA7" w:rsidR="00724FE8" w:rsidRPr="006145DB" w:rsidRDefault="00724FE8">
            <w:pPr>
              <w:pStyle w:val="paragraph"/>
              <w:numPr>
                <w:ilvl w:val="0"/>
                <w:numId w:val="125"/>
              </w:numPr>
              <w:spacing w:before="0" w:beforeAutospacing="0" w:after="0" w:afterAutospacing="0"/>
              <w:ind w:left="351"/>
              <w:jc w:val="both"/>
              <w:textAlignment w:val="baseline"/>
              <w:rPr>
                <w:rFonts w:ascii="Arial" w:eastAsiaTheme="majorEastAsia" w:hAnsi="Arial" w:cs="Arial"/>
                <w:sz w:val="20"/>
                <w:szCs w:val="20"/>
                <w:lang w:val="es-ES"/>
              </w:rPr>
            </w:pPr>
            <w:r w:rsidRPr="006145DB">
              <w:rPr>
                <w:rStyle w:val="normaltextrun"/>
                <w:rFonts w:ascii="Arial" w:hAnsi="Arial" w:cs="Arial"/>
                <w:sz w:val="20"/>
                <w:szCs w:val="20"/>
                <w:lang w:val="es-ES"/>
              </w:rPr>
              <w:t>Línea 195 Centro de Contacto Distrital</w:t>
            </w:r>
          </w:p>
        </w:tc>
      </w:tr>
      <w:tr w:rsidR="00724FE8" w:rsidRPr="006145DB" w14:paraId="544BEDB3" w14:textId="77777777" w:rsidTr="001A551D">
        <w:trPr>
          <w:trHeight w:val="607"/>
          <w:jc w:val="center"/>
        </w:trPr>
        <w:tc>
          <w:tcPr>
            <w:tcW w:w="0" w:type="auto"/>
            <w:vAlign w:val="center"/>
          </w:tcPr>
          <w:p w14:paraId="383B1B27" w14:textId="69578A48"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VIRTUAL </w:t>
            </w:r>
          </w:p>
          <w:p w14:paraId="4E8D72EB"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7E93B7"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Fonts w:ascii="Arial" w:hAnsi="Arial" w:cs="Arial"/>
                <w:color w:val="000000" w:themeColor="text1"/>
                <w:sz w:val="20"/>
                <w:szCs w:val="20"/>
              </w:rPr>
              <w:t>El canal virtual es un canal de atención a la ciudadanía que se apoya de las Tecnologías de la Información y la Comunicación, TIC, en el que se puede obtener información, realizar trámites, presentar derechos de petición.</w:t>
            </w:r>
            <w:r w:rsidRPr="006145DB">
              <w:rPr>
                <w:rStyle w:val="normaltextrun"/>
                <w:rFonts w:ascii="Arial" w:hAnsi="Arial" w:cs="Arial"/>
                <w:bCs/>
                <w:sz w:val="20"/>
                <w:szCs w:val="20"/>
                <w:lang w:val="es-ES"/>
              </w:rPr>
              <w:t xml:space="preserve"> </w:t>
            </w:r>
          </w:p>
          <w:p w14:paraId="6C556A84"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E445F6" w14:textId="77777777" w:rsidR="00724FE8" w:rsidRPr="006145DB" w:rsidRDefault="00724FE8">
            <w:pPr>
              <w:pStyle w:val="paragraph"/>
              <w:numPr>
                <w:ilvl w:val="0"/>
                <w:numId w:val="126"/>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Página Web</w:t>
            </w:r>
          </w:p>
          <w:p w14:paraId="075CB986" w14:textId="77777777" w:rsidR="00724FE8" w:rsidRPr="006145DB" w:rsidRDefault="00724FE8" w:rsidP="005B435E">
            <w:pPr>
              <w:pStyle w:val="paragraph"/>
              <w:spacing w:before="0" w:beforeAutospacing="0" w:after="0" w:afterAutospacing="0"/>
              <w:jc w:val="both"/>
              <w:textAlignment w:val="baseline"/>
              <w:rPr>
                <w:rFonts w:ascii="Arial" w:hAnsi="Arial" w:cs="Arial"/>
                <w:bCs/>
                <w:sz w:val="20"/>
                <w:szCs w:val="20"/>
              </w:rPr>
            </w:pPr>
          </w:p>
          <w:p w14:paraId="0B460447"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eastAsiaTheme="minorHAnsi" w:hAnsi="Arial" w:cs="Arial"/>
                <w:color w:val="0070C0"/>
                <w:sz w:val="20"/>
                <w:lang w:eastAsia="en-US"/>
              </w:rPr>
            </w:pPr>
            <w:r w:rsidRPr="006145DB">
              <w:rPr>
                <w:rStyle w:val="normaltextrun"/>
                <w:rFonts w:ascii="Arial" w:hAnsi="Arial" w:cs="Arial"/>
                <w:bCs/>
                <w:sz w:val="20"/>
                <w:szCs w:val="20"/>
                <w:lang w:val="es-ES"/>
              </w:rPr>
              <w:t xml:space="preserve">Página web de la SDIS: </w:t>
            </w:r>
            <w:hyperlink r:id="rId8" w:tgtFrame="_blank" w:history="1">
              <w:r w:rsidRPr="006145DB">
                <w:rPr>
                  <w:rStyle w:val="Hipervnculo"/>
                  <w:rFonts w:ascii="Arial" w:eastAsiaTheme="minorHAnsi" w:hAnsi="Arial" w:cs="Arial"/>
                  <w:color w:val="0070C0"/>
                  <w:sz w:val="20"/>
                  <w:lang w:eastAsia="en-US"/>
                </w:rPr>
                <w:t>www.integracionsocial.gov.co</w:t>
              </w:r>
            </w:hyperlink>
          </w:p>
          <w:p w14:paraId="181ECCEB"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Sistema Distrital para la Gestión de Peticiones Ciudadanas Bogotá te escucha: (A través de la página web de la SDIS, en el enlace: </w:t>
            </w:r>
            <w:hyperlink r:id="rId9" w:tgtFrame="_blank" w:history="1">
              <w:r w:rsidRPr="006145DB">
                <w:rPr>
                  <w:rStyle w:val="Hipervnculo"/>
                  <w:rFonts w:ascii="Arial" w:eastAsiaTheme="minorHAnsi" w:hAnsi="Arial" w:cs="Arial"/>
                  <w:color w:val="0070C0"/>
                  <w:sz w:val="20"/>
                  <w:lang w:eastAsia="en-US"/>
                </w:rPr>
                <w:t>https://bogota.gov.co/sdqs/</w:t>
              </w:r>
            </w:hyperlink>
            <w:r w:rsidRPr="006145DB">
              <w:rPr>
                <w:rStyle w:val="Hipervnculo"/>
                <w:rFonts w:ascii="Arial" w:eastAsiaTheme="minorHAnsi" w:hAnsi="Arial" w:cs="Arial"/>
                <w:sz w:val="20"/>
                <w:lang w:eastAsia="en-US"/>
              </w:rPr>
              <w:t>)</w:t>
            </w:r>
          </w:p>
          <w:p w14:paraId="70A824E4"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sz w:val="20"/>
                <w:szCs w:val="20"/>
                <w:lang w:val="es-ES"/>
              </w:rPr>
            </w:pPr>
          </w:p>
          <w:p w14:paraId="7D9C30A4"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Correos electrónicos:</w:t>
            </w:r>
          </w:p>
          <w:p w14:paraId="6C03007B" w14:textId="77777777" w:rsidR="00724FE8" w:rsidRPr="006145DB" w:rsidRDefault="00724FE8" w:rsidP="005B435E">
            <w:pPr>
              <w:pStyle w:val="Sinespaciado"/>
              <w:rPr>
                <w:bCs/>
                <w:sz w:val="20"/>
                <w:szCs w:val="20"/>
                <w:lang w:val="es-ES" w:eastAsia="es-CO"/>
              </w:rPr>
            </w:pPr>
          </w:p>
          <w:p w14:paraId="4A366718" w14:textId="77777777" w:rsidR="00724FE8" w:rsidRPr="006145DB" w:rsidRDefault="00724FE8">
            <w:pPr>
              <w:pStyle w:val="Sinespaciado"/>
              <w:numPr>
                <w:ilvl w:val="0"/>
                <w:numId w:val="129"/>
              </w:numPr>
              <w:ind w:left="776"/>
              <w:rPr>
                <w:rStyle w:val="normaltextrun"/>
                <w:bCs/>
                <w:color w:val="0070C0"/>
                <w:sz w:val="20"/>
                <w:szCs w:val="20"/>
              </w:rPr>
            </w:pPr>
            <w:r w:rsidRPr="006145DB">
              <w:rPr>
                <w:rStyle w:val="normaltextrun"/>
                <w:bCs/>
                <w:sz w:val="20"/>
                <w:szCs w:val="20"/>
                <w:lang w:val="es-ES"/>
              </w:rPr>
              <w:t xml:space="preserve">Defensor del ciudadano: </w:t>
            </w:r>
            <w:hyperlink r:id="rId10" w:tgtFrame="_blank" w:history="1">
              <w:r w:rsidRPr="006145DB">
                <w:rPr>
                  <w:rStyle w:val="Hipervnculo"/>
                  <w:color w:val="0070C0"/>
                  <w:sz w:val="20"/>
                </w:rPr>
                <w:t>defensordelaciudadania@sdis.gov.co</w:t>
              </w:r>
            </w:hyperlink>
          </w:p>
          <w:p w14:paraId="241DD9AA" w14:textId="77777777" w:rsidR="00724FE8" w:rsidRPr="006145DB" w:rsidRDefault="00724FE8">
            <w:pPr>
              <w:pStyle w:val="Sinespaciado"/>
              <w:numPr>
                <w:ilvl w:val="0"/>
                <w:numId w:val="129"/>
              </w:numPr>
              <w:ind w:left="776"/>
              <w:rPr>
                <w:bCs/>
                <w:sz w:val="20"/>
                <w:szCs w:val="20"/>
              </w:rPr>
            </w:pPr>
            <w:r w:rsidRPr="006145DB">
              <w:rPr>
                <w:bCs/>
                <w:sz w:val="20"/>
                <w:szCs w:val="20"/>
              </w:rPr>
              <w:t xml:space="preserve">Radicación de correspondencia: </w:t>
            </w:r>
            <w:hyperlink r:id="rId11" w:tgtFrame="_blank" w:history="1">
              <w:r w:rsidRPr="006145DB">
                <w:rPr>
                  <w:rStyle w:val="Hipervnculo"/>
                  <w:color w:val="0070C0"/>
                  <w:sz w:val="20"/>
                </w:rPr>
                <w:t>integracion@sdis.gov.co</w:t>
              </w:r>
            </w:hyperlink>
          </w:p>
          <w:p w14:paraId="28340F59" w14:textId="77777777" w:rsidR="00724FE8" w:rsidRPr="006145DB" w:rsidRDefault="00724FE8" w:rsidP="005B435E">
            <w:pPr>
              <w:pStyle w:val="Sinespaciado"/>
              <w:ind w:left="363"/>
              <w:rPr>
                <w:rStyle w:val="eop"/>
                <w:bCs/>
                <w:sz w:val="20"/>
                <w:szCs w:val="20"/>
              </w:rPr>
            </w:pPr>
          </w:p>
          <w:p w14:paraId="0536FCDA" w14:textId="77777777" w:rsidR="00724FE8" w:rsidRPr="006145DB" w:rsidRDefault="00724FE8">
            <w:pPr>
              <w:pStyle w:val="Sinespaciado"/>
              <w:numPr>
                <w:ilvl w:val="0"/>
                <w:numId w:val="128"/>
              </w:numPr>
              <w:ind w:left="351"/>
              <w:rPr>
                <w:rStyle w:val="normaltextrun"/>
                <w:rFonts w:eastAsia="Times New Roman"/>
                <w:sz w:val="20"/>
                <w:szCs w:val="20"/>
                <w:lang w:val="es-ES" w:eastAsia="es-CO"/>
              </w:rPr>
            </w:pPr>
            <w:r w:rsidRPr="006145DB">
              <w:rPr>
                <w:rStyle w:val="normaltextrun"/>
                <w:rFonts w:eastAsia="Times New Roman"/>
                <w:sz w:val="20"/>
                <w:szCs w:val="20"/>
                <w:lang w:val="es-ES" w:eastAsia="es-CO"/>
              </w:rPr>
              <w:t>Dispuestos para la radicación de notificaciones judiciales y entes de control:</w:t>
            </w:r>
          </w:p>
          <w:p w14:paraId="298EFA42" w14:textId="77777777" w:rsidR="00724FE8" w:rsidRPr="006145DB" w:rsidRDefault="00724FE8" w:rsidP="005B435E">
            <w:pPr>
              <w:pStyle w:val="Sinespaciado"/>
              <w:ind w:left="720"/>
              <w:rPr>
                <w:rStyle w:val="normaltextrun"/>
                <w:rFonts w:eastAsia="Times New Roman"/>
                <w:bCs/>
                <w:sz w:val="20"/>
                <w:szCs w:val="20"/>
                <w:lang w:val="es-ES" w:eastAsia="es-CO"/>
              </w:rPr>
            </w:pPr>
          </w:p>
          <w:p w14:paraId="6D237F41" w14:textId="77777777" w:rsidR="00724FE8" w:rsidRPr="006145DB" w:rsidRDefault="00724FE8">
            <w:pPr>
              <w:pStyle w:val="Sinespaciado"/>
              <w:numPr>
                <w:ilvl w:val="0"/>
                <w:numId w:val="131"/>
              </w:numPr>
              <w:ind w:left="776"/>
              <w:rPr>
                <w:rStyle w:val="Hipervnculo"/>
                <w:sz w:val="20"/>
              </w:rPr>
            </w:pPr>
            <w:r w:rsidRPr="006145DB">
              <w:rPr>
                <w:rStyle w:val="normaltextrun"/>
                <w:bCs/>
                <w:sz w:val="20"/>
                <w:szCs w:val="20"/>
                <w:lang w:val="es-ES"/>
              </w:rPr>
              <w:t xml:space="preserve">Para notificaciones judiciales: </w:t>
            </w:r>
            <w:hyperlink r:id="rId12" w:tgtFrame="_blank" w:history="1">
              <w:r w:rsidRPr="006145DB">
                <w:rPr>
                  <w:rStyle w:val="Hipervnculo"/>
                  <w:color w:val="0070C0"/>
                  <w:sz w:val="20"/>
                </w:rPr>
                <w:t>notificacionesjudiciales@sdis.gov.co</w:t>
              </w:r>
            </w:hyperlink>
          </w:p>
          <w:p w14:paraId="05D5D32F" w14:textId="77777777" w:rsidR="00724FE8" w:rsidRPr="006145DB" w:rsidRDefault="00724FE8">
            <w:pPr>
              <w:pStyle w:val="paragraph"/>
              <w:numPr>
                <w:ilvl w:val="0"/>
                <w:numId w:val="130"/>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Para organismos de control: </w:t>
            </w:r>
            <w:hyperlink r:id="rId13" w:tgtFrame="_blank" w:history="1">
              <w:r w:rsidRPr="006145DB">
                <w:rPr>
                  <w:rStyle w:val="Hipervnculo"/>
                  <w:rFonts w:ascii="Arial" w:hAnsi="Arial" w:cs="Arial"/>
                  <w:color w:val="0070C0"/>
                  <w:sz w:val="20"/>
                </w:rPr>
                <w:t>buzonsinproc@sdis.gov.co</w:t>
              </w:r>
            </w:hyperlink>
          </w:p>
          <w:p w14:paraId="77135B35" w14:textId="77777777" w:rsidR="00724FE8" w:rsidRPr="006145DB" w:rsidRDefault="00724FE8" w:rsidP="005B435E">
            <w:pPr>
              <w:pStyle w:val="paragraph"/>
              <w:spacing w:before="0" w:beforeAutospacing="0" w:after="0" w:afterAutospacing="0"/>
              <w:ind w:left="1440"/>
              <w:jc w:val="both"/>
              <w:textAlignment w:val="baseline"/>
              <w:rPr>
                <w:rStyle w:val="normaltextrun"/>
                <w:rFonts w:ascii="Arial" w:hAnsi="Arial" w:cs="Arial"/>
                <w:sz w:val="20"/>
                <w:szCs w:val="20"/>
                <w:lang w:val="es-ES"/>
              </w:rPr>
            </w:pPr>
          </w:p>
          <w:p w14:paraId="3C9EF5BE"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Agentamiento virtual de citas:</w:t>
            </w:r>
          </w:p>
          <w:p w14:paraId="39464CAC"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b/>
                <w:bCs/>
                <w:sz w:val="20"/>
                <w:szCs w:val="20"/>
                <w:lang w:val="es-ES"/>
              </w:rPr>
            </w:pPr>
          </w:p>
          <w:p w14:paraId="58F8235F"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 través de la página web de la SDIS, los ciudadanos pueden acceder a la sección “Atención Ciudadana”, en el apartado “Canales de atención”, donde se encuentran los medios disponibles para solicitar citas:</w:t>
            </w:r>
          </w:p>
          <w:p w14:paraId="4271D8E4" w14:textId="77777777" w:rsidR="00724FE8" w:rsidRPr="006145DB" w:rsidRDefault="00724FE8">
            <w:pPr>
              <w:pStyle w:val="paragraph"/>
              <w:numPr>
                <w:ilvl w:val="0"/>
                <w:numId w:val="132"/>
              </w:numPr>
              <w:spacing w:before="0" w:beforeAutospacing="0" w:after="0" w:afterAutospacing="0"/>
              <w:jc w:val="both"/>
              <w:textAlignment w:val="baseline"/>
              <w:rPr>
                <w:rFonts w:ascii="Arial" w:eastAsiaTheme="minorHAnsi" w:hAnsi="Arial" w:cs="Arial"/>
                <w:bCs/>
                <w:sz w:val="20"/>
                <w:szCs w:val="20"/>
                <w:lang w:val="es-ES" w:eastAsia="en-US"/>
              </w:rPr>
            </w:pPr>
            <w:r w:rsidRPr="006145DB">
              <w:rPr>
                <w:rFonts w:ascii="Arial" w:eastAsiaTheme="minorHAnsi" w:hAnsi="Arial" w:cs="Arial"/>
                <w:bCs/>
                <w:sz w:val="20"/>
                <w:szCs w:val="20"/>
                <w:lang w:val="es-ES" w:eastAsia="en-US"/>
              </w:rPr>
              <w:t>Agendar atención – “Video llamada”</w:t>
            </w:r>
          </w:p>
          <w:p w14:paraId="249A7374" w14:textId="77777777" w:rsidR="00724FE8" w:rsidRPr="006145DB" w:rsidRDefault="00724FE8">
            <w:pPr>
              <w:pStyle w:val="paragraph"/>
              <w:numPr>
                <w:ilvl w:val="0"/>
                <w:numId w:val="132"/>
              </w:numPr>
              <w:spacing w:before="0" w:beforeAutospacing="0" w:after="0" w:afterAutospacing="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Agendar atención presencial – “Acudiendo al punto seleccionado”.</w:t>
            </w:r>
          </w:p>
        </w:tc>
      </w:tr>
    </w:tbl>
    <w:p w14:paraId="05D29984" w14:textId="6EB70D57" w:rsidR="005323B2" w:rsidRPr="006145DB" w:rsidRDefault="005323B2" w:rsidP="005B435E">
      <w:pPr>
        <w:spacing w:after="0" w:line="240" w:lineRule="auto"/>
        <w:rPr>
          <w:rFonts w:cs="Arial"/>
          <w:lang w:val="es-CO"/>
        </w:rPr>
      </w:pPr>
    </w:p>
    <w:p w14:paraId="28F11D89" w14:textId="7E54DE2B" w:rsidR="000E1226" w:rsidRPr="006145DB" w:rsidRDefault="000E1226">
      <w:pPr>
        <w:pStyle w:val="Ttulo1"/>
        <w:numPr>
          <w:ilvl w:val="0"/>
          <w:numId w:val="2"/>
        </w:numPr>
        <w:ind w:left="426" w:hanging="426"/>
        <w:rPr>
          <w:lang w:val="es-CO"/>
        </w:rPr>
      </w:pPr>
      <w:bookmarkStart w:id="440" w:name="_Toc210213245"/>
      <w:bookmarkStart w:id="441" w:name="_Toc213273515"/>
      <w:bookmarkStart w:id="442" w:name="_Toc213276142"/>
      <w:bookmarkStart w:id="443" w:name="_Toc216902476"/>
      <w:r w:rsidRPr="006145DB">
        <w:rPr>
          <w:lang w:val="es-CO"/>
        </w:rPr>
        <w:t xml:space="preserve">Dependencia encargada de administrar el </w:t>
      </w:r>
      <w:r w:rsidR="00940DF2" w:rsidRPr="006145DB">
        <w:rPr>
          <w:lang w:val="es-CO"/>
        </w:rPr>
        <w:t>P</w:t>
      </w:r>
      <w:r w:rsidR="000C7A25" w:rsidRPr="006145DB">
        <w:rPr>
          <w:lang w:val="es-CO"/>
        </w:rPr>
        <w:t>ortafolio</w:t>
      </w:r>
      <w:bookmarkEnd w:id="440"/>
      <w:bookmarkEnd w:id="441"/>
      <w:bookmarkEnd w:id="442"/>
      <w:bookmarkEnd w:id="443"/>
    </w:p>
    <w:p w14:paraId="4506CB70" w14:textId="77777777" w:rsidR="000E1226" w:rsidRPr="006145DB" w:rsidRDefault="000E1226" w:rsidP="005B435E">
      <w:pPr>
        <w:spacing w:after="0" w:line="240" w:lineRule="auto"/>
        <w:contextualSpacing/>
        <w:jc w:val="both"/>
        <w:rPr>
          <w:rFonts w:eastAsia="Lucida Sans Unicode" w:cs="Arial"/>
          <w:kern w:val="1"/>
          <w:lang w:val="es-CO"/>
        </w:rPr>
      </w:pPr>
    </w:p>
    <w:p w14:paraId="2B3D6AFC" w14:textId="54749669" w:rsidR="00737786" w:rsidRPr="006145DB" w:rsidRDefault="000E1226" w:rsidP="005B435E">
      <w:pPr>
        <w:spacing w:after="0" w:line="240" w:lineRule="auto"/>
        <w:contextualSpacing/>
        <w:jc w:val="both"/>
        <w:rPr>
          <w:rFonts w:eastAsia="Lucida Sans Unicode" w:cs="Arial"/>
          <w:kern w:val="1"/>
          <w:lang w:val="es-CO"/>
        </w:rPr>
      </w:pPr>
      <w:r w:rsidRPr="006145DB">
        <w:rPr>
          <w:rFonts w:eastAsia="Lucida Sans Unicode" w:cs="Arial"/>
          <w:kern w:val="1"/>
          <w:lang w:val="es-CO"/>
        </w:rPr>
        <w:t xml:space="preserve">Subsecretaría </w:t>
      </w:r>
      <w:r w:rsidR="00D62980" w:rsidRPr="006145DB">
        <w:rPr>
          <w:rFonts w:eastAsia="Lucida Sans Unicode" w:cs="Arial"/>
          <w:kern w:val="1"/>
          <w:lang w:val="es-CO"/>
        </w:rPr>
        <w:t>Técnica</w:t>
      </w:r>
      <w:r w:rsidR="00105D17">
        <w:rPr>
          <w:rFonts w:eastAsia="Lucida Sans Unicode" w:cs="Arial"/>
          <w:kern w:val="1"/>
          <w:lang w:val="es-CO"/>
        </w:rPr>
        <w:t>.</w:t>
      </w:r>
    </w:p>
    <w:p w14:paraId="39AC1E8D" w14:textId="65833ADC" w:rsidR="008E1010" w:rsidRPr="006145DB" w:rsidRDefault="008E1010" w:rsidP="005B435E">
      <w:pPr>
        <w:spacing w:after="0" w:line="240" w:lineRule="auto"/>
        <w:rPr>
          <w:rFonts w:cs="Arial"/>
          <w:lang w:val="es-CO"/>
        </w:rPr>
      </w:pPr>
    </w:p>
    <w:p w14:paraId="692B5C4B" w14:textId="77777777" w:rsidR="000E1226" w:rsidRPr="006145DB" w:rsidRDefault="000E1226">
      <w:pPr>
        <w:pStyle w:val="Ttulo1"/>
        <w:numPr>
          <w:ilvl w:val="0"/>
          <w:numId w:val="2"/>
        </w:numPr>
        <w:ind w:left="426" w:hanging="426"/>
        <w:rPr>
          <w:lang w:val="es-CO"/>
        </w:rPr>
      </w:pPr>
      <w:bookmarkStart w:id="444" w:name="_Toc210213246"/>
      <w:bookmarkStart w:id="445" w:name="_Toc213273516"/>
      <w:bookmarkStart w:id="446" w:name="_Toc213276143"/>
      <w:bookmarkStart w:id="447" w:name="_Toc216902477"/>
      <w:r w:rsidRPr="006145DB">
        <w:rPr>
          <w:lang w:val="es-CO"/>
        </w:rPr>
        <w:t>Aprobación del documento</w:t>
      </w:r>
      <w:bookmarkEnd w:id="444"/>
      <w:bookmarkEnd w:id="445"/>
      <w:bookmarkEnd w:id="446"/>
      <w:bookmarkEnd w:id="447"/>
    </w:p>
    <w:p w14:paraId="3F80A28E" w14:textId="77777777" w:rsidR="000E1226" w:rsidRPr="006145DB" w:rsidRDefault="000E1226" w:rsidP="005B435E">
      <w:pPr>
        <w:spacing w:after="0" w:line="240" w:lineRule="auto"/>
        <w:contextualSpacing/>
        <w:jc w:val="both"/>
        <w:rPr>
          <w:rFonts w:eastAsia="Lucida Sans Unicode" w:cs="Arial"/>
          <w:kern w:val="1"/>
          <w:lang w:val="es-CO"/>
        </w:rPr>
      </w:pPr>
    </w:p>
    <w:tbl>
      <w:tblPr>
        <w:tblStyle w:val="Tablaconcuadrcula4"/>
        <w:tblW w:w="4675" w:type="pct"/>
        <w:jc w:val="center"/>
        <w:tblLook w:val="04A0" w:firstRow="1" w:lastRow="0" w:firstColumn="1" w:lastColumn="0" w:noHBand="0" w:noVBand="1"/>
      </w:tblPr>
      <w:tblGrid>
        <w:gridCol w:w="1136"/>
        <w:gridCol w:w="2979"/>
        <w:gridCol w:w="2408"/>
        <w:gridCol w:w="2266"/>
      </w:tblGrid>
      <w:tr w:rsidR="00115DA4" w:rsidRPr="006145DB" w14:paraId="7E533D26" w14:textId="77777777" w:rsidTr="00822D5F">
        <w:trPr>
          <w:trHeight w:val="294"/>
          <w:jc w:val="center"/>
        </w:trPr>
        <w:tc>
          <w:tcPr>
            <w:tcW w:w="646" w:type="pct"/>
            <w:tcBorders>
              <w:top w:val="nil"/>
              <w:left w:val="nil"/>
              <w:bottom w:val="single" w:sz="4" w:space="0" w:color="auto"/>
              <w:right w:val="single" w:sz="4" w:space="0" w:color="auto"/>
            </w:tcBorders>
            <w:vAlign w:val="center"/>
          </w:tcPr>
          <w:p w14:paraId="44E8FE59" w14:textId="77777777" w:rsidR="000E1226" w:rsidRPr="006145DB" w:rsidRDefault="000E1226" w:rsidP="005B435E">
            <w:pPr>
              <w:pStyle w:val="commentcontentpara"/>
              <w:spacing w:before="0" w:beforeAutospacing="0" w:after="0" w:afterAutospacing="0"/>
              <w:rPr>
                <w:rFonts w:ascii="Arial" w:hAnsi="Arial" w:cs="Arial"/>
                <w:sz w:val="16"/>
                <w:szCs w:val="16"/>
              </w:rPr>
            </w:pPr>
          </w:p>
        </w:tc>
        <w:tc>
          <w:tcPr>
            <w:tcW w:w="1695" w:type="pct"/>
            <w:tcBorders>
              <w:top w:val="single" w:sz="4" w:space="0" w:color="auto"/>
              <w:left w:val="single" w:sz="4" w:space="0" w:color="auto"/>
              <w:bottom w:val="single" w:sz="4" w:space="0" w:color="auto"/>
              <w:right w:val="single" w:sz="4" w:space="0" w:color="auto"/>
            </w:tcBorders>
            <w:vAlign w:val="center"/>
            <w:hideMark/>
          </w:tcPr>
          <w:p w14:paraId="3972713A"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Elaboró</w:t>
            </w:r>
          </w:p>
        </w:tc>
        <w:tc>
          <w:tcPr>
            <w:tcW w:w="1370" w:type="pct"/>
            <w:tcBorders>
              <w:top w:val="single" w:sz="4" w:space="0" w:color="auto"/>
              <w:left w:val="single" w:sz="4" w:space="0" w:color="auto"/>
              <w:bottom w:val="single" w:sz="4" w:space="0" w:color="auto"/>
              <w:right w:val="single" w:sz="4" w:space="0" w:color="auto"/>
            </w:tcBorders>
            <w:vAlign w:val="center"/>
            <w:hideMark/>
          </w:tcPr>
          <w:p w14:paraId="766E9030"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Revisó</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A9E84A4"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Aprobó</w:t>
            </w:r>
          </w:p>
        </w:tc>
      </w:tr>
      <w:tr w:rsidR="00115DA4" w:rsidRPr="006145DB" w14:paraId="1313DAC1" w14:textId="77777777" w:rsidTr="00822D5F">
        <w:trPr>
          <w:trHeight w:val="40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5A5DD623"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Nombre</w:t>
            </w:r>
          </w:p>
        </w:tc>
        <w:tc>
          <w:tcPr>
            <w:tcW w:w="1695" w:type="pct"/>
            <w:tcBorders>
              <w:top w:val="single" w:sz="4" w:space="0" w:color="auto"/>
              <w:left w:val="single" w:sz="4" w:space="0" w:color="auto"/>
              <w:bottom w:val="single" w:sz="4" w:space="0" w:color="auto"/>
              <w:right w:val="single" w:sz="4" w:space="0" w:color="auto"/>
            </w:tcBorders>
            <w:vAlign w:val="center"/>
            <w:hideMark/>
          </w:tcPr>
          <w:p w14:paraId="12232519" w14:textId="3E505945"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Mile</w:t>
            </w:r>
            <w:r w:rsidR="00833111" w:rsidRPr="006145DB">
              <w:rPr>
                <w:rFonts w:ascii="Arial" w:hAnsi="Arial" w:cs="Arial"/>
                <w:bCs/>
                <w:iCs/>
                <w:sz w:val="16"/>
                <w:szCs w:val="16"/>
              </w:rPr>
              <w:t>i</w:t>
            </w:r>
            <w:r w:rsidRPr="006145DB">
              <w:rPr>
                <w:rFonts w:ascii="Arial" w:hAnsi="Arial" w:cs="Arial"/>
                <w:bCs/>
                <w:iCs/>
                <w:sz w:val="16"/>
                <w:szCs w:val="16"/>
              </w:rPr>
              <w:t>d</w:t>
            </w:r>
            <w:r w:rsidR="00833111" w:rsidRPr="006145DB">
              <w:rPr>
                <w:rFonts w:ascii="Arial" w:hAnsi="Arial" w:cs="Arial"/>
                <w:bCs/>
                <w:iCs/>
                <w:sz w:val="16"/>
                <w:szCs w:val="16"/>
              </w:rPr>
              <w:t>y</w:t>
            </w:r>
            <w:r w:rsidRPr="006145DB">
              <w:rPr>
                <w:rFonts w:ascii="Arial" w:hAnsi="Arial" w:cs="Arial"/>
                <w:bCs/>
                <w:iCs/>
                <w:sz w:val="16"/>
                <w:szCs w:val="16"/>
              </w:rPr>
              <w:t xml:space="preserve"> </w:t>
            </w:r>
            <w:r w:rsidR="004D49F3" w:rsidRPr="006145DB">
              <w:rPr>
                <w:rFonts w:ascii="Arial" w:hAnsi="Arial" w:cs="Arial"/>
                <w:bCs/>
                <w:iCs/>
                <w:sz w:val="16"/>
                <w:szCs w:val="16"/>
              </w:rPr>
              <w:t xml:space="preserve">Zamira </w:t>
            </w:r>
            <w:r w:rsidRPr="006145DB">
              <w:rPr>
                <w:rFonts w:ascii="Arial" w:hAnsi="Arial" w:cs="Arial"/>
                <w:bCs/>
                <w:iCs/>
                <w:sz w:val="16"/>
                <w:szCs w:val="16"/>
              </w:rPr>
              <w:t>Cocunubo</w:t>
            </w:r>
            <w:r w:rsidR="004D49F3" w:rsidRPr="006145DB">
              <w:rPr>
                <w:rFonts w:ascii="Arial" w:hAnsi="Arial" w:cs="Arial"/>
                <w:bCs/>
                <w:iCs/>
                <w:sz w:val="16"/>
                <w:szCs w:val="16"/>
              </w:rPr>
              <w:t xml:space="preserve"> Carreño</w:t>
            </w:r>
          </w:p>
          <w:p w14:paraId="2B7DBBCC" w14:textId="77777777" w:rsidR="008073F1" w:rsidRPr="006145DB" w:rsidRDefault="008073F1" w:rsidP="005B435E">
            <w:pPr>
              <w:pStyle w:val="commentcontentpara"/>
              <w:spacing w:before="0" w:beforeAutospacing="0" w:after="0" w:afterAutospacing="0"/>
              <w:jc w:val="center"/>
              <w:rPr>
                <w:rFonts w:ascii="Arial" w:hAnsi="Arial" w:cs="Arial"/>
                <w:bCs/>
                <w:iCs/>
                <w:sz w:val="16"/>
                <w:szCs w:val="16"/>
              </w:rPr>
            </w:pPr>
          </w:p>
          <w:p w14:paraId="5CECD5F4" w14:textId="48741D70" w:rsidR="00D3716B" w:rsidRPr="006145DB" w:rsidRDefault="00D62980"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Ingrid Melissa Fuentes Martínez</w:t>
            </w:r>
          </w:p>
        </w:tc>
        <w:tc>
          <w:tcPr>
            <w:tcW w:w="1370" w:type="pct"/>
            <w:tcBorders>
              <w:top w:val="single" w:sz="4" w:space="0" w:color="auto"/>
              <w:left w:val="single" w:sz="4" w:space="0" w:color="auto"/>
              <w:bottom w:val="single" w:sz="4" w:space="0" w:color="auto"/>
              <w:right w:val="single" w:sz="4" w:space="0" w:color="auto"/>
            </w:tcBorders>
            <w:vAlign w:val="center"/>
          </w:tcPr>
          <w:p w14:paraId="04D8D84C" w14:textId="56717F98" w:rsidR="000E1226" w:rsidRPr="006145DB" w:rsidRDefault="00F33FF5"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Katheryn González Castillo</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DEE893E" w14:textId="0D4A6BB5" w:rsidR="000E1226" w:rsidRPr="006145DB" w:rsidRDefault="00EB32A1"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Juliana Sánchez Calderón</w:t>
            </w:r>
          </w:p>
        </w:tc>
      </w:tr>
      <w:tr w:rsidR="000E1226" w:rsidRPr="006145DB" w14:paraId="170C0913" w14:textId="77777777" w:rsidTr="002F7FE5">
        <w:trPr>
          <w:trHeight w:val="88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7BBBDFAC" w14:textId="546E71A9" w:rsidR="000E1226" w:rsidRPr="006145DB" w:rsidRDefault="008F43F4"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Tipo de vinculación y cargo/rol</w:t>
            </w:r>
          </w:p>
        </w:tc>
        <w:tc>
          <w:tcPr>
            <w:tcW w:w="1695" w:type="pct"/>
            <w:tcBorders>
              <w:top w:val="single" w:sz="4" w:space="0" w:color="auto"/>
              <w:left w:val="single" w:sz="4" w:space="0" w:color="auto"/>
              <w:bottom w:val="single" w:sz="4" w:space="0" w:color="auto"/>
              <w:right w:val="single" w:sz="4" w:space="0" w:color="auto"/>
            </w:tcBorders>
            <w:vAlign w:val="center"/>
          </w:tcPr>
          <w:p w14:paraId="1E4812AE" w14:textId="6BB49253"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Contratista- Subsecretaría Técnica</w:t>
            </w:r>
          </w:p>
          <w:p w14:paraId="10F86D12" w14:textId="77777777" w:rsidR="008073F1" w:rsidRPr="006145DB" w:rsidRDefault="008073F1" w:rsidP="005B435E">
            <w:pPr>
              <w:pStyle w:val="commentcontentpara"/>
              <w:spacing w:before="0" w:beforeAutospacing="0" w:after="0" w:afterAutospacing="0"/>
              <w:rPr>
                <w:rFonts w:ascii="Arial" w:hAnsi="Arial" w:cs="Arial"/>
                <w:bCs/>
                <w:iCs/>
                <w:sz w:val="16"/>
                <w:szCs w:val="16"/>
              </w:rPr>
            </w:pPr>
          </w:p>
          <w:p w14:paraId="7180C736" w14:textId="1D79CC5E" w:rsidR="008073F1" w:rsidRPr="006145DB" w:rsidRDefault="004D49F3"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 xml:space="preserve">Contratista- </w:t>
            </w:r>
            <w:r w:rsidR="005323B2" w:rsidRPr="006145DB">
              <w:rPr>
                <w:rFonts w:ascii="Arial" w:hAnsi="Arial" w:cs="Arial"/>
                <w:bCs/>
                <w:iCs/>
                <w:sz w:val="16"/>
                <w:szCs w:val="16"/>
              </w:rPr>
              <w:t>Gestora SG</w:t>
            </w:r>
            <w:r w:rsidR="000C7A25" w:rsidRPr="006145DB">
              <w:rPr>
                <w:rFonts w:ascii="Arial" w:hAnsi="Arial" w:cs="Arial"/>
                <w:bCs/>
                <w:iCs/>
                <w:sz w:val="16"/>
                <w:szCs w:val="16"/>
              </w:rPr>
              <w:t xml:space="preserve"> </w:t>
            </w:r>
            <w:r w:rsidR="000E1226" w:rsidRPr="006145DB">
              <w:rPr>
                <w:rFonts w:ascii="Arial" w:hAnsi="Arial" w:cs="Arial"/>
                <w:bCs/>
                <w:iCs/>
                <w:sz w:val="16"/>
                <w:szCs w:val="16"/>
              </w:rPr>
              <w:t xml:space="preserve">Proceso </w:t>
            </w:r>
            <w:r w:rsidR="00B93EB6" w:rsidRPr="006145DB">
              <w:rPr>
                <w:rFonts w:ascii="Arial" w:hAnsi="Arial" w:cs="Arial"/>
                <w:bCs/>
                <w:iCs/>
                <w:sz w:val="16"/>
                <w:szCs w:val="16"/>
              </w:rPr>
              <w:t xml:space="preserve">Prestación de </w:t>
            </w:r>
            <w:r w:rsidR="000E1226" w:rsidRPr="006145DB">
              <w:rPr>
                <w:rFonts w:ascii="Arial" w:hAnsi="Arial" w:cs="Arial"/>
                <w:bCs/>
                <w:iCs/>
                <w:sz w:val="16"/>
                <w:szCs w:val="16"/>
              </w:rPr>
              <w:t>Servicios Sociales</w:t>
            </w:r>
          </w:p>
        </w:tc>
        <w:tc>
          <w:tcPr>
            <w:tcW w:w="1370" w:type="pct"/>
            <w:tcBorders>
              <w:top w:val="single" w:sz="4" w:space="0" w:color="auto"/>
              <w:left w:val="single" w:sz="4" w:space="0" w:color="auto"/>
              <w:bottom w:val="single" w:sz="4" w:space="0" w:color="auto"/>
              <w:right w:val="single" w:sz="4" w:space="0" w:color="auto"/>
            </w:tcBorders>
            <w:vAlign w:val="center"/>
          </w:tcPr>
          <w:p w14:paraId="74675B06" w14:textId="2733C3BA" w:rsidR="000E1226" w:rsidRPr="006145DB" w:rsidRDefault="00F33FF5"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 xml:space="preserve">Asesora de Despacho </w:t>
            </w:r>
            <w:r w:rsidR="005323B2" w:rsidRPr="006145DB">
              <w:rPr>
                <w:rFonts w:ascii="Arial" w:hAnsi="Arial" w:cs="Arial"/>
                <w:bCs/>
                <w:iCs/>
                <w:sz w:val="16"/>
                <w:szCs w:val="16"/>
              </w:rPr>
              <w:t>Subsecretar</w:t>
            </w:r>
            <w:r w:rsidR="004E5460" w:rsidRPr="006145DB">
              <w:rPr>
                <w:rFonts w:ascii="Arial" w:hAnsi="Arial" w:cs="Arial"/>
                <w:bCs/>
                <w:iCs/>
                <w:sz w:val="16"/>
                <w:szCs w:val="16"/>
              </w:rPr>
              <w:t>í</w:t>
            </w:r>
            <w:r w:rsidR="005323B2" w:rsidRPr="006145DB">
              <w:rPr>
                <w:rFonts w:ascii="Arial" w:hAnsi="Arial" w:cs="Arial"/>
                <w:bCs/>
                <w:iCs/>
                <w:sz w:val="16"/>
                <w:szCs w:val="16"/>
              </w:rPr>
              <w:t>a Técnica</w:t>
            </w:r>
          </w:p>
        </w:tc>
        <w:tc>
          <w:tcPr>
            <w:tcW w:w="1290" w:type="pct"/>
            <w:tcBorders>
              <w:top w:val="single" w:sz="4" w:space="0" w:color="auto"/>
              <w:left w:val="single" w:sz="4" w:space="0" w:color="auto"/>
              <w:bottom w:val="single" w:sz="4" w:space="0" w:color="auto"/>
              <w:right w:val="single" w:sz="4" w:space="0" w:color="auto"/>
            </w:tcBorders>
            <w:vAlign w:val="center"/>
            <w:hideMark/>
          </w:tcPr>
          <w:p w14:paraId="3C1BF17C" w14:textId="2C0B3032" w:rsidR="000E1226" w:rsidRPr="006145DB" w:rsidRDefault="00B93EB6"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Subsecretar</w:t>
            </w:r>
            <w:r w:rsidR="008F43F4" w:rsidRPr="006145DB">
              <w:rPr>
                <w:rFonts w:ascii="Arial" w:hAnsi="Arial" w:cs="Arial"/>
                <w:bCs/>
                <w:iCs/>
                <w:sz w:val="16"/>
                <w:szCs w:val="16"/>
              </w:rPr>
              <w:t>í</w:t>
            </w:r>
            <w:r w:rsidRPr="006145DB">
              <w:rPr>
                <w:rFonts w:ascii="Arial" w:hAnsi="Arial" w:cs="Arial"/>
                <w:bCs/>
                <w:iCs/>
                <w:sz w:val="16"/>
                <w:szCs w:val="16"/>
              </w:rPr>
              <w:t>a</w:t>
            </w:r>
            <w:r w:rsidR="005323B2" w:rsidRPr="006145DB">
              <w:rPr>
                <w:rFonts w:ascii="Arial" w:hAnsi="Arial" w:cs="Arial"/>
                <w:bCs/>
                <w:iCs/>
                <w:sz w:val="16"/>
                <w:szCs w:val="16"/>
              </w:rPr>
              <w:t xml:space="preserve"> Técnica</w:t>
            </w:r>
          </w:p>
        </w:tc>
      </w:tr>
    </w:tbl>
    <w:p w14:paraId="154D7191" w14:textId="77777777" w:rsidR="00126DAF" w:rsidRPr="006145DB" w:rsidRDefault="00126DAF" w:rsidP="005B435E">
      <w:pPr>
        <w:spacing w:after="0" w:line="240" w:lineRule="auto"/>
        <w:contextualSpacing/>
        <w:rPr>
          <w:rFonts w:cs="Arial"/>
          <w:lang w:val="es-CO"/>
        </w:rPr>
      </w:pPr>
    </w:p>
    <w:sectPr w:rsidR="00126DAF" w:rsidRPr="006145DB" w:rsidSect="0098290B">
      <w:headerReference w:type="even" r:id="rId14"/>
      <w:headerReference w:type="default" r:id="rId15"/>
      <w:footerReference w:type="even" r:id="rId16"/>
      <w:footerReference w:type="default" r:id="rId17"/>
      <w:headerReference w:type="first" r:id="rId18"/>
      <w:footerReference w:type="first" r:id="rId19"/>
      <w:pgSz w:w="12240" w:h="15840" w:code="1"/>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357C" w14:textId="77777777" w:rsidR="001F5445" w:rsidRDefault="001F5445" w:rsidP="00B41D48">
      <w:pPr>
        <w:spacing w:after="0" w:line="240" w:lineRule="auto"/>
      </w:pPr>
      <w:r>
        <w:separator/>
      </w:r>
    </w:p>
  </w:endnote>
  <w:endnote w:type="continuationSeparator" w:id="0">
    <w:p w14:paraId="0411DF50" w14:textId="77777777" w:rsidR="001F5445" w:rsidRDefault="001F5445" w:rsidP="00B4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JMFMMJ+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A76BA" w14:textId="77777777" w:rsidR="00DC4227" w:rsidRDefault="00DC42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5AEF" w14:textId="50812FB0" w:rsidR="008A2B10" w:rsidRPr="004E6E7D" w:rsidRDefault="008A2B10" w:rsidP="003A1A5D">
    <w:pPr>
      <w:pStyle w:val="Piedepgina"/>
      <w:jc w:val="right"/>
      <w:rPr>
        <w:sz w:val="16"/>
        <w:szCs w:val="16"/>
        <w:lang w:val="es-CO"/>
      </w:rPr>
    </w:pPr>
    <w:r w:rsidRPr="004E6E7D">
      <w:rPr>
        <w:sz w:val="16"/>
        <w:szCs w:val="16"/>
        <w:lang w:val="es-CO"/>
      </w:rPr>
      <w:t>Clasificación: Información Pública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B480" w14:textId="77777777" w:rsidR="00DC4227" w:rsidRDefault="00DC42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274B4" w14:textId="77777777" w:rsidR="001F5445" w:rsidRDefault="001F5445" w:rsidP="00B41D48">
      <w:pPr>
        <w:spacing w:after="0" w:line="240" w:lineRule="auto"/>
      </w:pPr>
      <w:r>
        <w:separator/>
      </w:r>
    </w:p>
  </w:footnote>
  <w:footnote w:type="continuationSeparator" w:id="0">
    <w:p w14:paraId="0B2A99F7" w14:textId="77777777" w:rsidR="001F5445" w:rsidRDefault="001F5445" w:rsidP="00B41D48">
      <w:pPr>
        <w:spacing w:after="0" w:line="240" w:lineRule="auto"/>
      </w:pPr>
      <w:r>
        <w:continuationSeparator/>
      </w:r>
    </w:p>
  </w:footnote>
  <w:footnote w:id="1">
    <w:p w14:paraId="41EBE2CD" w14:textId="04477B5D" w:rsidR="008A2B10" w:rsidRDefault="008A2B10" w:rsidP="000E06F7">
      <w:pPr>
        <w:pStyle w:val="Textonotapie"/>
        <w:jc w:val="both"/>
      </w:pPr>
      <w:r w:rsidRPr="0098290B">
        <w:rPr>
          <w:rStyle w:val="Refdenotaalpie"/>
          <w:sz w:val="16"/>
        </w:rPr>
        <w:footnoteRef/>
      </w:r>
      <w:r w:rsidRPr="0098290B">
        <w:rPr>
          <w:sz w:val="16"/>
        </w:rPr>
        <w:t xml:space="preserve"> Resolución 2802 del 30 de diciembre de 2024, “Por la cual se actualiza la Plataforma Estratégica de la Secretaría de Integración Social y se deroga la Resolución 0456 del 5 de abril de 2021”</w:t>
      </w:r>
    </w:p>
  </w:footnote>
  <w:footnote w:id="2">
    <w:p w14:paraId="2A81DE57" w14:textId="55DE2D38" w:rsidR="008A2B10" w:rsidRPr="008A7622" w:rsidRDefault="008A2B10" w:rsidP="000E06F7">
      <w:pPr>
        <w:spacing w:after="0"/>
        <w:jc w:val="both"/>
        <w:rPr>
          <w:rStyle w:val="PiedepginaCar"/>
          <w:sz w:val="16"/>
          <w:szCs w:val="16"/>
        </w:rPr>
      </w:pPr>
      <w:r w:rsidRPr="008A7622">
        <w:rPr>
          <w:rStyle w:val="PiedepginaCar"/>
          <w:sz w:val="16"/>
          <w:szCs w:val="16"/>
          <w:vertAlign w:val="superscript"/>
        </w:rPr>
        <w:footnoteRef/>
      </w:r>
      <w:r w:rsidRPr="00436BBB">
        <w:rPr>
          <w:sz w:val="16"/>
          <w:szCs w:val="16"/>
        </w:rPr>
        <w:t xml:space="preserve"> </w:t>
      </w:r>
      <w:r w:rsidRPr="000E6B48">
        <w:rPr>
          <w:sz w:val="16"/>
          <w:szCs w:val="16"/>
        </w:rPr>
        <w:t xml:space="preserve">Resolución No. 0218 del 8 febrero/2023 “Por la cual se definen las reglas y principios aplicables a los servicios sociales de la </w:t>
      </w:r>
      <w:r w:rsidRPr="008A7622">
        <w:rPr>
          <w:rStyle w:val="PiedepginaCar"/>
          <w:sz w:val="16"/>
          <w:szCs w:val="16"/>
        </w:rPr>
        <w:t>Secretaría Distrital de Integración Social, se adoptan los instrumentos de focalización, los criterios de ingreso, priorización, egreso y restricciones, y se dictan otras disposiciones”. Pag.13. SDIS</w:t>
      </w:r>
    </w:p>
  </w:footnote>
  <w:footnote w:id="3">
    <w:p w14:paraId="505A74E3" w14:textId="2D3C042A" w:rsidR="008A2B10" w:rsidRPr="009E70EC" w:rsidRDefault="008A2B10" w:rsidP="000E06F7">
      <w:pPr>
        <w:spacing w:after="0"/>
        <w:jc w:val="both"/>
        <w:rPr>
          <w:color w:val="FF0000"/>
        </w:rPr>
      </w:pPr>
      <w:r w:rsidRPr="008A7622">
        <w:rPr>
          <w:rStyle w:val="PiedepginaCar"/>
          <w:sz w:val="16"/>
          <w:szCs w:val="16"/>
          <w:vertAlign w:val="superscript"/>
        </w:rPr>
        <w:footnoteRef/>
      </w:r>
      <w:r w:rsidRPr="008A7622">
        <w:rPr>
          <w:rStyle w:val="PiedepginaCar"/>
          <w:sz w:val="16"/>
          <w:szCs w:val="16"/>
        </w:rPr>
        <w:t>Resolución 218 del 08 febrero/2023. Pág.15</w:t>
      </w:r>
      <w:r w:rsidRPr="008C53FF">
        <w:rPr>
          <w:sz w:val="16"/>
          <w:szCs w:val="16"/>
        </w:rPr>
        <w:t xml:space="preserve"> </w:t>
      </w:r>
    </w:p>
  </w:footnote>
  <w:footnote w:id="4">
    <w:p w14:paraId="29FC499E" w14:textId="77777777" w:rsidR="008A2B10" w:rsidRPr="006259B0" w:rsidRDefault="008A2B10" w:rsidP="006259B0">
      <w:pPr>
        <w:pStyle w:val="Textonotapie"/>
        <w:jc w:val="both"/>
        <w:rPr>
          <w:sz w:val="16"/>
          <w:szCs w:val="16"/>
          <w:lang w:val="es-CO"/>
        </w:rPr>
      </w:pPr>
      <w:r w:rsidRPr="006259B0">
        <w:rPr>
          <w:rStyle w:val="Refdenotaalpie"/>
          <w:sz w:val="16"/>
          <w:szCs w:val="16"/>
        </w:rPr>
        <w:footnoteRef/>
      </w:r>
      <w:r w:rsidRPr="006259B0">
        <w:rPr>
          <w:sz w:val="16"/>
          <w:szCs w:val="16"/>
        </w:rPr>
        <w:t xml:space="preserve"> </w:t>
      </w:r>
      <w:r w:rsidRPr="006259B0">
        <w:rPr>
          <w:rFonts w:eastAsia="Arial Nova" w:cs="Arial"/>
          <w:sz w:val="16"/>
          <w:szCs w:val="16"/>
          <w:lang w:eastAsia="zh-CN"/>
        </w:rPr>
        <w:t>Ley 1996 de 2019. Por medio de la cual se establece el régimen para el ejercicio de la capacidad legal de las personas con discapacidad mayores de edad. Congreso de Colombia.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9B85" w14:textId="1EAF0F30" w:rsidR="00DC4227" w:rsidRDefault="00DC4227">
    <w:pPr>
      <w:pStyle w:val="Encabezado"/>
    </w:pPr>
    <w:r>
      <w:rPr>
        <w:noProof/>
      </w:rPr>
      <w:pict w14:anchorId="1BE79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94641" o:spid="_x0000_s1026" type="#_x0000_t136" style="position:absolute;margin-left:0;margin-top:0;width:561pt;height:102pt;rotation:315;z-index:-251655168;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10" w:tblpY="-515"/>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4961"/>
      <w:gridCol w:w="2381"/>
    </w:tblGrid>
    <w:tr w:rsidR="008A2B10" w:rsidRPr="00E6389C" w14:paraId="5219FE58" w14:textId="77777777" w:rsidTr="00BA4886">
      <w:trPr>
        <w:cantSplit/>
        <w:trHeight w:val="437"/>
      </w:trPr>
      <w:tc>
        <w:tcPr>
          <w:tcW w:w="2132" w:type="dxa"/>
          <w:vMerge w:val="restart"/>
          <w:tcBorders>
            <w:right w:val="single" w:sz="4" w:space="0" w:color="auto"/>
          </w:tcBorders>
          <w:vAlign w:val="center"/>
        </w:tcPr>
        <w:p w14:paraId="52C7C83D" w14:textId="10F19CDE" w:rsidR="008A2B10" w:rsidRPr="00BA4886" w:rsidRDefault="008A2B10" w:rsidP="00BA4886">
          <w:pPr>
            <w:spacing w:after="0"/>
            <w:jc w:val="center"/>
            <w:rPr>
              <w:rFonts w:cs="Arial"/>
              <w:sz w:val="18"/>
              <w:szCs w:val="18"/>
            </w:rPr>
          </w:pPr>
          <w:r w:rsidRPr="005C0015">
            <w:rPr>
              <w:noProof/>
              <w:lang w:val="es-CO" w:eastAsia="es-CO"/>
            </w:rPr>
            <w:drawing>
              <wp:inline distT="0" distB="0" distL="0" distR="0" wp14:anchorId="200B2558" wp14:editId="59650C69">
                <wp:extent cx="1228725" cy="762000"/>
                <wp:effectExtent l="0" t="0" r="9525" b="0"/>
                <wp:docPr id="1747857307" name="Imagen 1747857307" descr="escudo-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al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62000"/>
                        </a:xfrm>
                        <a:prstGeom prst="rect">
                          <a:avLst/>
                        </a:prstGeom>
                        <a:noFill/>
                        <a:ln>
                          <a:noFill/>
                        </a:ln>
                      </pic:spPr>
                    </pic:pic>
                  </a:graphicData>
                </a:graphic>
              </wp:inline>
            </w:drawing>
          </w:r>
        </w:p>
      </w:tc>
      <w:tc>
        <w:tcPr>
          <w:tcW w:w="4961" w:type="dxa"/>
          <w:vMerge w:val="restart"/>
          <w:tcBorders>
            <w:left w:val="single" w:sz="4" w:space="0" w:color="auto"/>
          </w:tcBorders>
          <w:vAlign w:val="center"/>
        </w:tcPr>
        <w:p w14:paraId="51170809" w14:textId="4BBBDC93" w:rsidR="008A2B10" w:rsidRDefault="008A2B10" w:rsidP="00BA4886">
          <w:pPr>
            <w:pStyle w:val="Prrafodelista"/>
            <w:ind w:left="34"/>
            <w:jc w:val="center"/>
            <w:rPr>
              <w:rFonts w:cs="Arial"/>
              <w:sz w:val="18"/>
              <w:szCs w:val="18"/>
            </w:rPr>
          </w:pPr>
          <w:r w:rsidRPr="00D03F97">
            <w:rPr>
              <w:rFonts w:cs="Arial"/>
              <w:sz w:val="18"/>
              <w:szCs w:val="18"/>
            </w:rPr>
            <w:fldChar w:fldCharType="begin"/>
          </w:r>
          <w:r w:rsidRPr="00D03F97">
            <w:rPr>
              <w:rFonts w:cs="Arial"/>
              <w:sz w:val="18"/>
              <w:szCs w:val="18"/>
            </w:rPr>
            <w:instrText xml:space="preserve"> MACROBUTTON  ActDesactEscrituraManual </w:instrText>
          </w:r>
          <w:r w:rsidRPr="00D03F97">
            <w:rPr>
              <w:rFonts w:cs="Arial"/>
              <w:sz w:val="18"/>
              <w:szCs w:val="18"/>
            </w:rPr>
            <w:fldChar w:fldCharType="end"/>
          </w:r>
          <w:r w:rsidRPr="00D03F97">
            <w:rPr>
              <w:rFonts w:cs="Arial"/>
              <w:sz w:val="18"/>
              <w:szCs w:val="18"/>
            </w:rPr>
            <w:fldChar w:fldCharType="begin"/>
          </w:r>
          <w:r w:rsidRPr="00D03F97">
            <w:rPr>
              <w:rFonts w:cs="Arial"/>
              <w:sz w:val="18"/>
              <w:szCs w:val="18"/>
            </w:rPr>
            <w:instrText xml:space="preserve"> MACROBUTTON  InsertarCampo </w:instrText>
          </w:r>
          <w:r w:rsidRPr="00D03F97">
            <w:rPr>
              <w:rFonts w:cs="Arial"/>
              <w:sz w:val="18"/>
              <w:szCs w:val="18"/>
            </w:rPr>
            <w:fldChar w:fldCharType="end"/>
          </w:r>
          <w:r w:rsidRPr="00D03F97">
            <w:rPr>
              <w:rFonts w:cs="Arial"/>
              <w:sz w:val="18"/>
              <w:szCs w:val="18"/>
            </w:rPr>
            <w:t xml:space="preserve">PROCESO </w:t>
          </w:r>
          <w:r>
            <w:rPr>
              <w:rFonts w:cs="Arial"/>
              <w:sz w:val="18"/>
              <w:szCs w:val="18"/>
            </w:rPr>
            <w:t xml:space="preserve">PRESTACIÓN DE SERVICIOS SOCIALES </w:t>
          </w:r>
        </w:p>
        <w:p w14:paraId="71C9C979" w14:textId="77777777" w:rsidR="008A2B10" w:rsidRPr="00D03F97" w:rsidRDefault="008A2B10" w:rsidP="00BA4886">
          <w:pPr>
            <w:pStyle w:val="Prrafodelista"/>
            <w:spacing w:after="0"/>
            <w:ind w:left="34"/>
            <w:jc w:val="center"/>
            <w:rPr>
              <w:rFonts w:cs="Arial"/>
              <w:bCs/>
              <w:sz w:val="18"/>
              <w:szCs w:val="18"/>
              <w:lang w:val="es-ES_tradnl"/>
            </w:rPr>
          </w:pPr>
        </w:p>
        <w:p w14:paraId="2B54E52A" w14:textId="7B0D3C45" w:rsidR="008A2B10" w:rsidRPr="00D03F97" w:rsidRDefault="008A2B10" w:rsidP="003D62DC">
          <w:pPr>
            <w:spacing w:after="0" w:line="240" w:lineRule="auto"/>
            <w:jc w:val="center"/>
            <w:rPr>
              <w:rFonts w:cs="Arial"/>
              <w:b/>
              <w:sz w:val="18"/>
              <w:szCs w:val="18"/>
            </w:rPr>
          </w:pPr>
          <w:r w:rsidRPr="00D03F97">
            <w:rPr>
              <w:rFonts w:cs="Arial"/>
              <w:sz w:val="18"/>
              <w:szCs w:val="18"/>
            </w:rPr>
            <w:t xml:space="preserve">PORTAFOLIO </w:t>
          </w:r>
          <w:r w:rsidRPr="00374320">
            <w:rPr>
              <w:rFonts w:cs="Arial"/>
              <w:sz w:val="18"/>
              <w:szCs w:val="18"/>
            </w:rPr>
            <w:t xml:space="preserve">DE SERVICIOS, MODALIDADES, ESTRATEGIAS Y TRANSFERENCIAS MONETARIAS DE LA SECRETARÍA DISTRITAL DE INTEGRACIÓN </w:t>
          </w:r>
          <w:r w:rsidRPr="00D03F97">
            <w:rPr>
              <w:rFonts w:cs="Arial"/>
              <w:sz w:val="18"/>
              <w:szCs w:val="18"/>
            </w:rPr>
            <w:t>SOCIAL</w:t>
          </w:r>
        </w:p>
      </w:tc>
      <w:tc>
        <w:tcPr>
          <w:tcW w:w="2381" w:type="dxa"/>
          <w:tcBorders>
            <w:left w:val="single" w:sz="4" w:space="0" w:color="auto"/>
          </w:tcBorders>
          <w:vAlign w:val="center"/>
        </w:tcPr>
        <w:p w14:paraId="72E83A85" w14:textId="6412D2D1" w:rsidR="008A2B10" w:rsidRPr="00F346B2" w:rsidRDefault="008A2B10" w:rsidP="00E71B61">
          <w:pPr>
            <w:spacing w:after="0" w:line="240" w:lineRule="auto"/>
            <w:rPr>
              <w:rFonts w:cs="Arial"/>
              <w:bCs/>
              <w:sz w:val="18"/>
              <w:szCs w:val="18"/>
              <w:lang w:val="es-ES_tradnl"/>
            </w:rPr>
          </w:pPr>
          <w:r w:rsidRPr="00F346B2">
            <w:rPr>
              <w:rFonts w:cs="Arial"/>
              <w:sz w:val="18"/>
              <w:szCs w:val="18"/>
            </w:rPr>
            <w:t>Versión:</w:t>
          </w:r>
          <w:r w:rsidR="00E131CF">
            <w:rPr>
              <w:rFonts w:cs="Arial"/>
              <w:sz w:val="18"/>
              <w:szCs w:val="18"/>
            </w:rPr>
            <w:t xml:space="preserve"> 20</w:t>
          </w:r>
        </w:p>
      </w:tc>
    </w:tr>
    <w:tr w:rsidR="008A2B10" w:rsidRPr="00E6389C" w14:paraId="244F5905" w14:textId="77777777" w:rsidTr="00BA4886">
      <w:trPr>
        <w:cantSplit/>
        <w:trHeight w:val="567"/>
      </w:trPr>
      <w:tc>
        <w:tcPr>
          <w:tcW w:w="2132" w:type="dxa"/>
          <w:vMerge/>
          <w:tcBorders>
            <w:right w:val="single" w:sz="4" w:space="0" w:color="auto"/>
          </w:tcBorders>
        </w:tcPr>
        <w:p w14:paraId="70E51674" w14:textId="74289904"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1F9B5076"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46A7D22" w14:textId="100FACD8" w:rsidR="008A2B10" w:rsidRPr="00F346B2" w:rsidRDefault="008A2B10" w:rsidP="0098290B">
          <w:pPr>
            <w:spacing w:after="0"/>
            <w:rPr>
              <w:rFonts w:cs="Arial"/>
              <w:sz w:val="18"/>
              <w:szCs w:val="18"/>
            </w:rPr>
          </w:pPr>
          <w:r w:rsidRPr="00F346B2">
            <w:rPr>
              <w:rFonts w:cs="Arial"/>
              <w:sz w:val="18"/>
              <w:szCs w:val="18"/>
            </w:rPr>
            <w:t>Fecha:</w:t>
          </w:r>
          <w:r w:rsidR="00E00523">
            <w:rPr>
              <w:rFonts w:cs="Arial"/>
              <w:sz w:val="18"/>
              <w:szCs w:val="18"/>
            </w:rPr>
            <w:t xml:space="preserve"> </w:t>
          </w:r>
          <w:r w:rsidR="002B335C">
            <w:rPr>
              <w:rFonts w:cs="Arial"/>
              <w:sz w:val="18"/>
              <w:szCs w:val="18"/>
            </w:rPr>
            <w:t xml:space="preserve">Memo </w:t>
          </w:r>
          <w:r w:rsidR="002B335C" w:rsidRPr="002B335C">
            <w:rPr>
              <w:rFonts w:cs="Arial"/>
              <w:sz w:val="18"/>
              <w:szCs w:val="18"/>
              <w:lang w:val="es-CO"/>
            </w:rPr>
            <w:t>I2025044111</w:t>
          </w:r>
          <w:r w:rsidR="002B335C">
            <w:rPr>
              <w:rFonts w:cs="Arial"/>
              <w:sz w:val="18"/>
              <w:szCs w:val="18"/>
              <w:lang w:val="es-CO"/>
            </w:rPr>
            <w:t xml:space="preserve"> – 18/12/2025</w:t>
          </w:r>
        </w:p>
      </w:tc>
    </w:tr>
    <w:tr w:rsidR="008A2B10" w:rsidRPr="00E6389C" w14:paraId="09361314" w14:textId="77777777" w:rsidTr="00BA4886">
      <w:trPr>
        <w:cantSplit/>
        <w:trHeight w:val="529"/>
      </w:trPr>
      <w:tc>
        <w:tcPr>
          <w:tcW w:w="2132" w:type="dxa"/>
          <w:vMerge/>
          <w:tcBorders>
            <w:right w:val="single" w:sz="4" w:space="0" w:color="auto"/>
          </w:tcBorders>
        </w:tcPr>
        <w:p w14:paraId="1316DC3A" w14:textId="77777777"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6F0B5484"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0B635AE" w14:textId="6897E44A" w:rsidR="008A2B10" w:rsidRPr="00823DB7" w:rsidRDefault="008A2B10" w:rsidP="00BA4886">
          <w:pPr>
            <w:spacing w:after="0"/>
            <w:rPr>
              <w:rFonts w:cs="Arial"/>
              <w:sz w:val="18"/>
              <w:szCs w:val="18"/>
            </w:rPr>
          </w:pPr>
          <w:r w:rsidRPr="00823DB7">
            <w:rPr>
              <w:rFonts w:cs="Arial"/>
              <w:sz w:val="18"/>
              <w:szCs w:val="18"/>
            </w:rPr>
            <w:t xml:space="preserve">Página: </w:t>
          </w:r>
          <w:r w:rsidRPr="00823DB7">
            <w:rPr>
              <w:rFonts w:cs="Arial"/>
              <w:sz w:val="18"/>
              <w:szCs w:val="18"/>
            </w:rPr>
            <w:fldChar w:fldCharType="begin"/>
          </w:r>
          <w:r w:rsidRPr="00823DB7">
            <w:rPr>
              <w:rFonts w:cs="Arial"/>
              <w:sz w:val="18"/>
              <w:szCs w:val="18"/>
            </w:rPr>
            <w:instrText xml:space="preserve"> PAGE </w:instrText>
          </w:r>
          <w:r w:rsidRPr="00823DB7">
            <w:rPr>
              <w:rFonts w:cs="Arial"/>
              <w:sz w:val="18"/>
              <w:szCs w:val="18"/>
            </w:rPr>
            <w:fldChar w:fldCharType="separate"/>
          </w:r>
          <w:r w:rsidR="008558C1">
            <w:rPr>
              <w:rFonts w:cs="Arial"/>
              <w:noProof/>
              <w:sz w:val="18"/>
              <w:szCs w:val="18"/>
            </w:rPr>
            <w:t>4</w:t>
          </w:r>
          <w:r w:rsidRPr="00823DB7">
            <w:rPr>
              <w:rFonts w:cs="Arial"/>
              <w:sz w:val="18"/>
              <w:szCs w:val="18"/>
            </w:rPr>
            <w:fldChar w:fldCharType="end"/>
          </w:r>
          <w:r w:rsidRPr="00823DB7">
            <w:rPr>
              <w:rFonts w:cs="Arial"/>
              <w:sz w:val="18"/>
              <w:szCs w:val="18"/>
            </w:rPr>
            <w:t xml:space="preserve"> de </w:t>
          </w:r>
          <w:r w:rsidRPr="00823DB7">
            <w:rPr>
              <w:rFonts w:cs="Arial"/>
              <w:sz w:val="18"/>
              <w:szCs w:val="18"/>
            </w:rPr>
            <w:fldChar w:fldCharType="begin"/>
          </w:r>
          <w:r w:rsidRPr="00823DB7">
            <w:rPr>
              <w:rFonts w:cs="Arial"/>
              <w:sz w:val="18"/>
              <w:szCs w:val="18"/>
            </w:rPr>
            <w:instrText xml:space="preserve"> NUMPAGES  </w:instrText>
          </w:r>
          <w:r w:rsidRPr="00823DB7">
            <w:rPr>
              <w:rFonts w:cs="Arial"/>
              <w:sz w:val="18"/>
              <w:szCs w:val="18"/>
            </w:rPr>
            <w:fldChar w:fldCharType="separate"/>
          </w:r>
          <w:r w:rsidR="008558C1">
            <w:rPr>
              <w:rFonts w:cs="Arial"/>
              <w:noProof/>
              <w:sz w:val="18"/>
              <w:szCs w:val="18"/>
            </w:rPr>
            <w:t>261</w:t>
          </w:r>
          <w:r w:rsidRPr="00823DB7">
            <w:rPr>
              <w:rFonts w:cs="Arial"/>
              <w:sz w:val="18"/>
              <w:szCs w:val="18"/>
            </w:rPr>
            <w:fldChar w:fldCharType="end"/>
          </w:r>
        </w:p>
      </w:tc>
    </w:tr>
  </w:tbl>
  <w:p w14:paraId="7A86A8F3" w14:textId="38E60B86" w:rsidR="008A2B10" w:rsidRPr="000A21E0" w:rsidRDefault="00DC4227">
    <w:pPr>
      <w:pStyle w:val="Prrafodelista"/>
      <w:rPr>
        <w:sz w:val="2"/>
        <w:szCs w:val="2"/>
      </w:rPr>
    </w:pPr>
    <w:r>
      <w:rPr>
        <w:noProof/>
      </w:rPr>
      <w:pict w14:anchorId="33DCCE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94642" o:spid="_x0000_s1027" type="#_x0000_t136" style="position:absolute;left:0;text-align:left;margin-left:0;margin-top:0;width:561pt;height:102pt;rotation:315;z-index:-251653120;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E036" w14:textId="7A342505" w:rsidR="00DC4227" w:rsidRDefault="00DC4227">
    <w:pPr>
      <w:pStyle w:val="Encabezado"/>
    </w:pPr>
    <w:r>
      <w:rPr>
        <w:noProof/>
      </w:rPr>
      <w:pict w14:anchorId="31B4A5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94640" o:spid="_x0000_s1025" type="#_x0000_t136" style="position:absolute;margin-left:0;margin-top:0;width:561pt;height:102pt;rotation:315;z-index:-251657216;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C85"/>
    <w:multiLevelType w:val="hybridMultilevel"/>
    <w:tmpl w:val="760AD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8ACE1D"/>
    <w:multiLevelType w:val="hybridMultilevel"/>
    <w:tmpl w:val="EF32E166"/>
    <w:lvl w:ilvl="0" w:tplc="9F54E206">
      <w:start w:val="1"/>
      <w:numFmt w:val="decimal"/>
      <w:lvlText w:val="%1."/>
      <w:lvlJc w:val="left"/>
      <w:pPr>
        <w:ind w:left="720" w:hanging="360"/>
      </w:pPr>
    </w:lvl>
    <w:lvl w:ilvl="1" w:tplc="8110A964">
      <w:start w:val="1"/>
      <w:numFmt w:val="lowerLetter"/>
      <w:lvlText w:val="%2."/>
      <w:lvlJc w:val="left"/>
      <w:pPr>
        <w:ind w:left="1440" w:hanging="360"/>
      </w:pPr>
    </w:lvl>
    <w:lvl w:ilvl="2" w:tplc="046CF4F4">
      <w:start w:val="1"/>
      <w:numFmt w:val="lowerRoman"/>
      <w:lvlText w:val="%3."/>
      <w:lvlJc w:val="right"/>
      <w:pPr>
        <w:ind w:left="2160" w:hanging="180"/>
      </w:pPr>
    </w:lvl>
    <w:lvl w:ilvl="3" w:tplc="CB167EA0">
      <w:start w:val="1"/>
      <w:numFmt w:val="decimal"/>
      <w:lvlText w:val="%4."/>
      <w:lvlJc w:val="left"/>
      <w:pPr>
        <w:ind w:left="2880" w:hanging="360"/>
      </w:pPr>
    </w:lvl>
    <w:lvl w:ilvl="4" w:tplc="2D6E2C32">
      <w:start w:val="1"/>
      <w:numFmt w:val="lowerLetter"/>
      <w:lvlText w:val="%5."/>
      <w:lvlJc w:val="left"/>
      <w:pPr>
        <w:ind w:left="3600" w:hanging="360"/>
      </w:pPr>
    </w:lvl>
    <w:lvl w:ilvl="5" w:tplc="DF0687FC">
      <w:start w:val="1"/>
      <w:numFmt w:val="lowerRoman"/>
      <w:lvlText w:val="%6."/>
      <w:lvlJc w:val="right"/>
      <w:pPr>
        <w:ind w:left="4320" w:hanging="180"/>
      </w:pPr>
    </w:lvl>
    <w:lvl w:ilvl="6" w:tplc="2EE2E6E0">
      <w:start w:val="1"/>
      <w:numFmt w:val="decimal"/>
      <w:lvlText w:val="%7."/>
      <w:lvlJc w:val="left"/>
      <w:pPr>
        <w:ind w:left="5040" w:hanging="360"/>
      </w:pPr>
    </w:lvl>
    <w:lvl w:ilvl="7" w:tplc="B4607F68">
      <w:start w:val="1"/>
      <w:numFmt w:val="lowerLetter"/>
      <w:lvlText w:val="%8."/>
      <w:lvlJc w:val="left"/>
      <w:pPr>
        <w:ind w:left="5760" w:hanging="360"/>
      </w:pPr>
    </w:lvl>
    <w:lvl w:ilvl="8" w:tplc="297C00E8">
      <w:start w:val="1"/>
      <w:numFmt w:val="lowerRoman"/>
      <w:lvlText w:val="%9."/>
      <w:lvlJc w:val="right"/>
      <w:pPr>
        <w:ind w:left="6480" w:hanging="180"/>
      </w:pPr>
    </w:lvl>
  </w:abstractNum>
  <w:abstractNum w:abstractNumId="2" w15:restartNumberingAfterBreak="0">
    <w:nsid w:val="009A311B"/>
    <w:multiLevelType w:val="multilevel"/>
    <w:tmpl w:val="291EDB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0F308D2"/>
    <w:multiLevelType w:val="hybridMultilevel"/>
    <w:tmpl w:val="1C32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3D0BF2"/>
    <w:multiLevelType w:val="multilevel"/>
    <w:tmpl w:val="CAB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32661"/>
    <w:multiLevelType w:val="hybridMultilevel"/>
    <w:tmpl w:val="82E29E44"/>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32641DA"/>
    <w:multiLevelType w:val="hybridMultilevel"/>
    <w:tmpl w:val="FFFFFFFF"/>
    <w:lvl w:ilvl="0" w:tplc="BD54F540">
      <w:start w:val="1"/>
      <w:numFmt w:val="bullet"/>
      <w:lvlText w:val=""/>
      <w:lvlJc w:val="left"/>
      <w:pPr>
        <w:ind w:left="360" w:hanging="360"/>
      </w:pPr>
      <w:rPr>
        <w:rFonts w:ascii="Symbol" w:hAnsi="Symbol" w:hint="default"/>
      </w:rPr>
    </w:lvl>
    <w:lvl w:ilvl="1" w:tplc="5754A698">
      <w:start w:val="1"/>
      <w:numFmt w:val="bullet"/>
      <w:lvlText w:val="o"/>
      <w:lvlJc w:val="left"/>
      <w:pPr>
        <w:ind w:left="1080" w:hanging="360"/>
      </w:pPr>
      <w:rPr>
        <w:rFonts w:ascii="Courier New" w:hAnsi="Courier New" w:hint="default"/>
      </w:rPr>
    </w:lvl>
    <w:lvl w:ilvl="2" w:tplc="B09E4D28">
      <w:start w:val="1"/>
      <w:numFmt w:val="bullet"/>
      <w:lvlText w:val=""/>
      <w:lvlJc w:val="left"/>
      <w:pPr>
        <w:ind w:left="1800" w:hanging="360"/>
      </w:pPr>
      <w:rPr>
        <w:rFonts w:ascii="Wingdings" w:hAnsi="Wingdings" w:hint="default"/>
      </w:rPr>
    </w:lvl>
    <w:lvl w:ilvl="3" w:tplc="66D80C30">
      <w:start w:val="1"/>
      <w:numFmt w:val="bullet"/>
      <w:lvlText w:val=""/>
      <w:lvlJc w:val="left"/>
      <w:pPr>
        <w:ind w:left="2520" w:hanging="360"/>
      </w:pPr>
      <w:rPr>
        <w:rFonts w:ascii="Symbol" w:hAnsi="Symbol" w:hint="default"/>
      </w:rPr>
    </w:lvl>
    <w:lvl w:ilvl="4" w:tplc="F542A260">
      <w:start w:val="1"/>
      <w:numFmt w:val="bullet"/>
      <w:lvlText w:val="o"/>
      <w:lvlJc w:val="left"/>
      <w:pPr>
        <w:ind w:left="3240" w:hanging="360"/>
      </w:pPr>
      <w:rPr>
        <w:rFonts w:ascii="Courier New" w:hAnsi="Courier New" w:hint="default"/>
      </w:rPr>
    </w:lvl>
    <w:lvl w:ilvl="5" w:tplc="BCA0C2C2">
      <w:start w:val="1"/>
      <w:numFmt w:val="bullet"/>
      <w:lvlText w:val=""/>
      <w:lvlJc w:val="left"/>
      <w:pPr>
        <w:ind w:left="3960" w:hanging="360"/>
      </w:pPr>
      <w:rPr>
        <w:rFonts w:ascii="Wingdings" w:hAnsi="Wingdings" w:hint="default"/>
      </w:rPr>
    </w:lvl>
    <w:lvl w:ilvl="6" w:tplc="27B6EE56">
      <w:start w:val="1"/>
      <w:numFmt w:val="bullet"/>
      <w:lvlText w:val=""/>
      <w:lvlJc w:val="left"/>
      <w:pPr>
        <w:ind w:left="4680" w:hanging="360"/>
      </w:pPr>
      <w:rPr>
        <w:rFonts w:ascii="Symbol" w:hAnsi="Symbol" w:hint="default"/>
      </w:rPr>
    </w:lvl>
    <w:lvl w:ilvl="7" w:tplc="DC544074">
      <w:start w:val="1"/>
      <w:numFmt w:val="bullet"/>
      <w:lvlText w:val="o"/>
      <w:lvlJc w:val="left"/>
      <w:pPr>
        <w:ind w:left="5400" w:hanging="360"/>
      </w:pPr>
      <w:rPr>
        <w:rFonts w:ascii="Courier New" w:hAnsi="Courier New" w:hint="default"/>
      </w:rPr>
    </w:lvl>
    <w:lvl w:ilvl="8" w:tplc="F30E0002">
      <w:start w:val="1"/>
      <w:numFmt w:val="bullet"/>
      <w:lvlText w:val=""/>
      <w:lvlJc w:val="left"/>
      <w:pPr>
        <w:ind w:left="6120" w:hanging="360"/>
      </w:pPr>
      <w:rPr>
        <w:rFonts w:ascii="Wingdings" w:hAnsi="Wingdings" w:hint="default"/>
      </w:rPr>
    </w:lvl>
  </w:abstractNum>
  <w:abstractNum w:abstractNumId="7" w15:restartNumberingAfterBreak="0">
    <w:nsid w:val="034523D6"/>
    <w:multiLevelType w:val="hybridMultilevel"/>
    <w:tmpl w:val="B0A4F62A"/>
    <w:lvl w:ilvl="0" w:tplc="5A6417BA">
      <w:start w:val="1"/>
      <w:numFmt w:val="bullet"/>
      <w:lvlText w:val=""/>
      <w:lvlJc w:val="left"/>
      <w:pPr>
        <w:ind w:left="380" w:hanging="380"/>
      </w:pPr>
      <w:rPr>
        <w:rFonts w:ascii="Symbol" w:hAnsi="Symbol" w:hint="default"/>
      </w:rPr>
    </w:lvl>
    <w:lvl w:ilvl="1" w:tplc="240A0003" w:tentative="1">
      <w:start w:val="1"/>
      <w:numFmt w:val="bullet"/>
      <w:lvlText w:val="o"/>
      <w:lvlJc w:val="left"/>
      <w:pPr>
        <w:ind w:left="1100" w:hanging="360"/>
      </w:pPr>
      <w:rPr>
        <w:rFonts w:ascii="Courier New" w:hAnsi="Courier New" w:cs="Courier New" w:hint="default"/>
      </w:rPr>
    </w:lvl>
    <w:lvl w:ilvl="2" w:tplc="240A0005" w:tentative="1">
      <w:start w:val="1"/>
      <w:numFmt w:val="bullet"/>
      <w:lvlText w:val=""/>
      <w:lvlJc w:val="left"/>
      <w:pPr>
        <w:ind w:left="1820" w:hanging="360"/>
      </w:pPr>
      <w:rPr>
        <w:rFonts w:ascii="Wingdings" w:hAnsi="Wingdings" w:hint="default"/>
      </w:rPr>
    </w:lvl>
    <w:lvl w:ilvl="3" w:tplc="240A0001" w:tentative="1">
      <w:start w:val="1"/>
      <w:numFmt w:val="bullet"/>
      <w:lvlText w:val=""/>
      <w:lvlJc w:val="left"/>
      <w:pPr>
        <w:ind w:left="2540" w:hanging="360"/>
      </w:pPr>
      <w:rPr>
        <w:rFonts w:ascii="Symbol" w:hAnsi="Symbol" w:hint="default"/>
      </w:rPr>
    </w:lvl>
    <w:lvl w:ilvl="4" w:tplc="240A0003" w:tentative="1">
      <w:start w:val="1"/>
      <w:numFmt w:val="bullet"/>
      <w:lvlText w:val="o"/>
      <w:lvlJc w:val="left"/>
      <w:pPr>
        <w:ind w:left="3260" w:hanging="360"/>
      </w:pPr>
      <w:rPr>
        <w:rFonts w:ascii="Courier New" w:hAnsi="Courier New" w:cs="Courier New" w:hint="default"/>
      </w:rPr>
    </w:lvl>
    <w:lvl w:ilvl="5" w:tplc="240A0005" w:tentative="1">
      <w:start w:val="1"/>
      <w:numFmt w:val="bullet"/>
      <w:lvlText w:val=""/>
      <w:lvlJc w:val="left"/>
      <w:pPr>
        <w:ind w:left="3980" w:hanging="360"/>
      </w:pPr>
      <w:rPr>
        <w:rFonts w:ascii="Wingdings" w:hAnsi="Wingdings" w:hint="default"/>
      </w:rPr>
    </w:lvl>
    <w:lvl w:ilvl="6" w:tplc="240A0001" w:tentative="1">
      <w:start w:val="1"/>
      <w:numFmt w:val="bullet"/>
      <w:lvlText w:val=""/>
      <w:lvlJc w:val="left"/>
      <w:pPr>
        <w:ind w:left="4700" w:hanging="360"/>
      </w:pPr>
      <w:rPr>
        <w:rFonts w:ascii="Symbol" w:hAnsi="Symbol" w:hint="default"/>
      </w:rPr>
    </w:lvl>
    <w:lvl w:ilvl="7" w:tplc="240A0003" w:tentative="1">
      <w:start w:val="1"/>
      <w:numFmt w:val="bullet"/>
      <w:lvlText w:val="o"/>
      <w:lvlJc w:val="left"/>
      <w:pPr>
        <w:ind w:left="5420" w:hanging="360"/>
      </w:pPr>
      <w:rPr>
        <w:rFonts w:ascii="Courier New" w:hAnsi="Courier New" w:cs="Courier New" w:hint="default"/>
      </w:rPr>
    </w:lvl>
    <w:lvl w:ilvl="8" w:tplc="240A0005" w:tentative="1">
      <w:start w:val="1"/>
      <w:numFmt w:val="bullet"/>
      <w:lvlText w:val=""/>
      <w:lvlJc w:val="left"/>
      <w:pPr>
        <w:ind w:left="6140" w:hanging="360"/>
      </w:pPr>
      <w:rPr>
        <w:rFonts w:ascii="Wingdings" w:hAnsi="Wingdings" w:hint="default"/>
      </w:rPr>
    </w:lvl>
  </w:abstractNum>
  <w:abstractNum w:abstractNumId="8" w15:restartNumberingAfterBreak="0">
    <w:nsid w:val="03C7262E"/>
    <w:multiLevelType w:val="hybridMultilevel"/>
    <w:tmpl w:val="53AA1F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043628BD"/>
    <w:multiLevelType w:val="hybridMultilevel"/>
    <w:tmpl w:val="3092C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CB59D4"/>
    <w:multiLevelType w:val="multilevel"/>
    <w:tmpl w:val="B82626B8"/>
    <w:lvl w:ilvl="0">
      <w:start w:val="7"/>
      <w:numFmt w:val="decimal"/>
      <w:lvlText w:val="%1."/>
      <w:lvlJc w:val="left"/>
      <w:pPr>
        <w:ind w:left="540" w:hanging="54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05D31954"/>
    <w:multiLevelType w:val="hybridMultilevel"/>
    <w:tmpl w:val="B84479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062884DD"/>
    <w:multiLevelType w:val="hybridMultilevel"/>
    <w:tmpl w:val="DCCAEA0C"/>
    <w:lvl w:ilvl="0" w:tplc="5B16D0D2">
      <w:start w:val="1"/>
      <w:numFmt w:val="lowerLetter"/>
      <w:lvlText w:val="%1."/>
      <w:lvlJc w:val="left"/>
      <w:pPr>
        <w:ind w:left="720" w:hanging="360"/>
      </w:pPr>
    </w:lvl>
    <w:lvl w:ilvl="1" w:tplc="7F184EEA">
      <w:start w:val="1"/>
      <w:numFmt w:val="lowerLetter"/>
      <w:lvlText w:val="%2."/>
      <w:lvlJc w:val="left"/>
      <w:pPr>
        <w:ind w:left="1440" w:hanging="360"/>
      </w:pPr>
    </w:lvl>
    <w:lvl w:ilvl="2" w:tplc="BFA842D4">
      <w:start w:val="1"/>
      <w:numFmt w:val="lowerRoman"/>
      <w:lvlText w:val="%3."/>
      <w:lvlJc w:val="right"/>
      <w:pPr>
        <w:ind w:left="2160" w:hanging="180"/>
      </w:pPr>
    </w:lvl>
    <w:lvl w:ilvl="3" w:tplc="34E6E37C">
      <w:start w:val="1"/>
      <w:numFmt w:val="decimal"/>
      <w:lvlText w:val="%4."/>
      <w:lvlJc w:val="left"/>
      <w:pPr>
        <w:ind w:left="2880" w:hanging="360"/>
      </w:pPr>
    </w:lvl>
    <w:lvl w:ilvl="4" w:tplc="D1B24758">
      <w:start w:val="1"/>
      <w:numFmt w:val="lowerLetter"/>
      <w:lvlText w:val="%5."/>
      <w:lvlJc w:val="left"/>
      <w:pPr>
        <w:ind w:left="3600" w:hanging="360"/>
      </w:pPr>
    </w:lvl>
    <w:lvl w:ilvl="5" w:tplc="4CAE2AEC">
      <w:start w:val="1"/>
      <w:numFmt w:val="lowerRoman"/>
      <w:lvlText w:val="%6."/>
      <w:lvlJc w:val="right"/>
      <w:pPr>
        <w:ind w:left="4320" w:hanging="180"/>
      </w:pPr>
    </w:lvl>
    <w:lvl w:ilvl="6" w:tplc="22E40880">
      <w:start w:val="1"/>
      <w:numFmt w:val="decimal"/>
      <w:lvlText w:val="%7."/>
      <w:lvlJc w:val="left"/>
      <w:pPr>
        <w:ind w:left="5040" w:hanging="360"/>
      </w:pPr>
    </w:lvl>
    <w:lvl w:ilvl="7" w:tplc="863667D6">
      <w:start w:val="1"/>
      <w:numFmt w:val="lowerLetter"/>
      <w:lvlText w:val="%8."/>
      <w:lvlJc w:val="left"/>
      <w:pPr>
        <w:ind w:left="5760" w:hanging="360"/>
      </w:pPr>
    </w:lvl>
    <w:lvl w:ilvl="8" w:tplc="F174910A">
      <w:start w:val="1"/>
      <w:numFmt w:val="lowerRoman"/>
      <w:lvlText w:val="%9."/>
      <w:lvlJc w:val="right"/>
      <w:pPr>
        <w:ind w:left="6480" w:hanging="180"/>
      </w:pPr>
    </w:lvl>
  </w:abstractNum>
  <w:abstractNum w:abstractNumId="13" w15:restartNumberingAfterBreak="0">
    <w:nsid w:val="064E1B91"/>
    <w:multiLevelType w:val="hybridMultilevel"/>
    <w:tmpl w:val="933044D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06A47C62"/>
    <w:multiLevelType w:val="multilevel"/>
    <w:tmpl w:val="28C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242F8E"/>
    <w:multiLevelType w:val="hybridMultilevel"/>
    <w:tmpl w:val="2E6C63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07C676E0"/>
    <w:multiLevelType w:val="multilevel"/>
    <w:tmpl w:val="9AE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3C22D9"/>
    <w:multiLevelType w:val="hybridMultilevel"/>
    <w:tmpl w:val="E10881B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BEA4B8E"/>
    <w:multiLevelType w:val="multilevel"/>
    <w:tmpl w:val="B52248B8"/>
    <w:lvl w:ilvl="0">
      <w:start w:val="1"/>
      <w:numFmt w:val="low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15:restartNumberingAfterBreak="0">
    <w:nsid w:val="0C5F52A9"/>
    <w:multiLevelType w:val="hybridMultilevel"/>
    <w:tmpl w:val="AA66A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C647897"/>
    <w:multiLevelType w:val="hybridMultilevel"/>
    <w:tmpl w:val="8FCAA386"/>
    <w:lvl w:ilvl="0" w:tplc="EB5CD7C6">
      <w:start w:val="1"/>
      <w:numFmt w:val="decimal"/>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0D41BE33"/>
    <w:multiLevelType w:val="hybridMultilevel"/>
    <w:tmpl w:val="48740E5C"/>
    <w:lvl w:ilvl="0" w:tplc="201E604E">
      <w:start w:val="1"/>
      <w:numFmt w:val="bullet"/>
      <w:lvlText w:val=""/>
      <w:lvlJc w:val="left"/>
      <w:pPr>
        <w:ind w:left="720" w:hanging="360"/>
      </w:pPr>
      <w:rPr>
        <w:rFonts w:ascii="Symbol" w:hAnsi="Symbol" w:hint="default"/>
      </w:rPr>
    </w:lvl>
    <w:lvl w:ilvl="1" w:tplc="EF624C7E">
      <w:start w:val="1"/>
      <w:numFmt w:val="bullet"/>
      <w:lvlText w:val="o"/>
      <w:lvlJc w:val="left"/>
      <w:pPr>
        <w:ind w:left="1440" w:hanging="360"/>
      </w:pPr>
      <w:rPr>
        <w:rFonts w:ascii="Courier New" w:hAnsi="Courier New" w:hint="default"/>
      </w:rPr>
    </w:lvl>
    <w:lvl w:ilvl="2" w:tplc="EB3E3CC6">
      <w:start w:val="1"/>
      <w:numFmt w:val="bullet"/>
      <w:lvlText w:val=""/>
      <w:lvlJc w:val="left"/>
      <w:pPr>
        <w:ind w:left="2160" w:hanging="360"/>
      </w:pPr>
      <w:rPr>
        <w:rFonts w:ascii="Wingdings" w:hAnsi="Wingdings" w:hint="default"/>
      </w:rPr>
    </w:lvl>
    <w:lvl w:ilvl="3" w:tplc="CBD67BE4">
      <w:start w:val="1"/>
      <w:numFmt w:val="bullet"/>
      <w:lvlText w:val=""/>
      <w:lvlJc w:val="left"/>
      <w:pPr>
        <w:ind w:left="2880" w:hanging="360"/>
      </w:pPr>
      <w:rPr>
        <w:rFonts w:ascii="Symbol" w:hAnsi="Symbol" w:hint="default"/>
      </w:rPr>
    </w:lvl>
    <w:lvl w:ilvl="4" w:tplc="4DE47EEA">
      <w:start w:val="1"/>
      <w:numFmt w:val="bullet"/>
      <w:lvlText w:val="o"/>
      <w:lvlJc w:val="left"/>
      <w:pPr>
        <w:ind w:left="3600" w:hanging="360"/>
      </w:pPr>
      <w:rPr>
        <w:rFonts w:ascii="Courier New" w:hAnsi="Courier New" w:hint="default"/>
      </w:rPr>
    </w:lvl>
    <w:lvl w:ilvl="5" w:tplc="66400AF8">
      <w:start w:val="1"/>
      <w:numFmt w:val="bullet"/>
      <w:lvlText w:val=""/>
      <w:lvlJc w:val="left"/>
      <w:pPr>
        <w:ind w:left="4320" w:hanging="360"/>
      </w:pPr>
      <w:rPr>
        <w:rFonts w:ascii="Wingdings" w:hAnsi="Wingdings" w:hint="default"/>
      </w:rPr>
    </w:lvl>
    <w:lvl w:ilvl="6" w:tplc="49EE99EE">
      <w:start w:val="1"/>
      <w:numFmt w:val="bullet"/>
      <w:lvlText w:val=""/>
      <w:lvlJc w:val="left"/>
      <w:pPr>
        <w:ind w:left="5040" w:hanging="360"/>
      </w:pPr>
      <w:rPr>
        <w:rFonts w:ascii="Symbol" w:hAnsi="Symbol" w:hint="default"/>
      </w:rPr>
    </w:lvl>
    <w:lvl w:ilvl="7" w:tplc="C99E6EC6">
      <w:start w:val="1"/>
      <w:numFmt w:val="bullet"/>
      <w:lvlText w:val="o"/>
      <w:lvlJc w:val="left"/>
      <w:pPr>
        <w:ind w:left="5760" w:hanging="360"/>
      </w:pPr>
      <w:rPr>
        <w:rFonts w:ascii="Courier New" w:hAnsi="Courier New" w:hint="default"/>
      </w:rPr>
    </w:lvl>
    <w:lvl w:ilvl="8" w:tplc="2D14E60E">
      <w:start w:val="1"/>
      <w:numFmt w:val="bullet"/>
      <w:lvlText w:val=""/>
      <w:lvlJc w:val="left"/>
      <w:pPr>
        <w:ind w:left="6480" w:hanging="360"/>
      </w:pPr>
      <w:rPr>
        <w:rFonts w:ascii="Wingdings" w:hAnsi="Wingdings" w:hint="default"/>
      </w:rPr>
    </w:lvl>
  </w:abstractNum>
  <w:abstractNum w:abstractNumId="22" w15:restartNumberingAfterBreak="0">
    <w:nsid w:val="0EDD6834"/>
    <w:multiLevelType w:val="hybridMultilevel"/>
    <w:tmpl w:val="A628EC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0EF74C9D"/>
    <w:multiLevelType w:val="multilevel"/>
    <w:tmpl w:val="C6E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078F3"/>
    <w:multiLevelType w:val="hybridMultilevel"/>
    <w:tmpl w:val="A3CC59AA"/>
    <w:lvl w:ilvl="0" w:tplc="240A0001">
      <w:start w:val="1"/>
      <w:numFmt w:val="bullet"/>
      <w:lvlText w:val=""/>
      <w:lvlJc w:val="left"/>
      <w:pPr>
        <w:ind w:left="1076" w:hanging="360"/>
      </w:pPr>
      <w:rPr>
        <w:rFonts w:ascii="Symbol" w:hAnsi="Symbol" w:hint="default"/>
      </w:rPr>
    </w:lvl>
    <w:lvl w:ilvl="1" w:tplc="240A0003" w:tentative="1">
      <w:start w:val="1"/>
      <w:numFmt w:val="bullet"/>
      <w:lvlText w:val="o"/>
      <w:lvlJc w:val="left"/>
      <w:pPr>
        <w:ind w:left="1796" w:hanging="360"/>
      </w:pPr>
      <w:rPr>
        <w:rFonts w:ascii="Courier New" w:hAnsi="Courier New" w:cs="Courier New" w:hint="default"/>
      </w:rPr>
    </w:lvl>
    <w:lvl w:ilvl="2" w:tplc="240A0005" w:tentative="1">
      <w:start w:val="1"/>
      <w:numFmt w:val="bullet"/>
      <w:lvlText w:val=""/>
      <w:lvlJc w:val="left"/>
      <w:pPr>
        <w:ind w:left="2516" w:hanging="360"/>
      </w:pPr>
      <w:rPr>
        <w:rFonts w:ascii="Wingdings" w:hAnsi="Wingdings" w:hint="default"/>
      </w:rPr>
    </w:lvl>
    <w:lvl w:ilvl="3" w:tplc="240A0001" w:tentative="1">
      <w:start w:val="1"/>
      <w:numFmt w:val="bullet"/>
      <w:lvlText w:val=""/>
      <w:lvlJc w:val="left"/>
      <w:pPr>
        <w:ind w:left="3236" w:hanging="360"/>
      </w:pPr>
      <w:rPr>
        <w:rFonts w:ascii="Symbol" w:hAnsi="Symbol" w:hint="default"/>
      </w:rPr>
    </w:lvl>
    <w:lvl w:ilvl="4" w:tplc="240A0003" w:tentative="1">
      <w:start w:val="1"/>
      <w:numFmt w:val="bullet"/>
      <w:lvlText w:val="o"/>
      <w:lvlJc w:val="left"/>
      <w:pPr>
        <w:ind w:left="3956" w:hanging="360"/>
      </w:pPr>
      <w:rPr>
        <w:rFonts w:ascii="Courier New" w:hAnsi="Courier New" w:cs="Courier New" w:hint="default"/>
      </w:rPr>
    </w:lvl>
    <w:lvl w:ilvl="5" w:tplc="240A0005" w:tentative="1">
      <w:start w:val="1"/>
      <w:numFmt w:val="bullet"/>
      <w:lvlText w:val=""/>
      <w:lvlJc w:val="left"/>
      <w:pPr>
        <w:ind w:left="4676" w:hanging="360"/>
      </w:pPr>
      <w:rPr>
        <w:rFonts w:ascii="Wingdings" w:hAnsi="Wingdings" w:hint="default"/>
      </w:rPr>
    </w:lvl>
    <w:lvl w:ilvl="6" w:tplc="240A0001" w:tentative="1">
      <w:start w:val="1"/>
      <w:numFmt w:val="bullet"/>
      <w:lvlText w:val=""/>
      <w:lvlJc w:val="left"/>
      <w:pPr>
        <w:ind w:left="5396" w:hanging="360"/>
      </w:pPr>
      <w:rPr>
        <w:rFonts w:ascii="Symbol" w:hAnsi="Symbol" w:hint="default"/>
      </w:rPr>
    </w:lvl>
    <w:lvl w:ilvl="7" w:tplc="240A0003" w:tentative="1">
      <w:start w:val="1"/>
      <w:numFmt w:val="bullet"/>
      <w:lvlText w:val="o"/>
      <w:lvlJc w:val="left"/>
      <w:pPr>
        <w:ind w:left="6116" w:hanging="360"/>
      </w:pPr>
      <w:rPr>
        <w:rFonts w:ascii="Courier New" w:hAnsi="Courier New" w:cs="Courier New" w:hint="default"/>
      </w:rPr>
    </w:lvl>
    <w:lvl w:ilvl="8" w:tplc="240A0005" w:tentative="1">
      <w:start w:val="1"/>
      <w:numFmt w:val="bullet"/>
      <w:lvlText w:val=""/>
      <w:lvlJc w:val="left"/>
      <w:pPr>
        <w:ind w:left="6836" w:hanging="360"/>
      </w:pPr>
      <w:rPr>
        <w:rFonts w:ascii="Wingdings" w:hAnsi="Wingdings" w:hint="default"/>
      </w:rPr>
    </w:lvl>
  </w:abstractNum>
  <w:abstractNum w:abstractNumId="25" w15:restartNumberingAfterBreak="0">
    <w:nsid w:val="0F207B1D"/>
    <w:multiLevelType w:val="multilevel"/>
    <w:tmpl w:val="D14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6A7F63"/>
    <w:multiLevelType w:val="hybridMultilevel"/>
    <w:tmpl w:val="FFFFFFFF"/>
    <w:lvl w:ilvl="0" w:tplc="ED464BA0">
      <w:start w:val="1"/>
      <w:numFmt w:val="bullet"/>
      <w:lvlText w:val=""/>
      <w:lvlJc w:val="left"/>
      <w:pPr>
        <w:ind w:left="720" w:hanging="360"/>
      </w:pPr>
      <w:rPr>
        <w:rFonts w:ascii="Symbol" w:hAnsi="Symbol" w:hint="default"/>
      </w:rPr>
    </w:lvl>
    <w:lvl w:ilvl="1" w:tplc="BB3EABEC">
      <w:start w:val="1"/>
      <w:numFmt w:val="bullet"/>
      <w:lvlText w:val="o"/>
      <w:lvlJc w:val="left"/>
      <w:pPr>
        <w:ind w:left="1440" w:hanging="360"/>
      </w:pPr>
      <w:rPr>
        <w:rFonts w:ascii="Courier New" w:hAnsi="Courier New" w:hint="default"/>
      </w:rPr>
    </w:lvl>
    <w:lvl w:ilvl="2" w:tplc="F1E4415C">
      <w:start w:val="1"/>
      <w:numFmt w:val="bullet"/>
      <w:lvlText w:val=""/>
      <w:lvlJc w:val="left"/>
      <w:pPr>
        <w:ind w:left="2160" w:hanging="360"/>
      </w:pPr>
      <w:rPr>
        <w:rFonts w:ascii="Wingdings" w:hAnsi="Wingdings" w:hint="default"/>
      </w:rPr>
    </w:lvl>
    <w:lvl w:ilvl="3" w:tplc="C12E720E">
      <w:start w:val="1"/>
      <w:numFmt w:val="bullet"/>
      <w:lvlText w:val=""/>
      <w:lvlJc w:val="left"/>
      <w:pPr>
        <w:ind w:left="2880" w:hanging="360"/>
      </w:pPr>
      <w:rPr>
        <w:rFonts w:ascii="Symbol" w:hAnsi="Symbol" w:hint="default"/>
      </w:rPr>
    </w:lvl>
    <w:lvl w:ilvl="4" w:tplc="00BC7BF6">
      <w:start w:val="1"/>
      <w:numFmt w:val="bullet"/>
      <w:lvlText w:val="o"/>
      <w:lvlJc w:val="left"/>
      <w:pPr>
        <w:ind w:left="3600" w:hanging="360"/>
      </w:pPr>
      <w:rPr>
        <w:rFonts w:ascii="Courier New" w:hAnsi="Courier New" w:hint="default"/>
      </w:rPr>
    </w:lvl>
    <w:lvl w:ilvl="5" w:tplc="1898E2DC">
      <w:start w:val="1"/>
      <w:numFmt w:val="bullet"/>
      <w:lvlText w:val=""/>
      <w:lvlJc w:val="left"/>
      <w:pPr>
        <w:ind w:left="4320" w:hanging="360"/>
      </w:pPr>
      <w:rPr>
        <w:rFonts w:ascii="Wingdings" w:hAnsi="Wingdings" w:hint="default"/>
      </w:rPr>
    </w:lvl>
    <w:lvl w:ilvl="6" w:tplc="CFFA2158">
      <w:start w:val="1"/>
      <w:numFmt w:val="bullet"/>
      <w:lvlText w:val=""/>
      <w:lvlJc w:val="left"/>
      <w:pPr>
        <w:ind w:left="5040" w:hanging="360"/>
      </w:pPr>
      <w:rPr>
        <w:rFonts w:ascii="Symbol" w:hAnsi="Symbol" w:hint="default"/>
      </w:rPr>
    </w:lvl>
    <w:lvl w:ilvl="7" w:tplc="92B4775C">
      <w:start w:val="1"/>
      <w:numFmt w:val="bullet"/>
      <w:lvlText w:val="o"/>
      <w:lvlJc w:val="left"/>
      <w:pPr>
        <w:ind w:left="5760" w:hanging="360"/>
      </w:pPr>
      <w:rPr>
        <w:rFonts w:ascii="Courier New" w:hAnsi="Courier New" w:hint="default"/>
      </w:rPr>
    </w:lvl>
    <w:lvl w:ilvl="8" w:tplc="96C8F04E">
      <w:start w:val="1"/>
      <w:numFmt w:val="bullet"/>
      <w:lvlText w:val=""/>
      <w:lvlJc w:val="left"/>
      <w:pPr>
        <w:ind w:left="6480" w:hanging="360"/>
      </w:pPr>
      <w:rPr>
        <w:rFonts w:ascii="Wingdings" w:hAnsi="Wingdings" w:hint="default"/>
      </w:rPr>
    </w:lvl>
  </w:abstractNum>
  <w:abstractNum w:abstractNumId="27" w15:restartNumberingAfterBreak="0">
    <w:nsid w:val="10774648"/>
    <w:multiLevelType w:val="hybridMultilevel"/>
    <w:tmpl w:val="E3FE2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0914B91"/>
    <w:multiLevelType w:val="multilevel"/>
    <w:tmpl w:val="806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354C22"/>
    <w:multiLevelType w:val="multilevel"/>
    <w:tmpl w:val="EF4CC6F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114C497F"/>
    <w:multiLevelType w:val="hybridMultilevel"/>
    <w:tmpl w:val="5CB85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1C70820"/>
    <w:multiLevelType w:val="hybridMultilevel"/>
    <w:tmpl w:val="2B72061A"/>
    <w:lvl w:ilvl="0" w:tplc="75DE3564">
      <w:start w:val="1"/>
      <w:numFmt w:val="bullet"/>
      <w:lvlText w:val=""/>
      <w:lvlJc w:val="left"/>
      <w:pPr>
        <w:ind w:left="360" w:hanging="360"/>
      </w:pPr>
      <w:rPr>
        <w:rFonts w:ascii="Symbol" w:hAnsi="Symbol" w:hint="default"/>
      </w:rPr>
    </w:lvl>
    <w:lvl w:ilvl="1" w:tplc="9962BA68">
      <w:start w:val="1"/>
      <w:numFmt w:val="bullet"/>
      <w:lvlText w:val="o"/>
      <w:lvlJc w:val="left"/>
      <w:pPr>
        <w:ind w:left="1080" w:hanging="360"/>
      </w:pPr>
      <w:rPr>
        <w:rFonts w:ascii="Courier New" w:hAnsi="Courier New" w:hint="default"/>
      </w:rPr>
    </w:lvl>
    <w:lvl w:ilvl="2" w:tplc="CAC6C268">
      <w:start w:val="1"/>
      <w:numFmt w:val="bullet"/>
      <w:lvlText w:val=""/>
      <w:lvlJc w:val="left"/>
      <w:pPr>
        <w:ind w:left="1800" w:hanging="360"/>
      </w:pPr>
      <w:rPr>
        <w:rFonts w:ascii="Wingdings" w:hAnsi="Wingdings" w:hint="default"/>
      </w:rPr>
    </w:lvl>
    <w:lvl w:ilvl="3" w:tplc="CA00E040">
      <w:start w:val="1"/>
      <w:numFmt w:val="bullet"/>
      <w:lvlText w:val=""/>
      <w:lvlJc w:val="left"/>
      <w:pPr>
        <w:ind w:left="2520" w:hanging="360"/>
      </w:pPr>
      <w:rPr>
        <w:rFonts w:ascii="Symbol" w:hAnsi="Symbol" w:hint="default"/>
      </w:rPr>
    </w:lvl>
    <w:lvl w:ilvl="4" w:tplc="91B0B918">
      <w:start w:val="1"/>
      <w:numFmt w:val="bullet"/>
      <w:lvlText w:val="o"/>
      <w:lvlJc w:val="left"/>
      <w:pPr>
        <w:ind w:left="3240" w:hanging="360"/>
      </w:pPr>
      <w:rPr>
        <w:rFonts w:ascii="Courier New" w:hAnsi="Courier New" w:hint="default"/>
      </w:rPr>
    </w:lvl>
    <w:lvl w:ilvl="5" w:tplc="6D3E77AE">
      <w:start w:val="1"/>
      <w:numFmt w:val="bullet"/>
      <w:lvlText w:val=""/>
      <w:lvlJc w:val="left"/>
      <w:pPr>
        <w:ind w:left="3960" w:hanging="360"/>
      </w:pPr>
      <w:rPr>
        <w:rFonts w:ascii="Wingdings" w:hAnsi="Wingdings" w:hint="default"/>
      </w:rPr>
    </w:lvl>
    <w:lvl w:ilvl="6" w:tplc="D42EA98C">
      <w:start w:val="1"/>
      <w:numFmt w:val="bullet"/>
      <w:lvlText w:val=""/>
      <w:lvlJc w:val="left"/>
      <w:pPr>
        <w:ind w:left="4680" w:hanging="360"/>
      </w:pPr>
      <w:rPr>
        <w:rFonts w:ascii="Symbol" w:hAnsi="Symbol" w:hint="default"/>
      </w:rPr>
    </w:lvl>
    <w:lvl w:ilvl="7" w:tplc="0A525CFE">
      <w:start w:val="1"/>
      <w:numFmt w:val="bullet"/>
      <w:lvlText w:val="o"/>
      <w:lvlJc w:val="left"/>
      <w:pPr>
        <w:ind w:left="5400" w:hanging="360"/>
      </w:pPr>
      <w:rPr>
        <w:rFonts w:ascii="Courier New" w:hAnsi="Courier New" w:hint="default"/>
      </w:rPr>
    </w:lvl>
    <w:lvl w:ilvl="8" w:tplc="FA0668C0">
      <w:start w:val="1"/>
      <w:numFmt w:val="bullet"/>
      <w:lvlText w:val=""/>
      <w:lvlJc w:val="left"/>
      <w:pPr>
        <w:ind w:left="6120" w:hanging="360"/>
      </w:pPr>
      <w:rPr>
        <w:rFonts w:ascii="Wingdings" w:hAnsi="Wingdings" w:hint="default"/>
      </w:rPr>
    </w:lvl>
  </w:abstractNum>
  <w:abstractNum w:abstractNumId="32" w15:restartNumberingAfterBreak="0">
    <w:nsid w:val="154935B6"/>
    <w:multiLevelType w:val="multilevel"/>
    <w:tmpl w:val="9C3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9ED041"/>
    <w:multiLevelType w:val="hybridMultilevel"/>
    <w:tmpl w:val="4538DAF0"/>
    <w:lvl w:ilvl="0" w:tplc="BAFA89B2">
      <w:start w:val="1"/>
      <w:numFmt w:val="bullet"/>
      <w:lvlText w:val="·"/>
      <w:lvlJc w:val="left"/>
      <w:pPr>
        <w:ind w:left="720" w:hanging="360"/>
      </w:pPr>
      <w:rPr>
        <w:rFonts w:ascii="Symbol" w:hAnsi="Symbol" w:hint="default"/>
      </w:rPr>
    </w:lvl>
    <w:lvl w:ilvl="1" w:tplc="F65E37AC">
      <w:start w:val="1"/>
      <w:numFmt w:val="bullet"/>
      <w:lvlText w:val="o"/>
      <w:lvlJc w:val="left"/>
      <w:pPr>
        <w:ind w:left="1440" w:hanging="360"/>
      </w:pPr>
      <w:rPr>
        <w:rFonts w:ascii="Courier New" w:hAnsi="Courier New" w:hint="default"/>
      </w:rPr>
    </w:lvl>
    <w:lvl w:ilvl="2" w:tplc="0FF4546C">
      <w:start w:val="1"/>
      <w:numFmt w:val="bullet"/>
      <w:lvlText w:val=""/>
      <w:lvlJc w:val="left"/>
      <w:pPr>
        <w:ind w:left="2160" w:hanging="360"/>
      </w:pPr>
      <w:rPr>
        <w:rFonts w:ascii="Wingdings" w:hAnsi="Wingdings" w:hint="default"/>
      </w:rPr>
    </w:lvl>
    <w:lvl w:ilvl="3" w:tplc="06BEE122">
      <w:start w:val="1"/>
      <w:numFmt w:val="bullet"/>
      <w:lvlText w:val=""/>
      <w:lvlJc w:val="left"/>
      <w:pPr>
        <w:ind w:left="2880" w:hanging="360"/>
      </w:pPr>
      <w:rPr>
        <w:rFonts w:ascii="Symbol" w:hAnsi="Symbol" w:hint="default"/>
      </w:rPr>
    </w:lvl>
    <w:lvl w:ilvl="4" w:tplc="75083122">
      <w:start w:val="1"/>
      <w:numFmt w:val="bullet"/>
      <w:lvlText w:val="o"/>
      <w:lvlJc w:val="left"/>
      <w:pPr>
        <w:ind w:left="3600" w:hanging="360"/>
      </w:pPr>
      <w:rPr>
        <w:rFonts w:ascii="Courier New" w:hAnsi="Courier New" w:hint="default"/>
      </w:rPr>
    </w:lvl>
    <w:lvl w:ilvl="5" w:tplc="74A098EC">
      <w:start w:val="1"/>
      <w:numFmt w:val="bullet"/>
      <w:lvlText w:val=""/>
      <w:lvlJc w:val="left"/>
      <w:pPr>
        <w:ind w:left="4320" w:hanging="360"/>
      </w:pPr>
      <w:rPr>
        <w:rFonts w:ascii="Wingdings" w:hAnsi="Wingdings" w:hint="default"/>
      </w:rPr>
    </w:lvl>
    <w:lvl w:ilvl="6" w:tplc="1354F31C">
      <w:start w:val="1"/>
      <w:numFmt w:val="bullet"/>
      <w:lvlText w:val=""/>
      <w:lvlJc w:val="left"/>
      <w:pPr>
        <w:ind w:left="5040" w:hanging="360"/>
      </w:pPr>
      <w:rPr>
        <w:rFonts w:ascii="Symbol" w:hAnsi="Symbol" w:hint="default"/>
      </w:rPr>
    </w:lvl>
    <w:lvl w:ilvl="7" w:tplc="33B63A6C">
      <w:start w:val="1"/>
      <w:numFmt w:val="bullet"/>
      <w:lvlText w:val="o"/>
      <w:lvlJc w:val="left"/>
      <w:pPr>
        <w:ind w:left="5760" w:hanging="360"/>
      </w:pPr>
      <w:rPr>
        <w:rFonts w:ascii="Courier New" w:hAnsi="Courier New" w:hint="default"/>
      </w:rPr>
    </w:lvl>
    <w:lvl w:ilvl="8" w:tplc="D158D5E0">
      <w:start w:val="1"/>
      <w:numFmt w:val="bullet"/>
      <w:lvlText w:val=""/>
      <w:lvlJc w:val="left"/>
      <w:pPr>
        <w:ind w:left="6480" w:hanging="360"/>
      </w:pPr>
      <w:rPr>
        <w:rFonts w:ascii="Wingdings" w:hAnsi="Wingdings" w:hint="default"/>
      </w:rPr>
    </w:lvl>
  </w:abstractNum>
  <w:abstractNum w:abstractNumId="34" w15:restartNumberingAfterBreak="0">
    <w:nsid w:val="17CA65D6"/>
    <w:multiLevelType w:val="hybridMultilevel"/>
    <w:tmpl w:val="666A53BC"/>
    <w:lvl w:ilvl="0" w:tplc="D6DE90A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182E5BD3"/>
    <w:multiLevelType w:val="hybridMultilevel"/>
    <w:tmpl w:val="D0945ACC"/>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18BC1EE8"/>
    <w:multiLevelType w:val="multilevel"/>
    <w:tmpl w:val="9D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2E2F44"/>
    <w:multiLevelType w:val="multilevel"/>
    <w:tmpl w:val="028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3F7351"/>
    <w:multiLevelType w:val="multilevel"/>
    <w:tmpl w:val="8642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1B82C42D"/>
    <w:multiLevelType w:val="hybridMultilevel"/>
    <w:tmpl w:val="FFFFFFFF"/>
    <w:lvl w:ilvl="0" w:tplc="C8003C74">
      <w:start w:val="1"/>
      <w:numFmt w:val="bullet"/>
      <w:lvlText w:val=""/>
      <w:lvlJc w:val="left"/>
      <w:pPr>
        <w:ind w:left="360" w:hanging="360"/>
      </w:pPr>
      <w:rPr>
        <w:rFonts w:ascii="Symbol" w:hAnsi="Symbol" w:hint="default"/>
      </w:rPr>
    </w:lvl>
    <w:lvl w:ilvl="1" w:tplc="9ECEEA2A">
      <w:start w:val="1"/>
      <w:numFmt w:val="bullet"/>
      <w:lvlText w:val="o"/>
      <w:lvlJc w:val="left"/>
      <w:pPr>
        <w:ind w:left="1080" w:hanging="360"/>
      </w:pPr>
      <w:rPr>
        <w:rFonts w:ascii="Courier New" w:hAnsi="Courier New" w:hint="default"/>
      </w:rPr>
    </w:lvl>
    <w:lvl w:ilvl="2" w:tplc="03D8D02C">
      <w:start w:val="1"/>
      <w:numFmt w:val="bullet"/>
      <w:lvlText w:val=""/>
      <w:lvlJc w:val="left"/>
      <w:pPr>
        <w:ind w:left="1800" w:hanging="360"/>
      </w:pPr>
      <w:rPr>
        <w:rFonts w:ascii="Wingdings" w:hAnsi="Wingdings" w:hint="default"/>
      </w:rPr>
    </w:lvl>
    <w:lvl w:ilvl="3" w:tplc="CCF8E240">
      <w:start w:val="1"/>
      <w:numFmt w:val="bullet"/>
      <w:lvlText w:val=""/>
      <w:lvlJc w:val="left"/>
      <w:pPr>
        <w:ind w:left="2520" w:hanging="360"/>
      </w:pPr>
      <w:rPr>
        <w:rFonts w:ascii="Symbol" w:hAnsi="Symbol" w:hint="default"/>
      </w:rPr>
    </w:lvl>
    <w:lvl w:ilvl="4" w:tplc="58EA9F7C">
      <w:start w:val="1"/>
      <w:numFmt w:val="bullet"/>
      <w:lvlText w:val="o"/>
      <w:lvlJc w:val="left"/>
      <w:pPr>
        <w:ind w:left="3240" w:hanging="360"/>
      </w:pPr>
      <w:rPr>
        <w:rFonts w:ascii="Courier New" w:hAnsi="Courier New" w:hint="default"/>
      </w:rPr>
    </w:lvl>
    <w:lvl w:ilvl="5" w:tplc="F7CAC506">
      <w:start w:val="1"/>
      <w:numFmt w:val="bullet"/>
      <w:lvlText w:val=""/>
      <w:lvlJc w:val="left"/>
      <w:pPr>
        <w:ind w:left="3960" w:hanging="360"/>
      </w:pPr>
      <w:rPr>
        <w:rFonts w:ascii="Wingdings" w:hAnsi="Wingdings" w:hint="default"/>
      </w:rPr>
    </w:lvl>
    <w:lvl w:ilvl="6" w:tplc="29C48FA6">
      <w:start w:val="1"/>
      <w:numFmt w:val="bullet"/>
      <w:lvlText w:val=""/>
      <w:lvlJc w:val="left"/>
      <w:pPr>
        <w:ind w:left="4680" w:hanging="360"/>
      </w:pPr>
      <w:rPr>
        <w:rFonts w:ascii="Symbol" w:hAnsi="Symbol" w:hint="default"/>
      </w:rPr>
    </w:lvl>
    <w:lvl w:ilvl="7" w:tplc="4C666C98">
      <w:start w:val="1"/>
      <w:numFmt w:val="bullet"/>
      <w:lvlText w:val="o"/>
      <w:lvlJc w:val="left"/>
      <w:pPr>
        <w:ind w:left="5400" w:hanging="360"/>
      </w:pPr>
      <w:rPr>
        <w:rFonts w:ascii="Courier New" w:hAnsi="Courier New" w:hint="default"/>
      </w:rPr>
    </w:lvl>
    <w:lvl w:ilvl="8" w:tplc="7C22CA6C">
      <w:start w:val="1"/>
      <w:numFmt w:val="bullet"/>
      <w:lvlText w:val=""/>
      <w:lvlJc w:val="left"/>
      <w:pPr>
        <w:ind w:left="6120" w:hanging="360"/>
      </w:pPr>
      <w:rPr>
        <w:rFonts w:ascii="Wingdings" w:hAnsi="Wingdings" w:hint="default"/>
      </w:rPr>
    </w:lvl>
  </w:abstractNum>
  <w:abstractNum w:abstractNumId="40" w15:restartNumberingAfterBreak="0">
    <w:nsid w:val="1E3F0435"/>
    <w:multiLevelType w:val="hybridMultilevel"/>
    <w:tmpl w:val="1FBA8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E431BD3"/>
    <w:multiLevelType w:val="hybridMultilevel"/>
    <w:tmpl w:val="35A67F1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1E487891"/>
    <w:multiLevelType w:val="hybridMultilevel"/>
    <w:tmpl w:val="6704A45E"/>
    <w:lvl w:ilvl="0" w:tplc="2D989DC0">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216C6302"/>
    <w:multiLevelType w:val="hybridMultilevel"/>
    <w:tmpl w:val="0ACEC9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21C36E3A"/>
    <w:multiLevelType w:val="multilevel"/>
    <w:tmpl w:val="D05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6C29B1"/>
    <w:multiLevelType w:val="hybridMultilevel"/>
    <w:tmpl w:val="2CA63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4306F4B"/>
    <w:multiLevelType w:val="multilevel"/>
    <w:tmpl w:val="B68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F27DED"/>
    <w:multiLevelType w:val="hybridMultilevel"/>
    <w:tmpl w:val="9FBECE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8" w15:restartNumberingAfterBreak="0">
    <w:nsid w:val="260A7FCA"/>
    <w:multiLevelType w:val="hybridMultilevel"/>
    <w:tmpl w:val="6D82A6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27162610"/>
    <w:multiLevelType w:val="hybridMultilevel"/>
    <w:tmpl w:val="FE186D48"/>
    <w:lvl w:ilvl="0" w:tplc="D84EB100">
      <w:start w:val="1"/>
      <w:numFmt w:val="lowerLetter"/>
      <w:lvlText w:val="%1."/>
      <w:lvlJc w:val="left"/>
      <w:pPr>
        <w:ind w:left="-732" w:hanging="360"/>
      </w:pPr>
      <w:rPr>
        <w:rFonts w:hint="default"/>
      </w:rPr>
    </w:lvl>
    <w:lvl w:ilvl="1" w:tplc="240A0019" w:tentative="1">
      <w:start w:val="1"/>
      <w:numFmt w:val="lowerLetter"/>
      <w:lvlText w:val="%2."/>
      <w:lvlJc w:val="left"/>
      <w:pPr>
        <w:ind w:left="-12" w:hanging="360"/>
      </w:pPr>
    </w:lvl>
    <w:lvl w:ilvl="2" w:tplc="240A001B" w:tentative="1">
      <w:start w:val="1"/>
      <w:numFmt w:val="lowerRoman"/>
      <w:lvlText w:val="%3."/>
      <w:lvlJc w:val="right"/>
      <w:pPr>
        <w:ind w:left="708" w:hanging="180"/>
      </w:pPr>
    </w:lvl>
    <w:lvl w:ilvl="3" w:tplc="240A000F" w:tentative="1">
      <w:start w:val="1"/>
      <w:numFmt w:val="decimal"/>
      <w:lvlText w:val="%4."/>
      <w:lvlJc w:val="left"/>
      <w:pPr>
        <w:ind w:left="1428" w:hanging="360"/>
      </w:pPr>
    </w:lvl>
    <w:lvl w:ilvl="4" w:tplc="240A0019" w:tentative="1">
      <w:start w:val="1"/>
      <w:numFmt w:val="lowerLetter"/>
      <w:lvlText w:val="%5."/>
      <w:lvlJc w:val="left"/>
      <w:pPr>
        <w:ind w:left="2148" w:hanging="360"/>
      </w:pPr>
    </w:lvl>
    <w:lvl w:ilvl="5" w:tplc="240A001B" w:tentative="1">
      <w:start w:val="1"/>
      <w:numFmt w:val="lowerRoman"/>
      <w:lvlText w:val="%6."/>
      <w:lvlJc w:val="right"/>
      <w:pPr>
        <w:ind w:left="2868" w:hanging="180"/>
      </w:pPr>
    </w:lvl>
    <w:lvl w:ilvl="6" w:tplc="240A000F" w:tentative="1">
      <w:start w:val="1"/>
      <w:numFmt w:val="decimal"/>
      <w:lvlText w:val="%7."/>
      <w:lvlJc w:val="left"/>
      <w:pPr>
        <w:ind w:left="3588" w:hanging="360"/>
      </w:pPr>
    </w:lvl>
    <w:lvl w:ilvl="7" w:tplc="240A0019" w:tentative="1">
      <w:start w:val="1"/>
      <w:numFmt w:val="lowerLetter"/>
      <w:lvlText w:val="%8."/>
      <w:lvlJc w:val="left"/>
      <w:pPr>
        <w:ind w:left="4308" w:hanging="360"/>
      </w:pPr>
    </w:lvl>
    <w:lvl w:ilvl="8" w:tplc="240A001B" w:tentative="1">
      <w:start w:val="1"/>
      <w:numFmt w:val="lowerRoman"/>
      <w:lvlText w:val="%9."/>
      <w:lvlJc w:val="right"/>
      <w:pPr>
        <w:ind w:left="5028" w:hanging="180"/>
      </w:pPr>
    </w:lvl>
  </w:abstractNum>
  <w:abstractNum w:abstractNumId="50" w15:restartNumberingAfterBreak="0">
    <w:nsid w:val="27313DFF"/>
    <w:multiLevelType w:val="multilevel"/>
    <w:tmpl w:val="EF7AA7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27483F81"/>
    <w:multiLevelType w:val="hybridMultilevel"/>
    <w:tmpl w:val="F10CEA5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15:restartNumberingAfterBreak="0">
    <w:nsid w:val="285C4472"/>
    <w:multiLevelType w:val="hybridMultilevel"/>
    <w:tmpl w:val="4386BAF4"/>
    <w:lvl w:ilvl="0" w:tplc="A9DAC370">
      <w:start w:val="1"/>
      <w:numFmt w:val="bullet"/>
      <w:lvlText w:val=""/>
      <w:lvlJc w:val="left"/>
      <w:pPr>
        <w:ind w:left="720" w:hanging="360"/>
      </w:pPr>
      <w:rPr>
        <w:rFonts w:ascii="Symbol" w:hAnsi="Symbol" w:hint="default"/>
      </w:rPr>
    </w:lvl>
    <w:lvl w:ilvl="1" w:tplc="2D322C3A">
      <w:start w:val="1"/>
      <w:numFmt w:val="bullet"/>
      <w:lvlText w:val="o"/>
      <w:lvlJc w:val="left"/>
      <w:pPr>
        <w:ind w:left="1440" w:hanging="360"/>
      </w:pPr>
      <w:rPr>
        <w:rFonts w:ascii="Courier New" w:hAnsi="Courier New" w:hint="default"/>
      </w:rPr>
    </w:lvl>
    <w:lvl w:ilvl="2" w:tplc="24D2EA04">
      <w:start w:val="1"/>
      <w:numFmt w:val="bullet"/>
      <w:lvlText w:val=""/>
      <w:lvlJc w:val="left"/>
      <w:pPr>
        <w:ind w:left="2160" w:hanging="360"/>
      </w:pPr>
      <w:rPr>
        <w:rFonts w:ascii="Wingdings" w:hAnsi="Wingdings" w:hint="default"/>
      </w:rPr>
    </w:lvl>
    <w:lvl w:ilvl="3" w:tplc="35E270A4">
      <w:start w:val="1"/>
      <w:numFmt w:val="bullet"/>
      <w:lvlText w:val=""/>
      <w:lvlJc w:val="left"/>
      <w:pPr>
        <w:ind w:left="2880" w:hanging="360"/>
      </w:pPr>
      <w:rPr>
        <w:rFonts w:ascii="Symbol" w:hAnsi="Symbol" w:hint="default"/>
      </w:rPr>
    </w:lvl>
    <w:lvl w:ilvl="4" w:tplc="AAAE49D6">
      <w:start w:val="1"/>
      <w:numFmt w:val="bullet"/>
      <w:lvlText w:val="o"/>
      <w:lvlJc w:val="left"/>
      <w:pPr>
        <w:ind w:left="3600" w:hanging="360"/>
      </w:pPr>
      <w:rPr>
        <w:rFonts w:ascii="Courier New" w:hAnsi="Courier New" w:hint="default"/>
      </w:rPr>
    </w:lvl>
    <w:lvl w:ilvl="5" w:tplc="EAA8DC2A">
      <w:start w:val="1"/>
      <w:numFmt w:val="bullet"/>
      <w:lvlText w:val=""/>
      <w:lvlJc w:val="left"/>
      <w:pPr>
        <w:ind w:left="4320" w:hanging="360"/>
      </w:pPr>
      <w:rPr>
        <w:rFonts w:ascii="Wingdings" w:hAnsi="Wingdings" w:hint="default"/>
      </w:rPr>
    </w:lvl>
    <w:lvl w:ilvl="6" w:tplc="B352E8AC">
      <w:start w:val="1"/>
      <w:numFmt w:val="bullet"/>
      <w:lvlText w:val=""/>
      <w:lvlJc w:val="left"/>
      <w:pPr>
        <w:ind w:left="5040" w:hanging="360"/>
      </w:pPr>
      <w:rPr>
        <w:rFonts w:ascii="Symbol" w:hAnsi="Symbol" w:hint="default"/>
      </w:rPr>
    </w:lvl>
    <w:lvl w:ilvl="7" w:tplc="9AECB4E0">
      <w:start w:val="1"/>
      <w:numFmt w:val="bullet"/>
      <w:lvlText w:val="o"/>
      <w:lvlJc w:val="left"/>
      <w:pPr>
        <w:ind w:left="5760" w:hanging="360"/>
      </w:pPr>
      <w:rPr>
        <w:rFonts w:ascii="Courier New" w:hAnsi="Courier New" w:hint="default"/>
      </w:rPr>
    </w:lvl>
    <w:lvl w:ilvl="8" w:tplc="AE580B64">
      <w:start w:val="1"/>
      <w:numFmt w:val="bullet"/>
      <w:lvlText w:val=""/>
      <w:lvlJc w:val="left"/>
      <w:pPr>
        <w:ind w:left="6480" w:hanging="360"/>
      </w:pPr>
      <w:rPr>
        <w:rFonts w:ascii="Wingdings" w:hAnsi="Wingdings" w:hint="default"/>
      </w:rPr>
    </w:lvl>
  </w:abstractNum>
  <w:abstractNum w:abstractNumId="53" w15:restartNumberingAfterBreak="0">
    <w:nsid w:val="28870B06"/>
    <w:multiLevelType w:val="multilevel"/>
    <w:tmpl w:val="251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9149C7"/>
    <w:multiLevelType w:val="hybridMultilevel"/>
    <w:tmpl w:val="90BC05AA"/>
    <w:lvl w:ilvl="0" w:tplc="240A0001">
      <w:start w:val="1"/>
      <w:numFmt w:val="bullet"/>
      <w:lvlText w:val=""/>
      <w:lvlJc w:val="left"/>
      <w:pPr>
        <w:ind w:left="720" w:hanging="360"/>
      </w:pPr>
      <w:rPr>
        <w:rFonts w:ascii="Symbol" w:hAnsi="Symbol" w:hint="default"/>
      </w:rPr>
    </w:lvl>
    <w:lvl w:ilvl="1" w:tplc="830E3ED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29FA25B9"/>
    <w:multiLevelType w:val="multilevel"/>
    <w:tmpl w:val="A42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C3234"/>
    <w:multiLevelType w:val="hybridMultilevel"/>
    <w:tmpl w:val="55CC0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7" w15:restartNumberingAfterBreak="0">
    <w:nsid w:val="2B9C370B"/>
    <w:multiLevelType w:val="hybridMultilevel"/>
    <w:tmpl w:val="9C7E0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C603A7"/>
    <w:multiLevelType w:val="hybridMultilevel"/>
    <w:tmpl w:val="8B7454A2"/>
    <w:lvl w:ilvl="0" w:tplc="D44273DE">
      <w:start w:val="47"/>
      <w:numFmt w:val="bullet"/>
      <w:lvlText w:val=""/>
      <w:lvlJc w:val="left"/>
      <w:pPr>
        <w:ind w:left="360" w:hanging="360"/>
      </w:pPr>
      <w:rPr>
        <w:rFonts w:ascii="Symbol" w:eastAsia="Arial" w:hAnsi="Symbol" w:cs="Arial" w:hint="default"/>
        <w:color w:val="00000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9" w15:restartNumberingAfterBreak="0">
    <w:nsid w:val="2F690F3E"/>
    <w:multiLevelType w:val="hybridMultilevel"/>
    <w:tmpl w:val="C456C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FA20A1B"/>
    <w:multiLevelType w:val="hybridMultilevel"/>
    <w:tmpl w:val="B4DAB7FA"/>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2FBD26DC"/>
    <w:multiLevelType w:val="hybridMultilevel"/>
    <w:tmpl w:val="0FA22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FF2160C"/>
    <w:multiLevelType w:val="multilevel"/>
    <w:tmpl w:val="EC8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154B1F"/>
    <w:multiLevelType w:val="hybridMultilevel"/>
    <w:tmpl w:val="8FDA3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30281C29"/>
    <w:multiLevelType w:val="multilevel"/>
    <w:tmpl w:val="E9E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450A10"/>
    <w:multiLevelType w:val="multilevel"/>
    <w:tmpl w:val="54E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A02AC7"/>
    <w:multiLevelType w:val="hybridMultilevel"/>
    <w:tmpl w:val="ABE645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7" w15:restartNumberingAfterBreak="0">
    <w:nsid w:val="31DE44D0"/>
    <w:multiLevelType w:val="multilevel"/>
    <w:tmpl w:val="464E9ED6"/>
    <w:lvl w:ilvl="0">
      <w:start w:val="7"/>
      <w:numFmt w:val="decimal"/>
      <w:lvlText w:val="%1."/>
      <w:lvlJc w:val="left"/>
      <w:pPr>
        <w:ind w:left="540" w:hanging="540"/>
      </w:pPr>
      <w:rPr>
        <w:rFonts w:hint="default"/>
      </w:rPr>
    </w:lvl>
    <w:lvl w:ilvl="1">
      <w:start w:val="1"/>
      <w:numFmt w:val="decimal"/>
      <w:lvlText w:val="%1.%2."/>
      <w:lvlJc w:val="left"/>
      <w:pPr>
        <w:ind w:left="1642" w:hanging="72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68" w15:restartNumberingAfterBreak="0">
    <w:nsid w:val="325A5998"/>
    <w:multiLevelType w:val="hybridMultilevel"/>
    <w:tmpl w:val="C79641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32867AA3"/>
    <w:multiLevelType w:val="hybridMultilevel"/>
    <w:tmpl w:val="4A400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32F17D69"/>
    <w:multiLevelType w:val="hybridMultilevel"/>
    <w:tmpl w:val="C99016B8"/>
    <w:lvl w:ilvl="0" w:tplc="240A000F">
      <w:start w:val="1"/>
      <w:numFmt w:val="decimal"/>
      <w:lvlText w:val="%1."/>
      <w:lvlJc w:val="left"/>
      <w:pPr>
        <w:ind w:left="720" w:hanging="360"/>
      </w:pPr>
      <w:rPr>
        <w:rFonts w:hint="default"/>
      </w:rPr>
    </w:lvl>
    <w:lvl w:ilvl="1" w:tplc="240A000F">
      <w:start w:val="1"/>
      <w:numFmt w:val="decimal"/>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33CFEBA5"/>
    <w:multiLevelType w:val="hybridMultilevel"/>
    <w:tmpl w:val="FFFFFFFF"/>
    <w:lvl w:ilvl="0" w:tplc="AFEEBCBA">
      <w:start w:val="1"/>
      <w:numFmt w:val="bullet"/>
      <w:lvlText w:val=""/>
      <w:lvlJc w:val="left"/>
      <w:pPr>
        <w:ind w:left="360" w:hanging="360"/>
      </w:pPr>
      <w:rPr>
        <w:rFonts w:ascii="Symbol" w:hAnsi="Symbol" w:hint="default"/>
      </w:rPr>
    </w:lvl>
    <w:lvl w:ilvl="1" w:tplc="AF143F4E">
      <w:start w:val="1"/>
      <w:numFmt w:val="bullet"/>
      <w:lvlText w:val="o"/>
      <w:lvlJc w:val="left"/>
      <w:pPr>
        <w:ind w:left="1080" w:hanging="360"/>
      </w:pPr>
      <w:rPr>
        <w:rFonts w:ascii="Courier New" w:hAnsi="Courier New" w:hint="default"/>
      </w:rPr>
    </w:lvl>
    <w:lvl w:ilvl="2" w:tplc="F1C24ACE">
      <w:start w:val="1"/>
      <w:numFmt w:val="bullet"/>
      <w:lvlText w:val=""/>
      <w:lvlJc w:val="left"/>
      <w:pPr>
        <w:ind w:left="1800" w:hanging="360"/>
      </w:pPr>
      <w:rPr>
        <w:rFonts w:ascii="Wingdings" w:hAnsi="Wingdings" w:hint="default"/>
      </w:rPr>
    </w:lvl>
    <w:lvl w:ilvl="3" w:tplc="26088CDE">
      <w:start w:val="1"/>
      <w:numFmt w:val="bullet"/>
      <w:lvlText w:val=""/>
      <w:lvlJc w:val="left"/>
      <w:pPr>
        <w:ind w:left="2520" w:hanging="360"/>
      </w:pPr>
      <w:rPr>
        <w:rFonts w:ascii="Symbol" w:hAnsi="Symbol" w:hint="default"/>
      </w:rPr>
    </w:lvl>
    <w:lvl w:ilvl="4" w:tplc="C0BC7BC8">
      <w:start w:val="1"/>
      <w:numFmt w:val="bullet"/>
      <w:lvlText w:val="o"/>
      <w:lvlJc w:val="left"/>
      <w:pPr>
        <w:ind w:left="3240" w:hanging="360"/>
      </w:pPr>
      <w:rPr>
        <w:rFonts w:ascii="Courier New" w:hAnsi="Courier New" w:hint="default"/>
      </w:rPr>
    </w:lvl>
    <w:lvl w:ilvl="5" w:tplc="041643D2">
      <w:start w:val="1"/>
      <w:numFmt w:val="bullet"/>
      <w:lvlText w:val=""/>
      <w:lvlJc w:val="left"/>
      <w:pPr>
        <w:ind w:left="3960" w:hanging="360"/>
      </w:pPr>
      <w:rPr>
        <w:rFonts w:ascii="Wingdings" w:hAnsi="Wingdings" w:hint="default"/>
      </w:rPr>
    </w:lvl>
    <w:lvl w:ilvl="6" w:tplc="35D226B4">
      <w:start w:val="1"/>
      <w:numFmt w:val="bullet"/>
      <w:lvlText w:val=""/>
      <w:lvlJc w:val="left"/>
      <w:pPr>
        <w:ind w:left="4680" w:hanging="360"/>
      </w:pPr>
      <w:rPr>
        <w:rFonts w:ascii="Symbol" w:hAnsi="Symbol" w:hint="default"/>
      </w:rPr>
    </w:lvl>
    <w:lvl w:ilvl="7" w:tplc="11B48B62">
      <w:start w:val="1"/>
      <w:numFmt w:val="bullet"/>
      <w:lvlText w:val="o"/>
      <w:lvlJc w:val="left"/>
      <w:pPr>
        <w:ind w:left="5400" w:hanging="360"/>
      </w:pPr>
      <w:rPr>
        <w:rFonts w:ascii="Courier New" w:hAnsi="Courier New" w:hint="default"/>
      </w:rPr>
    </w:lvl>
    <w:lvl w:ilvl="8" w:tplc="DA4EA204">
      <w:start w:val="1"/>
      <w:numFmt w:val="bullet"/>
      <w:lvlText w:val=""/>
      <w:lvlJc w:val="left"/>
      <w:pPr>
        <w:ind w:left="6120" w:hanging="360"/>
      </w:pPr>
      <w:rPr>
        <w:rFonts w:ascii="Wingdings" w:hAnsi="Wingdings" w:hint="default"/>
      </w:rPr>
    </w:lvl>
  </w:abstractNum>
  <w:abstractNum w:abstractNumId="72" w15:restartNumberingAfterBreak="0">
    <w:nsid w:val="3499197C"/>
    <w:multiLevelType w:val="hybridMultilevel"/>
    <w:tmpl w:val="7ED0601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5E146EB"/>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5EE1A01"/>
    <w:multiLevelType w:val="hybridMultilevel"/>
    <w:tmpl w:val="8ACC20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6C6791A"/>
    <w:multiLevelType w:val="hybridMultilevel"/>
    <w:tmpl w:val="5936DE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6" w15:restartNumberingAfterBreak="0">
    <w:nsid w:val="37822210"/>
    <w:multiLevelType w:val="hybridMultilevel"/>
    <w:tmpl w:val="DB7CE332"/>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39E8266A"/>
    <w:multiLevelType w:val="hybridMultilevel"/>
    <w:tmpl w:val="119CFDCE"/>
    <w:lvl w:ilvl="0" w:tplc="0CEAB0E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F53309"/>
    <w:multiLevelType w:val="hybridMultilevel"/>
    <w:tmpl w:val="2D081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3A6878FF"/>
    <w:multiLevelType w:val="multilevel"/>
    <w:tmpl w:val="25CA41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3B555D56"/>
    <w:multiLevelType w:val="hybridMultilevel"/>
    <w:tmpl w:val="02DE4C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1" w15:restartNumberingAfterBreak="0">
    <w:nsid w:val="3BC23F6B"/>
    <w:multiLevelType w:val="multilevel"/>
    <w:tmpl w:val="468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30843"/>
    <w:multiLevelType w:val="hybridMultilevel"/>
    <w:tmpl w:val="44EA247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3" w15:restartNumberingAfterBreak="0">
    <w:nsid w:val="3BF572D9"/>
    <w:multiLevelType w:val="hybridMultilevel"/>
    <w:tmpl w:val="E80E0ECE"/>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C141A0F"/>
    <w:multiLevelType w:val="hybridMultilevel"/>
    <w:tmpl w:val="DE923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5" w15:restartNumberingAfterBreak="0">
    <w:nsid w:val="3E3C4D71"/>
    <w:multiLevelType w:val="multilevel"/>
    <w:tmpl w:val="64D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586448"/>
    <w:multiLevelType w:val="hybridMultilevel"/>
    <w:tmpl w:val="D51C3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3E69739C"/>
    <w:multiLevelType w:val="hybridMultilevel"/>
    <w:tmpl w:val="2006FD54"/>
    <w:lvl w:ilvl="0" w:tplc="2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411A489B"/>
    <w:multiLevelType w:val="multilevel"/>
    <w:tmpl w:val="3050C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9" w15:restartNumberingAfterBreak="0">
    <w:nsid w:val="41E121D7"/>
    <w:multiLevelType w:val="hybridMultilevel"/>
    <w:tmpl w:val="BDEEDE10"/>
    <w:lvl w:ilvl="0" w:tplc="99DAE140">
      <w:numFmt w:val="bullet"/>
      <w:lvlText w:val="-"/>
      <w:lvlJc w:val="left"/>
      <w:pPr>
        <w:ind w:left="1080" w:hanging="360"/>
      </w:pPr>
      <w:rPr>
        <w:rFonts w:ascii="Arial" w:eastAsia="Lucida Sans Unicode" w:hAnsi="Arial" w:cs="Arial" w:hint="default"/>
        <w:color w:val="auto"/>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0" w15:restartNumberingAfterBreak="0">
    <w:nsid w:val="42DD6008"/>
    <w:multiLevelType w:val="multilevel"/>
    <w:tmpl w:val="D08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210CFE"/>
    <w:multiLevelType w:val="hybridMultilevel"/>
    <w:tmpl w:val="38A6C1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2" w15:restartNumberingAfterBreak="0">
    <w:nsid w:val="435E411A"/>
    <w:multiLevelType w:val="hybridMultilevel"/>
    <w:tmpl w:val="85DE03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3" w15:restartNumberingAfterBreak="0">
    <w:nsid w:val="43CA6A00"/>
    <w:multiLevelType w:val="hybridMultilevel"/>
    <w:tmpl w:val="96885A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4" w15:restartNumberingAfterBreak="0">
    <w:nsid w:val="43E27D35"/>
    <w:multiLevelType w:val="hybridMultilevel"/>
    <w:tmpl w:val="C062200C"/>
    <w:lvl w:ilvl="0" w:tplc="5420A924">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44982F77"/>
    <w:multiLevelType w:val="hybridMultilevel"/>
    <w:tmpl w:val="C1A672C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49F3D0A"/>
    <w:multiLevelType w:val="hybridMultilevel"/>
    <w:tmpl w:val="D67E48F8"/>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7" w15:restartNumberingAfterBreak="0">
    <w:nsid w:val="462E5E67"/>
    <w:multiLevelType w:val="hybridMultilevel"/>
    <w:tmpl w:val="F13E68E6"/>
    <w:lvl w:ilvl="0" w:tplc="AC5E4162">
      <w:start w:val="1"/>
      <w:numFmt w:val="bullet"/>
      <w:lvlText w:val=""/>
      <w:lvlJc w:val="left"/>
      <w:pPr>
        <w:ind w:left="720" w:hanging="360"/>
      </w:pPr>
      <w:rPr>
        <w:rFonts w:ascii="Symbol" w:hAnsi="Symbol" w:hint="default"/>
      </w:rPr>
    </w:lvl>
    <w:lvl w:ilvl="1" w:tplc="E208D27A">
      <w:start w:val="1"/>
      <w:numFmt w:val="bullet"/>
      <w:lvlText w:val="o"/>
      <w:lvlJc w:val="left"/>
      <w:pPr>
        <w:ind w:left="1440" w:hanging="360"/>
      </w:pPr>
      <w:rPr>
        <w:rFonts w:ascii="Courier New" w:hAnsi="Courier New" w:hint="default"/>
      </w:rPr>
    </w:lvl>
    <w:lvl w:ilvl="2" w:tplc="39FAB6FE">
      <w:start w:val="1"/>
      <w:numFmt w:val="bullet"/>
      <w:lvlText w:val=""/>
      <w:lvlJc w:val="left"/>
      <w:pPr>
        <w:ind w:left="2160" w:hanging="360"/>
      </w:pPr>
      <w:rPr>
        <w:rFonts w:ascii="Wingdings" w:hAnsi="Wingdings" w:hint="default"/>
      </w:rPr>
    </w:lvl>
    <w:lvl w:ilvl="3" w:tplc="CC7C5CBC">
      <w:start w:val="1"/>
      <w:numFmt w:val="bullet"/>
      <w:lvlText w:val=""/>
      <w:lvlJc w:val="left"/>
      <w:pPr>
        <w:ind w:left="2880" w:hanging="360"/>
      </w:pPr>
      <w:rPr>
        <w:rFonts w:ascii="Symbol" w:hAnsi="Symbol" w:hint="default"/>
      </w:rPr>
    </w:lvl>
    <w:lvl w:ilvl="4" w:tplc="2318DC46">
      <w:start w:val="1"/>
      <w:numFmt w:val="bullet"/>
      <w:lvlText w:val="o"/>
      <w:lvlJc w:val="left"/>
      <w:pPr>
        <w:ind w:left="3600" w:hanging="360"/>
      </w:pPr>
      <w:rPr>
        <w:rFonts w:ascii="Courier New" w:hAnsi="Courier New" w:hint="default"/>
      </w:rPr>
    </w:lvl>
    <w:lvl w:ilvl="5" w:tplc="1E52B440">
      <w:start w:val="1"/>
      <w:numFmt w:val="bullet"/>
      <w:lvlText w:val=""/>
      <w:lvlJc w:val="left"/>
      <w:pPr>
        <w:ind w:left="4320" w:hanging="360"/>
      </w:pPr>
      <w:rPr>
        <w:rFonts w:ascii="Wingdings" w:hAnsi="Wingdings" w:hint="default"/>
      </w:rPr>
    </w:lvl>
    <w:lvl w:ilvl="6" w:tplc="781C4FE8">
      <w:start w:val="1"/>
      <w:numFmt w:val="bullet"/>
      <w:lvlText w:val=""/>
      <w:lvlJc w:val="left"/>
      <w:pPr>
        <w:ind w:left="5040" w:hanging="360"/>
      </w:pPr>
      <w:rPr>
        <w:rFonts w:ascii="Symbol" w:hAnsi="Symbol" w:hint="default"/>
      </w:rPr>
    </w:lvl>
    <w:lvl w:ilvl="7" w:tplc="EF1CB340">
      <w:start w:val="1"/>
      <w:numFmt w:val="bullet"/>
      <w:lvlText w:val="o"/>
      <w:lvlJc w:val="left"/>
      <w:pPr>
        <w:ind w:left="5760" w:hanging="360"/>
      </w:pPr>
      <w:rPr>
        <w:rFonts w:ascii="Courier New" w:hAnsi="Courier New" w:hint="default"/>
      </w:rPr>
    </w:lvl>
    <w:lvl w:ilvl="8" w:tplc="33801A9A">
      <w:start w:val="1"/>
      <w:numFmt w:val="bullet"/>
      <w:lvlText w:val=""/>
      <w:lvlJc w:val="left"/>
      <w:pPr>
        <w:ind w:left="6480" w:hanging="360"/>
      </w:pPr>
      <w:rPr>
        <w:rFonts w:ascii="Wingdings" w:hAnsi="Wingdings" w:hint="default"/>
      </w:rPr>
    </w:lvl>
  </w:abstractNum>
  <w:abstractNum w:abstractNumId="98" w15:restartNumberingAfterBreak="0">
    <w:nsid w:val="465163FC"/>
    <w:multiLevelType w:val="multilevel"/>
    <w:tmpl w:val="0D8634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4699149D"/>
    <w:multiLevelType w:val="multilevel"/>
    <w:tmpl w:val="93AE1FC2"/>
    <w:lvl w:ilvl="0">
      <w:start w:val="7"/>
      <w:numFmt w:val="decimal"/>
      <w:lvlText w:val="%1"/>
      <w:lvlJc w:val="left"/>
      <w:pPr>
        <w:ind w:left="1068" w:hanging="360"/>
      </w:pPr>
      <w:rPr>
        <w:rFonts w:hint="default"/>
      </w:rPr>
    </w:lvl>
    <w:lvl w:ilvl="1">
      <w:start w:val="1"/>
      <w:numFmt w:val="decimal"/>
      <w:lvlText w:val="%1.%2"/>
      <w:lvlJc w:val="left"/>
      <w:pPr>
        <w:ind w:left="4330" w:hanging="360"/>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3272"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188" w:hanging="108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9708" w:hanging="1440"/>
      </w:pPr>
      <w:rPr>
        <w:rFonts w:hint="default"/>
      </w:rPr>
    </w:lvl>
    <w:lvl w:ilvl="8">
      <w:start w:val="1"/>
      <w:numFmt w:val="decimal"/>
      <w:lvlText w:val="%1.%2.%3.%4.%5.%6.%7.%8.%9"/>
      <w:lvlJc w:val="left"/>
      <w:pPr>
        <w:ind w:left="11148" w:hanging="1800"/>
      </w:pPr>
      <w:rPr>
        <w:rFonts w:hint="default"/>
      </w:rPr>
    </w:lvl>
  </w:abstractNum>
  <w:abstractNum w:abstractNumId="100" w15:restartNumberingAfterBreak="0">
    <w:nsid w:val="46A57387"/>
    <w:multiLevelType w:val="multilevel"/>
    <w:tmpl w:val="89D89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47E902EF"/>
    <w:multiLevelType w:val="hybridMultilevel"/>
    <w:tmpl w:val="916454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2" w15:restartNumberingAfterBreak="0">
    <w:nsid w:val="483433D1"/>
    <w:multiLevelType w:val="hybridMultilevel"/>
    <w:tmpl w:val="5FEC6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4B391EDE"/>
    <w:multiLevelType w:val="hybridMultilevel"/>
    <w:tmpl w:val="C47EC2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4" w15:restartNumberingAfterBreak="0">
    <w:nsid w:val="4C3306F7"/>
    <w:multiLevelType w:val="hybridMultilevel"/>
    <w:tmpl w:val="DACE9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4CEE0076"/>
    <w:multiLevelType w:val="multilevel"/>
    <w:tmpl w:val="AD6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DC2437F"/>
    <w:multiLevelType w:val="multilevel"/>
    <w:tmpl w:val="462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CF42F9"/>
    <w:multiLevelType w:val="hybridMultilevel"/>
    <w:tmpl w:val="31ECA016"/>
    <w:lvl w:ilvl="0" w:tplc="F3B046A6">
      <w:start w:val="10"/>
      <w:numFmt w:val="bullet"/>
      <w:lvlText w:val="-"/>
      <w:lvlJc w:val="left"/>
      <w:pPr>
        <w:ind w:left="720" w:hanging="360"/>
      </w:pPr>
      <w:rPr>
        <w:rFonts w:ascii="Arial" w:eastAsia="Calibri" w:hAnsi="Arial" w:cs="Aria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8" w15:restartNumberingAfterBreak="0">
    <w:nsid w:val="4E8332D2"/>
    <w:multiLevelType w:val="hybridMultilevel"/>
    <w:tmpl w:val="C7547894"/>
    <w:lvl w:ilvl="0" w:tplc="24DA1556">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9" w15:restartNumberingAfterBreak="0">
    <w:nsid w:val="53B1692F"/>
    <w:multiLevelType w:val="hybridMultilevel"/>
    <w:tmpl w:val="0BA2A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54306F49"/>
    <w:multiLevelType w:val="multilevel"/>
    <w:tmpl w:val="76529E02"/>
    <w:lvl w:ilvl="0">
      <w:start w:val="1"/>
      <w:numFmt w:val="decimal"/>
      <w:lvlText w:val="%1."/>
      <w:lvlJc w:val="left"/>
      <w:pPr>
        <w:ind w:left="720" w:hanging="360"/>
      </w:pPr>
    </w:lvl>
    <w:lvl w:ilvl="1">
      <w:start w:val="17"/>
      <w:numFmt w:val="decimal"/>
      <w:isLgl/>
      <w:lvlText w:val="%1.%2"/>
      <w:lvlJc w:val="left"/>
      <w:pPr>
        <w:ind w:left="2338" w:hanging="495"/>
      </w:pPr>
      <w:rPr>
        <w:rFonts w:hint="default"/>
      </w:rPr>
    </w:lvl>
    <w:lvl w:ilvl="2">
      <w:start w:val="1"/>
      <w:numFmt w:val="decimal"/>
      <w:isLgl/>
      <w:lvlText w:val="%1.%2.%3"/>
      <w:lvlJc w:val="left"/>
      <w:pPr>
        <w:ind w:left="4046" w:hanging="720"/>
      </w:pPr>
      <w:rPr>
        <w:rFonts w:hint="default"/>
      </w:rPr>
    </w:lvl>
    <w:lvl w:ilvl="3">
      <w:start w:val="1"/>
      <w:numFmt w:val="decimal"/>
      <w:isLgl/>
      <w:lvlText w:val="%1.%2.%3.%4"/>
      <w:lvlJc w:val="left"/>
      <w:pPr>
        <w:ind w:left="5529" w:hanging="720"/>
      </w:pPr>
      <w:rPr>
        <w:rFonts w:hint="default"/>
      </w:rPr>
    </w:lvl>
    <w:lvl w:ilvl="4">
      <w:start w:val="1"/>
      <w:numFmt w:val="decimal"/>
      <w:isLgl/>
      <w:lvlText w:val="%1.%2.%3.%4.%5"/>
      <w:lvlJc w:val="left"/>
      <w:pPr>
        <w:ind w:left="7372" w:hanging="1080"/>
      </w:pPr>
      <w:rPr>
        <w:rFonts w:hint="default"/>
      </w:rPr>
    </w:lvl>
    <w:lvl w:ilvl="5">
      <w:start w:val="1"/>
      <w:numFmt w:val="decimal"/>
      <w:isLgl/>
      <w:lvlText w:val="%1.%2.%3.%4.%5.%6"/>
      <w:lvlJc w:val="left"/>
      <w:pPr>
        <w:ind w:left="8855" w:hanging="1080"/>
      </w:pPr>
      <w:rPr>
        <w:rFonts w:hint="default"/>
      </w:rPr>
    </w:lvl>
    <w:lvl w:ilvl="6">
      <w:start w:val="1"/>
      <w:numFmt w:val="decimal"/>
      <w:isLgl/>
      <w:lvlText w:val="%1.%2.%3.%4.%5.%6.%7"/>
      <w:lvlJc w:val="left"/>
      <w:pPr>
        <w:ind w:left="10698" w:hanging="1440"/>
      </w:pPr>
      <w:rPr>
        <w:rFonts w:hint="default"/>
      </w:rPr>
    </w:lvl>
    <w:lvl w:ilvl="7">
      <w:start w:val="1"/>
      <w:numFmt w:val="decimal"/>
      <w:isLgl/>
      <w:lvlText w:val="%1.%2.%3.%4.%5.%6.%7.%8"/>
      <w:lvlJc w:val="left"/>
      <w:pPr>
        <w:ind w:left="12181" w:hanging="1440"/>
      </w:pPr>
      <w:rPr>
        <w:rFonts w:hint="default"/>
      </w:rPr>
    </w:lvl>
    <w:lvl w:ilvl="8">
      <w:start w:val="1"/>
      <w:numFmt w:val="decimal"/>
      <w:isLgl/>
      <w:lvlText w:val="%1.%2.%3.%4.%5.%6.%7.%8.%9"/>
      <w:lvlJc w:val="left"/>
      <w:pPr>
        <w:ind w:left="14024" w:hanging="1800"/>
      </w:pPr>
      <w:rPr>
        <w:rFonts w:hint="default"/>
      </w:rPr>
    </w:lvl>
  </w:abstractNum>
  <w:abstractNum w:abstractNumId="111" w15:restartNumberingAfterBreak="0">
    <w:nsid w:val="54BF7DBE"/>
    <w:multiLevelType w:val="multilevel"/>
    <w:tmpl w:val="42B6CFFE"/>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5556054F"/>
    <w:multiLevelType w:val="multilevel"/>
    <w:tmpl w:val="A45A82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5E56EAE"/>
    <w:multiLevelType w:val="hybridMultilevel"/>
    <w:tmpl w:val="B4D24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563274A9"/>
    <w:multiLevelType w:val="hybridMultilevel"/>
    <w:tmpl w:val="5DD65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56D44A13"/>
    <w:multiLevelType w:val="hybridMultilevel"/>
    <w:tmpl w:val="D650482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6" w15:restartNumberingAfterBreak="0">
    <w:nsid w:val="5850FA11"/>
    <w:multiLevelType w:val="hybridMultilevel"/>
    <w:tmpl w:val="E1565796"/>
    <w:lvl w:ilvl="0" w:tplc="99A0229C">
      <w:start w:val="1"/>
      <w:numFmt w:val="bullet"/>
      <w:lvlText w:val=""/>
      <w:lvlJc w:val="left"/>
      <w:pPr>
        <w:ind w:left="720" w:hanging="360"/>
      </w:pPr>
      <w:rPr>
        <w:rFonts w:ascii="Symbol" w:hAnsi="Symbol" w:hint="default"/>
      </w:rPr>
    </w:lvl>
    <w:lvl w:ilvl="1" w:tplc="058E976E">
      <w:start w:val="1"/>
      <w:numFmt w:val="bullet"/>
      <w:lvlText w:val="o"/>
      <w:lvlJc w:val="left"/>
      <w:pPr>
        <w:ind w:left="1440" w:hanging="360"/>
      </w:pPr>
      <w:rPr>
        <w:rFonts w:ascii="Courier New" w:hAnsi="Courier New" w:hint="default"/>
      </w:rPr>
    </w:lvl>
    <w:lvl w:ilvl="2" w:tplc="0630BD7A">
      <w:start w:val="1"/>
      <w:numFmt w:val="bullet"/>
      <w:lvlText w:val=""/>
      <w:lvlJc w:val="left"/>
      <w:pPr>
        <w:ind w:left="2160" w:hanging="360"/>
      </w:pPr>
      <w:rPr>
        <w:rFonts w:ascii="Wingdings" w:hAnsi="Wingdings" w:hint="default"/>
      </w:rPr>
    </w:lvl>
    <w:lvl w:ilvl="3" w:tplc="9868797E">
      <w:start w:val="1"/>
      <w:numFmt w:val="bullet"/>
      <w:lvlText w:val=""/>
      <w:lvlJc w:val="left"/>
      <w:pPr>
        <w:ind w:left="2880" w:hanging="360"/>
      </w:pPr>
      <w:rPr>
        <w:rFonts w:ascii="Symbol" w:hAnsi="Symbol" w:hint="default"/>
      </w:rPr>
    </w:lvl>
    <w:lvl w:ilvl="4" w:tplc="605297AC">
      <w:start w:val="1"/>
      <w:numFmt w:val="bullet"/>
      <w:lvlText w:val="o"/>
      <w:lvlJc w:val="left"/>
      <w:pPr>
        <w:ind w:left="3600" w:hanging="360"/>
      </w:pPr>
      <w:rPr>
        <w:rFonts w:ascii="Courier New" w:hAnsi="Courier New" w:hint="default"/>
      </w:rPr>
    </w:lvl>
    <w:lvl w:ilvl="5" w:tplc="37A2AF3C">
      <w:start w:val="1"/>
      <w:numFmt w:val="bullet"/>
      <w:lvlText w:val=""/>
      <w:lvlJc w:val="left"/>
      <w:pPr>
        <w:ind w:left="4320" w:hanging="360"/>
      </w:pPr>
      <w:rPr>
        <w:rFonts w:ascii="Wingdings" w:hAnsi="Wingdings" w:hint="default"/>
      </w:rPr>
    </w:lvl>
    <w:lvl w:ilvl="6" w:tplc="124C424E">
      <w:start w:val="1"/>
      <w:numFmt w:val="bullet"/>
      <w:lvlText w:val=""/>
      <w:lvlJc w:val="left"/>
      <w:pPr>
        <w:ind w:left="5040" w:hanging="360"/>
      </w:pPr>
      <w:rPr>
        <w:rFonts w:ascii="Symbol" w:hAnsi="Symbol" w:hint="default"/>
      </w:rPr>
    </w:lvl>
    <w:lvl w:ilvl="7" w:tplc="34589EA8">
      <w:start w:val="1"/>
      <w:numFmt w:val="bullet"/>
      <w:lvlText w:val="o"/>
      <w:lvlJc w:val="left"/>
      <w:pPr>
        <w:ind w:left="5760" w:hanging="360"/>
      </w:pPr>
      <w:rPr>
        <w:rFonts w:ascii="Courier New" w:hAnsi="Courier New" w:hint="default"/>
      </w:rPr>
    </w:lvl>
    <w:lvl w:ilvl="8" w:tplc="176856E2">
      <w:start w:val="1"/>
      <w:numFmt w:val="bullet"/>
      <w:lvlText w:val=""/>
      <w:lvlJc w:val="left"/>
      <w:pPr>
        <w:ind w:left="6480" w:hanging="360"/>
      </w:pPr>
      <w:rPr>
        <w:rFonts w:ascii="Wingdings" w:hAnsi="Wingdings" w:hint="default"/>
      </w:rPr>
    </w:lvl>
  </w:abstractNum>
  <w:abstractNum w:abstractNumId="117" w15:restartNumberingAfterBreak="0">
    <w:nsid w:val="587D0467"/>
    <w:multiLevelType w:val="multilevel"/>
    <w:tmpl w:val="2FCA9D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58D643A1"/>
    <w:multiLevelType w:val="hybridMultilevel"/>
    <w:tmpl w:val="2E26B1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9" w15:restartNumberingAfterBreak="0">
    <w:nsid w:val="5A0F2B72"/>
    <w:multiLevelType w:val="hybridMultilevel"/>
    <w:tmpl w:val="D7206A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0" w15:restartNumberingAfterBreak="0">
    <w:nsid w:val="5A2D4347"/>
    <w:multiLevelType w:val="multilevel"/>
    <w:tmpl w:val="724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B3A790D"/>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 w15:restartNumberingAfterBreak="0">
    <w:nsid w:val="5C1E3002"/>
    <w:multiLevelType w:val="hybridMultilevel"/>
    <w:tmpl w:val="C4B00A16"/>
    <w:lvl w:ilvl="0" w:tplc="FFFFFFFF">
      <w:start w:val="1"/>
      <w:numFmt w:val="lowerLetter"/>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C4A46CF"/>
    <w:multiLevelType w:val="hybridMultilevel"/>
    <w:tmpl w:val="6CB82800"/>
    <w:lvl w:ilvl="0" w:tplc="0240C3D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4" w15:restartNumberingAfterBreak="0">
    <w:nsid w:val="5C877B52"/>
    <w:multiLevelType w:val="hybridMultilevel"/>
    <w:tmpl w:val="E4A65A4A"/>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5" w15:restartNumberingAfterBreak="0">
    <w:nsid w:val="5DAE137A"/>
    <w:multiLevelType w:val="multilevel"/>
    <w:tmpl w:val="FFF867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6" w15:restartNumberingAfterBreak="0">
    <w:nsid w:val="5F9A60F0"/>
    <w:multiLevelType w:val="multilevel"/>
    <w:tmpl w:val="275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0B4762"/>
    <w:multiLevelType w:val="multilevel"/>
    <w:tmpl w:val="625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A1123F"/>
    <w:multiLevelType w:val="hybridMultilevel"/>
    <w:tmpl w:val="3D7E6904"/>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9" w15:restartNumberingAfterBreak="0">
    <w:nsid w:val="631B4DEF"/>
    <w:multiLevelType w:val="hybridMultilevel"/>
    <w:tmpl w:val="78F8422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3B3173F"/>
    <w:multiLevelType w:val="hybridMultilevel"/>
    <w:tmpl w:val="7FF2FC3E"/>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1" w15:restartNumberingAfterBreak="0">
    <w:nsid w:val="63D11CB9"/>
    <w:multiLevelType w:val="multilevel"/>
    <w:tmpl w:val="22AEBB1E"/>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63FF093B"/>
    <w:multiLevelType w:val="hybridMultilevel"/>
    <w:tmpl w:val="8630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652B7794"/>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5466C34"/>
    <w:multiLevelType w:val="multilevel"/>
    <w:tmpl w:val="A89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4F53AC"/>
    <w:multiLevelType w:val="multilevel"/>
    <w:tmpl w:val="96C0F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6" w15:restartNumberingAfterBreak="0">
    <w:nsid w:val="66132897"/>
    <w:multiLevelType w:val="multilevel"/>
    <w:tmpl w:val="6E7E587E"/>
    <w:lvl w:ilvl="0">
      <w:start w:val="1"/>
      <w:numFmt w:val="decimal"/>
      <w:lvlText w:val="%1."/>
      <w:lvlJc w:val="left"/>
      <w:pPr>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7" w15:restartNumberingAfterBreak="0">
    <w:nsid w:val="672C5889"/>
    <w:multiLevelType w:val="multilevel"/>
    <w:tmpl w:val="A7107B1E"/>
    <w:lvl w:ilvl="0">
      <w:start w:val="7"/>
      <w:numFmt w:val="decimal"/>
      <w:lvlText w:val="%1."/>
      <w:lvlJc w:val="left"/>
      <w:pPr>
        <w:ind w:left="540" w:hanging="540"/>
      </w:pPr>
      <w:rPr>
        <w:rFonts w:hint="default"/>
      </w:rPr>
    </w:lvl>
    <w:lvl w:ilvl="1">
      <w:start w:val="5"/>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8" w15:restartNumberingAfterBreak="0">
    <w:nsid w:val="67BA05C3"/>
    <w:multiLevelType w:val="multilevel"/>
    <w:tmpl w:val="4DC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7E63B8A"/>
    <w:multiLevelType w:val="hybridMultilevel"/>
    <w:tmpl w:val="5D20002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0" w15:restartNumberingAfterBreak="0">
    <w:nsid w:val="687F0DF9"/>
    <w:multiLevelType w:val="hybridMultilevel"/>
    <w:tmpl w:val="8C701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695F3C63"/>
    <w:multiLevelType w:val="hybridMultilevel"/>
    <w:tmpl w:val="75E0833C"/>
    <w:lvl w:ilvl="0" w:tplc="0CEAB0E0">
      <w:start w:val="1"/>
      <w:numFmt w:val="lowerRoman"/>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2" w15:restartNumberingAfterBreak="0">
    <w:nsid w:val="69B33822"/>
    <w:multiLevelType w:val="hybridMultilevel"/>
    <w:tmpl w:val="F54E5EC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3" w15:restartNumberingAfterBreak="0">
    <w:nsid w:val="69E66C9F"/>
    <w:multiLevelType w:val="hybridMultilevel"/>
    <w:tmpl w:val="526EDE5A"/>
    <w:lvl w:ilvl="0" w:tplc="240A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6CCD4FC9"/>
    <w:multiLevelType w:val="hybridMultilevel"/>
    <w:tmpl w:val="116A50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5" w15:restartNumberingAfterBreak="0">
    <w:nsid w:val="6D639AD4"/>
    <w:multiLevelType w:val="hybridMultilevel"/>
    <w:tmpl w:val="FFFFFFFF"/>
    <w:lvl w:ilvl="0" w:tplc="1F4290DA">
      <w:start w:val="1"/>
      <w:numFmt w:val="bullet"/>
      <w:lvlText w:val=""/>
      <w:lvlJc w:val="left"/>
      <w:pPr>
        <w:ind w:left="360" w:hanging="360"/>
      </w:pPr>
      <w:rPr>
        <w:rFonts w:ascii="Symbol" w:hAnsi="Symbol" w:hint="default"/>
      </w:rPr>
    </w:lvl>
    <w:lvl w:ilvl="1" w:tplc="8DFEE772">
      <w:start w:val="1"/>
      <w:numFmt w:val="bullet"/>
      <w:lvlText w:val="o"/>
      <w:lvlJc w:val="left"/>
      <w:pPr>
        <w:ind w:left="1080" w:hanging="360"/>
      </w:pPr>
      <w:rPr>
        <w:rFonts w:ascii="Courier New" w:hAnsi="Courier New" w:hint="default"/>
      </w:rPr>
    </w:lvl>
    <w:lvl w:ilvl="2" w:tplc="8056D078">
      <w:start w:val="1"/>
      <w:numFmt w:val="bullet"/>
      <w:lvlText w:val=""/>
      <w:lvlJc w:val="left"/>
      <w:pPr>
        <w:ind w:left="1800" w:hanging="360"/>
      </w:pPr>
      <w:rPr>
        <w:rFonts w:ascii="Wingdings" w:hAnsi="Wingdings" w:hint="default"/>
      </w:rPr>
    </w:lvl>
    <w:lvl w:ilvl="3" w:tplc="00749E3C">
      <w:start w:val="1"/>
      <w:numFmt w:val="bullet"/>
      <w:lvlText w:val=""/>
      <w:lvlJc w:val="left"/>
      <w:pPr>
        <w:ind w:left="2520" w:hanging="360"/>
      </w:pPr>
      <w:rPr>
        <w:rFonts w:ascii="Symbol" w:hAnsi="Symbol" w:hint="default"/>
      </w:rPr>
    </w:lvl>
    <w:lvl w:ilvl="4" w:tplc="CE447DBC">
      <w:start w:val="1"/>
      <w:numFmt w:val="bullet"/>
      <w:lvlText w:val="o"/>
      <w:lvlJc w:val="left"/>
      <w:pPr>
        <w:ind w:left="3240" w:hanging="360"/>
      </w:pPr>
      <w:rPr>
        <w:rFonts w:ascii="Courier New" w:hAnsi="Courier New" w:hint="default"/>
      </w:rPr>
    </w:lvl>
    <w:lvl w:ilvl="5" w:tplc="03ECD86A">
      <w:start w:val="1"/>
      <w:numFmt w:val="bullet"/>
      <w:lvlText w:val=""/>
      <w:lvlJc w:val="left"/>
      <w:pPr>
        <w:ind w:left="3960" w:hanging="360"/>
      </w:pPr>
      <w:rPr>
        <w:rFonts w:ascii="Wingdings" w:hAnsi="Wingdings" w:hint="default"/>
      </w:rPr>
    </w:lvl>
    <w:lvl w:ilvl="6" w:tplc="0E260434">
      <w:start w:val="1"/>
      <w:numFmt w:val="bullet"/>
      <w:lvlText w:val=""/>
      <w:lvlJc w:val="left"/>
      <w:pPr>
        <w:ind w:left="4680" w:hanging="360"/>
      </w:pPr>
      <w:rPr>
        <w:rFonts w:ascii="Symbol" w:hAnsi="Symbol" w:hint="default"/>
      </w:rPr>
    </w:lvl>
    <w:lvl w:ilvl="7" w:tplc="BB565EE4">
      <w:start w:val="1"/>
      <w:numFmt w:val="bullet"/>
      <w:lvlText w:val="o"/>
      <w:lvlJc w:val="left"/>
      <w:pPr>
        <w:ind w:left="5400" w:hanging="360"/>
      </w:pPr>
      <w:rPr>
        <w:rFonts w:ascii="Courier New" w:hAnsi="Courier New" w:hint="default"/>
      </w:rPr>
    </w:lvl>
    <w:lvl w:ilvl="8" w:tplc="BB065484">
      <w:start w:val="1"/>
      <w:numFmt w:val="bullet"/>
      <w:lvlText w:val=""/>
      <w:lvlJc w:val="left"/>
      <w:pPr>
        <w:ind w:left="6120" w:hanging="360"/>
      </w:pPr>
      <w:rPr>
        <w:rFonts w:ascii="Wingdings" w:hAnsi="Wingdings" w:hint="default"/>
      </w:rPr>
    </w:lvl>
  </w:abstractNum>
  <w:abstractNum w:abstractNumId="146" w15:restartNumberingAfterBreak="0">
    <w:nsid w:val="6D720418"/>
    <w:multiLevelType w:val="multilevel"/>
    <w:tmpl w:val="DFE25C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6F293871"/>
    <w:multiLevelType w:val="hybridMultilevel"/>
    <w:tmpl w:val="19B0F6B4"/>
    <w:lvl w:ilvl="0" w:tplc="99A24D8E">
      <w:start w:val="1"/>
      <w:numFmt w:val="bullet"/>
      <w:lvlText w:val=""/>
      <w:lvlJc w:val="left"/>
      <w:pPr>
        <w:tabs>
          <w:tab w:val="num" w:pos="720"/>
        </w:tabs>
        <w:ind w:left="720" w:hanging="360"/>
      </w:pPr>
      <w:rPr>
        <w:rFonts w:ascii="Symbol" w:hAnsi="Symbol" w:hint="default"/>
        <w:sz w:val="20"/>
      </w:rPr>
    </w:lvl>
    <w:lvl w:ilvl="1" w:tplc="B3CC2EB6" w:tentative="1">
      <w:start w:val="1"/>
      <w:numFmt w:val="bullet"/>
      <w:lvlText w:val=""/>
      <w:lvlJc w:val="left"/>
      <w:pPr>
        <w:tabs>
          <w:tab w:val="num" w:pos="1440"/>
        </w:tabs>
        <w:ind w:left="1440" w:hanging="360"/>
      </w:pPr>
      <w:rPr>
        <w:rFonts w:ascii="Symbol" w:hAnsi="Symbol" w:hint="default"/>
        <w:sz w:val="20"/>
      </w:rPr>
    </w:lvl>
    <w:lvl w:ilvl="2" w:tplc="56FA1882" w:tentative="1">
      <w:start w:val="1"/>
      <w:numFmt w:val="bullet"/>
      <w:lvlText w:val=""/>
      <w:lvlJc w:val="left"/>
      <w:pPr>
        <w:tabs>
          <w:tab w:val="num" w:pos="2160"/>
        </w:tabs>
        <w:ind w:left="2160" w:hanging="360"/>
      </w:pPr>
      <w:rPr>
        <w:rFonts w:ascii="Symbol" w:hAnsi="Symbol" w:hint="default"/>
        <w:sz w:val="20"/>
      </w:rPr>
    </w:lvl>
    <w:lvl w:ilvl="3" w:tplc="7EC260E6" w:tentative="1">
      <w:start w:val="1"/>
      <w:numFmt w:val="bullet"/>
      <w:lvlText w:val=""/>
      <w:lvlJc w:val="left"/>
      <w:pPr>
        <w:tabs>
          <w:tab w:val="num" w:pos="2880"/>
        </w:tabs>
        <w:ind w:left="2880" w:hanging="360"/>
      </w:pPr>
      <w:rPr>
        <w:rFonts w:ascii="Symbol" w:hAnsi="Symbol" w:hint="default"/>
        <w:sz w:val="20"/>
      </w:rPr>
    </w:lvl>
    <w:lvl w:ilvl="4" w:tplc="BC20CAC0" w:tentative="1">
      <w:start w:val="1"/>
      <w:numFmt w:val="bullet"/>
      <w:lvlText w:val=""/>
      <w:lvlJc w:val="left"/>
      <w:pPr>
        <w:tabs>
          <w:tab w:val="num" w:pos="3600"/>
        </w:tabs>
        <w:ind w:left="3600" w:hanging="360"/>
      </w:pPr>
      <w:rPr>
        <w:rFonts w:ascii="Symbol" w:hAnsi="Symbol" w:hint="default"/>
        <w:sz w:val="20"/>
      </w:rPr>
    </w:lvl>
    <w:lvl w:ilvl="5" w:tplc="D7126FA4" w:tentative="1">
      <w:start w:val="1"/>
      <w:numFmt w:val="bullet"/>
      <w:lvlText w:val=""/>
      <w:lvlJc w:val="left"/>
      <w:pPr>
        <w:tabs>
          <w:tab w:val="num" w:pos="4320"/>
        </w:tabs>
        <w:ind w:left="4320" w:hanging="360"/>
      </w:pPr>
      <w:rPr>
        <w:rFonts w:ascii="Symbol" w:hAnsi="Symbol" w:hint="default"/>
        <w:sz w:val="20"/>
      </w:rPr>
    </w:lvl>
    <w:lvl w:ilvl="6" w:tplc="874E5F22" w:tentative="1">
      <w:start w:val="1"/>
      <w:numFmt w:val="bullet"/>
      <w:lvlText w:val=""/>
      <w:lvlJc w:val="left"/>
      <w:pPr>
        <w:tabs>
          <w:tab w:val="num" w:pos="5040"/>
        </w:tabs>
        <w:ind w:left="5040" w:hanging="360"/>
      </w:pPr>
      <w:rPr>
        <w:rFonts w:ascii="Symbol" w:hAnsi="Symbol" w:hint="default"/>
        <w:sz w:val="20"/>
      </w:rPr>
    </w:lvl>
    <w:lvl w:ilvl="7" w:tplc="32322058" w:tentative="1">
      <w:start w:val="1"/>
      <w:numFmt w:val="bullet"/>
      <w:lvlText w:val=""/>
      <w:lvlJc w:val="left"/>
      <w:pPr>
        <w:tabs>
          <w:tab w:val="num" w:pos="5760"/>
        </w:tabs>
        <w:ind w:left="5760" w:hanging="360"/>
      </w:pPr>
      <w:rPr>
        <w:rFonts w:ascii="Symbol" w:hAnsi="Symbol" w:hint="default"/>
        <w:sz w:val="20"/>
      </w:rPr>
    </w:lvl>
    <w:lvl w:ilvl="8" w:tplc="22F2F062"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A563F4"/>
    <w:multiLevelType w:val="hybridMultilevel"/>
    <w:tmpl w:val="81E80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6FCB1833"/>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0" w15:restartNumberingAfterBreak="0">
    <w:nsid w:val="6FD04E83"/>
    <w:multiLevelType w:val="multilevel"/>
    <w:tmpl w:val="89F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D45578"/>
    <w:multiLevelType w:val="hybridMultilevel"/>
    <w:tmpl w:val="31BEB7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2" w15:restartNumberingAfterBreak="0">
    <w:nsid w:val="709A012F"/>
    <w:multiLevelType w:val="hybridMultilevel"/>
    <w:tmpl w:val="4F3292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3" w15:restartNumberingAfterBreak="0">
    <w:nsid w:val="70AC4DAE"/>
    <w:multiLevelType w:val="hybridMultilevel"/>
    <w:tmpl w:val="57167EFE"/>
    <w:lvl w:ilvl="0" w:tplc="240A0001">
      <w:start w:val="1"/>
      <w:numFmt w:val="bullet"/>
      <w:lvlText w:val=""/>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54" w15:restartNumberingAfterBreak="0">
    <w:nsid w:val="71AD4624"/>
    <w:multiLevelType w:val="hybridMultilevel"/>
    <w:tmpl w:val="4D8447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5" w15:restartNumberingAfterBreak="0">
    <w:nsid w:val="72394D03"/>
    <w:multiLevelType w:val="hybridMultilevel"/>
    <w:tmpl w:val="044AC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73D87ED8"/>
    <w:multiLevelType w:val="multilevel"/>
    <w:tmpl w:val="F88E0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74133EFC"/>
    <w:multiLevelType w:val="multilevel"/>
    <w:tmpl w:val="1B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322E"/>
    <w:multiLevelType w:val="hybridMultilevel"/>
    <w:tmpl w:val="CA14D5E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9" w15:restartNumberingAfterBreak="0">
    <w:nsid w:val="758A0C30"/>
    <w:multiLevelType w:val="hybridMultilevel"/>
    <w:tmpl w:val="DAA0C8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0" w15:restartNumberingAfterBreak="0">
    <w:nsid w:val="76B02072"/>
    <w:multiLevelType w:val="hybridMultilevel"/>
    <w:tmpl w:val="0066C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76B25146"/>
    <w:multiLevelType w:val="multilevel"/>
    <w:tmpl w:val="67F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70D122B"/>
    <w:multiLevelType w:val="multilevel"/>
    <w:tmpl w:val="5798E9C8"/>
    <w:lvl w:ilvl="0">
      <w:start w:val="7"/>
      <w:numFmt w:val="decimal"/>
      <w:lvlText w:val="%1."/>
      <w:lvlJc w:val="left"/>
      <w:pPr>
        <w:ind w:left="540" w:hanging="540"/>
      </w:pPr>
      <w:rPr>
        <w:rFonts w:hint="default"/>
      </w:rPr>
    </w:lvl>
    <w:lvl w:ilvl="1">
      <w:start w:val="2"/>
      <w:numFmt w:val="decimal"/>
      <w:lvlText w:val="%1.%2."/>
      <w:lvlJc w:val="left"/>
      <w:pPr>
        <w:ind w:left="1642" w:hanging="720"/>
      </w:pPr>
      <w:rPr>
        <w:rFonts w:hint="default"/>
      </w:rPr>
    </w:lvl>
    <w:lvl w:ilvl="2">
      <w:start w:val="2"/>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163" w15:restartNumberingAfterBreak="0">
    <w:nsid w:val="7802327B"/>
    <w:multiLevelType w:val="hybridMultilevel"/>
    <w:tmpl w:val="984AB2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4" w15:restartNumberingAfterBreak="0">
    <w:nsid w:val="781F0060"/>
    <w:multiLevelType w:val="hybridMultilevel"/>
    <w:tmpl w:val="3A227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7A25427D"/>
    <w:multiLevelType w:val="multilevel"/>
    <w:tmpl w:val="F57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C657503"/>
    <w:multiLevelType w:val="multilevel"/>
    <w:tmpl w:val="75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C9044BF"/>
    <w:multiLevelType w:val="hybridMultilevel"/>
    <w:tmpl w:val="098EF47E"/>
    <w:lvl w:ilvl="0" w:tplc="23969C1C">
      <w:start w:val="1"/>
      <w:numFmt w:val="decimal"/>
      <w:lvlText w:val="%1."/>
      <w:lvlJc w:val="left"/>
      <w:pPr>
        <w:ind w:left="720" w:hanging="360"/>
      </w:pPr>
    </w:lvl>
    <w:lvl w:ilvl="1" w:tplc="8E8C1182">
      <w:start w:val="1"/>
      <w:numFmt w:val="lowerLetter"/>
      <w:lvlText w:val="%2."/>
      <w:lvlJc w:val="left"/>
      <w:pPr>
        <w:ind w:left="1440" w:hanging="360"/>
      </w:pPr>
    </w:lvl>
    <w:lvl w:ilvl="2" w:tplc="F2206FB0">
      <w:start w:val="1"/>
      <w:numFmt w:val="lowerRoman"/>
      <w:lvlText w:val="%3."/>
      <w:lvlJc w:val="right"/>
      <w:pPr>
        <w:ind w:left="2160" w:hanging="180"/>
      </w:pPr>
    </w:lvl>
    <w:lvl w:ilvl="3" w:tplc="16DA0928">
      <w:start w:val="1"/>
      <w:numFmt w:val="decimal"/>
      <w:lvlText w:val="%4."/>
      <w:lvlJc w:val="left"/>
      <w:pPr>
        <w:ind w:left="2880" w:hanging="360"/>
      </w:pPr>
    </w:lvl>
    <w:lvl w:ilvl="4" w:tplc="AE268B1C">
      <w:start w:val="1"/>
      <w:numFmt w:val="lowerLetter"/>
      <w:lvlText w:val="%5."/>
      <w:lvlJc w:val="left"/>
      <w:pPr>
        <w:ind w:left="3600" w:hanging="360"/>
      </w:pPr>
    </w:lvl>
    <w:lvl w:ilvl="5" w:tplc="35321D58">
      <w:start w:val="1"/>
      <w:numFmt w:val="lowerRoman"/>
      <w:lvlText w:val="%6."/>
      <w:lvlJc w:val="right"/>
      <w:pPr>
        <w:ind w:left="4320" w:hanging="180"/>
      </w:pPr>
    </w:lvl>
    <w:lvl w:ilvl="6" w:tplc="0C86F122">
      <w:start w:val="1"/>
      <w:numFmt w:val="decimal"/>
      <w:lvlText w:val="%7."/>
      <w:lvlJc w:val="left"/>
      <w:pPr>
        <w:ind w:left="5040" w:hanging="360"/>
      </w:pPr>
    </w:lvl>
    <w:lvl w:ilvl="7" w:tplc="49C21726">
      <w:start w:val="1"/>
      <w:numFmt w:val="lowerLetter"/>
      <w:lvlText w:val="%8."/>
      <w:lvlJc w:val="left"/>
      <w:pPr>
        <w:ind w:left="5760" w:hanging="360"/>
      </w:pPr>
    </w:lvl>
    <w:lvl w:ilvl="8" w:tplc="866EB7F8">
      <w:start w:val="1"/>
      <w:numFmt w:val="lowerRoman"/>
      <w:lvlText w:val="%9."/>
      <w:lvlJc w:val="right"/>
      <w:pPr>
        <w:ind w:left="6480" w:hanging="180"/>
      </w:pPr>
    </w:lvl>
  </w:abstractNum>
  <w:abstractNum w:abstractNumId="168" w15:restartNumberingAfterBreak="0">
    <w:nsid w:val="7C9B1186"/>
    <w:multiLevelType w:val="multilevel"/>
    <w:tmpl w:val="CAF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CB59AB"/>
    <w:multiLevelType w:val="hybridMultilevel"/>
    <w:tmpl w:val="466E632C"/>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0" w15:restartNumberingAfterBreak="0">
    <w:nsid w:val="7E7177E8"/>
    <w:multiLevelType w:val="hybridMultilevel"/>
    <w:tmpl w:val="A2D074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1" w15:restartNumberingAfterBreak="0">
    <w:nsid w:val="7F6E6F9F"/>
    <w:multiLevelType w:val="hybridMultilevel"/>
    <w:tmpl w:val="12FA5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01267689">
    <w:abstractNumId w:val="58"/>
  </w:num>
  <w:num w:numId="2" w16cid:durableId="450588803">
    <w:abstractNumId w:val="70"/>
  </w:num>
  <w:num w:numId="3" w16cid:durableId="1366710851">
    <w:abstractNumId w:val="99"/>
  </w:num>
  <w:num w:numId="4" w16cid:durableId="528882955">
    <w:abstractNumId w:val="13"/>
  </w:num>
  <w:num w:numId="5" w16cid:durableId="899705912">
    <w:abstractNumId w:val="121"/>
  </w:num>
  <w:num w:numId="6" w16cid:durableId="1358853343">
    <w:abstractNumId w:val="149"/>
  </w:num>
  <w:num w:numId="7" w16cid:durableId="1415006057">
    <w:abstractNumId w:val="110"/>
  </w:num>
  <w:num w:numId="8" w16cid:durableId="116265886">
    <w:abstractNumId w:val="51"/>
  </w:num>
  <w:num w:numId="9" w16cid:durableId="339967280">
    <w:abstractNumId w:val="7"/>
  </w:num>
  <w:num w:numId="10" w16cid:durableId="46757755">
    <w:abstractNumId w:val="117"/>
  </w:num>
  <w:num w:numId="11" w16cid:durableId="65618237">
    <w:abstractNumId w:val="136"/>
  </w:num>
  <w:num w:numId="12" w16cid:durableId="1387996273">
    <w:abstractNumId w:val="128"/>
  </w:num>
  <w:num w:numId="13" w16cid:durableId="1576553817">
    <w:abstractNumId w:val="145"/>
  </w:num>
  <w:num w:numId="14" w16cid:durableId="1575116925">
    <w:abstractNumId w:val="118"/>
  </w:num>
  <w:num w:numId="15" w16cid:durableId="420180991">
    <w:abstractNumId w:val="33"/>
  </w:num>
  <w:num w:numId="16" w16cid:durableId="1649556277">
    <w:abstractNumId w:val="97"/>
  </w:num>
  <w:num w:numId="17" w16cid:durableId="761491693">
    <w:abstractNumId w:val="25"/>
  </w:num>
  <w:num w:numId="18" w16cid:durableId="272832915">
    <w:abstractNumId w:val="81"/>
  </w:num>
  <w:num w:numId="19" w16cid:durableId="613288138">
    <w:abstractNumId w:val="147"/>
  </w:num>
  <w:num w:numId="20" w16cid:durableId="1751192077">
    <w:abstractNumId w:val="21"/>
  </w:num>
  <w:num w:numId="21" w16cid:durableId="525140833">
    <w:abstractNumId w:val="65"/>
  </w:num>
  <w:num w:numId="22" w16cid:durableId="1490831523">
    <w:abstractNumId w:val="12"/>
  </w:num>
  <w:num w:numId="23" w16cid:durableId="847326404">
    <w:abstractNumId w:val="84"/>
  </w:num>
  <w:num w:numId="24" w16cid:durableId="1010838136">
    <w:abstractNumId w:val="158"/>
  </w:num>
  <w:num w:numId="25" w16cid:durableId="1104761385">
    <w:abstractNumId w:val="100"/>
  </w:num>
  <w:num w:numId="26" w16cid:durableId="1060320824">
    <w:abstractNumId w:val="112"/>
  </w:num>
  <w:num w:numId="27" w16cid:durableId="301545910">
    <w:abstractNumId w:val="92"/>
  </w:num>
  <w:num w:numId="28" w16cid:durableId="1683162502">
    <w:abstractNumId w:val="18"/>
  </w:num>
  <w:num w:numId="29" w16cid:durableId="96995375">
    <w:abstractNumId w:val="66"/>
  </w:num>
  <w:num w:numId="30" w16cid:durableId="1864368367">
    <w:abstractNumId w:val="31"/>
  </w:num>
  <w:num w:numId="31" w16cid:durableId="490683135">
    <w:abstractNumId w:val="111"/>
  </w:num>
  <w:num w:numId="32" w16cid:durableId="1821460970">
    <w:abstractNumId w:val="56"/>
  </w:num>
  <w:num w:numId="33" w16cid:durableId="2010711777">
    <w:abstractNumId w:val="98"/>
  </w:num>
  <w:num w:numId="34" w16cid:durableId="1648128306">
    <w:abstractNumId w:val="106"/>
  </w:num>
  <w:num w:numId="35" w16cid:durableId="264770666">
    <w:abstractNumId w:val="127"/>
  </w:num>
  <w:num w:numId="36" w16cid:durableId="1173030412">
    <w:abstractNumId w:val="157"/>
  </w:num>
  <w:num w:numId="37" w16cid:durableId="1757511472">
    <w:abstractNumId w:val="150"/>
  </w:num>
  <w:num w:numId="38" w16cid:durableId="755394764">
    <w:abstractNumId w:val="161"/>
  </w:num>
  <w:num w:numId="39" w16cid:durableId="2063629201">
    <w:abstractNumId w:val="14"/>
  </w:num>
  <w:num w:numId="40" w16cid:durableId="692730008">
    <w:abstractNumId w:val="44"/>
  </w:num>
  <w:num w:numId="41" w16cid:durableId="1647398293">
    <w:abstractNumId w:val="85"/>
  </w:num>
  <w:num w:numId="42" w16cid:durableId="682050815">
    <w:abstractNumId w:val="166"/>
  </w:num>
  <w:num w:numId="43" w16cid:durableId="749695868">
    <w:abstractNumId w:val="4"/>
  </w:num>
  <w:num w:numId="44" w16cid:durableId="1549103714">
    <w:abstractNumId w:val="28"/>
  </w:num>
  <w:num w:numId="45" w16cid:durableId="1736396442">
    <w:abstractNumId w:val="32"/>
  </w:num>
  <w:num w:numId="46" w16cid:durableId="1850102930">
    <w:abstractNumId w:val="55"/>
  </w:num>
  <w:num w:numId="47" w16cid:durableId="1973703748">
    <w:abstractNumId w:val="38"/>
  </w:num>
  <w:num w:numId="48" w16cid:durableId="1619726389">
    <w:abstractNumId w:val="53"/>
  </w:num>
  <w:num w:numId="49" w16cid:durableId="901408556">
    <w:abstractNumId w:val="16"/>
  </w:num>
  <w:num w:numId="50" w16cid:durableId="1273511336">
    <w:abstractNumId w:val="64"/>
  </w:num>
  <w:num w:numId="51" w16cid:durableId="2108381066">
    <w:abstractNumId w:val="37"/>
  </w:num>
  <w:num w:numId="52" w16cid:durableId="9568440">
    <w:abstractNumId w:val="138"/>
  </w:num>
  <w:num w:numId="53" w16cid:durableId="1181704675">
    <w:abstractNumId w:val="54"/>
  </w:num>
  <w:num w:numId="54" w16cid:durableId="728768927">
    <w:abstractNumId w:val="151"/>
  </w:num>
  <w:num w:numId="55" w16cid:durableId="1483041699">
    <w:abstractNumId w:val="91"/>
  </w:num>
  <w:num w:numId="56" w16cid:durableId="1937865235">
    <w:abstractNumId w:val="80"/>
  </w:num>
  <w:num w:numId="57" w16cid:durableId="1386761616">
    <w:abstractNumId w:val="26"/>
  </w:num>
  <w:num w:numId="58" w16cid:durableId="892160655">
    <w:abstractNumId w:val="119"/>
  </w:num>
  <w:num w:numId="59" w16cid:durableId="2108573258">
    <w:abstractNumId w:val="152"/>
  </w:num>
  <w:num w:numId="60" w16cid:durableId="15623006">
    <w:abstractNumId w:val="71"/>
  </w:num>
  <w:num w:numId="61" w16cid:durableId="931277127">
    <w:abstractNumId w:val="6"/>
  </w:num>
  <w:num w:numId="62" w16cid:durableId="1977710920">
    <w:abstractNumId w:val="15"/>
  </w:num>
  <w:num w:numId="63" w16cid:durableId="1291129328">
    <w:abstractNumId w:val="75"/>
  </w:num>
  <w:num w:numId="64" w16cid:durableId="505171206">
    <w:abstractNumId w:val="22"/>
  </w:num>
  <w:num w:numId="65" w16cid:durableId="1343511313">
    <w:abstractNumId w:val="20"/>
  </w:num>
  <w:num w:numId="66" w16cid:durableId="1018047618">
    <w:abstractNumId w:val="68"/>
  </w:num>
  <w:num w:numId="67" w16cid:durableId="734162224">
    <w:abstractNumId w:val="87"/>
  </w:num>
  <w:num w:numId="68" w16cid:durableId="1180121866">
    <w:abstractNumId w:val="67"/>
  </w:num>
  <w:num w:numId="69" w16cid:durableId="124199420">
    <w:abstractNumId w:val="162"/>
  </w:num>
  <w:num w:numId="70" w16cid:durableId="1956138030">
    <w:abstractNumId w:val="131"/>
  </w:num>
  <w:num w:numId="71" w16cid:durableId="591082563">
    <w:abstractNumId w:val="137"/>
  </w:num>
  <w:num w:numId="72" w16cid:durableId="536043428">
    <w:abstractNumId w:val="10"/>
  </w:num>
  <w:num w:numId="73" w16cid:durableId="1996760834">
    <w:abstractNumId w:val="125"/>
  </w:num>
  <w:num w:numId="74" w16cid:durableId="1138184767">
    <w:abstractNumId w:val="156"/>
  </w:num>
  <w:num w:numId="75" w16cid:durableId="1076167726">
    <w:abstractNumId w:val="1"/>
  </w:num>
  <w:num w:numId="76" w16cid:durableId="2101943973">
    <w:abstractNumId w:val="126"/>
  </w:num>
  <w:num w:numId="77" w16cid:durableId="1116683332">
    <w:abstractNumId w:val="36"/>
  </w:num>
  <w:num w:numId="78" w16cid:durableId="1607074294">
    <w:abstractNumId w:val="168"/>
  </w:num>
  <w:num w:numId="79" w16cid:durableId="1384059986">
    <w:abstractNumId w:val="23"/>
  </w:num>
  <w:num w:numId="80" w16cid:durableId="1382948494">
    <w:abstractNumId w:val="62"/>
  </w:num>
  <w:num w:numId="81" w16cid:durableId="1269115947">
    <w:abstractNumId w:val="79"/>
  </w:num>
  <w:num w:numId="82" w16cid:durableId="1131634765">
    <w:abstractNumId w:val="2"/>
  </w:num>
  <w:num w:numId="83" w16cid:durableId="1789272939">
    <w:abstractNumId w:val="39"/>
  </w:num>
  <w:num w:numId="84" w16cid:durableId="1587575356">
    <w:abstractNumId w:val="154"/>
  </w:num>
  <w:num w:numId="85" w16cid:durableId="1207061485">
    <w:abstractNumId w:val="30"/>
  </w:num>
  <w:num w:numId="86" w16cid:durableId="539708834">
    <w:abstractNumId w:val="8"/>
  </w:num>
  <w:num w:numId="87" w16cid:durableId="1084843774">
    <w:abstractNumId w:val="115"/>
  </w:num>
  <w:num w:numId="88" w16cid:durableId="1926374417">
    <w:abstractNumId w:val="69"/>
  </w:num>
  <w:num w:numId="89" w16cid:durableId="106582623">
    <w:abstractNumId w:val="144"/>
  </w:num>
  <w:num w:numId="90" w16cid:durableId="654531133">
    <w:abstractNumId w:val="57"/>
  </w:num>
  <w:num w:numId="91" w16cid:durableId="842551405">
    <w:abstractNumId w:val="24"/>
  </w:num>
  <w:num w:numId="92" w16cid:durableId="1748380028">
    <w:abstractNumId w:val="114"/>
  </w:num>
  <w:num w:numId="93" w16cid:durableId="979576769">
    <w:abstractNumId w:val="46"/>
  </w:num>
  <w:num w:numId="94" w16cid:durableId="1307468423">
    <w:abstractNumId w:val="134"/>
  </w:num>
  <w:num w:numId="95" w16cid:durableId="610820003">
    <w:abstractNumId w:val="52"/>
  </w:num>
  <w:num w:numId="96" w16cid:durableId="1918400526">
    <w:abstractNumId w:val="129"/>
  </w:num>
  <w:num w:numId="97" w16cid:durableId="1997148018">
    <w:abstractNumId w:val="88"/>
  </w:num>
  <w:num w:numId="98" w16cid:durableId="2118598811">
    <w:abstractNumId w:val="146"/>
  </w:num>
  <w:num w:numId="99" w16cid:durableId="543716051">
    <w:abstractNumId w:val="163"/>
  </w:num>
  <w:num w:numId="100" w16cid:durableId="579489280">
    <w:abstractNumId w:val="72"/>
  </w:num>
  <w:num w:numId="101" w16cid:durableId="1555847668">
    <w:abstractNumId w:val="95"/>
  </w:num>
  <w:num w:numId="102" w16cid:durableId="624778874">
    <w:abstractNumId w:val="61"/>
  </w:num>
  <w:num w:numId="103" w16cid:durableId="1639534501">
    <w:abstractNumId w:val="41"/>
  </w:num>
  <w:num w:numId="104" w16cid:durableId="1167868187">
    <w:abstractNumId w:val="5"/>
  </w:num>
  <w:num w:numId="105" w16cid:durableId="1197042799">
    <w:abstractNumId w:val="86"/>
  </w:num>
  <w:num w:numId="106" w16cid:durableId="1131367525">
    <w:abstractNumId w:val="82"/>
  </w:num>
  <w:num w:numId="107" w16cid:durableId="507214290">
    <w:abstractNumId w:val="108"/>
  </w:num>
  <w:num w:numId="108" w16cid:durableId="1783452745">
    <w:abstractNumId w:val="49"/>
  </w:num>
  <w:num w:numId="109" w16cid:durableId="624431026">
    <w:abstractNumId w:val="42"/>
  </w:num>
  <w:num w:numId="110" w16cid:durableId="1249146460">
    <w:abstractNumId w:val="122"/>
  </w:num>
  <w:num w:numId="111" w16cid:durableId="1558325012">
    <w:abstractNumId w:val="143"/>
  </w:num>
  <w:num w:numId="112" w16cid:durableId="752818544">
    <w:abstractNumId w:val="45"/>
  </w:num>
  <w:num w:numId="113" w16cid:durableId="1605921909">
    <w:abstractNumId w:val="77"/>
  </w:num>
  <w:num w:numId="114" w16cid:durableId="1489714905">
    <w:abstractNumId w:val="167"/>
  </w:num>
  <w:num w:numId="115" w16cid:durableId="1286621138">
    <w:abstractNumId w:val="153"/>
  </w:num>
  <w:num w:numId="116" w16cid:durableId="1362780181">
    <w:abstractNumId w:val="139"/>
  </w:num>
  <w:num w:numId="117" w16cid:durableId="1263952413">
    <w:abstractNumId w:val="142"/>
  </w:num>
  <w:num w:numId="118" w16cid:durableId="523371176">
    <w:abstractNumId w:val="27"/>
  </w:num>
  <w:num w:numId="119" w16cid:durableId="786315403">
    <w:abstractNumId w:val="35"/>
  </w:num>
  <w:num w:numId="120" w16cid:durableId="804349661">
    <w:abstractNumId w:val="102"/>
  </w:num>
  <w:num w:numId="121" w16cid:durableId="1127235018">
    <w:abstractNumId w:val="132"/>
  </w:num>
  <w:num w:numId="122" w16cid:durableId="536892135">
    <w:abstractNumId w:val="9"/>
  </w:num>
  <w:num w:numId="123" w16cid:durableId="1507868199">
    <w:abstractNumId w:val="96"/>
  </w:num>
  <w:num w:numId="124" w16cid:durableId="1067411934">
    <w:abstractNumId w:val="60"/>
  </w:num>
  <w:num w:numId="125" w16cid:durableId="550268974">
    <w:abstractNumId w:val="0"/>
  </w:num>
  <w:num w:numId="126" w16cid:durableId="1263682669">
    <w:abstractNumId w:val="40"/>
  </w:num>
  <w:num w:numId="127" w16cid:durableId="338314299">
    <w:abstractNumId w:val="89"/>
  </w:num>
  <w:num w:numId="128" w16cid:durableId="722172276">
    <w:abstractNumId w:val="155"/>
  </w:num>
  <w:num w:numId="129" w16cid:durableId="67895733">
    <w:abstractNumId w:val="94"/>
  </w:num>
  <w:num w:numId="130" w16cid:durableId="611060225">
    <w:abstractNumId w:val="34"/>
  </w:num>
  <w:num w:numId="131" w16cid:durableId="589657273">
    <w:abstractNumId w:val="123"/>
  </w:num>
  <w:num w:numId="132" w16cid:durableId="545803232">
    <w:abstractNumId w:val="76"/>
  </w:num>
  <w:num w:numId="133" w16cid:durableId="1406951835">
    <w:abstractNumId w:val="43"/>
  </w:num>
  <w:num w:numId="134" w16cid:durableId="1291014430">
    <w:abstractNumId w:val="11"/>
  </w:num>
  <w:num w:numId="135" w16cid:durableId="818037119">
    <w:abstractNumId w:val="29"/>
  </w:num>
  <w:num w:numId="136" w16cid:durableId="1247881562">
    <w:abstractNumId w:val="169"/>
  </w:num>
  <w:num w:numId="137" w16cid:durableId="1540625833">
    <w:abstractNumId w:val="124"/>
  </w:num>
  <w:num w:numId="138" w16cid:durableId="1857160223">
    <w:abstractNumId w:val="130"/>
  </w:num>
  <w:num w:numId="139" w16cid:durableId="1962565706">
    <w:abstractNumId w:val="83"/>
  </w:num>
  <w:num w:numId="140" w16cid:durableId="84811758">
    <w:abstractNumId w:val="133"/>
  </w:num>
  <w:num w:numId="141" w16cid:durableId="1544438046">
    <w:abstractNumId w:val="73"/>
  </w:num>
  <w:num w:numId="142" w16cid:durableId="1687513837">
    <w:abstractNumId w:val="141"/>
  </w:num>
  <w:num w:numId="143" w16cid:durableId="855653319">
    <w:abstractNumId w:val="170"/>
  </w:num>
  <w:num w:numId="144" w16cid:durableId="422341082">
    <w:abstractNumId w:val="164"/>
  </w:num>
  <w:num w:numId="145" w16cid:durableId="480125631">
    <w:abstractNumId w:val="47"/>
  </w:num>
  <w:num w:numId="146" w16cid:durableId="1339697500">
    <w:abstractNumId w:val="103"/>
  </w:num>
  <w:num w:numId="147" w16cid:durableId="791287559">
    <w:abstractNumId w:val="93"/>
  </w:num>
  <w:num w:numId="148" w16cid:durableId="888684932">
    <w:abstractNumId w:val="19"/>
  </w:num>
  <w:num w:numId="149" w16cid:durableId="699168588">
    <w:abstractNumId w:val="3"/>
  </w:num>
  <w:num w:numId="150" w16cid:durableId="217594993">
    <w:abstractNumId w:val="160"/>
  </w:num>
  <w:num w:numId="151" w16cid:durableId="1164274337">
    <w:abstractNumId w:val="78"/>
  </w:num>
  <w:num w:numId="152" w16cid:durableId="1967467556">
    <w:abstractNumId w:val="148"/>
  </w:num>
  <w:num w:numId="153" w16cid:durableId="1399399358">
    <w:abstractNumId w:val="104"/>
  </w:num>
  <w:num w:numId="154" w16cid:durableId="486094389">
    <w:abstractNumId w:val="113"/>
  </w:num>
  <w:num w:numId="155" w16cid:durableId="506748559">
    <w:abstractNumId w:val="50"/>
  </w:num>
  <w:num w:numId="156" w16cid:durableId="1795367563">
    <w:abstractNumId w:val="135"/>
  </w:num>
  <w:num w:numId="157" w16cid:durableId="1397705407">
    <w:abstractNumId w:val="17"/>
  </w:num>
  <w:num w:numId="158" w16cid:durableId="1195576522">
    <w:abstractNumId w:val="116"/>
  </w:num>
  <w:num w:numId="159" w16cid:durableId="1919051018">
    <w:abstractNumId w:val="109"/>
  </w:num>
  <w:num w:numId="160" w16cid:durableId="1054815412">
    <w:abstractNumId w:val="120"/>
  </w:num>
  <w:num w:numId="161" w16cid:durableId="1059792732">
    <w:abstractNumId w:val="105"/>
  </w:num>
  <w:num w:numId="162" w16cid:durableId="1704936009">
    <w:abstractNumId w:val="165"/>
  </w:num>
  <w:num w:numId="163" w16cid:durableId="962659314">
    <w:abstractNumId w:val="90"/>
  </w:num>
  <w:num w:numId="164" w16cid:durableId="1008563485">
    <w:abstractNumId w:val="107"/>
  </w:num>
  <w:num w:numId="165" w16cid:durableId="232278305">
    <w:abstractNumId w:val="48"/>
  </w:num>
  <w:num w:numId="166" w16cid:durableId="2016373696">
    <w:abstractNumId w:val="140"/>
  </w:num>
  <w:num w:numId="167" w16cid:durableId="2136681305">
    <w:abstractNumId w:val="74"/>
  </w:num>
  <w:num w:numId="168" w16cid:durableId="1932618599">
    <w:abstractNumId w:val="59"/>
  </w:num>
  <w:num w:numId="169" w16cid:durableId="89012827">
    <w:abstractNumId w:val="171"/>
  </w:num>
  <w:num w:numId="170" w16cid:durableId="421292661">
    <w:abstractNumId w:val="159"/>
  </w:num>
  <w:num w:numId="171" w16cid:durableId="954018255">
    <w:abstractNumId w:val="63"/>
  </w:num>
  <w:num w:numId="172" w16cid:durableId="33175845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ys Baryudy Cortes Daza">
    <w15:presenceInfo w15:providerId="AD" w15:userId="S-1-5-21-1292428093-1383384898-842925246-17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pt-BR" w:vendorID="64" w:dllVersion="0" w:nlCheck="1" w:checkStyle="0"/>
  <w:activeWritingStyle w:appName="MSWord" w:lang="es-ES" w:vendorID="64" w:dllVersion="6" w:nlCheck="1" w:checkStyle="1"/>
  <w:activeWritingStyle w:appName="MSWord" w:lang="es-CO"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pt-BR"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6" w:nlCheck="1" w:checkStyle="1"/>
  <w:activeWritingStyle w:appName="MSWord" w:lang="es-US" w:vendorID="64" w:dllVersion="0"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US" w:vendorID="64" w:dllVersion="4096" w:nlCheck="1" w:checkStyle="0"/>
  <w:activeWritingStyle w:appName="MSWord" w:lang="es-419" w:vendorID="64" w:dllVersion="0" w:nlCheck="1" w:checkStyle="0"/>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D48"/>
    <w:rsid w:val="0000019B"/>
    <w:rsid w:val="000001AA"/>
    <w:rsid w:val="00000A64"/>
    <w:rsid w:val="00002258"/>
    <w:rsid w:val="000023BE"/>
    <w:rsid w:val="0000254F"/>
    <w:rsid w:val="00003232"/>
    <w:rsid w:val="00003B04"/>
    <w:rsid w:val="00003E52"/>
    <w:rsid w:val="00003FC0"/>
    <w:rsid w:val="000042AB"/>
    <w:rsid w:val="0000495D"/>
    <w:rsid w:val="000053AD"/>
    <w:rsid w:val="00005F5B"/>
    <w:rsid w:val="00006990"/>
    <w:rsid w:val="00006E53"/>
    <w:rsid w:val="00007608"/>
    <w:rsid w:val="00007B4C"/>
    <w:rsid w:val="0001035E"/>
    <w:rsid w:val="00010EF6"/>
    <w:rsid w:val="00011413"/>
    <w:rsid w:val="000117D0"/>
    <w:rsid w:val="00012323"/>
    <w:rsid w:val="000135B2"/>
    <w:rsid w:val="000139FA"/>
    <w:rsid w:val="00013E1B"/>
    <w:rsid w:val="0001443C"/>
    <w:rsid w:val="0001454D"/>
    <w:rsid w:val="00014730"/>
    <w:rsid w:val="00014B60"/>
    <w:rsid w:val="00015BF1"/>
    <w:rsid w:val="00016339"/>
    <w:rsid w:val="0001633A"/>
    <w:rsid w:val="000165B7"/>
    <w:rsid w:val="00016754"/>
    <w:rsid w:val="00016916"/>
    <w:rsid w:val="0001714E"/>
    <w:rsid w:val="0001727E"/>
    <w:rsid w:val="0001771C"/>
    <w:rsid w:val="00020A93"/>
    <w:rsid w:val="00020B2B"/>
    <w:rsid w:val="00021152"/>
    <w:rsid w:val="0002125C"/>
    <w:rsid w:val="00021643"/>
    <w:rsid w:val="00021753"/>
    <w:rsid w:val="00021AC6"/>
    <w:rsid w:val="000223EE"/>
    <w:rsid w:val="00022928"/>
    <w:rsid w:val="00022FFC"/>
    <w:rsid w:val="00023F78"/>
    <w:rsid w:val="0002433E"/>
    <w:rsid w:val="00024AA4"/>
    <w:rsid w:val="000252BD"/>
    <w:rsid w:val="000254F6"/>
    <w:rsid w:val="00025522"/>
    <w:rsid w:val="00025F17"/>
    <w:rsid w:val="00027142"/>
    <w:rsid w:val="00027F32"/>
    <w:rsid w:val="00031A2A"/>
    <w:rsid w:val="00032023"/>
    <w:rsid w:val="000326D8"/>
    <w:rsid w:val="000335C6"/>
    <w:rsid w:val="00033E5E"/>
    <w:rsid w:val="0003426E"/>
    <w:rsid w:val="0003434C"/>
    <w:rsid w:val="000343B6"/>
    <w:rsid w:val="000346E0"/>
    <w:rsid w:val="000349A5"/>
    <w:rsid w:val="00034D72"/>
    <w:rsid w:val="00034DB2"/>
    <w:rsid w:val="0003587C"/>
    <w:rsid w:val="0003598B"/>
    <w:rsid w:val="00036F0D"/>
    <w:rsid w:val="0003724C"/>
    <w:rsid w:val="00037949"/>
    <w:rsid w:val="00037970"/>
    <w:rsid w:val="00037AAB"/>
    <w:rsid w:val="00041BA3"/>
    <w:rsid w:val="0004210B"/>
    <w:rsid w:val="00042198"/>
    <w:rsid w:val="000423AA"/>
    <w:rsid w:val="00043205"/>
    <w:rsid w:val="00043AC8"/>
    <w:rsid w:val="00043B02"/>
    <w:rsid w:val="0004460C"/>
    <w:rsid w:val="00045295"/>
    <w:rsid w:val="000453FB"/>
    <w:rsid w:val="000462F0"/>
    <w:rsid w:val="000463A9"/>
    <w:rsid w:val="0004756B"/>
    <w:rsid w:val="00050519"/>
    <w:rsid w:val="00051482"/>
    <w:rsid w:val="000517AC"/>
    <w:rsid w:val="0005188D"/>
    <w:rsid w:val="0005235C"/>
    <w:rsid w:val="00052760"/>
    <w:rsid w:val="000530AA"/>
    <w:rsid w:val="00053150"/>
    <w:rsid w:val="00053462"/>
    <w:rsid w:val="00053544"/>
    <w:rsid w:val="0005359D"/>
    <w:rsid w:val="00055A65"/>
    <w:rsid w:val="000565EF"/>
    <w:rsid w:val="000568CF"/>
    <w:rsid w:val="00056C86"/>
    <w:rsid w:val="0005714F"/>
    <w:rsid w:val="000578C6"/>
    <w:rsid w:val="00057915"/>
    <w:rsid w:val="00057949"/>
    <w:rsid w:val="000601B4"/>
    <w:rsid w:val="000602CC"/>
    <w:rsid w:val="000607FD"/>
    <w:rsid w:val="00060EC6"/>
    <w:rsid w:val="00060F15"/>
    <w:rsid w:val="00061882"/>
    <w:rsid w:val="00062158"/>
    <w:rsid w:val="00062DA5"/>
    <w:rsid w:val="0006342B"/>
    <w:rsid w:val="0006508B"/>
    <w:rsid w:val="0006511C"/>
    <w:rsid w:val="00065263"/>
    <w:rsid w:val="00065C57"/>
    <w:rsid w:val="00065E71"/>
    <w:rsid w:val="00065F8C"/>
    <w:rsid w:val="000663F0"/>
    <w:rsid w:val="000667CE"/>
    <w:rsid w:val="00066CED"/>
    <w:rsid w:val="000676F5"/>
    <w:rsid w:val="000679C2"/>
    <w:rsid w:val="00067A0F"/>
    <w:rsid w:val="00067A35"/>
    <w:rsid w:val="00067BD9"/>
    <w:rsid w:val="0007034A"/>
    <w:rsid w:val="00070418"/>
    <w:rsid w:val="000708A9"/>
    <w:rsid w:val="00070A1E"/>
    <w:rsid w:val="00072A67"/>
    <w:rsid w:val="00072D3A"/>
    <w:rsid w:val="00073860"/>
    <w:rsid w:val="00073D25"/>
    <w:rsid w:val="00073FC3"/>
    <w:rsid w:val="000741EE"/>
    <w:rsid w:val="0007507D"/>
    <w:rsid w:val="00075940"/>
    <w:rsid w:val="000759AA"/>
    <w:rsid w:val="00075B78"/>
    <w:rsid w:val="00075CBB"/>
    <w:rsid w:val="00075E15"/>
    <w:rsid w:val="00076391"/>
    <w:rsid w:val="00076A10"/>
    <w:rsid w:val="00076BD8"/>
    <w:rsid w:val="00076C7D"/>
    <w:rsid w:val="000774CF"/>
    <w:rsid w:val="00077A87"/>
    <w:rsid w:val="00077DFA"/>
    <w:rsid w:val="00080C45"/>
    <w:rsid w:val="00080CE5"/>
    <w:rsid w:val="000811F6"/>
    <w:rsid w:val="00081223"/>
    <w:rsid w:val="00081841"/>
    <w:rsid w:val="00081CC5"/>
    <w:rsid w:val="0008495F"/>
    <w:rsid w:val="00085EA5"/>
    <w:rsid w:val="00086471"/>
    <w:rsid w:val="000864B5"/>
    <w:rsid w:val="00086771"/>
    <w:rsid w:val="000867D1"/>
    <w:rsid w:val="00086CA2"/>
    <w:rsid w:val="00090FBE"/>
    <w:rsid w:val="00091061"/>
    <w:rsid w:val="00091388"/>
    <w:rsid w:val="00092D1C"/>
    <w:rsid w:val="00092DFA"/>
    <w:rsid w:val="0009341A"/>
    <w:rsid w:val="00093957"/>
    <w:rsid w:val="000939C8"/>
    <w:rsid w:val="00093CD1"/>
    <w:rsid w:val="00093CE3"/>
    <w:rsid w:val="00094297"/>
    <w:rsid w:val="0009430D"/>
    <w:rsid w:val="000945BC"/>
    <w:rsid w:val="00094619"/>
    <w:rsid w:val="00094A50"/>
    <w:rsid w:val="00094A94"/>
    <w:rsid w:val="00094D57"/>
    <w:rsid w:val="00095129"/>
    <w:rsid w:val="00095BC2"/>
    <w:rsid w:val="0009627C"/>
    <w:rsid w:val="00096938"/>
    <w:rsid w:val="00096D3B"/>
    <w:rsid w:val="00096D7C"/>
    <w:rsid w:val="00097041"/>
    <w:rsid w:val="000979F8"/>
    <w:rsid w:val="00097F4C"/>
    <w:rsid w:val="000A0994"/>
    <w:rsid w:val="000A0AE0"/>
    <w:rsid w:val="000A1385"/>
    <w:rsid w:val="000A1775"/>
    <w:rsid w:val="000A1F5C"/>
    <w:rsid w:val="000A21E0"/>
    <w:rsid w:val="000A24F6"/>
    <w:rsid w:val="000A34D1"/>
    <w:rsid w:val="000A3CEF"/>
    <w:rsid w:val="000A59DE"/>
    <w:rsid w:val="000A5E03"/>
    <w:rsid w:val="000A611E"/>
    <w:rsid w:val="000A61EC"/>
    <w:rsid w:val="000A6CF3"/>
    <w:rsid w:val="000A7841"/>
    <w:rsid w:val="000B055B"/>
    <w:rsid w:val="000B06BD"/>
    <w:rsid w:val="000B1041"/>
    <w:rsid w:val="000B1289"/>
    <w:rsid w:val="000B1A51"/>
    <w:rsid w:val="000B209F"/>
    <w:rsid w:val="000B2565"/>
    <w:rsid w:val="000B3566"/>
    <w:rsid w:val="000B576B"/>
    <w:rsid w:val="000B5A7F"/>
    <w:rsid w:val="000B6EFB"/>
    <w:rsid w:val="000B7126"/>
    <w:rsid w:val="000B7218"/>
    <w:rsid w:val="000B75E2"/>
    <w:rsid w:val="000B7DB0"/>
    <w:rsid w:val="000C0036"/>
    <w:rsid w:val="000C020B"/>
    <w:rsid w:val="000C060C"/>
    <w:rsid w:val="000C092A"/>
    <w:rsid w:val="000C0973"/>
    <w:rsid w:val="000C110F"/>
    <w:rsid w:val="000C12DF"/>
    <w:rsid w:val="000C19CD"/>
    <w:rsid w:val="000C1C68"/>
    <w:rsid w:val="000C2BF5"/>
    <w:rsid w:val="000C32C3"/>
    <w:rsid w:val="000C36F9"/>
    <w:rsid w:val="000C39DD"/>
    <w:rsid w:val="000C4095"/>
    <w:rsid w:val="000C46AD"/>
    <w:rsid w:val="000C47FE"/>
    <w:rsid w:val="000C5398"/>
    <w:rsid w:val="000C5F64"/>
    <w:rsid w:val="000C7A25"/>
    <w:rsid w:val="000C7E6B"/>
    <w:rsid w:val="000D0285"/>
    <w:rsid w:val="000D0858"/>
    <w:rsid w:val="000D0886"/>
    <w:rsid w:val="000D15C4"/>
    <w:rsid w:val="000D20AE"/>
    <w:rsid w:val="000D23A7"/>
    <w:rsid w:val="000D36AD"/>
    <w:rsid w:val="000D3F7C"/>
    <w:rsid w:val="000D4334"/>
    <w:rsid w:val="000D457E"/>
    <w:rsid w:val="000D4D18"/>
    <w:rsid w:val="000D60FF"/>
    <w:rsid w:val="000D653F"/>
    <w:rsid w:val="000D6DF4"/>
    <w:rsid w:val="000D7323"/>
    <w:rsid w:val="000D73B9"/>
    <w:rsid w:val="000D79C8"/>
    <w:rsid w:val="000D7B83"/>
    <w:rsid w:val="000D7C22"/>
    <w:rsid w:val="000E06F7"/>
    <w:rsid w:val="000E081A"/>
    <w:rsid w:val="000E084A"/>
    <w:rsid w:val="000E1226"/>
    <w:rsid w:val="000E246C"/>
    <w:rsid w:val="000E290F"/>
    <w:rsid w:val="000E3131"/>
    <w:rsid w:val="000E4132"/>
    <w:rsid w:val="000E46C5"/>
    <w:rsid w:val="000E47E1"/>
    <w:rsid w:val="000E4838"/>
    <w:rsid w:val="000E4867"/>
    <w:rsid w:val="000E4923"/>
    <w:rsid w:val="000E5F9D"/>
    <w:rsid w:val="000E6A95"/>
    <w:rsid w:val="000E6B48"/>
    <w:rsid w:val="000E757E"/>
    <w:rsid w:val="000E7E24"/>
    <w:rsid w:val="000F0995"/>
    <w:rsid w:val="000F0BF0"/>
    <w:rsid w:val="000F219E"/>
    <w:rsid w:val="000F231A"/>
    <w:rsid w:val="000F2C59"/>
    <w:rsid w:val="000F2E0A"/>
    <w:rsid w:val="000F3062"/>
    <w:rsid w:val="000F3171"/>
    <w:rsid w:val="000F4645"/>
    <w:rsid w:val="000F4E5E"/>
    <w:rsid w:val="000F4FB0"/>
    <w:rsid w:val="000F573A"/>
    <w:rsid w:val="000F5DDF"/>
    <w:rsid w:val="000F67D6"/>
    <w:rsid w:val="000F6A3C"/>
    <w:rsid w:val="000F72D9"/>
    <w:rsid w:val="000F7A2B"/>
    <w:rsid w:val="000F7B8A"/>
    <w:rsid w:val="000F7EF9"/>
    <w:rsid w:val="00100162"/>
    <w:rsid w:val="0010071A"/>
    <w:rsid w:val="00100837"/>
    <w:rsid w:val="00100C88"/>
    <w:rsid w:val="0010158D"/>
    <w:rsid w:val="00101DAB"/>
    <w:rsid w:val="00101F75"/>
    <w:rsid w:val="001043AC"/>
    <w:rsid w:val="001052E3"/>
    <w:rsid w:val="001052EB"/>
    <w:rsid w:val="001053D9"/>
    <w:rsid w:val="00105D17"/>
    <w:rsid w:val="00106445"/>
    <w:rsid w:val="001066C1"/>
    <w:rsid w:val="00106C9D"/>
    <w:rsid w:val="00107296"/>
    <w:rsid w:val="0010761A"/>
    <w:rsid w:val="00107AD9"/>
    <w:rsid w:val="00107C43"/>
    <w:rsid w:val="00110E70"/>
    <w:rsid w:val="00110EF7"/>
    <w:rsid w:val="00111214"/>
    <w:rsid w:val="00112147"/>
    <w:rsid w:val="0011253A"/>
    <w:rsid w:val="001125F5"/>
    <w:rsid w:val="0011272F"/>
    <w:rsid w:val="001127DE"/>
    <w:rsid w:val="00112C94"/>
    <w:rsid w:val="00112FD4"/>
    <w:rsid w:val="0011461F"/>
    <w:rsid w:val="00114CB0"/>
    <w:rsid w:val="00114F31"/>
    <w:rsid w:val="00115035"/>
    <w:rsid w:val="0011599B"/>
    <w:rsid w:val="00115CDF"/>
    <w:rsid w:val="00115DA4"/>
    <w:rsid w:val="001165A6"/>
    <w:rsid w:val="001167D1"/>
    <w:rsid w:val="00116CB6"/>
    <w:rsid w:val="00117F81"/>
    <w:rsid w:val="00120733"/>
    <w:rsid w:val="001207C7"/>
    <w:rsid w:val="00120AB3"/>
    <w:rsid w:val="00122044"/>
    <w:rsid w:val="00122B0D"/>
    <w:rsid w:val="00122ED5"/>
    <w:rsid w:val="00122FCB"/>
    <w:rsid w:val="0012347D"/>
    <w:rsid w:val="001241E7"/>
    <w:rsid w:val="001245FE"/>
    <w:rsid w:val="001249DF"/>
    <w:rsid w:val="001260C6"/>
    <w:rsid w:val="001267A3"/>
    <w:rsid w:val="00126DAF"/>
    <w:rsid w:val="0012708D"/>
    <w:rsid w:val="00127744"/>
    <w:rsid w:val="001302FA"/>
    <w:rsid w:val="001308ED"/>
    <w:rsid w:val="00130B2C"/>
    <w:rsid w:val="00130F89"/>
    <w:rsid w:val="00131FE2"/>
    <w:rsid w:val="00132045"/>
    <w:rsid w:val="00132427"/>
    <w:rsid w:val="0013290A"/>
    <w:rsid w:val="00132E73"/>
    <w:rsid w:val="0013447C"/>
    <w:rsid w:val="00134884"/>
    <w:rsid w:val="00134918"/>
    <w:rsid w:val="001350E3"/>
    <w:rsid w:val="001352E0"/>
    <w:rsid w:val="001365DD"/>
    <w:rsid w:val="00136BDE"/>
    <w:rsid w:val="00140DFB"/>
    <w:rsid w:val="001418C2"/>
    <w:rsid w:val="00142FFE"/>
    <w:rsid w:val="00144611"/>
    <w:rsid w:val="00144FD5"/>
    <w:rsid w:val="0014502D"/>
    <w:rsid w:val="001451A4"/>
    <w:rsid w:val="001467E0"/>
    <w:rsid w:val="00146AC1"/>
    <w:rsid w:val="00146D1F"/>
    <w:rsid w:val="00147829"/>
    <w:rsid w:val="00147CCA"/>
    <w:rsid w:val="001509AD"/>
    <w:rsid w:val="00150BF8"/>
    <w:rsid w:val="001516C7"/>
    <w:rsid w:val="001520E7"/>
    <w:rsid w:val="00152B7A"/>
    <w:rsid w:val="00152FFE"/>
    <w:rsid w:val="00153A0B"/>
    <w:rsid w:val="00153C91"/>
    <w:rsid w:val="001540B7"/>
    <w:rsid w:val="00154220"/>
    <w:rsid w:val="00154600"/>
    <w:rsid w:val="00155764"/>
    <w:rsid w:val="001558A9"/>
    <w:rsid w:val="001562C4"/>
    <w:rsid w:val="00157611"/>
    <w:rsid w:val="0015782E"/>
    <w:rsid w:val="00160734"/>
    <w:rsid w:val="001607B6"/>
    <w:rsid w:val="00161289"/>
    <w:rsid w:val="00162FE0"/>
    <w:rsid w:val="00163529"/>
    <w:rsid w:val="00163E5F"/>
    <w:rsid w:val="00164EE8"/>
    <w:rsid w:val="00166143"/>
    <w:rsid w:val="001667ED"/>
    <w:rsid w:val="00166985"/>
    <w:rsid w:val="00166B8A"/>
    <w:rsid w:val="001701EC"/>
    <w:rsid w:val="00170DDE"/>
    <w:rsid w:val="001715D7"/>
    <w:rsid w:val="00171F71"/>
    <w:rsid w:val="0017270D"/>
    <w:rsid w:val="001727EF"/>
    <w:rsid w:val="00172A48"/>
    <w:rsid w:val="001733FA"/>
    <w:rsid w:val="001738BE"/>
    <w:rsid w:val="00173E7A"/>
    <w:rsid w:val="00174055"/>
    <w:rsid w:val="00174679"/>
    <w:rsid w:val="00174798"/>
    <w:rsid w:val="00174803"/>
    <w:rsid w:val="00174F53"/>
    <w:rsid w:val="00175351"/>
    <w:rsid w:val="001755AA"/>
    <w:rsid w:val="00176828"/>
    <w:rsid w:val="00176ABE"/>
    <w:rsid w:val="00177583"/>
    <w:rsid w:val="00177A44"/>
    <w:rsid w:val="00177A57"/>
    <w:rsid w:val="001805A4"/>
    <w:rsid w:val="00180819"/>
    <w:rsid w:val="00181092"/>
    <w:rsid w:val="00181BF1"/>
    <w:rsid w:val="00182FB1"/>
    <w:rsid w:val="0018390F"/>
    <w:rsid w:val="00183BDE"/>
    <w:rsid w:val="00183EA4"/>
    <w:rsid w:val="001842EF"/>
    <w:rsid w:val="0018447B"/>
    <w:rsid w:val="00184D1B"/>
    <w:rsid w:val="0018503E"/>
    <w:rsid w:val="00185887"/>
    <w:rsid w:val="00186C7F"/>
    <w:rsid w:val="00190748"/>
    <w:rsid w:val="001917EE"/>
    <w:rsid w:val="00192CE7"/>
    <w:rsid w:val="00193739"/>
    <w:rsid w:val="001937AB"/>
    <w:rsid w:val="00193B8C"/>
    <w:rsid w:val="00194502"/>
    <w:rsid w:val="00194D82"/>
    <w:rsid w:val="0019509C"/>
    <w:rsid w:val="001951D6"/>
    <w:rsid w:val="001951FE"/>
    <w:rsid w:val="0019540B"/>
    <w:rsid w:val="00195BEE"/>
    <w:rsid w:val="00195FF5"/>
    <w:rsid w:val="001A0859"/>
    <w:rsid w:val="001A0AAF"/>
    <w:rsid w:val="001A1663"/>
    <w:rsid w:val="001A18A6"/>
    <w:rsid w:val="001A19FC"/>
    <w:rsid w:val="001A1A53"/>
    <w:rsid w:val="001A219E"/>
    <w:rsid w:val="001A28B0"/>
    <w:rsid w:val="001A2A40"/>
    <w:rsid w:val="001A2C86"/>
    <w:rsid w:val="001A31A5"/>
    <w:rsid w:val="001A3BB4"/>
    <w:rsid w:val="001A3E12"/>
    <w:rsid w:val="001A40BD"/>
    <w:rsid w:val="001A4687"/>
    <w:rsid w:val="001A508B"/>
    <w:rsid w:val="001A547A"/>
    <w:rsid w:val="001A54CD"/>
    <w:rsid w:val="001A551D"/>
    <w:rsid w:val="001A61D3"/>
    <w:rsid w:val="001A6380"/>
    <w:rsid w:val="001A7DAD"/>
    <w:rsid w:val="001A7F9C"/>
    <w:rsid w:val="001B0E95"/>
    <w:rsid w:val="001B131E"/>
    <w:rsid w:val="001B18FE"/>
    <w:rsid w:val="001B1AE5"/>
    <w:rsid w:val="001B294C"/>
    <w:rsid w:val="001B2AD0"/>
    <w:rsid w:val="001B2DB7"/>
    <w:rsid w:val="001B316F"/>
    <w:rsid w:val="001B3712"/>
    <w:rsid w:val="001B4339"/>
    <w:rsid w:val="001B52A3"/>
    <w:rsid w:val="001B6C62"/>
    <w:rsid w:val="001B7F29"/>
    <w:rsid w:val="001C0B7E"/>
    <w:rsid w:val="001C1CA6"/>
    <w:rsid w:val="001C27C9"/>
    <w:rsid w:val="001C2A32"/>
    <w:rsid w:val="001C2BF6"/>
    <w:rsid w:val="001C2F13"/>
    <w:rsid w:val="001C34CA"/>
    <w:rsid w:val="001C548A"/>
    <w:rsid w:val="001C5A40"/>
    <w:rsid w:val="001C5ED5"/>
    <w:rsid w:val="001C68B7"/>
    <w:rsid w:val="001C6CB1"/>
    <w:rsid w:val="001C6D95"/>
    <w:rsid w:val="001C7349"/>
    <w:rsid w:val="001C73A0"/>
    <w:rsid w:val="001C78A0"/>
    <w:rsid w:val="001C793F"/>
    <w:rsid w:val="001D09B2"/>
    <w:rsid w:val="001D150E"/>
    <w:rsid w:val="001D1836"/>
    <w:rsid w:val="001D1BD2"/>
    <w:rsid w:val="001D3679"/>
    <w:rsid w:val="001D4CB3"/>
    <w:rsid w:val="001D5254"/>
    <w:rsid w:val="001D5332"/>
    <w:rsid w:val="001D5526"/>
    <w:rsid w:val="001D5617"/>
    <w:rsid w:val="001D6670"/>
    <w:rsid w:val="001D678D"/>
    <w:rsid w:val="001D680D"/>
    <w:rsid w:val="001D7791"/>
    <w:rsid w:val="001D7BD2"/>
    <w:rsid w:val="001E0006"/>
    <w:rsid w:val="001E064E"/>
    <w:rsid w:val="001E094C"/>
    <w:rsid w:val="001E1742"/>
    <w:rsid w:val="001E1F33"/>
    <w:rsid w:val="001E242D"/>
    <w:rsid w:val="001E27C8"/>
    <w:rsid w:val="001E2ACB"/>
    <w:rsid w:val="001E2AD5"/>
    <w:rsid w:val="001E2CD6"/>
    <w:rsid w:val="001E2D86"/>
    <w:rsid w:val="001E2EB5"/>
    <w:rsid w:val="001E2F6A"/>
    <w:rsid w:val="001E37D3"/>
    <w:rsid w:val="001E44FA"/>
    <w:rsid w:val="001E47F0"/>
    <w:rsid w:val="001E5A8D"/>
    <w:rsid w:val="001E6473"/>
    <w:rsid w:val="001E6A57"/>
    <w:rsid w:val="001E6D80"/>
    <w:rsid w:val="001E6FE2"/>
    <w:rsid w:val="001E78A1"/>
    <w:rsid w:val="001F0BD0"/>
    <w:rsid w:val="001F1699"/>
    <w:rsid w:val="001F1FF0"/>
    <w:rsid w:val="001F3AD5"/>
    <w:rsid w:val="001F40DD"/>
    <w:rsid w:val="001F413F"/>
    <w:rsid w:val="001F4145"/>
    <w:rsid w:val="001F4481"/>
    <w:rsid w:val="001F52D6"/>
    <w:rsid w:val="001F5445"/>
    <w:rsid w:val="001F57D8"/>
    <w:rsid w:val="001F58C9"/>
    <w:rsid w:val="001F5AA9"/>
    <w:rsid w:val="001F5BD8"/>
    <w:rsid w:val="001F6233"/>
    <w:rsid w:val="001F67B7"/>
    <w:rsid w:val="001F6911"/>
    <w:rsid w:val="001F6D37"/>
    <w:rsid w:val="001F7233"/>
    <w:rsid w:val="001F793F"/>
    <w:rsid w:val="0020053B"/>
    <w:rsid w:val="00200F7A"/>
    <w:rsid w:val="00200F8E"/>
    <w:rsid w:val="00201476"/>
    <w:rsid w:val="0020216D"/>
    <w:rsid w:val="00202EC5"/>
    <w:rsid w:val="00204108"/>
    <w:rsid w:val="00204251"/>
    <w:rsid w:val="002058A5"/>
    <w:rsid w:val="00205EFC"/>
    <w:rsid w:val="0020610F"/>
    <w:rsid w:val="002068E2"/>
    <w:rsid w:val="00206CC2"/>
    <w:rsid w:val="00207310"/>
    <w:rsid w:val="002075B6"/>
    <w:rsid w:val="00207688"/>
    <w:rsid w:val="002101D8"/>
    <w:rsid w:val="0021170D"/>
    <w:rsid w:val="0021176F"/>
    <w:rsid w:val="0021182C"/>
    <w:rsid w:val="00211BF4"/>
    <w:rsid w:val="002123B2"/>
    <w:rsid w:val="00213FED"/>
    <w:rsid w:val="002149E1"/>
    <w:rsid w:val="00214E09"/>
    <w:rsid w:val="0021610C"/>
    <w:rsid w:val="00216189"/>
    <w:rsid w:val="002166D7"/>
    <w:rsid w:val="00216DC9"/>
    <w:rsid w:val="00217516"/>
    <w:rsid w:val="0022120A"/>
    <w:rsid w:val="00221284"/>
    <w:rsid w:val="002216C2"/>
    <w:rsid w:val="00221A72"/>
    <w:rsid w:val="00221C36"/>
    <w:rsid w:val="00221CE8"/>
    <w:rsid w:val="00222854"/>
    <w:rsid w:val="00222BE9"/>
    <w:rsid w:val="0022335E"/>
    <w:rsid w:val="0022365C"/>
    <w:rsid w:val="00223B1C"/>
    <w:rsid w:val="00223C89"/>
    <w:rsid w:val="002241B9"/>
    <w:rsid w:val="00224367"/>
    <w:rsid w:val="00224496"/>
    <w:rsid w:val="00225C5C"/>
    <w:rsid w:val="00226147"/>
    <w:rsid w:val="0022633A"/>
    <w:rsid w:val="0022663A"/>
    <w:rsid w:val="00226AA5"/>
    <w:rsid w:val="00227161"/>
    <w:rsid w:val="00227515"/>
    <w:rsid w:val="0022787F"/>
    <w:rsid w:val="0023006A"/>
    <w:rsid w:val="002306A8"/>
    <w:rsid w:val="002306AB"/>
    <w:rsid w:val="00230EBF"/>
    <w:rsid w:val="00232CB4"/>
    <w:rsid w:val="00232F06"/>
    <w:rsid w:val="00233170"/>
    <w:rsid w:val="002336B0"/>
    <w:rsid w:val="00234A30"/>
    <w:rsid w:val="00234E44"/>
    <w:rsid w:val="002350FA"/>
    <w:rsid w:val="00235C00"/>
    <w:rsid w:val="00236321"/>
    <w:rsid w:val="00236879"/>
    <w:rsid w:val="002368D1"/>
    <w:rsid w:val="00237A19"/>
    <w:rsid w:val="00240DAF"/>
    <w:rsid w:val="00241189"/>
    <w:rsid w:val="0024167E"/>
    <w:rsid w:val="002419A3"/>
    <w:rsid w:val="00241BFC"/>
    <w:rsid w:val="00243C68"/>
    <w:rsid w:val="002452B9"/>
    <w:rsid w:val="00245333"/>
    <w:rsid w:val="0024573F"/>
    <w:rsid w:val="002459DA"/>
    <w:rsid w:val="0024633D"/>
    <w:rsid w:val="00247846"/>
    <w:rsid w:val="002478E9"/>
    <w:rsid w:val="00247F09"/>
    <w:rsid w:val="00251F56"/>
    <w:rsid w:val="00252A26"/>
    <w:rsid w:val="00252BCE"/>
    <w:rsid w:val="00253161"/>
    <w:rsid w:val="0025389F"/>
    <w:rsid w:val="0025402A"/>
    <w:rsid w:val="002541E7"/>
    <w:rsid w:val="00254425"/>
    <w:rsid w:val="0025453F"/>
    <w:rsid w:val="00254C40"/>
    <w:rsid w:val="00255ABB"/>
    <w:rsid w:val="00255CE8"/>
    <w:rsid w:val="00255F7C"/>
    <w:rsid w:val="00256361"/>
    <w:rsid w:val="00256C14"/>
    <w:rsid w:val="002579D4"/>
    <w:rsid w:val="00257B17"/>
    <w:rsid w:val="00257B44"/>
    <w:rsid w:val="00257BF5"/>
    <w:rsid w:val="00260118"/>
    <w:rsid w:val="00260892"/>
    <w:rsid w:val="00260C31"/>
    <w:rsid w:val="002610B4"/>
    <w:rsid w:val="00261260"/>
    <w:rsid w:val="00261CBE"/>
    <w:rsid w:val="00261D81"/>
    <w:rsid w:val="00261EF7"/>
    <w:rsid w:val="00261FFF"/>
    <w:rsid w:val="00265D9D"/>
    <w:rsid w:val="00265F58"/>
    <w:rsid w:val="002660F1"/>
    <w:rsid w:val="00266EED"/>
    <w:rsid w:val="002679F1"/>
    <w:rsid w:val="00270972"/>
    <w:rsid w:val="00270F25"/>
    <w:rsid w:val="0027126E"/>
    <w:rsid w:val="00272819"/>
    <w:rsid w:val="00272E74"/>
    <w:rsid w:val="00272F2D"/>
    <w:rsid w:val="002732F4"/>
    <w:rsid w:val="00273529"/>
    <w:rsid w:val="00273C6B"/>
    <w:rsid w:val="00273E3C"/>
    <w:rsid w:val="00273F85"/>
    <w:rsid w:val="00274D1E"/>
    <w:rsid w:val="0027530A"/>
    <w:rsid w:val="002756CF"/>
    <w:rsid w:val="00275969"/>
    <w:rsid w:val="00276B9E"/>
    <w:rsid w:val="00277DC6"/>
    <w:rsid w:val="00277FB0"/>
    <w:rsid w:val="0028178B"/>
    <w:rsid w:val="00281D97"/>
    <w:rsid w:val="002822FF"/>
    <w:rsid w:val="002827C6"/>
    <w:rsid w:val="00282DBF"/>
    <w:rsid w:val="00283C9A"/>
    <w:rsid w:val="002840A8"/>
    <w:rsid w:val="0028421C"/>
    <w:rsid w:val="002843D6"/>
    <w:rsid w:val="002847DF"/>
    <w:rsid w:val="00284AA8"/>
    <w:rsid w:val="00284F7D"/>
    <w:rsid w:val="0028502D"/>
    <w:rsid w:val="00285CFD"/>
    <w:rsid w:val="0028749D"/>
    <w:rsid w:val="002874B0"/>
    <w:rsid w:val="0029000E"/>
    <w:rsid w:val="0029003A"/>
    <w:rsid w:val="002900B1"/>
    <w:rsid w:val="00292136"/>
    <w:rsid w:val="00294163"/>
    <w:rsid w:val="00294AEC"/>
    <w:rsid w:val="00294FF3"/>
    <w:rsid w:val="0029550F"/>
    <w:rsid w:val="00295785"/>
    <w:rsid w:val="002958BD"/>
    <w:rsid w:val="00296EE5"/>
    <w:rsid w:val="002A0486"/>
    <w:rsid w:val="002A04F3"/>
    <w:rsid w:val="002A0DDF"/>
    <w:rsid w:val="002A1165"/>
    <w:rsid w:val="002A17EF"/>
    <w:rsid w:val="002A1949"/>
    <w:rsid w:val="002A1BAC"/>
    <w:rsid w:val="002A1EED"/>
    <w:rsid w:val="002A1F00"/>
    <w:rsid w:val="002A2B48"/>
    <w:rsid w:val="002A2D63"/>
    <w:rsid w:val="002A3588"/>
    <w:rsid w:val="002A35E1"/>
    <w:rsid w:val="002A3653"/>
    <w:rsid w:val="002A3CE9"/>
    <w:rsid w:val="002A45AB"/>
    <w:rsid w:val="002A566D"/>
    <w:rsid w:val="002A5A3F"/>
    <w:rsid w:val="002A5E4E"/>
    <w:rsid w:val="002A6421"/>
    <w:rsid w:val="002A650E"/>
    <w:rsid w:val="002A698C"/>
    <w:rsid w:val="002A6FBE"/>
    <w:rsid w:val="002A789D"/>
    <w:rsid w:val="002A78FE"/>
    <w:rsid w:val="002A7F2D"/>
    <w:rsid w:val="002A7F6E"/>
    <w:rsid w:val="002B0054"/>
    <w:rsid w:val="002B12DB"/>
    <w:rsid w:val="002B1A30"/>
    <w:rsid w:val="002B1B49"/>
    <w:rsid w:val="002B1EBC"/>
    <w:rsid w:val="002B24D0"/>
    <w:rsid w:val="002B2AF6"/>
    <w:rsid w:val="002B335B"/>
    <w:rsid w:val="002B335C"/>
    <w:rsid w:val="002B381F"/>
    <w:rsid w:val="002B3CFD"/>
    <w:rsid w:val="002B42AA"/>
    <w:rsid w:val="002B42DF"/>
    <w:rsid w:val="002B44B2"/>
    <w:rsid w:val="002B5BBB"/>
    <w:rsid w:val="002B5FED"/>
    <w:rsid w:val="002B5FF8"/>
    <w:rsid w:val="002B669F"/>
    <w:rsid w:val="002B6A91"/>
    <w:rsid w:val="002C055E"/>
    <w:rsid w:val="002C082D"/>
    <w:rsid w:val="002C119F"/>
    <w:rsid w:val="002C163D"/>
    <w:rsid w:val="002C168E"/>
    <w:rsid w:val="002C1CA1"/>
    <w:rsid w:val="002C26F8"/>
    <w:rsid w:val="002C29AF"/>
    <w:rsid w:val="002C2B36"/>
    <w:rsid w:val="002C2CE2"/>
    <w:rsid w:val="002C3116"/>
    <w:rsid w:val="002C427D"/>
    <w:rsid w:val="002C46AC"/>
    <w:rsid w:val="002C4ABC"/>
    <w:rsid w:val="002C4C1E"/>
    <w:rsid w:val="002C51A6"/>
    <w:rsid w:val="002C5280"/>
    <w:rsid w:val="002C553B"/>
    <w:rsid w:val="002C566E"/>
    <w:rsid w:val="002C5E9D"/>
    <w:rsid w:val="002C632D"/>
    <w:rsid w:val="002C665D"/>
    <w:rsid w:val="002C7AEE"/>
    <w:rsid w:val="002D0983"/>
    <w:rsid w:val="002D1688"/>
    <w:rsid w:val="002D1ED0"/>
    <w:rsid w:val="002D22FC"/>
    <w:rsid w:val="002D29F1"/>
    <w:rsid w:val="002D2AEB"/>
    <w:rsid w:val="002D2CBB"/>
    <w:rsid w:val="002D37AC"/>
    <w:rsid w:val="002D3980"/>
    <w:rsid w:val="002D3C0F"/>
    <w:rsid w:val="002D3DE2"/>
    <w:rsid w:val="002D45E0"/>
    <w:rsid w:val="002D4632"/>
    <w:rsid w:val="002D5151"/>
    <w:rsid w:val="002D5DBD"/>
    <w:rsid w:val="002D5F55"/>
    <w:rsid w:val="002D6DC0"/>
    <w:rsid w:val="002D72E8"/>
    <w:rsid w:val="002D7409"/>
    <w:rsid w:val="002D79BC"/>
    <w:rsid w:val="002D7C55"/>
    <w:rsid w:val="002D7DEA"/>
    <w:rsid w:val="002E0142"/>
    <w:rsid w:val="002E03E9"/>
    <w:rsid w:val="002E05C7"/>
    <w:rsid w:val="002E0936"/>
    <w:rsid w:val="002E0A26"/>
    <w:rsid w:val="002E0BE8"/>
    <w:rsid w:val="002E0C67"/>
    <w:rsid w:val="002E0F44"/>
    <w:rsid w:val="002E12FA"/>
    <w:rsid w:val="002E2371"/>
    <w:rsid w:val="002E247F"/>
    <w:rsid w:val="002E2A7A"/>
    <w:rsid w:val="002E4137"/>
    <w:rsid w:val="002E4388"/>
    <w:rsid w:val="002E44BB"/>
    <w:rsid w:val="002E44E4"/>
    <w:rsid w:val="002E495C"/>
    <w:rsid w:val="002E4A92"/>
    <w:rsid w:val="002E4BEB"/>
    <w:rsid w:val="002E4EAB"/>
    <w:rsid w:val="002E5022"/>
    <w:rsid w:val="002E523D"/>
    <w:rsid w:val="002E535F"/>
    <w:rsid w:val="002E62B7"/>
    <w:rsid w:val="002E6406"/>
    <w:rsid w:val="002E701D"/>
    <w:rsid w:val="002E7545"/>
    <w:rsid w:val="002E78EE"/>
    <w:rsid w:val="002E7AB8"/>
    <w:rsid w:val="002E7D3F"/>
    <w:rsid w:val="002E7D49"/>
    <w:rsid w:val="002E7DF0"/>
    <w:rsid w:val="002E7EF0"/>
    <w:rsid w:val="002E7FF3"/>
    <w:rsid w:val="002F03AB"/>
    <w:rsid w:val="002F0C42"/>
    <w:rsid w:val="002F0E61"/>
    <w:rsid w:val="002F1556"/>
    <w:rsid w:val="002F1E52"/>
    <w:rsid w:val="002F2002"/>
    <w:rsid w:val="002F209A"/>
    <w:rsid w:val="002F2BB0"/>
    <w:rsid w:val="002F2F03"/>
    <w:rsid w:val="002F3090"/>
    <w:rsid w:val="002F36D2"/>
    <w:rsid w:val="002F3AC8"/>
    <w:rsid w:val="002F3B88"/>
    <w:rsid w:val="002F3B92"/>
    <w:rsid w:val="002F3D0B"/>
    <w:rsid w:val="002F4C3D"/>
    <w:rsid w:val="002F50DF"/>
    <w:rsid w:val="002F7224"/>
    <w:rsid w:val="002F72D7"/>
    <w:rsid w:val="002F76AD"/>
    <w:rsid w:val="002F7CF2"/>
    <w:rsid w:val="002F7FE5"/>
    <w:rsid w:val="0030118F"/>
    <w:rsid w:val="003016B4"/>
    <w:rsid w:val="00302271"/>
    <w:rsid w:val="00302BBD"/>
    <w:rsid w:val="00302CC1"/>
    <w:rsid w:val="003030EE"/>
    <w:rsid w:val="00303321"/>
    <w:rsid w:val="0030344E"/>
    <w:rsid w:val="00305599"/>
    <w:rsid w:val="003056F2"/>
    <w:rsid w:val="00306065"/>
    <w:rsid w:val="00306F03"/>
    <w:rsid w:val="003071C2"/>
    <w:rsid w:val="00310180"/>
    <w:rsid w:val="00310276"/>
    <w:rsid w:val="0031099C"/>
    <w:rsid w:val="00311746"/>
    <w:rsid w:val="00311A0C"/>
    <w:rsid w:val="00312066"/>
    <w:rsid w:val="00313118"/>
    <w:rsid w:val="00313EC9"/>
    <w:rsid w:val="00314299"/>
    <w:rsid w:val="00314556"/>
    <w:rsid w:val="00314CB0"/>
    <w:rsid w:val="0031621F"/>
    <w:rsid w:val="00316A5B"/>
    <w:rsid w:val="00316CCE"/>
    <w:rsid w:val="00317BCA"/>
    <w:rsid w:val="00320512"/>
    <w:rsid w:val="00320620"/>
    <w:rsid w:val="00320C54"/>
    <w:rsid w:val="00321614"/>
    <w:rsid w:val="00322051"/>
    <w:rsid w:val="00322E17"/>
    <w:rsid w:val="00323065"/>
    <w:rsid w:val="0032310D"/>
    <w:rsid w:val="0032331D"/>
    <w:rsid w:val="00323746"/>
    <w:rsid w:val="00323988"/>
    <w:rsid w:val="00323B3B"/>
    <w:rsid w:val="00323EDC"/>
    <w:rsid w:val="00323FF6"/>
    <w:rsid w:val="00324269"/>
    <w:rsid w:val="003250E9"/>
    <w:rsid w:val="00325F3F"/>
    <w:rsid w:val="003267FB"/>
    <w:rsid w:val="003276AF"/>
    <w:rsid w:val="003276D5"/>
    <w:rsid w:val="003279D8"/>
    <w:rsid w:val="00327D08"/>
    <w:rsid w:val="00327E4F"/>
    <w:rsid w:val="0033093F"/>
    <w:rsid w:val="00331283"/>
    <w:rsid w:val="00331406"/>
    <w:rsid w:val="00333E67"/>
    <w:rsid w:val="00334595"/>
    <w:rsid w:val="003347C3"/>
    <w:rsid w:val="00334955"/>
    <w:rsid w:val="00335291"/>
    <w:rsid w:val="00335BEA"/>
    <w:rsid w:val="00335CDF"/>
    <w:rsid w:val="003361BD"/>
    <w:rsid w:val="003361F6"/>
    <w:rsid w:val="00336CFC"/>
    <w:rsid w:val="00336E1B"/>
    <w:rsid w:val="00336EC2"/>
    <w:rsid w:val="0034020A"/>
    <w:rsid w:val="00340DFB"/>
    <w:rsid w:val="00340F51"/>
    <w:rsid w:val="0034158F"/>
    <w:rsid w:val="0034262D"/>
    <w:rsid w:val="003429A4"/>
    <w:rsid w:val="00342F68"/>
    <w:rsid w:val="0034321E"/>
    <w:rsid w:val="00343BD6"/>
    <w:rsid w:val="00343C92"/>
    <w:rsid w:val="00343E23"/>
    <w:rsid w:val="003446DD"/>
    <w:rsid w:val="00344895"/>
    <w:rsid w:val="0034561D"/>
    <w:rsid w:val="00345FF3"/>
    <w:rsid w:val="0034780E"/>
    <w:rsid w:val="00347AB1"/>
    <w:rsid w:val="00350D55"/>
    <w:rsid w:val="00351196"/>
    <w:rsid w:val="003512BE"/>
    <w:rsid w:val="00352092"/>
    <w:rsid w:val="00352628"/>
    <w:rsid w:val="003528A4"/>
    <w:rsid w:val="00353398"/>
    <w:rsid w:val="003537F3"/>
    <w:rsid w:val="00353859"/>
    <w:rsid w:val="0035385C"/>
    <w:rsid w:val="003538CA"/>
    <w:rsid w:val="003541B9"/>
    <w:rsid w:val="00354530"/>
    <w:rsid w:val="00354BD6"/>
    <w:rsid w:val="00356D4D"/>
    <w:rsid w:val="00357135"/>
    <w:rsid w:val="00357A26"/>
    <w:rsid w:val="00357BD1"/>
    <w:rsid w:val="00357EED"/>
    <w:rsid w:val="003608E0"/>
    <w:rsid w:val="00360CF7"/>
    <w:rsid w:val="00360EE6"/>
    <w:rsid w:val="003616CD"/>
    <w:rsid w:val="003619CD"/>
    <w:rsid w:val="00361EC6"/>
    <w:rsid w:val="00362252"/>
    <w:rsid w:val="00362419"/>
    <w:rsid w:val="00362479"/>
    <w:rsid w:val="00363D22"/>
    <w:rsid w:val="00364267"/>
    <w:rsid w:val="003649B3"/>
    <w:rsid w:val="00364F94"/>
    <w:rsid w:val="00364FB2"/>
    <w:rsid w:val="003651BC"/>
    <w:rsid w:val="003656BF"/>
    <w:rsid w:val="00365C5C"/>
    <w:rsid w:val="00366988"/>
    <w:rsid w:val="0036784C"/>
    <w:rsid w:val="00367984"/>
    <w:rsid w:val="00370189"/>
    <w:rsid w:val="00370431"/>
    <w:rsid w:val="003709E6"/>
    <w:rsid w:val="00370C9D"/>
    <w:rsid w:val="003710F3"/>
    <w:rsid w:val="003716FF"/>
    <w:rsid w:val="00371E62"/>
    <w:rsid w:val="00372A5C"/>
    <w:rsid w:val="00372BA5"/>
    <w:rsid w:val="00372BF3"/>
    <w:rsid w:val="00372E24"/>
    <w:rsid w:val="003732A7"/>
    <w:rsid w:val="003742D3"/>
    <w:rsid w:val="00374320"/>
    <w:rsid w:val="003748FD"/>
    <w:rsid w:val="0037532C"/>
    <w:rsid w:val="00375DD6"/>
    <w:rsid w:val="0037698B"/>
    <w:rsid w:val="00377FCE"/>
    <w:rsid w:val="0038043E"/>
    <w:rsid w:val="00380868"/>
    <w:rsid w:val="003814EF"/>
    <w:rsid w:val="00381B5B"/>
    <w:rsid w:val="00382385"/>
    <w:rsid w:val="00382556"/>
    <w:rsid w:val="00382BDA"/>
    <w:rsid w:val="003831A3"/>
    <w:rsid w:val="00383520"/>
    <w:rsid w:val="00383766"/>
    <w:rsid w:val="00383859"/>
    <w:rsid w:val="003845E3"/>
    <w:rsid w:val="00385C83"/>
    <w:rsid w:val="0038674B"/>
    <w:rsid w:val="003879C5"/>
    <w:rsid w:val="00387F67"/>
    <w:rsid w:val="0039139B"/>
    <w:rsid w:val="0039152E"/>
    <w:rsid w:val="00391570"/>
    <w:rsid w:val="003915E6"/>
    <w:rsid w:val="00391774"/>
    <w:rsid w:val="00391A11"/>
    <w:rsid w:val="00392604"/>
    <w:rsid w:val="0039301E"/>
    <w:rsid w:val="00393398"/>
    <w:rsid w:val="003933AE"/>
    <w:rsid w:val="003933B7"/>
    <w:rsid w:val="00393460"/>
    <w:rsid w:val="003936C8"/>
    <w:rsid w:val="003936DD"/>
    <w:rsid w:val="00393BB0"/>
    <w:rsid w:val="00393D71"/>
    <w:rsid w:val="003947A8"/>
    <w:rsid w:val="00394A0E"/>
    <w:rsid w:val="003951AB"/>
    <w:rsid w:val="00395416"/>
    <w:rsid w:val="003957A8"/>
    <w:rsid w:val="003959A3"/>
    <w:rsid w:val="00395BF2"/>
    <w:rsid w:val="003962F6"/>
    <w:rsid w:val="00396AB1"/>
    <w:rsid w:val="00397234"/>
    <w:rsid w:val="0039792F"/>
    <w:rsid w:val="003A068D"/>
    <w:rsid w:val="003A087A"/>
    <w:rsid w:val="003A1A5D"/>
    <w:rsid w:val="003A222F"/>
    <w:rsid w:val="003A229F"/>
    <w:rsid w:val="003A23B9"/>
    <w:rsid w:val="003A29AA"/>
    <w:rsid w:val="003A3819"/>
    <w:rsid w:val="003A412C"/>
    <w:rsid w:val="003A41B8"/>
    <w:rsid w:val="003A472E"/>
    <w:rsid w:val="003A47E6"/>
    <w:rsid w:val="003A5201"/>
    <w:rsid w:val="003A57B4"/>
    <w:rsid w:val="003A5C32"/>
    <w:rsid w:val="003A61D8"/>
    <w:rsid w:val="003A6335"/>
    <w:rsid w:val="003A73E1"/>
    <w:rsid w:val="003A75E9"/>
    <w:rsid w:val="003A7BDE"/>
    <w:rsid w:val="003A7F4C"/>
    <w:rsid w:val="003B028F"/>
    <w:rsid w:val="003B0E57"/>
    <w:rsid w:val="003B1289"/>
    <w:rsid w:val="003B12DC"/>
    <w:rsid w:val="003B1D1D"/>
    <w:rsid w:val="003B1E7D"/>
    <w:rsid w:val="003B1E9B"/>
    <w:rsid w:val="003B2702"/>
    <w:rsid w:val="003B2737"/>
    <w:rsid w:val="003B297E"/>
    <w:rsid w:val="003B3456"/>
    <w:rsid w:val="003B3CF4"/>
    <w:rsid w:val="003B4113"/>
    <w:rsid w:val="003B4E39"/>
    <w:rsid w:val="003B5144"/>
    <w:rsid w:val="003B571E"/>
    <w:rsid w:val="003B5B76"/>
    <w:rsid w:val="003B63C6"/>
    <w:rsid w:val="003B66AE"/>
    <w:rsid w:val="003B7328"/>
    <w:rsid w:val="003C04E5"/>
    <w:rsid w:val="003C116D"/>
    <w:rsid w:val="003C11EC"/>
    <w:rsid w:val="003C1699"/>
    <w:rsid w:val="003C1CE5"/>
    <w:rsid w:val="003C1E34"/>
    <w:rsid w:val="003C1F6D"/>
    <w:rsid w:val="003C2AA5"/>
    <w:rsid w:val="003C36DD"/>
    <w:rsid w:val="003C42BD"/>
    <w:rsid w:val="003C46C5"/>
    <w:rsid w:val="003C524E"/>
    <w:rsid w:val="003C551E"/>
    <w:rsid w:val="003C5CC7"/>
    <w:rsid w:val="003C6A8A"/>
    <w:rsid w:val="003C6E56"/>
    <w:rsid w:val="003C6F4D"/>
    <w:rsid w:val="003D05A5"/>
    <w:rsid w:val="003D2004"/>
    <w:rsid w:val="003D2B3B"/>
    <w:rsid w:val="003D2F81"/>
    <w:rsid w:val="003D2F9D"/>
    <w:rsid w:val="003D3CA7"/>
    <w:rsid w:val="003D41D8"/>
    <w:rsid w:val="003D4406"/>
    <w:rsid w:val="003D44E2"/>
    <w:rsid w:val="003D4D93"/>
    <w:rsid w:val="003D4F5F"/>
    <w:rsid w:val="003D5238"/>
    <w:rsid w:val="003D5AD3"/>
    <w:rsid w:val="003D62DC"/>
    <w:rsid w:val="003D6A9E"/>
    <w:rsid w:val="003D708D"/>
    <w:rsid w:val="003E023F"/>
    <w:rsid w:val="003E16AE"/>
    <w:rsid w:val="003E16AF"/>
    <w:rsid w:val="003E1D8A"/>
    <w:rsid w:val="003E24FC"/>
    <w:rsid w:val="003E265B"/>
    <w:rsid w:val="003E2BE6"/>
    <w:rsid w:val="003E33D8"/>
    <w:rsid w:val="003E3424"/>
    <w:rsid w:val="003E3660"/>
    <w:rsid w:val="003E3ABA"/>
    <w:rsid w:val="003E4803"/>
    <w:rsid w:val="003E633D"/>
    <w:rsid w:val="003E63B9"/>
    <w:rsid w:val="003E681A"/>
    <w:rsid w:val="003F00C2"/>
    <w:rsid w:val="003F0851"/>
    <w:rsid w:val="003F08E7"/>
    <w:rsid w:val="003F0A86"/>
    <w:rsid w:val="003F11E6"/>
    <w:rsid w:val="003F17B2"/>
    <w:rsid w:val="003F2408"/>
    <w:rsid w:val="003F2A8F"/>
    <w:rsid w:val="003F2DB0"/>
    <w:rsid w:val="003F4865"/>
    <w:rsid w:val="003F5FB9"/>
    <w:rsid w:val="003F62DE"/>
    <w:rsid w:val="003F63F2"/>
    <w:rsid w:val="003F725B"/>
    <w:rsid w:val="003F7575"/>
    <w:rsid w:val="003F75F5"/>
    <w:rsid w:val="003F7BB6"/>
    <w:rsid w:val="00400871"/>
    <w:rsid w:val="004008C9"/>
    <w:rsid w:val="00400C4A"/>
    <w:rsid w:val="00401261"/>
    <w:rsid w:val="004013AF"/>
    <w:rsid w:val="004016C7"/>
    <w:rsid w:val="00401C0F"/>
    <w:rsid w:val="00402636"/>
    <w:rsid w:val="004028DB"/>
    <w:rsid w:val="00402B3C"/>
    <w:rsid w:val="00402F08"/>
    <w:rsid w:val="004036CD"/>
    <w:rsid w:val="00403AF5"/>
    <w:rsid w:val="00404171"/>
    <w:rsid w:val="0040435A"/>
    <w:rsid w:val="004044A4"/>
    <w:rsid w:val="00404999"/>
    <w:rsid w:val="00404B78"/>
    <w:rsid w:val="004054E2"/>
    <w:rsid w:val="004059C6"/>
    <w:rsid w:val="004067A4"/>
    <w:rsid w:val="0040769E"/>
    <w:rsid w:val="00407AAF"/>
    <w:rsid w:val="00411070"/>
    <w:rsid w:val="0041110B"/>
    <w:rsid w:val="00411975"/>
    <w:rsid w:val="00412283"/>
    <w:rsid w:val="00412EFB"/>
    <w:rsid w:val="00413137"/>
    <w:rsid w:val="00413468"/>
    <w:rsid w:val="0041392B"/>
    <w:rsid w:val="00413F17"/>
    <w:rsid w:val="004147CE"/>
    <w:rsid w:val="00414D77"/>
    <w:rsid w:val="00414DD3"/>
    <w:rsid w:val="00415A2E"/>
    <w:rsid w:val="00415A41"/>
    <w:rsid w:val="00416245"/>
    <w:rsid w:val="00416613"/>
    <w:rsid w:val="00417BE2"/>
    <w:rsid w:val="00417C5C"/>
    <w:rsid w:val="00417CA3"/>
    <w:rsid w:val="00417DA0"/>
    <w:rsid w:val="00420756"/>
    <w:rsid w:val="0042123B"/>
    <w:rsid w:val="00421D8C"/>
    <w:rsid w:val="004220BC"/>
    <w:rsid w:val="00423154"/>
    <w:rsid w:val="00423992"/>
    <w:rsid w:val="00423EFF"/>
    <w:rsid w:val="004240A3"/>
    <w:rsid w:val="004244E5"/>
    <w:rsid w:val="00424EB0"/>
    <w:rsid w:val="0042512F"/>
    <w:rsid w:val="00425DB4"/>
    <w:rsid w:val="00426E37"/>
    <w:rsid w:val="00426FD0"/>
    <w:rsid w:val="00427963"/>
    <w:rsid w:val="00430583"/>
    <w:rsid w:val="00431376"/>
    <w:rsid w:val="00432342"/>
    <w:rsid w:val="00432DB0"/>
    <w:rsid w:val="004330FF"/>
    <w:rsid w:val="004331C8"/>
    <w:rsid w:val="004337A9"/>
    <w:rsid w:val="00433D3D"/>
    <w:rsid w:val="00433EB6"/>
    <w:rsid w:val="00434680"/>
    <w:rsid w:val="004362DC"/>
    <w:rsid w:val="00436BBB"/>
    <w:rsid w:val="00437B2F"/>
    <w:rsid w:val="00437D35"/>
    <w:rsid w:val="00440394"/>
    <w:rsid w:val="00440640"/>
    <w:rsid w:val="00440BE9"/>
    <w:rsid w:val="00441068"/>
    <w:rsid w:val="00441CFC"/>
    <w:rsid w:val="00443252"/>
    <w:rsid w:val="00443539"/>
    <w:rsid w:val="00444996"/>
    <w:rsid w:val="0044573D"/>
    <w:rsid w:val="00445B2F"/>
    <w:rsid w:val="00446AAF"/>
    <w:rsid w:val="00446B28"/>
    <w:rsid w:val="0044720A"/>
    <w:rsid w:val="00447AC5"/>
    <w:rsid w:val="00447D40"/>
    <w:rsid w:val="004501D7"/>
    <w:rsid w:val="00451816"/>
    <w:rsid w:val="00451B62"/>
    <w:rsid w:val="0045259A"/>
    <w:rsid w:val="0045303B"/>
    <w:rsid w:val="00453131"/>
    <w:rsid w:val="004538AB"/>
    <w:rsid w:val="00453B32"/>
    <w:rsid w:val="00454D8A"/>
    <w:rsid w:val="00455325"/>
    <w:rsid w:val="004561AA"/>
    <w:rsid w:val="0045630D"/>
    <w:rsid w:val="004569CA"/>
    <w:rsid w:val="00457240"/>
    <w:rsid w:val="004600CE"/>
    <w:rsid w:val="00463014"/>
    <w:rsid w:val="004635F3"/>
    <w:rsid w:val="004643D8"/>
    <w:rsid w:val="00464FB5"/>
    <w:rsid w:val="00465EC8"/>
    <w:rsid w:val="00466230"/>
    <w:rsid w:val="00466473"/>
    <w:rsid w:val="004667A0"/>
    <w:rsid w:val="00466EFD"/>
    <w:rsid w:val="00466F9E"/>
    <w:rsid w:val="004670AA"/>
    <w:rsid w:val="0046764A"/>
    <w:rsid w:val="00467772"/>
    <w:rsid w:val="00467D6D"/>
    <w:rsid w:val="0047068C"/>
    <w:rsid w:val="004712A3"/>
    <w:rsid w:val="00471E83"/>
    <w:rsid w:val="00472035"/>
    <w:rsid w:val="00472630"/>
    <w:rsid w:val="004754AD"/>
    <w:rsid w:val="00476C01"/>
    <w:rsid w:val="004770C1"/>
    <w:rsid w:val="00477F3D"/>
    <w:rsid w:val="0048018E"/>
    <w:rsid w:val="00480C4A"/>
    <w:rsid w:val="00480E8E"/>
    <w:rsid w:val="0048157F"/>
    <w:rsid w:val="0048238F"/>
    <w:rsid w:val="00483895"/>
    <w:rsid w:val="00483FB7"/>
    <w:rsid w:val="00484059"/>
    <w:rsid w:val="004852EB"/>
    <w:rsid w:val="00485772"/>
    <w:rsid w:val="004859F7"/>
    <w:rsid w:val="00485CD8"/>
    <w:rsid w:val="004869F1"/>
    <w:rsid w:val="00486EE7"/>
    <w:rsid w:val="00486F67"/>
    <w:rsid w:val="0048703D"/>
    <w:rsid w:val="00487F42"/>
    <w:rsid w:val="00490CAC"/>
    <w:rsid w:val="00491F71"/>
    <w:rsid w:val="00492DD6"/>
    <w:rsid w:val="00493551"/>
    <w:rsid w:val="004936D4"/>
    <w:rsid w:val="00493820"/>
    <w:rsid w:val="00493A70"/>
    <w:rsid w:val="00494A3C"/>
    <w:rsid w:val="0049532B"/>
    <w:rsid w:val="00496C5D"/>
    <w:rsid w:val="00497322"/>
    <w:rsid w:val="004976C6"/>
    <w:rsid w:val="00497A32"/>
    <w:rsid w:val="004A15D6"/>
    <w:rsid w:val="004A1670"/>
    <w:rsid w:val="004A2566"/>
    <w:rsid w:val="004A2D1E"/>
    <w:rsid w:val="004A46AE"/>
    <w:rsid w:val="004A4932"/>
    <w:rsid w:val="004A4B11"/>
    <w:rsid w:val="004A4D19"/>
    <w:rsid w:val="004A4D63"/>
    <w:rsid w:val="004A630C"/>
    <w:rsid w:val="004A6607"/>
    <w:rsid w:val="004A6C69"/>
    <w:rsid w:val="004A7742"/>
    <w:rsid w:val="004A7B81"/>
    <w:rsid w:val="004A7CFE"/>
    <w:rsid w:val="004B043E"/>
    <w:rsid w:val="004B09A3"/>
    <w:rsid w:val="004B09F2"/>
    <w:rsid w:val="004B0DB8"/>
    <w:rsid w:val="004B1654"/>
    <w:rsid w:val="004B3070"/>
    <w:rsid w:val="004B3A3D"/>
    <w:rsid w:val="004B3B8C"/>
    <w:rsid w:val="004B46DA"/>
    <w:rsid w:val="004B4B5F"/>
    <w:rsid w:val="004B585A"/>
    <w:rsid w:val="004B5A61"/>
    <w:rsid w:val="004B6212"/>
    <w:rsid w:val="004B6F7D"/>
    <w:rsid w:val="004B76C4"/>
    <w:rsid w:val="004C0573"/>
    <w:rsid w:val="004C1293"/>
    <w:rsid w:val="004C17B4"/>
    <w:rsid w:val="004C19E4"/>
    <w:rsid w:val="004C2D4A"/>
    <w:rsid w:val="004C300A"/>
    <w:rsid w:val="004C3490"/>
    <w:rsid w:val="004C39DD"/>
    <w:rsid w:val="004C3E9E"/>
    <w:rsid w:val="004C4696"/>
    <w:rsid w:val="004C4A0A"/>
    <w:rsid w:val="004C59EE"/>
    <w:rsid w:val="004C645F"/>
    <w:rsid w:val="004D07D8"/>
    <w:rsid w:val="004D09D7"/>
    <w:rsid w:val="004D1C45"/>
    <w:rsid w:val="004D2068"/>
    <w:rsid w:val="004D3725"/>
    <w:rsid w:val="004D4184"/>
    <w:rsid w:val="004D4667"/>
    <w:rsid w:val="004D49F3"/>
    <w:rsid w:val="004D4D85"/>
    <w:rsid w:val="004D5901"/>
    <w:rsid w:val="004D68BE"/>
    <w:rsid w:val="004D7896"/>
    <w:rsid w:val="004D7CF9"/>
    <w:rsid w:val="004E0178"/>
    <w:rsid w:val="004E0298"/>
    <w:rsid w:val="004E0507"/>
    <w:rsid w:val="004E10F8"/>
    <w:rsid w:val="004E1131"/>
    <w:rsid w:val="004E190A"/>
    <w:rsid w:val="004E2FC2"/>
    <w:rsid w:val="004E31CE"/>
    <w:rsid w:val="004E320C"/>
    <w:rsid w:val="004E3DE1"/>
    <w:rsid w:val="004E4A21"/>
    <w:rsid w:val="004E53C6"/>
    <w:rsid w:val="004E5460"/>
    <w:rsid w:val="004E59C1"/>
    <w:rsid w:val="004E5FE7"/>
    <w:rsid w:val="004E6144"/>
    <w:rsid w:val="004E693D"/>
    <w:rsid w:val="004E6E7D"/>
    <w:rsid w:val="004E755F"/>
    <w:rsid w:val="004E784E"/>
    <w:rsid w:val="004E7932"/>
    <w:rsid w:val="004E7D5B"/>
    <w:rsid w:val="004F0119"/>
    <w:rsid w:val="004F0528"/>
    <w:rsid w:val="004F1694"/>
    <w:rsid w:val="004F1911"/>
    <w:rsid w:val="004F2082"/>
    <w:rsid w:val="004F2969"/>
    <w:rsid w:val="004F2C15"/>
    <w:rsid w:val="004F3CE2"/>
    <w:rsid w:val="004F522C"/>
    <w:rsid w:val="004F5E7D"/>
    <w:rsid w:val="004F5EC8"/>
    <w:rsid w:val="004F7782"/>
    <w:rsid w:val="004F7846"/>
    <w:rsid w:val="00500021"/>
    <w:rsid w:val="00500437"/>
    <w:rsid w:val="00501268"/>
    <w:rsid w:val="00501F09"/>
    <w:rsid w:val="0050211E"/>
    <w:rsid w:val="00502F0A"/>
    <w:rsid w:val="00503184"/>
    <w:rsid w:val="005032D1"/>
    <w:rsid w:val="005042B6"/>
    <w:rsid w:val="0050493A"/>
    <w:rsid w:val="0050499D"/>
    <w:rsid w:val="0050518C"/>
    <w:rsid w:val="00505EF8"/>
    <w:rsid w:val="005064DF"/>
    <w:rsid w:val="00507C3A"/>
    <w:rsid w:val="00510171"/>
    <w:rsid w:val="00510F53"/>
    <w:rsid w:val="00511054"/>
    <w:rsid w:val="00512D1B"/>
    <w:rsid w:val="005136FD"/>
    <w:rsid w:val="00514E5F"/>
    <w:rsid w:val="00515208"/>
    <w:rsid w:val="0051707B"/>
    <w:rsid w:val="005176D1"/>
    <w:rsid w:val="005200F8"/>
    <w:rsid w:val="00520287"/>
    <w:rsid w:val="0052077E"/>
    <w:rsid w:val="005207E9"/>
    <w:rsid w:val="00520C7B"/>
    <w:rsid w:val="00521A43"/>
    <w:rsid w:val="00522407"/>
    <w:rsid w:val="0052292F"/>
    <w:rsid w:val="00523AED"/>
    <w:rsid w:val="0052400C"/>
    <w:rsid w:val="005240DB"/>
    <w:rsid w:val="00524363"/>
    <w:rsid w:val="005249F3"/>
    <w:rsid w:val="00524D4D"/>
    <w:rsid w:val="00524DE8"/>
    <w:rsid w:val="00525AAC"/>
    <w:rsid w:val="00526434"/>
    <w:rsid w:val="00526D94"/>
    <w:rsid w:val="005277A4"/>
    <w:rsid w:val="00527AC7"/>
    <w:rsid w:val="00527BC5"/>
    <w:rsid w:val="00530002"/>
    <w:rsid w:val="00530303"/>
    <w:rsid w:val="00530420"/>
    <w:rsid w:val="0053065D"/>
    <w:rsid w:val="00530BB9"/>
    <w:rsid w:val="00530CE6"/>
    <w:rsid w:val="00530D86"/>
    <w:rsid w:val="00530EA5"/>
    <w:rsid w:val="00531764"/>
    <w:rsid w:val="00531CB9"/>
    <w:rsid w:val="005323B2"/>
    <w:rsid w:val="00532C4B"/>
    <w:rsid w:val="005330BF"/>
    <w:rsid w:val="00533392"/>
    <w:rsid w:val="005345D9"/>
    <w:rsid w:val="00534FFA"/>
    <w:rsid w:val="00535584"/>
    <w:rsid w:val="005359EC"/>
    <w:rsid w:val="0053614A"/>
    <w:rsid w:val="00536C9A"/>
    <w:rsid w:val="00536D01"/>
    <w:rsid w:val="00537001"/>
    <w:rsid w:val="005375AF"/>
    <w:rsid w:val="00537956"/>
    <w:rsid w:val="00537A7D"/>
    <w:rsid w:val="00537E5B"/>
    <w:rsid w:val="0054082D"/>
    <w:rsid w:val="005408D8"/>
    <w:rsid w:val="005408E4"/>
    <w:rsid w:val="00540B00"/>
    <w:rsid w:val="00540CC9"/>
    <w:rsid w:val="00541174"/>
    <w:rsid w:val="00541754"/>
    <w:rsid w:val="005424F4"/>
    <w:rsid w:val="00542784"/>
    <w:rsid w:val="005427A7"/>
    <w:rsid w:val="005433BE"/>
    <w:rsid w:val="0054380D"/>
    <w:rsid w:val="0054405B"/>
    <w:rsid w:val="0054406B"/>
    <w:rsid w:val="005445B8"/>
    <w:rsid w:val="00544BCA"/>
    <w:rsid w:val="005452E4"/>
    <w:rsid w:val="005457AE"/>
    <w:rsid w:val="00545A3D"/>
    <w:rsid w:val="00546012"/>
    <w:rsid w:val="005463FE"/>
    <w:rsid w:val="005476B1"/>
    <w:rsid w:val="00547D9C"/>
    <w:rsid w:val="00547FBE"/>
    <w:rsid w:val="005512A8"/>
    <w:rsid w:val="005520C6"/>
    <w:rsid w:val="00552E84"/>
    <w:rsid w:val="0055342A"/>
    <w:rsid w:val="00553672"/>
    <w:rsid w:val="00553E41"/>
    <w:rsid w:val="0055492D"/>
    <w:rsid w:val="00554C23"/>
    <w:rsid w:val="0055505C"/>
    <w:rsid w:val="005559F7"/>
    <w:rsid w:val="00556517"/>
    <w:rsid w:val="0055662F"/>
    <w:rsid w:val="00556E22"/>
    <w:rsid w:val="0055707D"/>
    <w:rsid w:val="00557207"/>
    <w:rsid w:val="0055744B"/>
    <w:rsid w:val="005577A5"/>
    <w:rsid w:val="00557CCC"/>
    <w:rsid w:val="0056003C"/>
    <w:rsid w:val="005602B6"/>
    <w:rsid w:val="0056091A"/>
    <w:rsid w:val="0056091F"/>
    <w:rsid w:val="00560ACA"/>
    <w:rsid w:val="00560B01"/>
    <w:rsid w:val="00560C95"/>
    <w:rsid w:val="00560D59"/>
    <w:rsid w:val="0056137C"/>
    <w:rsid w:val="00561748"/>
    <w:rsid w:val="00561DD6"/>
    <w:rsid w:val="00562504"/>
    <w:rsid w:val="00562CE5"/>
    <w:rsid w:val="00563116"/>
    <w:rsid w:val="00563278"/>
    <w:rsid w:val="00563655"/>
    <w:rsid w:val="0056394F"/>
    <w:rsid w:val="00564241"/>
    <w:rsid w:val="00564345"/>
    <w:rsid w:val="00564D3A"/>
    <w:rsid w:val="00567D94"/>
    <w:rsid w:val="0057038F"/>
    <w:rsid w:val="0057054E"/>
    <w:rsid w:val="00570835"/>
    <w:rsid w:val="0057130B"/>
    <w:rsid w:val="00571A66"/>
    <w:rsid w:val="00571C38"/>
    <w:rsid w:val="00572071"/>
    <w:rsid w:val="00572241"/>
    <w:rsid w:val="00572A3E"/>
    <w:rsid w:val="00572C29"/>
    <w:rsid w:val="00573B02"/>
    <w:rsid w:val="0057503E"/>
    <w:rsid w:val="005750EE"/>
    <w:rsid w:val="005753E3"/>
    <w:rsid w:val="00575440"/>
    <w:rsid w:val="00576FDD"/>
    <w:rsid w:val="005772F3"/>
    <w:rsid w:val="00580851"/>
    <w:rsid w:val="005808B5"/>
    <w:rsid w:val="00580B7C"/>
    <w:rsid w:val="005813F0"/>
    <w:rsid w:val="00581A65"/>
    <w:rsid w:val="00582814"/>
    <w:rsid w:val="0058282A"/>
    <w:rsid w:val="00582ACF"/>
    <w:rsid w:val="0058351B"/>
    <w:rsid w:val="00583AE3"/>
    <w:rsid w:val="00583ECF"/>
    <w:rsid w:val="005844E3"/>
    <w:rsid w:val="00584D43"/>
    <w:rsid w:val="00584F5C"/>
    <w:rsid w:val="00585999"/>
    <w:rsid w:val="00585D42"/>
    <w:rsid w:val="00586894"/>
    <w:rsid w:val="00586A02"/>
    <w:rsid w:val="00586AA5"/>
    <w:rsid w:val="00586ADF"/>
    <w:rsid w:val="0059005A"/>
    <w:rsid w:val="005906A6"/>
    <w:rsid w:val="00591219"/>
    <w:rsid w:val="00591424"/>
    <w:rsid w:val="0059167A"/>
    <w:rsid w:val="005916FF"/>
    <w:rsid w:val="00591C72"/>
    <w:rsid w:val="005921B1"/>
    <w:rsid w:val="005926E1"/>
    <w:rsid w:val="00593B0B"/>
    <w:rsid w:val="00593D77"/>
    <w:rsid w:val="005941D2"/>
    <w:rsid w:val="005952AB"/>
    <w:rsid w:val="00595ADA"/>
    <w:rsid w:val="00595D94"/>
    <w:rsid w:val="005967F4"/>
    <w:rsid w:val="005975D5"/>
    <w:rsid w:val="005977A4"/>
    <w:rsid w:val="00597928"/>
    <w:rsid w:val="00597942"/>
    <w:rsid w:val="005A033C"/>
    <w:rsid w:val="005A076F"/>
    <w:rsid w:val="005A0C22"/>
    <w:rsid w:val="005A1396"/>
    <w:rsid w:val="005A2257"/>
    <w:rsid w:val="005A282D"/>
    <w:rsid w:val="005A2A91"/>
    <w:rsid w:val="005A3185"/>
    <w:rsid w:val="005A3ABF"/>
    <w:rsid w:val="005A3D3A"/>
    <w:rsid w:val="005A4126"/>
    <w:rsid w:val="005A4C35"/>
    <w:rsid w:val="005A5CFF"/>
    <w:rsid w:val="005A613A"/>
    <w:rsid w:val="005B086A"/>
    <w:rsid w:val="005B1574"/>
    <w:rsid w:val="005B15F2"/>
    <w:rsid w:val="005B1656"/>
    <w:rsid w:val="005B1B70"/>
    <w:rsid w:val="005B20F9"/>
    <w:rsid w:val="005B2161"/>
    <w:rsid w:val="005B270E"/>
    <w:rsid w:val="005B299F"/>
    <w:rsid w:val="005B3267"/>
    <w:rsid w:val="005B3E00"/>
    <w:rsid w:val="005B3F2F"/>
    <w:rsid w:val="005B40BD"/>
    <w:rsid w:val="005B41E6"/>
    <w:rsid w:val="005B435E"/>
    <w:rsid w:val="005B5692"/>
    <w:rsid w:val="005B5745"/>
    <w:rsid w:val="005B6722"/>
    <w:rsid w:val="005B690E"/>
    <w:rsid w:val="005B6CF0"/>
    <w:rsid w:val="005B7207"/>
    <w:rsid w:val="005B72A7"/>
    <w:rsid w:val="005B75FC"/>
    <w:rsid w:val="005B760E"/>
    <w:rsid w:val="005C0015"/>
    <w:rsid w:val="005C07CE"/>
    <w:rsid w:val="005C09A1"/>
    <w:rsid w:val="005C0F84"/>
    <w:rsid w:val="005C1D35"/>
    <w:rsid w:val="005C3779"/>
    <w:rsid w:val="005C44F5"/>
    <w:rsid w:val="005C46FA"/>
    <w:rsid w:val="005C5360"/>
    <w:rsid w:val="005C63C3"/>
    <w:rsid w:val="005C6B22"/>
    <w:rsid w:val="005C73AA"/>
    <w:rsid w:val="005C7E96"/>
    <w:rsid w:val="005C7EE7"/>
    <w:rsid w:val="005D01B7"/>
    <w:rsid w:val="005D1732"/>
    <w:rsid w:val="005D1E98"/>
    <w:rsid w:val="005D23F1"/>
    <w:rsid w:val="005D2928"/>
    <w:rsid w:val="005D2937"/>
    <w:rsid w:val="005D4C25"/>
    <w:rsid w:val="005D5D02"/>
    <w:rsid w:val="005D68BF"/>
    <w:rsid w:val="005D6E0D"/>
    <w:rsid w:val="005D6FE5"/>
    <w:rsid w:val="005D703C"/>
    <w:rsid w:val="005D78D6"/>
    <w:rsid w:val="005E03B4"/>
    <w:rsid w:val="005E0E2F"/>
    <w:rsid w:val="005E218C"/>
    <w:rsid w:val="005E308E"/>
    <w:rsid w:val="005E34C8"/>
    <w:rsid w:val="005E38CA"/>
    <w:rsid w:val="005E3A3F"/>
    <w:rsid w:val="005E3FB6"/>
    <w:rsid w:val="005E413D"/>
    <w:rsid w:val="005E41FD"/>
    <w:rsid w:val="005E4C92"/>
    <w:rsid w:val="005E50AB"/>
    <w:rsid w:val="005E5D49"/>
    <w:rsid w:val="005E643A"/>
    <w:rsid w:val="005E6BC1"/>
    <w:rsid w:val="005F031E"/>
    <w:rsid w:val="005F0320"/>
    <w:rsid w:val="005F0E4B"/>
    <w:rsid w:val="005F179B"/>
    <w:rsid w:val="005F1FF3"/>
    <w:rsid w:val="005F21CA"/>
    <w:rsid w:val="005F22A5"/>
    <w:rsid w:val="005F2A1F"/>
    <w:rsid w:val="005F320C"/>
    <w:rsid w:val="005F33B6"/>
    <w:rsid w:val="005F3414"/>
    <w:rsid w:val="005F3DFB"/>
    <w:rsid w:val="005F3FEB"/>
    <w:rsid w:val="005F44BC"/>
    <w:rsid w:val="005F4EC3"/>
    <w:rsid w:val="005F5653"/>
    <w:rsid w:val="005F6D49"/>
    <w:rsid w:val="005F6F0D"/>
    <w:rsid w:val="005F77A7"/>
    <w:rsid w:val="005F780A"/>
    <w:rsid w:val="006000A4"/>
    <w:rsid w:val="006007F6"/>
    <w:rsid w:val="0060250A"/>
    <w:rsid w:val="00602927"/>
    <w:rsid w:val="00602A9F"/>
    <w:rsid w:val="00602F93"/>
    <w:rsid w:val="00603605"/>
    <w:rsid w:val="00603790"/>
    <w:rsid w:val="00603A66"/>
    <w:rsid w:val="006043C3"/>
    <w:rsid w:val="00604765"/>
    <w:rsid w:val="00606862"/>
    <w:rsid w:val="00606BB7"/>
    <w:rsid w:val="00606F30"/>
    <w:rsid w:val="00606FC9"/>
    <w:rsid w:val="006078C6"/>
    <w:rsid w:val="00607A47"/>
    <w:rsid w:val="00610470"/>
    <w:rsid w:val="006109B7"/>
    <w:rsid w:val="00610A21"/>
    <w:rsid w:val="00610E0C"/>
    <w:rsid w:val="00611A89"/>
    <w:rsid w:val="00612589"/>
    <w:rsid w:val="00612AEC"/>
    <w:rsid w:val="00612EF8"/>
    <w:rsid w:val="006145DB"/>
    <w:rsid w:val="00615296"/>
    <w:rsid w:val="00615BC4"/>
    <w:rsid w:val="006161AF"/>
    <w:rsid w:val="00616442"/>
    <w:rsid w:val="0061688A"/>
    <w:rsid w:val="006168CB"/>
    <w:rsid w:val="00617026"/>
    <w:rsid w:val="00617179"/>
    <w:rsid w:val="006177E1"/>
    <w:rsid w:val="006202D6"/>
    <w:rsid w:val="006205A4"/>
    <w:rsid w:val="00620668"/>
    <w:rsid w:val="006210BC"/>
    <w:rsid w:val="006219AE"/>
    <w:rsid w:val="00623320"/>
    <w:rsid w:val="00623D9C"/>
    <w:rsid w:val="00623DF1"/>
    <w:rsid w:val="00623F28"/>
    <w:rsid w:val="006240EE"/>
    <w:rsid w:val="006259B0"/>
    <w:rsid w:val="006259B5"/>
    <w:rsid w:val="00625BAE"/>
    <w:rsid w:val="00625BCB"/>
    <w:rsid w:val="00625C40"/>
    <w:rsid w:val="00626B7C"/>
    <w:rsid w:val="00627ADB"/>
    <w:rsid w:val="006314C0"/>
    <w:rsid w:val="00631DB1"/>
    <w:rsid w:val="006331CE"/>
    <w:rsid w:val="006339A8"/>
    <w:rsid w:val="00633B5A"/>
    <w:rsid w:val="0063402B"/>
    <w:rsid w:val="00634299"/>
    <w:rsid w:val="006348CD"/>
    <w:rsid w:val="00635035"/>
    <w:rsid w:val="006361D6"/>
    <w:rsid w:val="00636747"/>
    <w:rsid w:val="006369BE"/>
    <w:rsid w:val="00637419"/>
    <w:rsid w:val="0064095C"/>
    <w:rsid w:val="00641399"/>
    <w:rsid w:val="0064162A"/>
    <w:rsid w:val="00641B14"/>
    <w:rsid w:val="0064225F"/>
    <w:rsid w:val="0064226B"/>
    <w:rsid w:val="0064323B"/>
    <w:rsid w:val="006432FE"/>
    <w:rsid w:val="00643542"/>
    <w:rsid w:val="00643D91"/>
    <w:rsid w:val="0064463A"/>
    <w:rsid w:val="00645044"/>
    <w:rsid w:val="006454EE"/>
    <w:rsid w:val="0064557A"/>
    <w:rsid w:val="0064576A"/>
    <w:rsid w:val="006459A0"/>
    <w:rsid w:val="00645BBE"/>
    <w:rsid w:val="0064670F"/>
    <w:rsid w:val="00646C39"/>
    <w:rsid w:val="00646C52"/>
    <w:rsid w:val="006477CB"/>
    <w:rsid w:val="00647D6F"/>
    <w:rsid w:val="006500D3"/>
    <w:rsid w:val="006502DC"/>
    <w:rsid w:val="00650A05"/>
    <w:rsid w:val="00650DEA"/>
    <w:rsid w:val="00650DF6"/>
    <w:rsid w:val="0065103E"/>
    <w:rsid w:val="00651782"/>
    <w:rsid w:val="00652828"/>
    <w:rsid w:val="00652880"/>
    <w:rsid w:val="006531BF"/>
    <w:rsid w:val="0065332E"/>
    <w:rsid w:val="006535AC"/>
    <w:rsid w:val="006548D9"/>
    <w:rsid w:val="006549EA"/>
    <w:rsid w:val="00654E98"/>
    <w:rsid w:val="00654F82"/>
    <w:rsid w:val="006550E1"/>
    <w:rsid w:val="006557C8"/>
    <w:rsid w:val="00655935"/>
    <w:rsid w:val="006566A4"/>
    <w:rsid w:val="00657618"/>
    <w:rsid w:val="0065790D"/>
    <w:rsid w:val="0066084E"/>
    <w:rsid w:val="00660E6B"/>
    <w:rsid w:val="006610B4"/>
    <w:rsid w:val="006632DE"/>
    <w:rsid w:val="0066372B"/>
    <w:rsid w:val="00663D02"/>
    <w:rsid w:val="00663D91"/>
    <w:rsid w:val="006649EB"/>
    <w:rsid w:val="00664B4E"/>
    <w:rsid w:val="006655D5"/>
    <w:rsid w:val="00665721"/>
    <w:rsid w:val="00665A3D"/>
    <w:rsid w:val="00665BD6"/>
    <w:rsid w:val="006666F8"/>
    <w:rsid w:val="0066768B"/>
    <w:rsid w:val="00667CFA"/>
    <w:rsid w:val="00667E42"/>
    <w:rsid w:val="006707D0"/>
    <w:rsid w:val="006713DB"/>
    <w:rsid w:val="006713E2"/>
    <w:rsid w:val="00671CB7"/>
    <w:rsid w:val="00672141"/>
    <w:rsid w:val="006739C6"/>
    <w:rsid w:val="006769BA"/>
    <w:rsid w:val="00680389"/>
    <w:rsid w:val="00680894"/>
    <w:rsid w:val="0068095D"/>
    <w:rsid w:val="00681390"/>
    <w:rsid w:val="00681652"/>
    <w:rsid w:val="00681727"/>
    <w:rsid w:val="0068173F"/>
    <w:rsid w:val="006817A3"/>
    <w:rsid w:val="00681C12"/>
    <w:rsid w:val="00681D8E"/>
    <w:rsid w:val="00681D9F"/>
    <w:rsid w:val="00682509"/>
    <w:rsid w:val="00682FC1"/>
    <w:rsid w:val="00683690"/>
    <w:rsid w:val="006839B7"/>
    <w:rsid w:val="006845DB"/>
    <w:rsid w:val="00685036"/>
    <w:rsid w:val="00686770"/>
    <w:rsid w:val="006867E0"/>
    <w:rsid w:val="00686E43"/>
    <w:rsid w:val="00686ED9"/>
    <w:rsid w:val="006873E2"/>
    <w:rsid w:val="00687C1F"/>
    <w:rsid w:val="0069001B"/>
    <w:rsid w:val="006900FD"/>
    <w:rsid w:val="00690A5B"/>
    <w:rsid w:val="00690E24"/>
    <w:rsid w:val="00691989"/>
    <w:rsid w:val="00691CD6"/>
    <w:rsid w:val="0069254F"/>
    <w:rsid w:val="006927B0"/>
    <w:rsid w:val="00692B49"/>
    <w:rsid w:val="00692E57"/>
    <w:rsid w:val="00692FE4"/>
    <w:rsid w:val="006931E0"/>
    <w:rsid w:val="00693E35"/>
    <w:rsid w:val="0069439B"/>
    <w:rsid w:val="006950F9"/>
    <w:rsid w:val="0069644D"/>
    <w:rsid w:val="00696559"/>
    <w:rsid w:val="0069657B"/>
    <w:rsid w:val="00696C62"/>
    <w:rsid w:val="00696E76"/>
    <w:rsid w:val="00697834"/>
    <w:rsid w:val="00697CCF"/>
    <w:rsid w:val="006A002B"/>
    <w:rsid w:val="006A06F8"/>
    <w:rsid w:val="006A0962"/>
    <w:rsid w:val="006A1202"/>
    <w:rsid w:val="006A1309"/>
    <w:rsid w:val="006A18D3"/>
    <w:rsid w:val="006A350B"/>
    <w:rsid w:val="006A3A1D"/>
    <w:rsid w:val="006A4206"/>
    <w:rsid w:val="006A4EDC"/>
    <w:rsid w:val="006A50AF"/>
    <w:rsid w:val="006A5501"/>
    <w:rsid w:val="006A576F"/>
    <w:rsid w:val="006A6859"/>
    <w:rsid w:val="006A7242"/>
    <w:rsid w:val="006A7D3F"/>
    <w:rsid w:val="006B04E3"/>
    <w:rsid w:val="006B0A45"/>
    <w:rsid w:val="006B0D46"/>
    <w:rsid w:val="006B0E00"/>
    <w:rsid w:val="006B1B6C"/>
    <w:rsid w:val="006B1D78"/>
    <w:rsid w:val="006B25BE"/>
    <w:rsid w:val="006B2674"/>
    <w:rsid w:val="006B2750"/>
    <w:rsid w:val="006B2882"/>
    <w:rsid w:val="006B2B99"/>
    <w:rsid w:val="006B2BEC"/>
    <w:rsid w:val="006B35FA"/>
    <w:rsid w:val="006B3A1A"/>
    <w:rsid w:val="006B46F5"/>
    <w:rsid w:val="006B57B9"/>
    <w:rsid w:val="006B5D6A"/>
    <w:rsid w:val="006B69A1"/>
    <w:rsid w:val="006B7061"/>
    <w:rsid w:val="006C0390"/>
    <w:rsid w:val="006C03DA"/>
    <w:rsid w:val="006C04A5"/>
    <w:rsid w:val="006C0D7A"/>
    <w:rsid w:val="006C0E28"/>
    <w:rsid w:val="006C0E68"/>
    <w:rsid w:val="006C299F"/>
    <w:rsid w:val="006C2AE1"/>
    <w:rsid w:val="006C33BE"/>
    <w:rsid w:val="006C38D2"/>
    <w:rsid w:val="006C3C4F"/>
    <w:rsid w:val="006C52A0"/>
    <w:rsid w:val="006C5E53"/>
    <w:rsid w:val="006C667E"/>
    <w:rsid w:val="006C6798"/>
    <w:rsid w:val="006C6F6B"/>
    <w:rsid w:val="006C7D16"/>
    <w:rsid w:val="006D045F"/>
    <w:rsid w:val="006D1179"/>
    <w:rsid w:val="006D21E2"/>
    <w:rsid w:val="006D2F5D"/>
    <w:rsid w:val="006D33E8"/>
    <w:rsid w:val="006D447E"/>
    <w:rsid w:val="006D473B"/>
    <w:rsid w:val="006D4A72"/>
    <w:rsid w:val="006D4E84"/>
    <w:rsid w:val="006D6292"/>
    <w:rsid w:val="006D6A03"/>
    <w:rsid w:val="006D6A47"/>
    <w:rsid w:val="006D6B1C"/>
    <w:rsid w:val="006D7402"/>
    <w:rsid w:val="006D780D"/>
    <w:rsid w:val="006D786C"/>
    <w:rsid w:val="006E06D8"/>
    <w:rsid w:val="006E0A57"/>
    <w:rsid w:val="006E12F0"/>
    <w:rsid w:val="006E19F4"/>
    <w:rsid w:val="006E2540"/>
    <w:rsid w:val="006E2AAC"/>
    <w:rsid w:val="006E2F96"/>
    <w:rsid w:val="006E3013"/>
    <w:rsid w:val="006E3D0A"/>
    <w:rsid w:val="006E45B1"/>
    <w:rsid w:val="006E471C"/>
    <w:rsid w:val="006E480D"/>
    <w:rsid w:val="006E4EC6"/>
    <w:rsid w:val="006E538D"/>
    <w:rsid w:val="006E5A0D"/>
    <w:rsid w:val="006E5F37"/>
    <w:rsid w:val="006E6918"/>
    <w:rsid w:val="006E744E"/>
    <w:rsid w:val="006F08E2"/>
    <w:rsid w:val="006F1B90"/>
    <w:rsid w:val="006F1EFC"/>
    <w:rsid w:val="006F244C"/>
    <w:rsid w:val="006F459F"/>
    <w:rsid w:val="006F4B16"/>
    <w:rsid w:val="006F536E"/>
    <w:rsid w:val="006F5610"/>
    <w:rsid w:val="006F5E07"/>
    <w:rsid w:val="006F60DA"/>
    <w:rsid w:val="006F60DB"/>
    <w:rsid w:val="006F6A37"/>
    <w:rsid w:val="006F6C76"/>
    <w:rsid w:val="006F7E2D"/>
    <w:rsid w:val="006F7F43"/>
    <w:rsid w:val="00700174"/>
    <w:rsid w:val="00700219"/>
    <w:rsid w:val="00700222"/>
    <w:rsid w:val="007003E7"/>
    <w:rsid w:val="00700CAB"/>
    <w:rsid w:val="007029CC"/>
    <w:rsid w:val="0070332A"/>
    <w:rsid w:val="00703C57"/>
    <w:rsid w:val="00704714"/>
    <w:rsid w:val="007047E3"/>
    <w:rsid w:val="00704EFD"/>
    <w:rsid w:val="00705091"/>
    <w:rsid w:val="007066AB"/>
    <w:rsid w:val="0070760C"/>
    <w:rsid w:val="00710EB7"/>
    <w:rsid w:val="0071128D"/>
    <w:rsid w:val="007120D0"/>
    <w:rsid w:val="007128F7"/>
    <w:rsid w:val="0071300A"/>
    <w:rsid w:val="007134C9"/>
    <w:rsid w:val="00713ADD"/>
    <w:rsid w:val="00713B50"/>
    <w:rsid w:val="007145C7"/>
    <w:rsid w:val="00714B1B"/>
    <w:rsid w:val="007153BD"/>
    <w:rsid w:val="0071544A"/>
    <w:rsid w:val="007154D1"/>
    <w:rsid w:val="00715610"/>
    <w:rsid w:val="00716B87"/>
    <w:rsid w:val="00717497"/>
    <w:rsid w:val="00717E65"/>
    <w:rsid w:val="007206AF"/>
    <w:rsid w:val="00720737"/>
    <w:rsid w:val="00720B84"/>
    <w:rsid w:val="00721236"/>
    <w:rsid w:val="00721CA3"/>
    <w:rsid w:val="0072348F"/>
    <w:rsid w:val="00724FE8"/>
    <w:rsid w:val="00726523"/>
    <w:rsid w:val="007266C4"/>
    <w:rsid w:val="00730794"/>
    <w:rsid w:val="00730823"/>
    <w:rsid w:val="0073110A"/>
    <w:rsid w:val="00731912"/>
    <w:rsid w:val="00731BB3"/>
    <w:rsid w:val="00733703"/>
    <w:rsid w:val="007339FD"/>
    <w:rsid w:val="00733E60"/>
    <w:rsid w:val="0073478A"/>
    <w:rsid w:val="007347E0"/>
    <w:rsid w:val="00734D66"/>
    <w:rsid w:val="007358FA"/>
    <w:rsid w:val="00735C81"/>
    <w:rsid w:val="007364FC"/>
    <w:rsid w:val="00737786"/>
    <w:rsid w:val="00740A97"/>
    <w:rsid w:val="007415BF"/>
    <w:rsid w:val="00741854"/>
    <w:rsid w:val="00741DB5"/>
    <w:rsid w:val="00742251"/>
    <w:rsid w:val="00742338"/>
    <w:rsid w:val="007436B1"/>
    <w:rsid w:val="00743915"/>
    <w:rsid w:val="00743FA1"/>
    <w:rsid w:val="0074440A"/>
    <w:rsid w:val="0074488F"/>
    <w:rsid w:val="00744981"/>
    <w:rsid w:val="00745080"/>
    <w:rsid w:val="00745548"/>
    <w:rsid w:val="00745D33"/>
    <w:rsid w:val="00745E3E"/>
    <w:rsid w:val="0074603E"/>
    <w:rsid w:val="00746559"/>
    <w:rsid w:val="00746C80"/>
    <w:rsid w:val="00747783"/>
    <w:rsid w:val="0074794E"/>
    <w:rsid w:val="007502F0"/>
    <w:rsid w:val="00751511"/>
    <w:rsid w:val="0075206C"/>
    <w:rsid w:val="007526C6"/>
    <w:rsid w:val="00752B66"/>
    <w:rsid w:val="0075322B"/>
    <w:rsid w:val="0075397D"/>
    <w:rsid w:val="00754636"/>
    <w:rsid w:val="00754E3A"/>
    <w:rsid w:val="00756CC2"/>
    <w:rsid w:val="00756F89"/>
    <w:rsid w:val="00757CED"/>
    <w:rsid w:val="007627AD"/>
    <w:rsid w:val="00762BEE"/>
    <w:rsid w:val="00763346"/>
    <w:rsid w:val="0076381D"/>
    <w:rsid w:val="007639B4"/>
    <w:rsid w:val="00763CDF"/>
    <w:rsid w:val="0076493D"/>
    <w:rsid w:val="0076585F"/>
    <w:rsid w:val="00765A7A"/>
    <w:rsid w:val="00765DAC"/>
    <w:rsid w:val="00766226"/>
    <w:rsid w:val="0076667B"/>
    <w:rsid w:val="007666C6"/>
    <w:rsid w:val="007667A3"/>
    <w:rsid w:val="00766896"/>
    <w:rsid w:val="00766A9F"/>
    <w:rsid w:val="00766B03"/>
    <w:rsid w:val="0076709F"/>
    <w:rsid w:val="00767A8A"/>
    <w:rsid w:val="00767CBF"/>
    <w:rsid w:val="00767CF6"/>
    <w:rsid w:val="00771BCD"/>
    <w:rsid w:val="00772135"/>
    <w:rsid w:val="0077263B"/>
    <w:rsid w:val="00772778"/>
    <w:rsid w:val="00772C79"/>
    <w:rsid w:val="00773060"/>
    <w:rsid w:val="0077365A"/>
    <w:rsid w:val="00773707"/>
    <w:rsid w:val="00774066"/>
    <w:rsid w:val="0077422C"/>
    <w:rsid w:val="00774577"/>
    <w:rsid w:val="00774DBF"/>
    <w:rsid w:val="00775158"/>
    <w:rsid w:val="007756FD"/>
    <w:rsid w:val="00775CAB"/>
    <w:rsid w:val="00775F7F"/>
    <w:rsid w:val="00777276"/>
    <w:rsid w:val="00777384"/>
    <w:rsid w:val="007778E8"/>
    <w:rsid w:val="0078064B"/>
    <w:rsid w:val="007807EE"/>
    <w:rsid w:val="00780C0D"/>
    <w:rsid w:val="00781199"/>
    <w:rsid w:val="007814A2"/>
    <w:rsid w:val="007817B9"/>
    <w:rsid w:val="00781EC2"/>
    <w:rsid w:val="0078204A"/>
    <w:rsid w:val="007820BE"/>
    <w:rsid w:val="00783BA6"/>
    <w:rsid w:val="00783D2A"/>
    <w:rsid w:val="00783DAF"/>
    <w:rsid w:val="00783F92"/>
    <w:rsid w:val="00784206"/>
    <w:rsid w:val="00784C13"/>
    <w:rsid w:val="00784F82"/>
    <w:rsid w:val="0078565C"/>
    <w:rsid w:val="00785BE6"/>
    <w:rsid w:val="00785E30"/>
    <w:rsid w:val="007862A1"/>
    <w:rsid w:val="007875A9"/>
    <w:rsid w:val="00787988"/>
    <w:rsid w:val="00787ADB"/>
    <w:rsid w:val="00787C8A"/>
    <w:rsid w:val="0079095F"/>
    <w:rsid w:val="00790E2F"/>
    <w:rsid w:val="0079125C"/>
    <w:rsid w:val="0079163F"/>
    <w:rsid w:val="00791950"/>
    <w:rsid w:val="00791B9C"/>
    <w:rsid w:val="007926A2"/>
    <w:rsid w:val="007928E7"/>
    <w:rsid w:val="0079331F"/>
    <w:rsid w:val="00794074"/>
    <w:rsid w:val="00794199"/>
    <w:rsid w:val="0079513B"/>
    <w:rsid w:val="00795689"/>
    <w:rsid w:val="00795BBE"/>
    <w:rsid w:val="00795E2E"/>
    <w:rsid w:val="0079635B"/>
    <w:rsid w:val="007969CB"/>
    <w:rsid w:val="00797519"/>
    <w:rsid w:val="007A00DE"/>
    <w:rsid w:val="007A0585"/>
    <w:rsid w:val="007A085A"/>
    <w:rsid w:val="007A1896"/>
    <w:rsid w:val="007A1CB5"/>
    <w:rsid w:val="007A1DD5"/>
    <w:rsid w:val="007A2106"/>
    <w:rsid w:val="007A3BB1"/>
    <w:rsid w:val="007A3FC3"/>
    <w:rsid w:val="007A47C3"/>
    <w:rsid w:val="007A62B0"/>
    <w:rsid w:val="007A68B2"/>
    <w:rsid w:val="007A6A4A"/>
    <w:rsid w:val="007A7023"/>
    <w:rsid w:val="007A7F9D"/>
    <w:rsid w:val="007B0669"/>
    <w:rsid w:val="007B1218"/>
    <w:rsid w:val="007B164D"/>
    <w:rsid w:val="007B29B9"/>
    <w:rsid w:val="007B36CC"/>
    <w:rsid w:val="007B3B0F"/>
    <w:rsid w:val="007B4935"/>
    <w:rsid w:val="007B4BE8"/>
    <w:rsid w:val="007B4DB0"/>
    <w:rsid w:val="007B509C"/>
    <w:rsid w:val="007B5146"/>
    <w:rsid w:val="007B56F4"/>
    <w:rsid w:val="007B56F5"/>
    <w:rsid w:val="007B5BE8"/>
    <w:rsid w:val="007B5CAA"/>
    <w:rsid w:val="007B5E7B"/>
    <w:rsid w:val="007B61E3"/>
    <w:rsid w:val="007B6CCA"/>
    <w:rsid w:val="007B7872"/>
    <w:rsid w:val="007B7952"/>
    <w:rsid w:val="007C016B"/>
    <w:rsid w:val="007C0CBA"/>
    <w:rsid w:val="007C1C4A"/>
    <w:rsid w:val="007C2758"/>
    <w:rsid w:val="007C30B6"/>
    <w:rsid w:val="007C32EF"/>
    <w:rsid w:val="007C331A"/>
    <w:rsid w:val="007C362A"/>
    <w:rsid w:val="007C4B2A"/>
    <w:rsid w:val="007C4D35"/>
    <w:rsid w:val="007C53DD"/>
    <w:rsid w:val="007C5CF8"/>
    <w:rsid w:val="007C5DFB"/>
    <w:rsid w:val="007C62C7"/>
    <w:rsid w:val="007C62C8"/>
    <w:rsid w:val="007C6F50"/>
    <w:rsid w:val="007C7089"/>
    <w:rsid w:val="007C77DE"/>
    <w:rsid w:val="007D071F"/>
    <w:rsid w:val="007D0853"/>
    <w:rsid w:val="007D1AD5"/>
    <w:rsid w:val="007D259C"/>
    <w:rsid w:val="007D2712"/>
    <w:rsid w:val="007D2714"/>
    <w:rsid w:val="007D2A6C"/>
    <w:rsid w:val="007D2F0F"/>
    <w:rsid w:val="007D3C08"/>
    <w:rsid w:val="007D40B8"/>
    <w:rsid w:val="007D4C52"/>
    <w:rsid w:val="007D5028"/>
    <w:rsid w:val="007D5778"/>
    <w:rsid w:val="007D69FF"/>
    <w:rsid w:val="007D6F82"/>
    <w:rsid w:val="007E0275"/>
    <w:rsid w:val="007E0485"/>
    <w:rsid w:val="007E0737"/>
    <w:rsid w:val="007E09F4"/>
    <w:rsid w:val="007E1AEF"/>
    <w:rsid w:val="007E1E36"/>
    <w:rsid w:val="007E27A8"/>
    <w:rsid w:val="007E2B6C"/>
    <w:rsid w:val="007E342B"/>
    <w:rsid w:val="007E4261"/>
    <w:rsid w:val="007E464F"/>
    <w:rsid w:val="007E4F73"/>
    <w:rsid w:val="007E5940"/>
    <w:rsid w:val="007E5CA2"/>
    <w:rsid w:val="007E6120"/>
    <w:rsid w:val="007E61E1"/>
    <w:rsid w:val="007E6613"/>
    <w:rsid w:val="007E696F"/>
    <w:rsid w:val="007E6EBD"/>
    <w:rsid w:val="007E70D3"/>
    <w:rsid w:val="007E751C"/>
    <w:rsid w:val="007E7687"/>
    <w:rsid w:val="007E77B6"/>
    <w:rsid w:val="007E7956"/>
    <w:rsid w:val="007E7C7B"/>
    <w:rsid w:val="007E7DE0"/>
    <w:rsid w:val="007E7F4D"/>
    <w:rsid w:val="007E7FCE"/>
    <w:rsid w:val="007F10A5"/>
    <w:rsid w:val="007F1645"/>
    <w:rsid w:val="007F1953"/>
    <w:rsid w:val="007F230F"/>
    <w:rsid w:val="007F24BD"/>
    <w:rsid w:val="007F28E8"/>
    <w:rsid w:val="007F2B7B"/>
    <w:rsid w:val="007F2E27"/>
    <w:rsid w:val="007F2E31"/>
    <w:rsid w:val="007F48D0"/>
    <w:rsid w:val="007F666B"/>
    <w:rsid w:val="007F7BE2"/>
    <w:rsid w:val="00800162"/>
    <w:rsid w:val="008001BF"/>
    <w:rsid w:val="00800A30"/>
    <w:rsid w:val="00800DD0"/>
    <w:rsid w:val="00801322"/>
    <w:rsid w:val="0080158A"/>
    <w:rsid w:val="00801BB1"/>
    <w:rsid w:val="00801EE8"/>
    <w:rsid w:val="0080221F"/>
    <w:rsid w:val="0080222C"/>
    <w:rsid w:val="00802E36"/>
    <w:rsid w:val="00802ED5"/>
    <w:rsid w:val="00803307"/>
    <w:rsid w:val="00803543"/>
    <w:rsid w:val="00803B18"/>
    <w:rsid w:val="00804191"/>
    <w:rsid w:val="00804252"/>
    <w:rsid w:val="0080445A"/>
    <w:rsid w:val="00806296"/>
    <w:rsid w:val="008064CC"/>
    <w:rsid w:val="008073F1"/>
    <w:rsid w:val="00807536"/>
    <w:rsid w:val="00807AB1"/>
    <w:rsid w:val="00810D39"/>
    <w:rsid w:val="00811916"/>
    <w:rsid w:val="0081197A"/>
    <w:rsid w:val="00813365"/>
    <w:rsid w:val="0081342F"/>
    <w:rsid w:val="0081372C"/>
    <w:rsid w:val="00813D18"/>
    <w:rsid w:val="00814131"/>
    <w:rsid w:val="00814AB6"/>
    <w:rsid w:val="008151F2"/>
    <w:rsid w:val="00815F4C"/>
    <w:rsid w:val="00815F95"/>
    <w:rsid w:val="00816748"/>
    <w:rsid w:val="0081681D"/>
    <w:rsid w:val="00816A45"/>
    <w:rsid w:val="008178C3"/>
    <w:rsid w:val="00817A9A"/>
    <w:rsid w:val="00817F34"/>
    <w:rsid w:val="00820471"/>
    <w:rsid w:val="008211F1"/>
    <w:rsid w:val="0082180B"/>
    <w:rsid w:val="0082210B"/>
    <w:rsid w:val="008221CE"/>
    <w:rsid w:val="008224B2"/>
    <w:rsid w:val="0082254D"/>
    <w:rsid w:val="00822692"/>
    <w:rsid w:val="00822A9E"/>
    <w:rsid w:val="00822C03"/>
    <w:rsid w:val="00822D5F"/>
    <w:rsid w:val="00823547"/>
    <w:rsid w:val="00823550"/>
    <w:rsid w:val="00823DB7"/>
    <w:rsid w:val="00823ECE"/>
    <w:rsid w:val="008249B8"/>
    <w:rsid w:val="00825E2A"/>
    <w:rsid w:val="0082668C"/>
    <w:rsid w:val="00826830"/>
    <w:rsid w:val="008303EF"/>
    <w:rsid w:val="0083054C"/>
    <w:rsid w:val="008305EB"/>
    <w:rsid w:val="00830D02"/>
    <w:rsid w:val="0083182B"/>
    <w:rsid w:val="00831BFA"/>
    <w:rsid w:val="00831EE9"/>
    <w:rsid w:val="00832861"/>
    <w:rsid w:val="008328DC"/>
    <w:rsid w:val="00833031"/>
    <w:rsid w:val="00833111"/>
    <w:rsid w:val="00833334"/>
    <w:rsid w:val="008338CC"/>
    <w:rsid w:val="00833982"/>
    <w:rsid w:val="00833E12"/>
    <w:rsid w:val="00835038"/>
    <w:rsid w:val="0083505B"/>
    <w:rsid w:val="00835CA1"/>
    <w:rsid w:val="0083670A"/>
    <w:rsid w:val="0084063B"/>
    <w:rsid w:val="00840A31"/>
    <w:rsid w:val="00841650"/>
    <w:rsid w:val="00841667"/>
    <w:rsid w:val="0084175F"/>
    <w:rsid w:val="008419E6"/>
    <w:rsid w:val="00841ABC"/>
    <w:rsid w:val="00842191"/>
    <w:rsid w:val="0084237B"/>
    <w:rsid w:val="00843042"/>
    <w:rsid w:val="00843116"/>
    <w:rsid w:val="0084327A"/>
    <w:rsid w:val="008433AD"/>
    <w:rsid w:val="00843545"/>
    <w:rsid w:val="00843686"/>
    <w:rsid w:val="008437AB"/>
    <w:rsid w:val="008438BD"/>
    <w:rsid w:val="008439DC"/>
    <w:rsid w:val="00843BD3"/>
    <w:rsid w:val="00844987"/>
    <w:rsid w:val="008449CC"/>
    <w:rsid w:val="00844A8A"/>
    <w:rsid w:val="00845793"/>
    <w:rsid w:val="008457B7"/>
    <w:rsid w:val="00845E7B"/>
    <w:rsid w:val="008461E4"/>
    <w:rsid w:val="00846986"/>
    <w:rsid w:val="00846EC0"/>
    <w:rsid w:val="00846ECA"/>
    <w:rsid w:val="00850270"/>
    <w:rsid w:val="00850353"/>
    <w:rsid w:val="008507B0"/>
    <w:rsid w:val="0085142B"/>
    <w:rsid w:val="00851508"/>
    <w:rsid w:val="008516ED"/>
    <w:rsid w:val="00851A61"/>
    <w:rsid w:val="0085272D"/>
    <w:rsid w:val="00852F64"/>
    <w:rsid w:val="00853544"/>
    <w:rsid w:val="00853A85"/>
    <w:rsid w:val="00854CC6"/>
    <w:rsid w:val="00854F62"/>
    <w:rsid w:val="0085533F"/>
    <w:rsid w:val="008558C1"/>
    <w:rsid w:val="008559BF"/>
    <w:rsid w:val="00855FEE"/>
    <w:rsid w:val="008563D3"/>
    <w:rsid w:val="00857154"/>
    <w:rsid w:val="008571D7"/>
    <w:rsid w:val="00860328"/>
    <w:rsid w:val="00860C8C"/>
    <w:rsid w:val="00862EA9"/>
    <w:rsid w:val="00863872"/>
    <w:rsid w:val="00863CFC"/>
    <w:rsid w:val="00863E59"/>
    <w:rsid w:val="00864346"/>
    <w:rsid w:val="00864B2D"/>
    <w:rsid w:val="008654F6"/>
    <w:rsid w:val="00865E69"/>
    <w:rsid w:val="008660B7"/>
    <w:rsid w:val="008661D6"/>
    <w:rsid w:val="0086714C"/>
    <w:rsid w:val="008677CA"/>
    <w:rsid w:val="00870281"/>
    <w:rsid w:val="008702A2"/>
    <w:rsid w:val="008706F2"/>
    <w:rsid w:val="008713E6"/>
    <w:rsid w:val="0087167B"/>
    <w:rsid w:val="0087178D"/>
    <w:rsid w:val="008722D5"/>
    <w:rsid w:val="008729B1"/>
    <w:rsid w:val="00873048"/>
    <w:rsid w:val="00873378"/>
    <w:rsid w:val="00873422"/>
    <w:rsid w:val="0087394A"/>
    <w:rsid w:val="00873CD5"/>
    <w:rsid w:val="008740DC"/>
    <w:rsid w:val="0087469F"/>
    <w:rsid w:val="00874D47"/>
    <w:rsid w:val="00875112"/>
    <w:rsid w:val="00875996"/>
    <w:rsid w:val="00876251"/>
    <w:rsid w:val="00876843"/>
    <w:rsid w:val="00876C34"/>
    <w:rsid w:val="00876C8F"/>
    <w:rsid w:val="008775D9"/>
    <w:rsid w:val="008776D7"/>
    <w:rsid w:val="00877C3B"/>
    <w:rsid w:val="00877FF8"/>
    <w:rsid w:val="0088001A"/>
    <w:rsid w:val="00881AC2"/>
    <w:rsid w:val="00882094"/>
    <w:rsid w:val="00882758"/>
    <w:rsid w:val="00882A42"/>
    <w:rsid w:val="00882DC4"/>
    <w:rsid w:val="00882FEB"/>
    <w:rsid w:val="008845CF"/>
    <w:rsid w:val="0088473C"/>
    <w:rsid w:val="00884BB1"/>
    <w:rsid w:val="00884DE3"/>
    <w:rsid w:val="00885026"/>
    <w:rsid w:val="008850DD"/>
    <w:rsid w:val="0088593D"/>
    <w:rsid w:val="00886728"/>
    <w:rsid w:val="00887708"/>
    <w:rsid w:val="00887A9C"/>
    <w:rsid w:val="00887BAD"/>
    <w:rsid w:val="00887BF6"/>
    <w:rsid w:val="00887FC9"/>
    <w:rsid w:val="0089038A"/>
    <w:rsid w:val="00891766"/>
    <w:rsid w:val="00892065"/>
    <w:rsid w:val="0089303E"/>
    <w:rsid w:val="00893662"/>
    <w:rsid w:val="00894033"/>
    <w:rsid w:val="00894142"/>
    <w:rsid w:val="00894641"/>
    <w:rsid w:val="0089487E"/>
    <w:rsid w:val="00894BA6"/>
    <w:rsid w:val="00894CE5"/>
    <w:rsid w:val="008955D1"/>
    <w:rsid w:val="008961F9"/>
    <w:rsid w:val="008963FF"/>
    <w:rsid w:val="00896B2F"/>
    <w:rsid w:val="00897066"/>
    <w:rsid w:val="008975DA"/>
    <w:rsid w:val="00897B68"/>
    <w:rsid w:val="008A0579"/>
    <w:rsid w:val="008A083C"/>
    <w:rsid w:val="008A0BB9"/>
    <w:rsid w:val="008A1426"/>
    <w:rsid w:val="008A1C48"/>
    <w:rsid w:val="008A1C74"/>
    <w:rsid w:val="008A1F44"/>
    <w:rsid w:val="008A27BA"/>
    <w:rsid w:val="008A2B10"/>
    <w:rsid w:val="008A2CCD"/>
    <w:rsid w:val="008A2F35"/>
    <w:rsid w:val="008A2F3B"/>
    <w:rsid w:val="008A30F1"/>
    <w:rsid w:val="008A3221"/>
    <w:rsid w:val="008A357A"/>
    <w:rsid w:val="008A3BBB"/>
    <w:rsid w:val="008A402C"/>
    <w:rsid w:val="008A4641"/>
    <w:rsid w:val="008A515A"/>
    <w:rsid w:val="008A5650"/>
    <w:rsid w:val="008A5979"/>
    <w:rsid w:val="008A5984"/>
    <w:rsid w:val="008A5E4F"/>
    <w:rsid w:val="008A7622"/>
    <w:rsid w:val="008B010B"/>
    <w:rsid w:val="008B0214"/>
    <w:rsid w:val="008B0502"/>
    <w:rsid w:val="008B06B4"/>
    <w:rsid w:val="008B0C84"/>
    <w:rsid w:val="008B1FDB"/>
    <w:rsid w:val="008B2148"/>
    <w:rsid w:val="008B28F9"/>
    <w:rsid w:val="008B48EE"/>
    <w:rsid w:val="008B53A4"/>
    <w:rsid w:val="008B5508"/>
    <w:rsid w:val="008B556A"/>
    <w:rsid w:val="008B5626"/>
    <w:rsid w:val="008B57CD"/>
    <w:rsid w:val="008B7062"/>
    <w:rsid w:val="008B76E6"/>
    <w:rsid w:val="008B7761"/>
    <w:rsid w:val="008B77FB"/>
    <w:rsid w:val="008C0447"/>
    <w:rsid w:val="008C0498"/>
    <w:rsid w:val="008C0546"/>
    <w:rsid w:val="008C0FEB"/>
    <w:rsid w:val="008C1493"/>
    <w:rsid w:val="008C1ED3"/>
    <w:rsid w:val="008C26C5"/>
    <w:rsid w:val="008C3D3B"/>
    <w:rsid w:val="008C3F8C"/>
    <w:rsid w:val="008C43EA"/>
    <w:rsid w:val="008C50B3"/>
    <w:rsid w:val="008C53FF"/>
    <w:rsid w:val="008C5ED4"/>
    <w:rsid w:val="008C6536"/>
    <w:rsid w:val="008C6905"/>
    <w:rsid w:val="008C743F"/>
    <w:rsid w:val="008C75F3"/>
    <w:rsid w:val="008C7CF7"/>
    <w:rsid w:val="008D058D"/>
    <w:rsid w:val="008D0812"/>
    <w:rsid w:val="008D10D0"/>
    <w:rsid w:val="008D1A07"/>
    <w:rsid w:val="008D1B2D"/>
    <w:rsid w:val="008D2A22"/>
    <w:rsid w:val="008D2AAD"/>
    <w:rsid w:val="008D34A8"/>
    <w:rsid w:val="008D3832"/>
    <w:rsid w:val="008D3A3A"/>
    <w:rsid w:val="008D472F"/>
    <w:rsid w:val="008D474B"/>
    <w:rsid w:val="008D5E93"/>
    <w:rsid w:val="008D629B"/>
    <w:rsid w:val="008D66EF"/>
    <w:rsid w:val="008D673E"/>
    <w:rsid w:val="008D6A50"/>
    <w:rsid w:val="008D7B2E"/>
    <w:rsid w:val="008D7D18"/>
    <w:rsid w:val="008D7EE1"/>
    <w:rsid w:val="008D7F5E"/>
    <w:rsid w:val="008E05A2"/>
    <w:rsid w:val="008E0950"/>
    <w:rsid w:val="008E1010"/>
    <w:rsid w:val="008E1220"/>
    <w:rsid w:val="008E14D0"/>
    <w:rsid w:val="008E1F51"/>
    <w:rsid w:val="008E23FD"/>
    <w:rsid w:val="008E24F5"/>
    <w:rsid w:val="008E26D9"/>
    <w:rsid w:val="008E2D85"/>
    <w:rsid w:val="008E3607"/>
    <w:rsid w:val="008E366D"/>
    <w:rsid w:val="008E3E64"/>
    <w:rsid w:val="008E3F40"/>
    <w:rsid w:val="008E4077"/>
    <w:rsid w:val="008E4354"/>
    <w:rsid w:val="008E55B5"/>
    <w:rsid w:val="008E5743"/>
    <w:rsid w:val="008E5B1D"/>
    <w:rsid w:val="008E5CDB"/>
    <w:rsid w:val="008E6167"/>
    <w:rsid w:val="008E6801"/>
    <w:rsid w:val="008E6C20"/>
    <w:rsid w:val="008E6F35"/>
    <w:rsid w:val="008E746E"/>
    <w:rsid w:val="008F0D77"/>
    <w:rsid w:val="008F1303"/>
    <w:rsid w:val="008F13A1"/>
    <w:rsid w:val="008F2291"/>
    <w:rsid w:val="008F2A9F"/>
    <w:rsid w:val="008F3193"/>
    <w:rsid w:val="008F31ED"/>
    <w:rsid w:val="008F32AF"/>
    <w:rsid w:val="008F3B47"/>
    <w:rsid w:val="008F414F"/>
    <w:rsid w:val="008F43F4"/>
    <w:rsid w:val="008F4AE4"/>
    <w:rsid w:val="008F56B9"/>
    <w:rsid w:val="008F60CC"/>
    <w:rsid w:val="008F6287"/>
    <w:rsid w:val="008F6C1E"/>
    <w:rsid w:val="008F79C9"/>
    <w:rsid w:val="009006FF"/>
    <w:rsid w:val="0090102E"/>
    <w:rsid w:val="00902732"/>
    <w:rsid w:val="00902950"/>
    <w:rsid w:val="009032C8"/>
    <w:rsid w:val="00903585"/>
    <w:rsid w:val="00903B60"/>
    <w:rsid w:val="00904533"/>
    <w:rsid w:val="00904888"/>
    <w:rsid w:val="00904A93"/>
    <w:rsid w:val="00904B2C"/>
    <w:rsid w:val="009103BA"/>
    <w:rsid w:val="0091055B"/>
    <w:rsid w:val="009106A1"/>
    <w:rsid w:val="00910925"/>
    <w:rsid w:val="00910E0B"/>
    <w:rsid w:val="00911F0E"/>
    <w:rsid w:val="00912000"/>
    <w:rsid w:val="009141BF"/>
    <w:rsid w:val="00914F15"/>
    <w:rsid w:val="00914F5D"/>
    <w:rsid w:val="0091506E"/>
    <w:rsid w:val="009150AE"/>
    <w:rsid w:val="009150EA"/>
    <w:rsid w:val="00916398"/>
    <w:rsid w:val="009169B3"/>
    <w:rsid w:val="00917A67"/>
    <w:rsid w:val="00917C3C"/>
    <w:rsid w:val="00917C41"/>
    <w:rsid w:val="009201F5"/>
    <w:rsid w:val="0092068A"/>
    <w:rsid w:val="00920876"/>
    <w:rsid w:val="00920B53"/>
    <w:rsid w:val="00920B97"/>
    <w:rsid w:val="0092166D"/>
    <w:rsid w:val="009216E8"/>
    <w:rsid w:val="00921AD7"/>
    <w:rsid w:val="009221AB"/>
    <w:rsid w:val="00922270"/>
    <w:rsid w:val="00922338"/>
    <w:rsid w:val="00922FAA"/>
    <w:rsid w:val="00923262"/>
    <w:rsid w:val="0092354D"/>
    <w:rsid w:val="00923D7B"/>
    <w:rsid w:val="00924E5D"/>
    <w:rsid w:val="00924EA1"/>
    <w:rsid w:val="00925CE7"/>
    <w:rsid w:val="0092673A"/>
    <w:rsid w:val="009274EA"/>
    <w:rsid w:val="00927675"/>
    <w:rsid w:val="00927B53"/>
    <w:rsid w:val="00927EF8"/>
    <w:rsid w:val="00930191"/>
    <w:rsid w:val="00931295"/>
    <w:rsid w:val="00931485"/>
    <w:rsid w:val="00931EF3"/>
    <w:rsid w:val="009328E6"/>
    <w:rsid w:val="00932A97"/>
    <w:rsid w:val="00932EA7"/>
    <w:rsid w:val="0093321D"/>
    <w:rsid w:val="00933484"/>
    <w:rsid w:val="00933599"/>
    <w:rsid w:val="00933C22"/>
    <w:rsid w:val="00933DE5"/>
    <w:rsid w:val="00934607"/>
    <w:rsid w:val="0093563F"/>
    <w:rsid w:val="00936079"/>
    <w:rsid w:val="00936541"/>
    <w:rsid w:val="0093667D"/>
    <w:rsid w:val="00936FD2"/>
    <w:rsid w:val="00937997"/>
    <w:rsid w:val="00937B39"/>
    <w:rsid w:val="009409C9"/>
    <w:rsid w:val="00940C0E"/>
    <w:rsid w:val="00940DF2"/>
    <w:rsid w:val="009416BA"/>
    <w:rsid w:val="00941A08"/>
    <w:rsid w:val="00941E4D"/>
    <w:rsid w:val="00942046"/>
    <w:rsid w:val="00943165"/>
    <w:rsid w:val="009432B0"/>
    <w:rsid w:val="00943D83"/>
    <w:rsid w:val="009446FE"/>
    <w:rsid w:val="00944921"/>
    <w:rsid w:val="00944D2D"/>
    <w:rsid w:val="0094561D"/>
    <w:rsid w:val="00945940"/>
    <w:rsid w:val="00946497"/>
    <w:rsid w:val="009472E3"/>
    <w:rsid w:val="0094739B"/>
    <w:rsid w:val="00947D29"/>
    <w:rsid w:val="0095049C"/>
    <w:rsid w:val="009504F6"/>
    <w:rsid w:val="009505BF"/>
    <w:rsid w:val="0095089B"/>
    <w:rsid w:val="00950A83"/>
    <w:rsid w:val="00950CFF"/>
    <w:rsid w:val="00950EBF"/>
    <w:rsid w:val="009517B6"/>
    <w:rsid w:val="00951B3A"/>
    <w:rsid w:val="00951E9E"/>
    <w:rsid w:val="009520E1"/>
    <w:rsid w:val="0095251F"/>
    <w:rsid w:val="00954A34"/>
    <w:rsid w:val="0095514F"/>
    <w:rsid w:val="0095518D"/>
    <w:rsid w:val="009552D6"/>
    <w:rsid w:val="00956699"/>
    <w:rsid w:val="0095694F"/>
    <w:rsid w:val="00956F9C"/>
    <w:rsid w:val="0095755A"/>
    <w:rsid w:val="009577C7"/>
    <w:rsid w:val="0096003B"/>
    <w:rsid w:val="009606AE"/>
    <w:rsid w:val="0096126E"/>
    <w:rsid w:val="0096146B"/>
    <w:rsid w:val="0096159E"/>
    <w:rsid w:val="00961B55"/>
    <w:rsid w:val="00961DF6"/>
    <w:rsid w:val="0096209F"/>
    <w:rsid w:val="009623AC"/>
    <w:rsid w:val="00963D77"/>
    <w:rsid w:val="009642A4"/>
    <w:rsid w:val="00964412"/>
    <w:rsid w:val="009646E2"/>
    <w:rsid w:val="00964806"/>
    <w:rsid w:val="00964ECC"/>
    <w:rsid w:val="009656AB"/>
    <w:rsid w:val="00965D72"/>
    <w:rsid w:val="00965DDE"/>
    <w:rsid w:val="0096613B"/>
    <w:rsid w:val="00966729"/>
    <w:rsid w:val="00966949"/>
    <w:rsid w:val="00967089"/>
    <w:rsid w:val="00967881"/>
    <w:rsid w:val="00967DD4"/>
    <w:rsid w:val="00967E80"/>
    <w:rsid w:val="00967FA3"/>
    <w:rsid w:val="009705C9"/>
    <w:rsid w:val="009706F0"/>
    <w:rsid w:val="009707A5"/>
    <w:rsid w:val="00970A3B"/>
    <w:rsid w:val="00970BE7"/>
    <w:rsid w:val="00970D88"/>
    <w:rsid w:val="0097123D"/>
    <w:rsid w:val="009722AC"/>
    <w:rsid w:val="00972A64"/>
    <w:rsid w:val="009732C9"/>
    <w:rsid w:val="00974428"/>
    <w:rsid w:val="00974B74"/>
    <w:rsid w:val="0097517E"/>
    <w:rsid w:val="00976076"/>
    <w:rsid w:val="009777B4"/>
    <w:rsid w:val="00977907"/>
    <w:rsid w:val="009779F5"/>
    <w:rsid w:val="0098020A"/>
    <w:rsid w:val="00981119"/>
    <w:rsid w:val="00982100"/>
    <w:rsid w:val="0098290B"/>
    <w:rsid w:val="00982A45"/>
    <w:rsid w:val="00982C9D"/>
    <w:rsid w:val="009833CB"/>
    <w:rsid w:val="0098353F"/>
    <w:rsid w:val="0098422A"/>
    <w:rsid w:val="00984B4D"/>
    <w:rsid w:val="00984D90"/>
    <w:rsid w:val="009851AF"/>
    <w:rsid w:val="00985404"/>
    <w:rsid w:val="009858FA"/>
    <w:rsid w:val="00985DDA"/>
    <w:rsid w:val="009861F6"/>
    <w:rsid w:val="00986491"/>
    <w:rsid w:val="00986C43"/>
    <w:rsid w:val="00987041"/>
    <w:rsid w:val="00987073"/>
    <w:rsid w:val="00987211"/>
    <w:rsid w:val="0099002F"/>
    <w:rsid w:val="00990187"/>
    <w:rsid w:val="0099037C"/>
    <w:rsid w:val="00991797"/>
    <w:rsid w:val="0099231B"/>
    <w:rsid w:val="009926AE"/>
    <w:rsid w:val="00992E9C"/>
    <w:rsid w:val="00993100"/>
    <w:rsid w:val="0099356B"/>
    <w:rsid w:val="0099363E"/>
    <w:rsid w:val="0099388E"/>
    <w:rsid w:val="00993996"/>
    <w:rsid w:val="0099468C"/>
    <w:rsid w:val="00995494"/>
    <w:rsid w:val="00995C5F"/>
    <w:rsid w:val="00995D93"/>
    <w:rsid w:val="00995FF4"/>
    <w:rsid w:val="00996675"/>
    <w:rsid w:val="00996BEA"/>
    <w:rsid w:val="00997FB7"/>
    <w:rsid w:val="009A01F3"/>
    <w:rsid w:val="009A022B"/>
    <w:rsid w:val="009A05C0"/>
    <w:rsid w:val="009A07C2"/>
    <w:rsid w:val="009A16F8"/>
    <w:rsid w:val="009A1DA3"/>
    <w:rsid w:val="009A252D"/>
    <w:rsid w:val="009A26B9"/>
    <w:rsid w:val="009A28A7"/>
    <w:rsid w:val="009A28E6"/>
    <w:rsid w:val="009A353F"/>
    <w:rsid w:val="009A38CE"/>
    <w:rsid w:val="009A3DD2"/>
    <w:rsid w:val="009A3F51"/>
    <w:rsid w:val="009A4005"/>
    <w:rsid w:val="009A44AF"/>
    <w:rsid w:val="009A497E"/>
    <w:rsid w:val="009A4D38"/>
    <w:rsid w:val="009A4D69"/>
    <w:rsid w:val="009A4FB3"/>
    <w:rsid w:val="009A562A"/>
    <w:rsid w:val="009A58AF"/>
    <w:rsid w:val="009A6DA1"/>
    <w:rsid w:val="009B0095"/>
    <w:rsid w:val="009B062C"/>
    <w:rsid w:val="009B069B"/>
    <w:rsid w:val="009B0BE3"/>
    <w:rsid w:val="009B111E"/>
    <w:rsid w:val="009B13B8"/>
    <w:rsid w:val="009B1973"/>
    <w:rsid w:val="009B3256"/>
    <w:rsid w:val="009B37BE"/>
    <w:rsid w:val="009B38CB"/>
    <w:rsid w:val="009B390B"/>
    <w:rsid w:val="009B3CBA"/>
    <w:rsid w:val="009B3D9D"/>
    <w:rsid w:val="009B3F16"/>
    <w:rsid w:val="009B703A"/>
    <w:rsid w:val="009B770C"/>
    <w:rsid w:val="009B7C30"/>
    <w:rsid w:val="009B7E4B"/>
    <w:rsid w:val="009B7E82"/>
    <w:rsid w:val="009B7ED7"/>
    <w:rsid w:val="009C003B"/>
    <w:rsid w:val="009C0E8D"/>
    <w:rsid w:val="009C2F37"/>
    <w:rsid w:val="009C35B4"/>
    <w:rsid w:val="009C39E5"/>
    <w:rsid w:val="009C40AE"/>
    <w:rsid w:val="009C464A"/>
    <w:rsid w:val="009C57BB"/>
    <w:rsid w:val="009C5A4B"/>
    <w:rsid w:val="009C5D11"/>
    <w:rsid w:val="009C5D3E"/>
    <w:rsid w:val="009C691F"/>
    <w:rsid w:val="009C7259"/>
    <w:rsid w:val="009C7794"/>
    <w:rsid w:val="009D0C2A"/>
    <w:rsid w:val="009D1789"/>
    <w:rsid w:val="009D22C5"/>
    <w:rsid w:val="009D2425"/>
    <w:rsid w:val="009D36E0"/>
    <w:rsid w:val="009D5771"/>
    <w:rsid w:val="009D59A5"/>
    <w:rsid w:val="009D632F"/>
    <w:rsid w:val="009D6B5D"/>
    <w:rsid w:val="009E0684"/>
    <w:rsid w:val="009E0A9E"/>
    <w:rsid w:val="009E0BAA"/>
    <w:rsid w:val="009E0BED"/>
    <w:rsid w:val="009E0E82"/>
    <w:rsid w:val="009E0ECC"/>
    <w:rsid w:val="009E156F"/>
    <w:rsid w:val="009E17C9"/>
    <w:rsid w:val="009E1C59"/>
    <w:rsid w:val="009E22E8"/>
    <w:rsid w:val="009E2879"/>
    <w:rsid w:val="009E2AB1"/>
    <w:rsid w:val="009E326C"/>
    <w:rsid w:val="009E41D0"/>
    <w:rsid w:val="009E43D5"/>
    <w:rsid w:val="009E4522"/>
    <w:rsid w:val="009E4E60"/>
    <w:rsid w:val="009E5121"/>
    <w:rsid w:val="009E65C7"/>
    <w:rsid w:val="009E6E1E"/>
    <w:rsid w:val="009E70EC"/>
    <w:rsid w:val="009E7A73"/>
    <w:rsid w:val="009E7BEE"/>
    <w:rsid w:val="009E7C07"/>
    <w:rsid w:val="009E7C0B"/>
    <w:rsid w:val="009F0BEA"/>
    <w:rsid w:val="009F1059"/>
    <w:rsid w:val="009F15D1"/>
    <w:rsid w:val="009F1CE7"/>
    <w:rsid w:val="009F2AB6"/>
    <w:rsid w:val="009F50DE"/>
    <w:rsid w:val="009F5427"/>
    <w:rsid w:val="009F59AB"/>
    <w:rsid w:val="009F5B24"/>
    <w:rsid w:val="009F5D09"/>
    <w:rsid w:val="009F5ECA"/>
    <w:rsid w:val="009F6DA8"/>
    <w:rsid w:val="009F76C2"/>
    <w:rsid w:val="009F7746"/>
    <w:rsid w:val="00A001AD"/>
    <w:rsid w:val="00A008EA"/>
    <w:rsid w:val="00A00DAD"/>
    <w:rsid w:val="00A01F1A"/>
    <w:rsid w:val="00A01F90"/>
    <w:rsid w:val="00A0203F"/>
    <w:rsid w:val="00A0231F"/>
    <w:rsid w:val="00A03081"/>
    <w:rsid w:val="00A0392B"/>
    <w:rsid w:val="00A039E7"/>
    <w:rsid w:val="00A04782"/>
    <w:rsid w:val="00A0490F"/>
    <w:rsid w:val="00A04AF0"/>
    <w:rsid w:val="00A04F47"/>
    <w:rsid w:val="00A05046"/>
    <w:rsid w:val="00A05F95"/>
    <w:rsid w:val="00A05FDF"/>
    <w:rsid w:val="00A065B7"/>
    <w:rsid w:val="00A07378"/>
    <w:rsid w:val="00A07D43"/>
    <w:rsid w:val="00A07FF0"/>
    <w:rsid w:val="00A10A36"/>
    <w:rsid w:val="00A1101C"/>
    <w:rsid w:val="00A11939"/>
    <w:rsid w:val="00A1197C"/>
    <w:rsid w:val="00A11A12"/>
    <w:rsid w:val="00A12AB3"/>
    <w:rsid w:val="00A134AB"/>
    <w:rsid w:val="00A13BE5"/>
    <w:rsid w:val="00A14242"/>
    <w:rsid w:val="00A1443B"/>
    <w:rsid w:val="00A150DC"/>
    <w:rsid w:val="00A15CB5"/>
    <w:rsid w:val="00A16432"/>
    <w:rsid w:val="00A175D2"/>
    <w:rsid w:val="00A228C2"/>
    <w:rsid w:val="00A22978"/>
    <w:rsid w:val="00A22AAB"/>
    <w:rsid w:val="00A22C9A"/>
    <w:rsid w:val="00A22F38"/>
    <w:rsid w:val="00A23780"/>
    <w:rsid w:val="00A23A80"/>
    <w:rsid w:val="00A23F02"/>
    <w:rsid w:val="00A24018"/>
    <w:rsid w:val="00A240C1"/>
    <w:rsid w:val="00A249BB"/>
    <w:rsid w:val="00A24D61"/>
    <w:rsid w:val="00A25445"/>
    <w:rsid w:val="00A25A19"/>
    <w:rsid w:val="00A25D19"/>
    <w:rsid w:val="00A265D5"/>
    <w:rsid w:val="00A26705"/>
    <w:rsid w:val="00A27979"/>
    <w:rsid w:val="00A30265"/>
    <w:rsid w:val="00A30696"/>
    <w:rsid w:val="00A30F8F"/>
    <w:rsid w:val="00A31103"/>
    <w:rsid w:val="00A32808"/>
    <w:rsid w:val="00A32887"/>
    <w:rsid w:val="00A32B9B"/>
    <w:rsid w:val="00A32BDA"/>
    <w:rsid w:val="00A32CFD"/>
    <w:rsid w:val="00A3367E"/>
    <w:rsid w:val="00A3373A"/>
    <w:rsid w:val="00A34448"/>
    <w:rsid w:val="00A345D2"/>
    <w:rsid w:val="00A34638"/>
    <w:rsid w:val="00A3498A"/>
    <w:rsid w:val="00A3604B"/>
    <w:rsid w:val="00A36296"/>
    <w:rsid w:val="00A362AC"/>
    <w:rsid w:val="00A37195"/>
    <w:rsid w:val="00A40732"/>
    <w:rsid w:val="00A41A24"/>
    <w:rsid w:val="00A41D23"/>
    <w:rsid w:val="00A41EAD"/>
    <w:rsid w:val="00A41EDB"/>
    <w:rsid w:val="00A42707"/>
    <w:rsid w:val="00A427E7"/>
    <w:rsid w:val="00A42F1A"/>
    <w:rsid w:val="00A4335F"/>
    <w:rsid w:val="00A433DE"/>
    <w:rsid w:val="00A43FB7"/>
    <w:rsid w:val="00A4434A"/>
    <w:rsid w:val="00A445B5"/>
    <w:rsid w:val="00A44736"/>
    <w:rsid w:val="00A45285"/>
    <w:rsid w:val="00A45749"/>
    <w:rsid w:val="00A460FD"/>
    <w:rsid w:val="00A47037"/>
    <w:rsid w:val="00A4751E"/>
    <w:rsid w:val="00A477CA"/>
    <w:rsid w:val="00A47983"/>
    <w:rsid w:val="00A47BC8"/>
    <w:rsid w:val="00A47CF4"/>
    <w:rsid w:val="00A47DB2"/>
    <w:rsid w:val="00A47E45"/>
    <w:rsid w:val="00A5003F"/>
    <w:rsid w:val="00A5157A"/>
    <w:rsid w:val="00A517B8"/>
    <w:rsid w:val="00A518A9"/>
    <w:rsid w:val="00A5306F"/>
    <w:rsid w:val="00A547E5"/>
    <w:rsid w:val="00A54D57"/>
    <w:rsid w:val="00A54DE9"/>
    <w:rsid w:val="00A55421"/>
    <w:rsid w:val="00A555AE"/>
    <w:rsid w:val="00A555AF"/>
    <w:rsid w:val="00A556EC"/>
    <w:rsid w:val="00A558C2"/>
    <w:rsid w:val="00A55BAE"/>
    <w:rsid w:val="00A55ED3"/>
    <w:rsid w:val="00A56BFE"/>
    <w:rsid w:val="00A57AE2"/>
    <w:rsid w:val="00A60E4C"/>
    <w:rsid w:val="00A6124A"/>
    <w:rsid w:val="00A61FEE"/>
    <w:rsid w:val="00A62DC9"/>
    <w:rsid w:val="00A62F17"/>
    <w:rsid w:val="00A63A3A"/>
    <w:rsid w:val="00A6449D"/>
    <w:rsid w:val="00A64620"/>
    <w:rsid w:val="00A6471D"/>
    <w:rsid w:val="00A6512E"/>
    <w:rsid w:val="00A655B6"/>
    <w:rsid w:val="00A66697"/>
    <w:rsid w:val="00A66920"/>
    <w:rsid w:val="00A66F7B"/>
    <w:rsid w:val="00A67818"/>
    <w:rsid w:val="00A67A0E"/>
    <w:rsid w:val="00A700DC"/>
    <w:rsid w:val="00A709CF"/>
    <w:rsid w:val="00A70BDC"/>
    <w:rsid w:val="00A7142B"/>
    <w:rsid w:val="00A7291E"/>
    <w:rsid w:val="00A72A82"/>
    <w:rsid w:val="00A73222"/>
    <w:rsid w:val="00A739F8"/>
    <w:rsid w:val="00A74883"/>
    <w:rsid w:val="00A74DFE"/>
    <w:rsid w:val="00A75080"/>
    <w:rsid w:val="00A751C0"/>
    <w:rsid w:val="00A758CC"/>
    <w:rsid w:val="00A75DA7"/>
    <w:rsid w:val="00A75F59"/>
    <w:rsid w:val="00A7637B"/>
    <w:rsid w:val="00A769BE"/>
    <w:rsid w:val="00A76B22"/>
    <w:rsid w:val="00A76BA1"/>
    <w:rsid w:val="00A76F9F"/>
    <w:rsid w:val="00A774FD"/>
    <w:rsid w:val="00A77522"/>
    <w:rsid w:val="00A776D0"/>
    <w:rsid w:val="00A77837"/>
    <w:rsid w:val="00A779D2"/>
    <w:rsid w:val="00A77EC4"/>
    <w:rsid w:val="00A806BC"/>
    <w:rsid w:val="00A80A55"/>
    <w:rsid w:val="00A81149"/>
    <w:rsid w:val="00A8139C"/>
    <w:rsid w:val="00A81F91"/>
    <w:rsid w:val="00A823A0"/>
    <w:rsid w:val="00A82C76"/>
    <w:rsid w:val="00A846C1"/>
    <w:rsid w:val="00A8497A"/>
    <w:rsid w:val="00A85397"/>
    <w:rsid w:val="00A858B4"/>
    <w:rsid w:val="00A85D1C"/>
    <w:rsid w:val="00A90E02"/>
    <w:rsid w:val="00A90FE8"/>
    <w:rsid w:val="00A9205F"/>
    <w:rsid w:val="00A92622"/>
    <w:rsid w:val="00A92FF4"/>
    <w:rsid w:val="00A93418"/>
    <w:rsid w:val="00A93861"/>
    <w:rsid w:val="00A941B2"/>
    <w:rsid w:val="00A94668"/>
    <w:rsid w:val="00A94B5C"/>
    <w:rsid w:val="00A94F4A"/>
    <w:rsid w:val="00A95E5E"/>
    <w:rsid w:val="00A96453"/>
    <w:rsid w:val="00A97635"/>
    <w:rsid w:val="00A977AB"/>
    <w:rsid w:val="00AA0D25"/>
    <w:rsid w:val="00AA1063"/>
    <w:rsid w:val="00AA17C0"/>
    <w:rsid w:val="00AA22FC"/>
    <w:rsid w:val="00AA2588"/>
    <w:rsid w:val="00AA2D7C"/>
    <w:rsid w:val="00AA30FC"/>
    <w:rsid w:val="00AA3E51"/>
    <w:rsid w:val="00AA40F7"/>
    <w:rsid w:val="00AA4668"/>
    <w:rsid w:val="00AA5C2D"/>
    <w:rsid w:val="00AA6EBC"/>
    <w:rsid w:val="00AA7204"/>
    <w:rsid w:val="00AA7604"/>
    <w:rsid w:val="00AA7C36"/>
    <w:rsid w:val="00AB218A"/>
    <w:rsid w:val="00AB2221"/>
    <w:rsid w:val="00AB2628"/>
    <w:rsid w:val="00AB2DF7"/>
    <w:rsid w:val="00AB3253"/>
    <w:rsid w:val="00AB3C1A"/>
    <w:rsid w:val="00AB3CF5"/>
    <w:rsid w:val="00AB3FB6"/>
    <w:rsid w:val="00AB42C4"/>
    <w:rsid w:val="00AB460F"/>
    <w:rsid w:val="00AB4FEA"/>
    <w:rsid w:val="00AB6660"/>
    <w:rsid w:val="00AB6B03"/>
    <w:rsid w:val="00AB6BE0"/>
    <w:rsid w:val="00AB6F67"/>
    <w:rsid w:val="00AB722B"/>
    <w:rsid w:val="00AB73C4"/>
    <w:rsid w:val="00AB7429"/>
    <w:rsid w:val="00AB7666"/>
    <w:rsid w:val="00AB7BDB"/>
    <w:rsid w:val="00AB7CD0"/>
    <w:rsid w:val="00AB7CD6"/>
    <w:rsid w:val="00AB7DCB"/>
    <w:rsid w:val="00AB7EEA"/>
    <w:rsid w:val="00AC02BC"/>
    <w:rsid w:val="00AC047B"/>
    <w:rsid w:val="00AC0919"/>
    <w:rsid w:val="00AC1195"/>
    <w:rsid w:val="00AC18F8"/>
    <w:rsid w:val="00AC1A04"/>
    <w:rsid w:val="00AC2283"/>
    <w:rsid w:val="00AC2698"/>
    <w:rsid w:val="00AC26AB"/>
    <w:rsid w:val="00AC31AA"/>
    <w:rsid w:val="00AC32E0"/>
    <w:rsid w:val="00AC33A4"/>
    <w:rsid w:val="00AC39BF"/>
    <w:rsid w:val="00AC3FFA"/>
    <w:rsid w:val="00AC4D81"/>
    <w:rsid w:val="00AC51FE"/>
    <w:rsid w:val="00AC621D"/>
    <w:rsid w:val="00AC65F7"/>
    <w:rsid w:val="00AC6BD8"/>
    <w:rsid w:val="00AC6CF2"/>
    <w:rsid w:val="00AC6ECB"/>
    <w:rsid w:val="00AC7E04"/>
    <w:rsid w:val="00AC7FBC"/>
    <w:rsid w:val="00AD0219"/>
    <w:rsid w:val="00AD0280"/>
    <w:rsid w:val="00AD02C9"/>
    <w:rsid w:val="00AD19C8"/>
    <w:rsid w:val="00AD1CB4"/>
    <w:rsid w:val="00AD1D94"/>
    <w:rsid w:val="00AD244B"/>
    <w:rsid w:val="00AD29DC"/>
    <w:rsid w:val="00AD2A7B"/>
    <w:rsid w:val="00AD2B97"/>
    <w:rsid w:val="00AD2F51"/>
    <w:rsid w:val="00AD3DEA"/>
    <w:rsid w:val="00AD42CC"/>
    <w:rsid w:val="00AD4849"/>
    <w:rsid w:val="00AD507E"/>
    <w:rsid w:val="00AD58F5"/>
    <w:rsid w:val="00AD5C51"/>
    <w:rsid w:val="00AD6136"/>
    <w:rsid w:val="00AD69F1"/>
    <w:rsid w:val="00AD7191"/>
    <w:rsid w:val="00AE12E9"/>
    <w:rsid w:val="00AE16A3"/>
    <w:rsid w:val="00AE1774"/>
    <w:rsid w:val="00AE1E62"/>
    <w:rsid w:val="00AE2237"/>
    <w:rsid w:val="00AE2566"/>
    <w:rsid w:val="00AE29E8"/>
    <w:rsid w:val="00AE362E"/>
    <w:rsid w:val="00AE3CBC"/>
    <w:rsid w:val="00AE4042"/>
    <w:rsid w:val="00AE493F"/>
    <w:rsid w:val="00AE5D30"/>
    <w:rsid w:val="00AE5F1C"/>
    <w:rsid w:val="00AE68A2"/>
    <w:rsid w:val="00AE760D"/>
    <w:rsid w:val="00AE772A"/>
    <w:rsid w:val="00AE79A9"/>
    <w:rsid w:val="00AF0466"/>
    <w:rsid w:val="00AF0D17"/>
    <w:rsid w:val="00AF0F84"/>
    <w:rsid w:val="00AF106E"/>
    <w:rsid w:val="00AF139F"/>
    <w:rsid w:val="00AF2828"/>
    <w:rsid w:val="00AF2AC2"/>
    <w:rsid w:val="00AF2C68"/>
    <w:rsid w:val="00AF2EE3"/>
    <w:rsid w:val="00AF3C29"/>
    <w:rsid w:val="00AF3E1B"/>
    <w:rsid w:val="00AF4020"/>
    <w:rsid w:val="00AF5ABD"/>
    <w:rsid w:val="00AF601B"/>
    <w:rsid w:val="00AF6DBE"/>
    <w:rsid w:val="00B00710"/>
    <w:rsid w:val="00B010B7"/>
    <w:rsid w:val="00B01275"/>
    <w:rsid w:val="00B014D6"/>
    <w:rsid w:val="00B01552"/>
    <w:rsid w:val="00B015A2"/>
    <w:rsid w:val="00B01E4E"/>
    <w:rsid w:val="00B024A4"/>
    <w:rsid w:val="00B02783"/>
    <w:rsid w:val="00B0293E"/>
    <w:rsid w:val="00B02B6D"/>
    <w:rsid w:val="00B02CE3"/>
    <w:rsid w:val="00B03BBF"/>
    <w:rsid w:val="00B04E20"/>
    <w:rsid w:val="00B04E3D"/>
    <w:rsid w:val="00B04F77"/>
    <w:rsid w:val="00B05384"/>
    <w:rsid w:val="00B05B86"/>
    <w:rsid w:val="00B069B4"/>
    <w:rsid w:val="00B06F7C"/>
    <w:rsid w:val="00B072CA"/>
    <w:rsid w:val="00B078D5"/>
    <w:rsid w:val="00B07B7D"/>
    <w:rsid w:val="00B108AC"/>
    <w:rsid w:val="00B10A8C"/>
    <w:rsid w:val="00B11790"/>
    <w:rsid w:val="00B121A9"/>
    <w:rsid w:val="00B142AA"/>
    <w:rsid w:val="00B14301"/>
    <w:rsid w:val="00B1443B"/>
    <w:rsid w:val="00B14EB5"/>
    <w:rsid w:val="00B15425"/>
    <w:rsid w:val="00B15D23"/>
    <w:rsid w:val="00B16E44"/>
    <w:rsid w:val="00B16FA8"/>
    <w:rsid w:val="00B20288"/>
    <w:rsid w:val="00B21198"/>
    <w:rsid w:val="00B21351"/>
    <w:rsid w:val="00B21779"/>
    <w:rsid w:val="00B225EF"/>
    <w:rsid w:val="00B226F7"/>
    <w:rsid w:val="00B2292F"/>
    <w:rsid w:val="00B22DC8"/>
    <w:rsid w:val="00B230C1"/>
    <w:rsid w:val="00B2328D"/>
    <w:rsid w:val="00B23EA6"/>
    <w:rsid w:val="00B24206"/>
    <w:rsid w:val="00B25919"/>
    <w:rsid w:val="00B25C67"/>
    <w:rsid w:val="00B27520"/>
    <w:rsid w:val="00B2778C"/>
    <w:rsid w:val="00B30843"/>
    <w:rsid w:val="00B31F2A"/>
    <w:rsid w:val="00B32879"/>
    <w:rsid w:val="00B3367D"/>
    <w:rsid w:val="00B337C8"/>
    <w:rsid w:val="00B341DF"/>
    <w:rsid w:val="00B34310"/>
    <w:rsid w:val="00B343DF"/>
    <w:rsid w:val="00B34BD8"/>
    <w:rsid w:val="00B34D87"/>
    <w:rsid w:val="00B36040"/>
    <w:rsid w:val="00B364CA"/>
    <w:rsid w:val="00B36F84"/>
    <w:rsid w:val="00B379A6"/>
    <w:rsid w:val="00B37E6D"/>
    <w:rsid w:val="00B405F9"/>
    <w:rsid w:val="00B4114C"/>
    <w:rsid w:val="00B41D48"/>
    <w:rsid w:val="00B427F5"/>
    <w:rsid w:val="00B42AB3"/>
    <w:rsid w:val="00B44C01"/>
    <w:rsid w:val="00B45327"/>
    <w:rsid w:val="00B4616F"/>
    <w:rsid w:val="00B47292"/>
    <w:rsid w:val="00B47E30"/>
    <w:rsid w:val="00B5032A"/>
    <w:rsid w:val="00B510EA"/>
    <w:rsid w:val="00B5117E"/>
    <w:rsid w:val="00B530A9"/>
    <w:rsid w:val="00B53D31"/>
    <w:rsid w:val="00B540B4"/>
    <w:rsid w:val="00B54CF5"/>
    <w:rsid w:val="00B551BF"/>
    <w:rsid w:val="00B55854"/>
    <w:rsid w:val="00B57470"/>
    <w:rsid w:val="00B57C25"/>
    <w:rsid w:val="00B57F2F"/>
    <w:rsid w:val="00B57FE8"/>
    <w:rsid w:val="00B602F1"/>
    <w:rsid w:val="00B60B16"/>
    <w:rsid w:val="00B60DF1"/>
    <w:rsid w:val="00B61387"/>
    <w:rsid w:val="00B61574"/>
    <w:rsid w:val="00B62CE2"/>
    <w:rsid w:val="00B62F62"/>
    <w:rsid w:val="00B6345E"/>
    <w:rsid w:val="00B6362A"/>
    <w:rsid w:val="00B637F8"/>
    <w:rsid w:val="00B63BEC"/>
    <w:rsid w:val="00B6421C"/>
    <w:rsid w:val="00B65C67"/>
    <w:rsid w:val="00B66409"/>
    <w:rsid w:val="00B664E9"/>
    <w:rsid w:val="00B66BFC"/>
    <w:rsid w:val="00B66EE8"/>
    <w:rsid w:val="00B66F90"/>
    <w:rsid w:val="00B706A6"/>
    <w:rsid w:val="00B70BFF"/>
    <w:rsid w:val="00B70FE5"/>
    <w:rsid w:val="00B7116A"/>
    <w:rsid w:val="00B719DB"/>
    <w:rsid w:val="00B71E9D"/>
    <w:rsid w:val="00B71F3C"/>
    <w:rsid w:val="00B72D02"/>
    <w:rsid w:val="00B73D35"/>
    <w:rsid w:val="00B74B49"/>
    <w:rsid w:val="00B74EA2"/>
    <w:rsid w:val="00B7595E"/>
    <w:rsid w:val="00B76938"/>
    <w:rsid w:val="00B76FFC"/>
    <w:rsid w:val="00B7752E"/>
    <w:rsid w:val="00B77862"/>
    <w:rsid w:val="00B809E0"/>
    <w:rsid w:val="00B8103F"/>
    <w:rsid w:val="00B81103"/>
    <w:rsid w:val="00B81144"/>
    <w:rsid w:val="00B8236C"/>
    <w:rsid w:val="00B82DE8"/>
    <w:rsid w:val="00B83EFA"/>
    <w:rsid w:val="00B845A6"/>
    <w:rsid w:val="00B84A4B"/>
    <w:rsid w:val="00B85193"/>
    <w:rsid w:val="00B86774"/>
    <w:rsid w:val="00B86BBF"/>
    <w:rsid w:val="00B877B5"/>
    <w:rsid w:val="00B87976"/>
    <w:rsid w:val="00B90404"/>
    <w:rsid w:val="00B91040"/>
    <w:rsid w:val="00B91D59"/>
    <w:rsid w:val="00B92B12"/>
    <w:rsid w:val="00B9336C"/>
    <w:rsid w:val="00B9381E"/>
    <w:rsid w:val="00B93EB6"/>
    <w:rsid w:val="00B945C1"/>
    <w:rsid w:val="00B9508F"/>
    <w:rsid w:val="00B96264"/>
    <w:rsid w:val="00B96339"/>
    <w:rsid w:val="00B9685F"/>
    <w:rsid w:val="00B96D43"/>
    <w:rsid w:val="00B97E0B"/>
    <w:rsid w:val="00BA0402"/>
    <w:rsid w:val="00BA05A0"/>
    <w:rsid w:val="00BA1B94"/>
    <w:rsid w:val="00BA1DF6"/>
    <w:rsid w:val="00BA2949"/>
    <w:rsid w:val="00BA29CD"/>
    <w:rsid w:val="00BA2AF7"/>
    <w:rsid w:val="00BA303F"/>
    <w:rsid w:val="00BA311D"/>
    <w:rsid w:val="00BA3190"/>
    <w:rsid w:val="00BA3526"/>
    <w:rsid w:val="00BA3989"/>
    <w:rsid w:val="00BA4886"/>
    <w:rsid w:val="00BA4C2C"/>
    <w:rsid w:val="00BA4CC6"/>
    <w:rsid w:val="00BA569D"/>
    <w:rsid w:val="00BA576E"/>
    <w:rsid w:val="00BA5A34"/>
    <w:rsid w:val="00BA5D5F"/>
    <w:rsid w:val="00BA6043"/>
    <w:rsid w:val="00BA671E"/>
    <w:rsid w:val="00BA6841"/>
    <w:rsid w:val="00BA6E38"/>
    <w:rsid w:val="00BA6F22"/>
    <w:rsid w:val="00BA6FF1"/>
    <w:rsid w:val="00BA7547"/>
    <w:rsid w:val="00BA78A8"/>
    <w:rsid w:val="00BA7DAA"/>
    <w:rsid w:val="00BA7F29"/>
    <w:rsid w:val="00BB06F5"/>
    <w:rsid w:val="00BB0907"/>
    <w:rsid w:val="00BB0938"/>
    <w:rsid w:val="00BB0A08"/>
    <w:rsid w:val="00BB0E29"/>
    <w:rsid w:val="00BB0E50"/>
    <w:rsid w:val="00BB140C"/>
    <w:rsid w:val="00BB2B10"/>
    <w:rsid w:val="00BB2C6C"/>
    <w:rsid w:val="00BB3251"/>
    <w:rsid w:val="00BB4678"/>
    <w:rsid w:val="00BB575C"/>
    <w:rsid w:val="00BB5C09"/>
    <w:rsid w:val="00BB5DD0"/>
    <w:rsid w:val="00BB6DF7"/>
    <w:rsid w:val="00BB6EF3"/>
    <w:rsid w:val="00BB7AC4"/>
    <w:rsid w:val="00BC0754"/>
    <w:rsid w:val="00BC20D8"/>
    <w:rsid w:val="00BC2623"/>
    <w:rsid w:val="00BC2FF3"/>
    <w:rsid w:val="00BC3391"/>
    <w:rsid w:val="00BC38C4"/>
    <w:rsid w:val="00BC3D0E"/>
    <w:rsid w:val="00BC4B3C"/>
    <w:rsid w:val="00BC50F7"/>
    <w:rsid w:val="00BC68A4"/>
    <w:rsid w:val="00BC6CC3"/>
    <w:rsid w:val="00BC6E33"/>
    <w:rsid w:val="00BC7502"/>
    <w:rsid w:val="00BC7B6B"/>
    <w:rsid w:val="00BC7C91"/>
    <w:rsid w:val="00BD09A5"/>
    <w:rsid w:val="00BD1059"/>
    <w:rsid w:val="00BD1296"/>
    <w:rsid w:val="00BD231B"/>
    <w:rsid w:val="00BD28A4"/>
    <w:rsid w:val="00BD2DAF"/>
    <w:rsid w:val="00BD2DC9"/>
    <w:rsid w:val="00BD2E02"/>
    <w:rsid w:val="00BD3230"/>
    <w:rsid w:val="00BD3339"/>
    <w:rsid w:val="00BD38BE"/>
    <w:rsid w:val="00BD3C70"/>
    <w:rsid w:val="00BD48E2"/>
    <w:rsid w:val="00BD493F"/>
    <w:rsid w:val="00BD497A"/>
    <w:rsid w:val="00BD4B5A"/>
    <w:rsid w:val="00BD5133"/>
    <w:rsid w:val="00BD53DB"/>
    <w:rsid w:val="00BD5C2E"/>
    <w:rsid w:val="00BD5E0F"/>
    <w:rsid w:val="00BD6A36"/>
    <w:rsid w:val="00BD6AB6"/>
    <w:rsid w:val="00BD72B3"/>
    <w:rsid w:val="00BE0FCA"/>
    <w:rsid w:val="00BE18FF"/>
    <w:rsid w:val="00BE20BC"/>
    <w:rsid w:val="00BE2323"/>
    <w:rsid w:val="00BE2417"/>
    <w:rsid w:val="00BE29C5"/>
    <w:rsid w:val="00BE3912"/>
    <w:rsid w:val="00BE3B66"/>
    <w:rsid w:val="00BE4115"/>
    <w:rsid w:val="00BE4352"/>
    <w:rsid w:val="00BE4354"/>
    <w:rsid w:val="00BE47BA"/>
    <w:rsid w:val="00BE5F56"/>
    <w:rsid w:val="00BE714C"/>
    <w:rsid w:val="00BE7483"/>
    <w:rsid w:val="00BE758A"/>
    <w:rsid w:val="00BF0671"/>
    <w:rsid w:val="00BF07B9"/>
    <w:rsid w:val="00BF0A66"/>
    <w:rsid w:val="00BF0BE4"/>
    <w:rsid w:val="00BF0EA5"/>
    <w:rsid w:val="00BF1237"/>
    <w:rsid w:val="00BF1640"/>
    <w:rsid w:val="00BF20A0"/>
    <w:rsid w:val="00BF251B"/>
    <w:rsid w:val="00BF3547"/>
    <w:rsid w:val="00BF41EB"/>
    <w:rsid w:val="00BF425B"/>
    <w:rsid w:val="00BF5121"/>
    <w:rsid w:val="00BF5402"/>
    <w:rsid w:val="00BF5D34"/>
    <w:rsid w:val="00BF6D12"/>
    <w:rsid w:val="00BF6D13"/>
    <w:rsid w:val="00BF786F"/>
    <w:rsid w:val="00BF7874"/>
    <w:rsid w:val="00BF7913"/>
    <w:rsid w:val="00C00366"/>
    <w:rsid w:val="00C005C4"/>
    <w:rsid w:val="00C00890"/>
    <w:rsid w:val="00C01447"/>
    <w:rsid w:val="00C01D51"/>
    <w:rsid w:val="00C01E76"/>
    <w:rsid w:val="00C020A7"/>
    <w:rsid w:val="00C02F66"/>
    <w:rsid w:val="00C033B9"/>
    <w:rsid w:val="00C0365E"/>
    <w:rsid w:val="00C04F9D"/>
    <w:rsid w:val="00C065A3"/>
    <w:rsid w:val="00C07562"/>
    <w:rsid w:val="00C07D6F"/>
    <w:rsid w:val="00C10841"/>
    <w:rsid w:val="00C10B33"/>
    <w:rsid w:val="00C10CA4"/>
    <w:rsid w:val="00C10DA9"/>
    <w:rsid w:val="00C1108B"/>
    <w:rsid w:val="00C110B4"/>
    <w:rsid w:val="00C118BA"/>
    <w:rsid w:val="00C11C2D"/>
    <w:rsid w:val="00C1261D"/>
    <w:rsid w:val="00C12BE5"/>
    <w:rsid w:val="00C13365"/>
    <w:rsid w:val="00C133CB"/>
    <w:rsid w:val="00C133FC"/>
    <w:rsid w:val="00C13E2F"/>
    <w:rsid w:val="00C13F5C"/>
    <w:rsid w:val="00C143E6"/>
    <w:rsid w:val="00C1481A"/>
    <w:rsid w:val="00C14FEA"/>
    <w:rsid w:val="00C16085"/>
    <w:rsid w:val="00C16314"/>
    <w:rsid w:val="00C16E9D"/>
    <w:rsid w:val="00C171F8"/>
    <w:rsid w:val="00C17329"/>
    <w:rsid w:val="00C2098C"/>
    <w:rsid w:val="00C21B65"/>
    <w:rsid w:val="00C21D32"/>
    <w:rsid w:val="00C21EDC"/>
    <w:rsid w:val="00C22076"/>
    <w:rsid w:val="00C2219D"/>
    <w:rsid w:val="00C226AF"/>
    <w:rsid w:val="00C22851"/>
    <w:rsid w:val="00C22F1A"/>
    <w:rsid w:val="00C2370F"/>
    <w:rsid w:val="00C23ADD"/>
    <w:rsid w:val="00C2452C"/>
    <w:rsid w:val="00C246C3"/>
    <w:rsid w:val="00C24981"/>
    <w:rsid w:val="00C256CD"/>
    <w:rsid w:val="00C25FE4"/>
    <w:rsid w:val="00C2630A"/>
    <w:rsid w:val="00C26B37"/>
    <w:rsid w:val="00C26D73"/>
    <w:rsid w:val="00C279D6"/>
    <w:rsid w:val="00C27B34"/>
    <w:rsid w:val="00C27D66"/>
    <w:rsid w:val="00C3067D"/>
    <w:rsid w:val="00C306DB"/>
    <w:rsid w:val="00C306F1"/>
    <w:rsid w:val="00C3075C"/>
    <w:rsid w:val="00C3283D"/>
    <w:rsid w:val="00C32B2F"/>
    <w:rsid w:val="00C3440A"/>
    <w:rsid w:val="00C34837"/>
    <w:rsid w:val="00C349B2"/>
    <w:rsid w:val="00C34E21"/>
    <w:rsid w:val="00C351EC"/>
    <w:rsid w:val="00C35785"/>
    <w:rsid w:val="00C373E8"/>
    <w:rsid w:val="00C37877"/>
    <w:rsid w:val="00C378BC"/>
    <w:rsid w:val="00C379DC"/>
    <w:rsid w:val="00C37AE3"/>
    <w:rsid w:val="00C37FB5"/>
    <w:rsid w:val="00C40412"/>
    <w:rsid w:val="00C405AF"/>
    <w:rsid w:val="00C40A5A"/>
    <w:rsid w:val="00C40AF5"/>
    <w:rsid w:val="00C40ED2"/>
    <w:rsid w:val="00C41038"/>
    <w:rsid w:val="00C41BCD"/>
    <w:rsid w:val="00C4225E"/>
    <w:rsid w:val="00C43AE7"/>
    <w:rsid w:val="00C43E44"/>
    <w:rsid w:val="00C45738"/>
    <w:rsid w:val="00C4681A"/>
    <w:rsid w:val="00C46BC8"/>
    <w:rsid w:val="00C47A8A"/>
    <w:rsid w:val="00C504B3"/>
    <w:rsid w:val="00C50C1D"/>
    <w:rsid w:val="00C50DB1"/>
    <w:rsid w:val="00C51533"/>
    <w:rsid w:val="00C515AD"/>
    <w:rsid w:val="00C51F73"/>
    <w:rsid w:val="00C523A8"/>
    <w:rsid w:val="00C523FE"/>
    <w:rsid w:val="00C52687"/>
    <w:rsid w:val="00C52BB7"/>
    <w:rsid w:val="00C53F6C"/>
    <w:rsid w:val="00C5438D"/>
    <w:rsid w:val="00C557E8"/>
    <w:rsid w:val="00C557E9"/>
    <w:rsid w:val="00C561D9"/>
    <w:rsid w:val="00C569D2"/>
    <w:rsid w:val="00C56AB5"/>
    <w:rsid w:val="00C572E2"/>
    <w:rsid w:val="00C57F54"/>
    <w:rsid w:val="00C57FC8"/>
    <w:rsid w:val="00C6044B"/>
    <w:rsid w:val="00C604E5"/>
    <w:rsid w:val="00C607B0"/>
    <w:rsid w:val="00C60F30"/>
    <w:rsid w:val="00C60FAD"/>
    <w:rsid w:val="00C61E13"/>
    <w:rsid w:val="00C6211D"/>
    <w:rsid w:val="00C6218B"/>
    <w:rsid w:val="00C62266"/>
    <w:rsid w:val="00C62668"/>
    <w:rsid w:val="00C62ED9"/>
    <w:rsid w:val="00C63277"/>
    <w:rsid w:val="00C634B0"/>
    <w:rsid w:val="00C6373C"/>
    <w:rsid w:val="00C63992"/>
    <w:rsid w:val="00C63C17"/>
    <w:rsid w:val="00C646AC"/>
    <w:rsid w:val="00C64A61"/>
    <w:rsid w:val="00C64D60"/>
    <w:rsid w:val="00C65A65"/>
    <w:rsid w:val="00C6601C"/>
    <w:rsid w:val="00C661FA"/>
    <w:rsid w:val="00C6665B"/>
    <w:rsid w:val="00C6668A"/>
    <w:rsid w:val="00C66758"/>
    <w:rsid w:val="00C675C1"/>
    <w:rsid w:val="00C7024C"/>
    <w:rsid w:val="00C70594"/>
    <w:rsid w:val="00C71209"/>
    <w:rsid w:val="00C7171A"/>
    <w:rsid w:val="00C71A2E"/>
    <w:rsid w:val="00C71C4F"/>
    <w:rsid w:val="00C73094"/>
    <w:rsid w:val="00C73120"/>
    <w:rsid w:val="00C74526"/>
    <w:rsid w:val="00C74ADE"/>
    <w:rsid w:val="00C75437"/>
    <w:rsid w:val="00C754A4"/>
    <w:rsid w:val="00C76586"/>
    <w:rsid w:val="00C76E95"/>
    <w:rsid w:val="00C8013F"/>
    <w:rsid w:val="00C80AA7"/>
    <w:rsid w:val="00C8139D"/>
    <w:rsid w:val="00C818DE"/>
    <w:rsid w:val="00C81D2A"/>
    <w:rsid w:val="00C81E52"/>
    <w:rsid w:val="00C81E77"/>
    <w:rsid w:val="00C81EE6"/>
    <w:rsid w:val="00C82DF9"/>
    <w:rsid w:val="00C83221"/>
    <w:rsid w:val="00C839DC"/>
    <w:rsid w:val="00C85529"/>
    <w:rsid w:val="00C8559A"/>
    <w:rsid w:val="00C865EE"/>
    <w:rsid w:val="00C86A44"/>
    <w:rsid w:val="00C86CB0"/>
    <w:rsid w:val="00C870A6"/>
    <w:rsid w:val="00C87EC8"/>
    <w:rsid w:val="00C87FC2"/>
    <w:rsid w:val="00C9024A"/>
    <w:rsid w:val="00C907E4"/>
    <w:rsid w:val="00C92472"/>
    <w:rsid w:val="00C928C2"/>
    <w:rsid w:val="00C92E9F"/>
    <w:rsid w:val="00C92EC9"/>
    <w:rsid w:val="00C931DA"/>
    <w:rsid w:val="00C9341F"/>
    <w:rsid w:val="00C939C7"/>
    <w:rsid w:val="00C939FE"/>
    <w:rsid w:val="00C93DAD"/>
    <w:rsid w:val="00C9437A"/>
    <w:rsid w:val="00C94468"/>
    <w:rsid w:val="00C94A33"/>
    <w:rsid w:val="00C952BB"/>
    <w:rsid w:val="00C960EE"/>
    <w:rsid w:val="00C9671D"/>
    <w:rsid w:val="00C968BE"/>
    <w:rsid w:val="00C96B59"/>
    <w:rsid w:val="00C977E1"/>
    <w:rsid w:val="00C97837"/>
    <w:rsid w:val="00CA0C24"/>
    <w:rsid w:val="00CA1963"/>
    <w:rsid w:val="00CA1E4E"/>
    <w:rsid w:val="00CA39F9"/>
    <w:rsid w:val="00CA41B7"/>
    <w:rsid w:val="00CA4465"/>
    <w:rsid w:val="00CA45C7"/>
    <w:rsid w:val="00CA54A5"/>
    <w:rsid w:val="00CA64DB"/>
    <w:rsid w:val="00CA6E18"/>
    <w:rsid w:val="00CA71CC"/>
    <w:rsid w:val="00CA7474"/>
    <w:rsid w:val="00CA77A2"/>
    <w:rsid w:val="00CB01A5"/>
    <w:rsid w:val="00CB02A1"/>
    <w:rsid w:val="00CB062F"/>
    <w:rsid w:val="00CB0E3E"/>
    <w:rsid w:val="00CB1310"/>
    <w:rsid w:val="00CB1393"/>
    <w:rsid w:val="00CB14CD"/>
    <w:rsid w:val="00CB182B"/>
    <w:rsid w:val="00CB1AE2"/>
    <w:rsid w:val="00CB22BE"/>
    <w:rsid w:val="00CB33D1"/>
    <w:rsid w:val="00CB400A"/>
    <w:rsid w:val="00CB4264"/>
    <w:rsid w:val="00CB472C"/>
    <w:rsid w:val="00CB477F"/>
    <w:rsid w:val="00CB57DA"/>
    <w:rsid w:val="00CB5868"/>
    <w:rsid w:val="00CB59B0"/>
    <w:rsid w:val="00CB5D1C"/>
    <w:rsid w:val="00CB6682"/>
    <w:rsid w:val="00CB6C50"/>
    <w:rsid w:val="00CB70C1"/>
    <w:rsid w:val="00CB71F4"/>
    <w:rsid w:val="00CB76FB"/>
    <w:rsid w:val="00CB7E70"/>
    <w:rsid w:val="00CC0E56"/>
    <w:rsid w:val="00CC153B"/>
    <w:rsid w:val="00CC1685"/>
    <w:rsid w:val="00CC17AB"/>
    <w:rsid w:val="00CC1F3D"/>
    <w:rsid w:val="00CC2704"/>
    <w:rsid w:val="00CC35C3"/>
    <w:rsid w:val="00CC384F"/>
    <w:rsid w:val="00CC3AE0"/>
    <w:rsid w:val="00CC3B40"/>
    <w:rsid w:val="00CC3EE7"/>
    <w:rsid w:val="00CC46B4"/>
    <w:rsid w:val="00CC60A3"/>
    <w:rsid w:val="00CC6EA4"/>
    <w:rsid w:val="00CC7AEC"/>
    <w:rsid w:val="00CD0640"/>
    <w:rsid w:val="00CD1133"/>
    <w:rsid w:val="00CD1BE7"/>
    <w:rsid w:val="00CD1E28"/>
    <w:rsid w:val="00CD38A5"/>
    <w:rsid w:val="00CD3D69"/>
    <w:rsid w:val="00CD4048"/>
    <w:rsid w:val="00CD4445"/>
    <w:rsid w:val="00CD4671"/>
    <w:rsid w:val="00CD5A69"/>
    <w:rsid w:val="00CD5C42"/>
    <w:rsid w:val="00CD639D"/>
    <w:rsid w:val="00CD7CC1"/>
    <w:rsid w:val="00CD7E9C"/>
    <w:rsid w:val="00CE0168"/>
    <w:rsid w:val="00CE0286"/>
    <w:rsid w:val="00CE06B3"/>
    <w:rsid w:val="00CE0B56"/>
    <w:rsid w:val="00CE17A8"/>
    <w:rsid w:val="00CE22E6"/>
    <w:rsid w:val="00CE2C88"/>
    <w:rsid w:val="00CE2FDB"/>
    <w:rsid w:val="00CE397E"/>
    <w:rsid w:val="00CE3BA8"/>
    <w:rsid w:val="00CE47B3"/>
    <w:rsid w:val="00CE4C63"/>
    <w:rsid w:val="00CE4F75"/>
    <w:rsid w:val="00CE631C"/>
    <w:rsid w:val="00CE66A9"/>
    <w:rsid w:val="00CE76F1"/>
    <w:rsid w:val="00CE7DA2"/>
    <w:rsid w:val="00CF07AF"/>
    <w:rsid w:val="00CF0FBE"/>
    <w:rsid w:val="00CF1275"/>
    <w:rsid w:val="00CF13FE"/>
    <w:rsid w:val="00CF2049"/>
    <w:rsid w:val="00CF2445"/>
    <w:rsid w:val="00CF29B0"/>
    <w:rsid w:val="00CF2BAF"/>
    <w:rsid w:val="00CF3600"/>
    <w:rsid w:val="00CF3DBA"/>
    <w:rsid w:val="00CF4435"/>
    <w:rsid w:val="00CF569F"/>
    <w:rsid w:val="00CF5904"/>
    <w:rsid w:val="00CF5B74"/>
    <w:rsid w:val="00CF6031"/>
    <w:rsid w:val="00CF6586"/>
    <w:rsid w:val="00D00093"/>
    <w:rsid w:val="00D003B8"/>
    <w:rsid w:val="00D00D28"/>
    <w:rsid w:val="00D010F7"/>
    <w:rsid w:val="00D01A0C"/>
    <w:rsid w:val="00D02268"/>
    <w:rsid w:val="00D0258C"/>
    <w:rsid w:val="00D03E87"/>
    <w:rsid w:val="00D03F97"/>
    <w:rsid w:val="00D041E1"/>
    <w:rsid w:val="00D043C7"/>
    <w:rsid w:val="00D04E36"/>
    <w:rsid w:val="00D0574A"/>
    <w:rsid w:val="00D111FE"/>
    <w:rsid w:val="00D1226A"/>
    <w:rsid w:val="00D12B48"/>
    <w:rsid w:val="00D13004"/>
    <w:rsid w:val="00D13491"/>
    <w:rsid w:val="00D13FCE"/>
    <w:rsid w:val="00D1462E"/>
    <w:rsid w:val="00D157D4"/>
    <w:rsid w:val="00D16352"/>
    <w:rsid w:val="00D16D62"/>
    <w:rsid w:val="00D16D63"/>
    <w:rsid w:val="00D17929"/>
    <w:rsid w:val="00D17D7F"/>
    <w:rsid w:val="00D203E5"/>
    <w:rsid w:val="00D20433"/>
    <w:rsid w:val="00D20780"/>
    <w:rsid w:val="00D21E36"/>
    <w:rsid w:val="00D223BB"/>
    <w:rsid w:val="00D23719"/>
    <w:rsid w:val="00D23A83"/>
    <w:rsid w:val="00D2404C"/>
    <w:rsid w:val="00D248FA"/>
    <w:rsid w:val="00D24CA0"/>
    <w:rsid w:val="00D25441"/>
    <w:rsid w:val="00D254FC"/>
    <w:rsid w:val="00D25E5E"/>
    <w:rsid w:val="00D26839"/>
    <w:rsid w:val="00D27D34"/>
    <w:rsid w:val="00D307EE"/>
    <w:rsid w:val="00D30B01"/>
    <w:rsid w:val="00D31457"/>
    <w:rsid w:val="00D323A8"/>
    <w:rsid w:val="00D3290F"/>
    <w:rsid w:val="00D329AF"/>
    <w:rsid w:val="00D33951"/>
    <w:rsid w:val="00D33C71"/>
    <w:rsid w:val="00D347EE"/>
    <w:rsid w:val="00D34B60"/>
    <w:rsid w:val="00D35276"/>
    <w:rsid w:val="00D3580C"/>
    <w:rsid w:val="00D358B7"/>
    <w:rsid w:val="00D35A0E"/>
    <w:rsid w:val="00D36BB2"/>
    <w:rsid w:val="00D3716B"/>
    <w:rsid w:val="00D374DF"/>
    <w:rsid w:val="00D37528"/>
    <w:rsid w:val="00D40B6C"/>
    <w:rsid w:val="00D4181B"/>
    <w:rsid w:val="00D41FD6"/>
    <w:rsid w:val="00D431A7"/>
    <w:rsid w:val="00D4330E"/>
    <w:rsid w:val="00D43414"/>
    <w:rsid w:val="00D43BA2"/>
    <w:rsid w:val="00D43CAE"/>
    <w:rsid w:val="00D441AF"/>
    <w:rsid w:val="00D44DEC"/>
    <w:rsid w:val="00D456DF"/>
    <w:rsid w:val="00D45864"/>
    <w:rsid w:val="00D46A0C"/>
    <w:rsid w:val="00D50F19"/>
    <w:rsid w:val="00D511D3"/>
    <w:rsid w:val="00D5160B"/>
    <w:rsid w:val="00D522FF"/>
    <w:rsid w:val="00D52442"/>
    <w:rsid w:val="00D527ED"/>
    <w:rsid w:val="00D53420"/>
    <w:rsid w:val="00D53CFB"/>
    <w:rsid w:val="00D54134"/>
    <w:rsid w:val="00D54358"/>
    <w:rsid w:val="00D5438B"/>
    <w:rsid w:val="00D55C51"/>
    <w:rsid w:val="00D563C4"/>
    <w:rsid w:val="00D57049"/>
    <w:rsid w:val="00D57A2E"/>
    <w:rsid w:val="00D57F0E"/>
    <w:rsid w:val="00D6090A"/>
    <w:rsid w:val="00D61BAD"/>
    <w:rsid w:val="00D6276B"/>
    <w:rsid w:val="00D62980"/>
    <w:rsid w:val="00D62B49"/>
    <w:rsid w:val="00D6310B"/>
    <w:rsid w:val="00D6338B"/>
    <w:rsid w:val="00D633D8"/>
    <w:rsid w:val="00D63585"/>
    <w:rsid w:val="00D6395D"/>
    <w:rsid w:val="00D639AB"/>
    <w:rsid w:val="00D63E05"/>
    <w:rsid w:val="00D64C7E"/>
    <w:rsid w:val="00D6549F"/>
    <w:rsid w:val="00D657EC"/>
    <w:rsid w:val="00D65929"/>
    <w:rsid w:val="00D65BAD"/>
    <w:rsid w:val="00D65F03"/>
    <w:rsid w:val="00D66B79"/>
    <w:rsid w:val="00D66C05"/>
    <w:rsid w:val="00D67B11"/>
    <w:rsid w:val="00D704C8"/>
    <w:rsid w:val="00D740EF"/>
    <w:rsid w:val="00D74362"/>
    <w:rsid w:val="00D745D1"/>
    <w:rsid w:val="00D74A07"/>
    <w:rsid w:val="00D74B39"/>
    <w:rsid w:val="00D74E3D"/>
    <w:rsid w:val="00D75E4A"/>
    <w:rsid w:val="00D76C75"/>
    <w:rsid w:val="00D77F10"/>
    <w:rsid w:val="00D80C59"/>
    <w:rsid w:val="00D80EAE"/>
    <w:rsid w:val="00D8123F"/>
    <w:rsid w:val="00D81315"/>
    <w:rsid w:val="00D81430"/>
    <w:rsid w:val="00D81702"/>
    <w:rsid w:val="00D81AA7"/>
    <w:rsid w:val="00D824C1"/>
    <w:rsid w:val="00D8264C"/>
    <w:rsid w:val="00D82B9D"/>
    <w:rsid w:val="00D83551"/>
    <w:rsid w:val="00D84D64"/>
    <w:rsid w:val="00D85A64"/>
    <w:rsid w:val="00D86500"/>
    <w:rsid w:val="00D87362"/>
    <w:rsid w:val="00D87B45"/>
    <w:rsid w:val="00D90A5D"/>
    <w:rsid w:val="00D90ED7"/>
    <w:rsid w:val="00D9247E"/>
    <w:rsid w:val="00D925B6"/>
    <w:rsid w:val="00D938E7"/>
    <w:rsid w:val="00D93AFC"/>
    <w:rsid w:val="00D93F65"/>
    <w:rsid w:val="00D943C2"/>
    <w:rsid w:val="00D95346"/>
    <w:rsid w:val="00D95BEA"/>
    <w:rsid w:val="00D961A2"/>
    <w:rsid w:val="00D96404"/>
    <w:rsid w:val="00D96449"/>
    <w:rsid w:val="00D96F5F"/>
    <w:rsid w:val="00D97206"/>
    <w:rsid w:val="00D97471"/>
    <w:rsid w:val="00D975D5"/>
    <w:rsid w:val="00D9762C"/>
    <w:rsid w:val="00D9796C"/>
    <w:rsid w:val="00D97AE6"/>
    <w:rsid w:val="00DA0195"/>
    <w:rsid w:val="00DA0232"/>
    <w:rsid w:val="00DA0CD6"/>
    <w:rsid w:val="00DA1434"/>
    <w:rsid w:val="00DA1A33"/>
    <w:rsid w:val="00DA232B"/>
    <w:rsid w:val="00DA235E"/>
    <w:rsid w:val="00DA2B64"/>
    <w:rsid w:val="00DA2E73"/>
    <w:rsid w:val="00DA31F5"/>
    <w:rsid w:val="00DA333A"/>
    <w:rsid w:val="00DA334C"/>
    <w:rsid w:val="00DA3705"/>
    <w:rsid w:val="00DA386C"/>
    <w:rsid w:val="00DA3DCD"/>
    <w:rsid w:val="00DA450F"/>
    <w:rsid w:val="00DA47BB"/>
    <w:rsid w:val="00DA5804"/>
    <w:rsid w:val="00DA63E7"/>
    <w:rsid w:val="00DA69AA"/>
    <w:rsid w:val="00DA6BDF"/>
    <w:rsid w:val="00DA6C14"/>
    <w:rsid w:val="00DA74F3"/>
    <w:rsid w:val="00DB0420"/>
    <w:rsid w:val="00DB21BC"/>
    <w:rsid w:val="00DB2A3D"/>
    <w:rsid w:val="00DB2DE3"/>
    <w:rsid w:val="00DB2EE4"/>
    <w:rsid w:val="00DB3172"/>
    <w:rsid w:val="00DB3683"/>
    <w:rsid w:val="00DB3D05"/>
    <w:rsid w:val="00DB3D45"/>
    <w:rsid w:val="00DB3E78"/>
    <w:rsid w:val="00DB4060"/>
    <w:rsid w:val="00DB43E6"/>
    <w:rsid w:val="00DB448C"/>
    <w:rsid w:val="00DB544C"/>
    <w:rsid w:val="00DB5DB5"/>
    <w:rsid w:val="00DB6155"/>
    <w:rsid w:val="00DB65E9"/>
    <w:rsid w:val="00DB6AEA"/>
    <w:rsid w:val="00DB6B02"/>
    <w:rsid w:val="00DC034C"/>
    <w:rsid w:val="00DC0428"/>
    <w:rsid w:val="00DC0537"/>
    <w:rsid w:val="00DC0AEC"/>
    <w:rsid w:val="00DC18BE"/>
    <w:rsid w:val="00DC1BFF"/>
    <w:rsid w:val="00DC1D48"/>
    <w:rsid w:val="00DC1F06"/>
    <w:rsid w:val="00DC217D"/>
    <w:rsid w:val="00DC2E09"/>
    <w:rsid w:val="00DC2F54"/>
    <w:rsid w:val="00DC2F9C"/>
    <w:rsid w:val="00DC3C07"/>
    <w:rsid w:val="00DC4227"/>
    <w:rsid w:val="00DC4F3A"/>
    <w:rsid w:val="00DC5102"/>
    <w:rsid w:val="00DC57E4"/>
    <w:rsid w:val="00DC74BC"/>
    <w:rsid w:val="00DD0085"/>
    <w:rsid w:val="00DD0493"/>
    <w:rsid w:val="00DD0BFF"/>
    <w:rsid w:val="00DD11F0"/>
    <w:rsid w:val="00DD1F01"/>
    <w:rsid w:val="00DD2552"/>
    <w:rsid w:val="00DD29DA"/>
    <w:rsid w:val="00DD3320"/>
    <w:rsid w:val="00DD38F5"/>
    <w:rsid w:val="00DD3B2D"/>
    <w:rsid w:val="00DD43A2"/>
    <w:rsid w:val="00DD4E84"/>
    <w:rsid w:val="00DD4FD5"/>
    <w:rsid w:val="00DD5649"/>
    <w:rsid w:val="00DD5666"/>
    <w:rsid w:val="00DD5CE0"/>
    <w:rsid w:val="00DD5DA9"/>
    <w:rsid w:val="00DD68CD"/>
    <w:rsid w:val="00DE021C"/>
    <w:rsid w:val="00DE0F14"/>
    <w:rsid w:val="00DE1AF3"/>
    <w:rsid w:val="00DE1DEA"/>
    <w:rsid w:val="00DE1E70"/>
    <w:rsid w:val="00DE2CE6"/>
    <w:rsid w:val="00DE303B"/>
    <w:rsid w:val="00DE33FF"/>
    <w:rsid w:val="00DE350A"/>
    <w:rsid w:val="00DE3608"/>
    <w:rsid w:val="00DE3D32"/>
    <w:rsid w:val="00DE3EF7"/>
    <w:rsid w:val="00DE5627"/>
    <w:rsid w:val="00DE5A18"/>
    <w:rsid w:val="00DE60EB"/>
    <w:rsid w:val="00DE76F9"/>
    <w:rsid w:val="00DE7D5B"/>
    <w:rsid w:val="00DE7F6B"/>
    <w:rsid w:val="00DF0056"/>
    <w:rsid w:val="00DF018D"/>
    <w:rsid w:val="00DF064E"/>
    <w:rsid w:val="00DF13E0"/>
    <w:rsid w:val="00DF1814"/>
    <w:rsid w:val="00DF21A3"/>
    <w:rsid w:val="00DF23B0"/>
    <w:rsid w:val="00DF264C"/>
    <w:rsid w:val="00DF2CA5"/>
    <w:rsid w:val="00DF34F9"/>
    <w:rsid w:val="00DF5201"/>
    <w:rsid w:val="00DF7A2B"/>
    <w:rsid w:val="00E004F3"/>
    <w:rsid w:val="00E00523"/>
    <w:rsid w:val="00E01457"/>
    <w:rsid w:val="00E01486"/>
    <w:rsid w:val="00E018F1"/>
    <w:rsid w:val="00E0224C"/>
    <w:rsid w:val="00E022A8"/>
    <w:rsid w:val="00E0237B"/>
    <w:rsid w:val="00E027F2"/>
    <w:rsid w:val="00E02E12"/>
    <w:rsid w:val="00E02EAF"/>
    <w:rsid w:val="00E04406"/>
    <w:rsid w:val="00E056FA"/>
    <w:rsid w:val="00E05829"/>
    <w:rsid w:val="00E05A5A"/>
    <w:rsid w:val="00E05C3E"/>
    <w:rsid w:val="00E06108"/>
    <w:rsid w:val="00E061A8"/>
    <w:rsid w:val="00E061FB"/>
    <w:rsid w:val="00E06D08"/>
    <w:rsid w:val="00E06D96"/>
    <w:rsid w:val="00E06F29"/>
    <w:rsid w:val="00E103DD"/>
    <w:rsid w:val="00E10BFE"/>
    <w:rsid w:val="00E10E0F"/>
    <w:rsid w:val="00E1139A"/>
    <w:rsid w:val="00E11556"/>
    <w:rsid w:val="00E11886"/>
    <w:rsid w:val="00E12214"/>
    <w:rsid w:val="00E124E5"/>
    <w:rsid w:val="00E127AB"/>
    <w:rsid w:val="00E131CF"/>
    <w:rsid w:val="00E14221"/>
    <w:rsid w:val="00E15766"/>
    <w:rsid w:val="00E15803"/>
    <w:rsid w:val="00E15F10"/>
    <w:rsid w:val="00E16BAE"/>
    <w:rsid w:val="00E16D4F"/>
    <w:rsid w:val="00E16EDB"/>
    <w:rsid w:val="00E2049E"/>
    <w:rsid w:val="00E20790"/>
    <w:rsid w:val="00E20C0F"/>
    <w:rsid w:val="00E21117"/>
    <w:rsid w:val="00E2136A"/>
    <w:rsid w:val="00E22885"/>
    <w:rsid w:val="00E2313B"/>
    <w:rsid w:val="00E24E75"/>
    <w:rsid w:val="00E24FDD"/>
    <w:rsid w:val="00E254AE"/>
    <w:rsid w:val="00E25663"/>
    <w:rsid w:val="00E25899"/>
    <w:rsid w:val="00E25CA5"/>
    <w:rsid w:val="00E26583"/>
    <w:rsid w:val="00E26A00"/>
    <w:rsid w:val="00E26A65"/>
    <w:rsid w:val="00E27C93"/>
    <w:rsid w:val="00E27D44"/>
    <w:rsid w:val="00E301B5"/>
    <w:rsid w:val="00E304AC"/>
    <w:rsid w:val="00E3077A"/>
    <w:rsid w:val="00E30AF9"/>
    <w:rsid w:val="00E30E01"/>
    <w:rsid w:val="00E316DE"/>
    <w:rsid w:val="00E31A28"/>
    <w:rsid w:val="00E3213F"/>
    <w:rsid w:val="00E32149"/>
    <w:rsid w:val="00E33060"/>
    <w:rsid w:val="00E33176"/>
    <w:rsid w:val="00E33A19"/>
    <w:rsid w:val="00E33D18"/>
    <w:rsid w:val="00E35110"/>
    <w:rsid w:val="00E358C0"/>
    <w:rsid w:val="00E35B0D"/>
    <w:rsid w:val="00E3605D"/>
    <w:rsid w:val="00E36960"/>
    <w:rsid w:val="00E37E1E"/>
    <w:rsid w:val="00E40605"/>
    <w:rsid w:val="00E40EA3"/>
    <w:rsid w:val="00E40F0C"/>
    <w:rsid w:val="00E41CDB"/>
    <w:rsid w:val="00E41E8C"/>
    <w:rsid w:val="00E41EF4"/>
    <w:rsid w:val="00E42BAA"/>
    <w:rsid w:val="00E43524"/>
    <w:rsid w:val="00E43646"/>
    <w:rsid w:val="00E43AF9"/>
    <w:rsid w:val="00E43C0A"/>
    <w:rsid w:val="00E43C7A"/>
    <w:rsid w:val="00E452F6"/>
    <w:rsid w:val="00E4551E"/>
    <w:rsid w:val="00E459FF"/>
    <w:rsid w:val="00E460D5"/>
    <w:rsid w:val="00E46E6B"/>
    <w:rsid w:val="00E47582"/>
    <w:rsid w:val="00E502CA"/>
    <w:rsid w:val="00E50C32"/>
    <w:rsid w:val="00E50F42"/>
    <w:rsid w:val="00E510DE"/>
    <w:rsid w:val="00E51346"/>
    <w:rsid w:val="00E517E4"/>
    <w:rsid w:val="00E52091"/>
    <w:rsid w:val="00E52733"/>
    <w:rsid w:val="00E537C7"/>
    <w:rsid w:val="00E53D7B"/>
    <w:rsid w:val="00E55031"/>
    <w:rsid w:val="00E558D9"/>
    <w:rsid w:val="00E55BE1"/>
    <w:rsid w:val="00E560A0"/>
    <w:rsid w:val="00E56534"/>
    <w:rsid w:val="00E60561"/>
    <w:rsid w:val="00E60B08"/>
    <w:rsid w:val="00E6127F"/>
    <w:rsid w:val="00E616E4"/>
    <w:rsid w:val="00E6209F"/>
    <w:rsid w:val="00E629A6"/>
    <w:rsid w:val="00E62BFF"/>
    <w:rsid w:val="00E62D43"/>
    <w:rsid w:val="00E637FB"/>
    <w:rsid w:val="00E6389C"/>
    <w:rsid w:val="00E63F40"/>
    <w:rsid w:val="00E63FF7"/>
    <w:rsid w:val="00E64654"/>
    <w:rsid w:val="00E647A4"/>
    <w:rsid w:val="00E64952"/>
    <w:rsid w:val="00E65D06"/>
    <w:rsid w:val="00E67B3F"/>
    <w:rsid w:val="00E70817"/>
    <w:rsid w:val="00E70A14"/>
    <w:rsid w:val="00E71B61"/>
    <w:rsid w:val="00E71B96"/>
    <w:rsid w:val="00E71D27"/>
    <w:rsid w:val="00E74E69"/>
    <w:rsid w:val="00E75D6C"/>
    <w:rsid w:val="00E76060"/>
    <w:rsid w:val="00E76287"/>
    <w:rsid w:val="00E762E8"/>
    <w:rsid w:val="00E7650D"/>
    <w:rsid w:val="00E76942"/>
    <w:rsid w:val="00E76971"/>
    <w:rsid w:val="00E77071"/>
    <w:rsid w:val="00E7707B"/>
    <w:rsid w:val="00E7722C"/>
    <w:rsid w:val="00E77233"/>
    <w:rsid w:val="00E77CCC"/>
    <w:rsid w:val="00E801A7"/>
    <w:rsid w:val="00E80219"/>
    <w:rsid w:val="00E80773"/>
    <w:rsid w:val="00E80ED6"/>
    <w:rsid w:val="00E81690"/>
    <w:rsid w:val="00E8211C"/>
    <w:rsid w:val="00E8224B"/>
    <w:rsid w:val="00E839EF"/>
    <w:rsid w:val="00E83C77"/>
    <w:rsid w:val="00E844BE"/>
    <w:rsid w:val="00E8458A"/>
    <w:rsid w:val="00E85154"/>
    <w:rsid w:val="00E85AB6"/>
    <w:rsid w:val="00E85EA5"/>
    <w:rsid w:val="00E86E67"/>
    <w:rsid w:val="00E87288"/>
    <w:rsid w:val="00E879F2"/>
    <w:rsid w:val="00E87DA6"/>
    <w:rsid w:val="00E903A7"/>
    <w:rsid w:val="00E90F6D"/>
    <w:rsid w:val="00E91219"/>
    <w:rsid w:val="00E914ED"/>
    <w:rsid w:val="00E9173A"/>
    <w:rsid w:val="00E9191C"/>
    <w:rsid w:val="00E92443"/>
    <w:rsid w:val="00E931FB"/>
    <w:rsid w:val="00E93EA1"/>
    <w:rsid w:val="00E954A3"/>
    <w:rsid w:val="00E95D8D"/>
    <w:rsid w:val="00E9628F"/>
    <w:rsid w:val="00E96BDD"/>
    <w:rsid w:val="00E97094"/>
    <w:rsid w:val="00E9733C"/>
    <w:rsid w:val="00E97403"/>
    <w:rsid w:val="00E9743B"/>
    <w:rsid w:val="00EA1367"/>
    <w:rsid w:val="00EA1B4E"/>
    <w:rsid w:val="00EA1FB6"/>
    <w:rsid w:val="00EA26D6"/>
    <w:rsid w:val="00EA2A9F"/>
    <w:rsid w:val="00EA4252"/>
    <w:rsid w:val="00EA472A"/>
    <w:rsid w:val="00EA4916"/>
    <w:rsid w:val="00EA5497"/>
    <w:rsid w:val="00EA5B88"/>
    <w:rsid w:val="00EA70AC"/>
    <w:rsid w:val="00EB0886"/>
    <w:rsid w:val="00EB0EF8"/>
    <w:rsid w:val="00EB11F2"/>
    <w:rsid w:val="00EB141E"/>
    <w:rsid w:val="00EB189D"/>
    <w:rsid w:val="00EB1AAC"/>
    <w:rsid w:val="00EB2807"/>
    <w:rsid w:val="00EB284F"/>
    <w:rsid w:val="00EB2D3A"/>
    <w:rsid w:val="00EB2DC2"/>
    <w:rsid w:val="00EB32A1"/>
    <w:rsid w:val="00EB3615"/>
    <w:rsid w:val="00EB38C5"/>
    <w:rsid w:val="00EB3929"/>
    <w:rsid w:val="00EB4C85"/>
    <w:rsid w:val="00EB4DA5"/>
    <w:rsid w:val="00EB52C4"/>
    <w:rsid w:val="00EB64B9"/>
    <w:rsid w:val="00EB663D"/>
    <w:rsid w:val="00EB67A9"/>
    <w:rsid w:val="00EC0E73"/>
    <w:rsid w:val="00EC13E4"/>
    <w:rsid w:val="00EC27E8"/>
    <w:rsid w:val="00EC32CA"/>
    <w:rsid w:val="00EC3728"/>
    <w:rsid w:val="00EC3C99"/>
    <w:rsid w:val="00EC45D5"/>
    <w:rsid w:val="00EC4706"/>
    <w:rsid w:val="00EC48E1"/>
    <w:rsid w:val="00EC492B"/>
    <w:rsid w:val="00EC4E7B"/>
    <w:rsid w:val="00EC5109"/>
    <w:rsid w:val="00EC534D"/>
    <w:rsid w:val="00EC64F9"/>
    <w:rsid w:val="00EC6C5D"/>
    <w:rsid w:val="00EC6D12"/>
    <w:rsid w:val="00EC7405"/>
    <w:rsid w:val="00EC779B"/>
    <w:rsid w:val="00ED076F"/>
    <w:rsid w:val="00ED0D4D"/>
    <w:rsid w:val="00ED0F6D"/>
    <w:rsid w:val="00ED120B"/>
    <w:rsid w:val="00ED145E"/>
    <w:rsid w:val="00ED1498"/>
    <w:rsid w:val="00ED2E26"/>
    <w:rsid w:val="00ED36EE"/>
    <w:rsid w:val="00ED37AC"/>
    <w:rsid w:val="00ED380E"/>
    <w:rsid w:val="00ED43EE"/>
    <w:rsid w:val="00ED4DBC"/>
    <w:rsid w:val="00ED54BD"/>
    <w:rsid w:val="00ED5EB6"/>
    <w:rsid w:val="00ED625D"/>
    <w:rsid w:val="00ED6305"/>
    <w:rsid w:val="00ED66E4"/>
    <w:rsid w:val="00ED74A9"/>
    <w:rsid w:val="00EE0F36"/>
    <w:rsid w:val="00EE1165"/>
    <w:rsid w:val="00EE14C7"/>
    <w:rsid w:val="00EE2839"/>
    <w:rsid w:val="00EE2DF0"/>
    <w:rsid w:val="00EE456C"/>
    <w:rsid w:val="00EE4BA7"/>
    <w:rsid w:val="00EE4C28"/>
    <w:rsid w:val="00EE5A85"/>
    <w:rsid w:val="00EE5E68"/>
    <w:rsid w:val="00EE7E34"/>
    <w:rsid w:val="00EF0B3D"/>
    <w:rsid w:val="00EF113D"/>
    <w:rsid w:val="00EF4374"/>
    <w:rsid w:val="00EF4B6B"/>
    <w:rsid w:val="00EF5402"/>
    <w:rsid w:val="00EF562B"/>
    <w:rsid w:val="00EF5B14"/>
    <w:rsid w:val="00EF6BDF"/>
    <w:rsid w:val="00EF6F92"/>
    <w:rsid w:val="00EF7101"/>
    <w:rsid w:val="00EF7EEB"/>
    <w:rsid w:val="00EF7F97"/>
    <w:rsid w:val="00F00C99"/>
    <w:rsid w:val="00F00E6D"/>
    <w:rsid w:val="00F01993"/>
    <w:rsid w:val="00F01C2B"/>
    <w:rsid w:val="00F021ED"/>
    <w:rsid w:val="00F02894"/>
    <w:rsid w:val="00F0308D"/>
    <w:rsid w:val="00F03989"/>
    <w:rsid w:val="00F0406F"/>
    <w:rsid w:val="00F04273"/>
    <w:rsid w:val="00F0506B"/>
    <w:rsid w:val="00F056CF"/>
    <w:rsid w:val="00F0594E"/>
    <w:rsid w:val="00F0664C"/>
    <w:rsid w:val="00F06822"/>
    <w:rsid w:val="00F06A00"/>
    <w:rsid w:val="00F07DFC"/>
    <w:rsid w:val="00F1027B"/>
    <w:rsid w:val="00F1078A"/>
    <w:rsid w:val="00F12C29"/>
    <w:rsid w:val="00F1353F"/>
    <w:rsid w:val="00F13550"/>
    <w:rsid w:val="00F137DF"/>
    <w:rsid w:val="00F14D98"/>
    <w:rsid w:val="00F154E1"/>
    <w:rsid w:val="00F158A3"/>
    <w:rsid w:val="00F16DD6"/>
    <w:rsid w:val="00F1728C"/>
    <w:rsid w:val="00F1733B"/>
    <w:rsid w:val="00F17C7C"/>
    <w:rsid w:val="00F2081D"/>
    <w:rsid w:val="00F20AD5"/>
    <w:rsid w:val="00F20F34"/>
    <w:rsid w:val="00F20FB6"/>
    <w:rsid w:val="00F219C4"/>
    <w:rsid w:val="00F2212D"/>
    <w:rsid w:val="00F225FF"/>
    <w:rsid w:val="00F226FA"/>
    <w:rsid w:val="00F22F54"/>
    <w:rsid w:val="00F24629"/>
    <w:rsid w:val="00F24883"/>
    <w:rsid w:val="00F25088"/>
    <w:rsid w:val="00F25D84"/>
    <w:rsid w:val="00F25F8F"/>
    <w:rsid w:val="00F2629D"/>
    <w:rsid w:val="00F26FFB"/>
    <w:rsid w:val="00F27D21"/>
    <w:rsid w:val="00F27E06"/>
    <w:rsid w:val="00F30692"/>
    <w:rsid w:val="00F314F7"/>
    <w:rsid w:val="00F31DAB"/>
    <w:rsid w:val="00F31F39"/>
    <w:rsid w:val="00F32554"/>
    <w:rsid w:val="00F326ED"/>
    <w:rsid w:val="00F32770"/>
    <w:rsid w:val="00F32E17"/>
    <w:rsid w:val="00F32EE5"/>
    <w:rsid w:val="00F33911"/>
    <w:rsid w:val="00F33FF5"/>
    <w:rsid w:val="00F34018"/>
    <w:rsid w:val="00F346B2"/>
    <w:rsid w:val="00F358F9"/>
    <w:rsid w:val="00F3596C"/>
    <w:rsid w:val="00F35A7F"/>
    <w:rsid w:val="00F35D48"/>
    <w:rsid w:val="00F35FEC"/>
    <w:rsid w:val="00F36DF7"/>
    <w:rsid w:val="00F373C1"/>
    <w:rsid w:val="00F40043"/>
    <w:rsid w:val="00F40889"/>
    <w:rsid w:val="00F408F3"/>
    <w:rsid w:val="00F414D0"/>
    <w:rsid w:val="00F416A7"/>
    <w:rsid w:val="00F41950"/>
    <w:rsid w:val="00F42468"/>
    <w:rsid w:val="00F42505"/>
    <w:rsid w:val="00F44D4E"/>
    <w:rsid w:val="00F4582C"/>
    <w:rsid w:val="00F45C1C"/>
    <w:rsid w:val="00F46A63"/>
    <w:rsid w:val="00F474A7"/>
    <w:rsid w:val="00F4788C"/>
    <w:rsid w:val="00F4795F"/>
    <w:rsid w:val="00F47F09"/>
    <w:rsid w:val="00F50449"/>
    <w:rsid w:val="00F5089B"/>
    <w:rsid w:val="00F5174B"/>
    <w:rsid w:val="00F51917"/>
    <w:rsid w:val="00F53141"/>
    <w:rsid w:val="00F5316F"/>
    <w:rsid w:val="00F53723"/>
    <w:rsid w:val="00F53C41"/>
    <w:rsid w:val="00F53F3E"/>
    <w:rsid w:val="00F54186"/>
    <w:rsid w:val="00F54CB5"/>
    <w:rsid w:val="00F54F3B"/>
    <w:rsid w:val="00F555DE"/>
    <w:rsid w:val="00F55E4E"/>
    <w:rsid w:val="00F5669A"/>
    <w:rsid w:val="00F60403"/>
    <w:rsid w:val="00F60471"/>
    <w:rsid w:val="00F60480"/>
    <w:rsid w:val="00F60796"/>
    <w:rsid w:val="00F60DE3"/>
    <w:rsid w:val="00F612E7"/>
    <w:rsid w:val="00F6179B"/>
    <w:rsid w:val="00F6277A"/>
    <w:rsid w:val="00F62835"/>
    <w:rsid w:val="00F629C5"/>
    <w:rsid w:val="00F629D6"/>
    <w:rsid w:val="00F630EB"/>
    <w:rsid w:val="00F64289"/>
    <w:rsid w:val="00F64552"/>
    <w:rsid w:val="00F64A5D"/>
    <w:rsid w:val="00F65A58"/>
    <w:rsid w:val="00F6642B"/>
    <w:rsid w:val="00F66506"/>
    <w:rsid w:val="00F6791B"/>
    <w:rsid w:val="00F70D8E"/>
    <w:rsid w:val="00F71393"/>
    <w:rsid w:val="00F71562"/>
    <w:rsid w:val="00F71873"/>
    <w:rsid w:val="00F71D5C"/>
    <w:rsid w:val="00F722C7"/>
    <w:rsid w:val="00F72499"/>
    <w:rsid w:val="00F72766"/>
    <w:rsid w:val="00F72E98"/>
    <w:rsid w:val="00F72EDC"/>
    <w:rsid w:val="00F73493"/>
    <w:rsid w:val="00F73D0F"/>
    <w:rsid w:val="00F745F5"/>
    <w:rsid w:val="00F74B20"/>
    <w:rsid w:val="00F74FB7"/>
    <w:rsid w:val="00F75918"/>
    <w:rsid w:val="00F76C94"/>
    <w:rsid w:val="00F7757F"/>
    <w:rsid w:val="00F77627"/>
    <w:rsid w:val="00F8168E"/>
    <w:rsid w:val="00F82D1D"/>
    <w:rsid w:val="00F82E6D"/>
    <w:rsid w:val="00F83BF0"/>
    <w:rsid w:val="00F83EED"/>
    <w:rsid w:val="00F84A83"/>
    <w:rsid w:val="00F85648"/>
    <w:rsid w:val="00F8635E"/>
    <w:rsid w:val="00F86948"/>
    <w:rsid w:val="00F87902"/>
    <w:rsid w:val="00F9061B"/>
    <w:rsid w:val="00F90AE1"/>
    <w:rsid w:val="00F932FC"/>
    <w:rsid w:val="00F94491"/>
    <w:rsid w:val="00F947BF"/>
    <w:rsid w:val="00F94D39"/>
    <w:rsid w:val="00F94D9A"/>
    <w:rsid w:val="00F957B6"/>
    <w:rsid w:val="00F95A48"/>
    <w:rsid w:val="00F96920"/>
    <w:rsid w:val="00F974FD"/>
    <w:rsid w:val="00F97C98"/>
    <w:rsid w:val="00F97DF8"/>
    <w:rsid w:val="00FA0C90"/>
    <w:rsid w:val="00FA0CAF"/>
    <w:rsid w:val="00FA0DBF"/>
    <w:rsid w:val="00FA0E43"/>
    <w:rsid w:val="00FA207C"/>
    <w:rsid w:val="00FA2AEF"/>
    <w:rsid w:val="00FA2E80"/>
    <w:rsid w:val="00FA3CAD"/>
    <w:rsid w:val="00FA3F0D"/>
    <w:rsid w:val="00FA4C69"/>
    <w:rsid w:val="00FA4E89"/>
    <w:rsid w:val="00FA50D5"/>
    <w:rsid w:val="00FA5535"/>
    <w:rsid w:val="00FA6FA8"/>
    <w:rsid w:val="00FA7960"/>
    <w:rsid w:val="00FA7FE4"/>
    <w:rsid w:val="00FB039E"/>
    <w:rsid w:val="00FB1D7B"/>
    <w:rsid w:val="00FB2E7B"/>
    <w:rsid w:val="00FB2FAA"/>
    <w:rsid w:val="00FB2FB6"/>
    <w:rsid w:val="00FB34B9"/>
    <w:rsid w:val="00FB3AA3"/>
    <w:rsid w:val="00FB3E12"/>
    <w:rsid w:val="00FB4B15"/>
    <w:rsid w:val="00FB4E01"/>
    <w:rsid w:val="00FB54A4"/>
    <w:rsid w:val="00FB6DE1"/>
    <w:rsid w:val="00FB7A6A"/>
    <w:rsid w:val="00FC0193"/>
    <w:rsid w:val="00FC0625"/>
    <w:rsid w:val="00FC213A"/>
    <w:rsid w:val="00FC2BA2"/>
    <w:rsid w:val="00FC2C53"/>
    <w:rsid w:val="00FC3218"/>
    <w:rsid w:val="00FC331E"/>
    <w:rsid w:val="00FC36D1"/>
    <w:rsid w:val="00FC3F9A"/>
    <w:rsid w:val="00FC40F7"/>
    <w:rsid w:val="00FC412E"/>
    <w:rsid w:val="00FC4366"/>
    <w:rsid w:val="00FC5086"/>
    <w:rsid w:val="00FC5495"/>
    <w:rsid w:val="00FC620A"/>
    <w:rsid w:val="00FC6A83"/>
    <w:rsid w:val="00FC729B"/>
    <w:rsid w:val="00FC77B4"/>
    <w:rsid w:val="00FC7A1A"/>
    <w:rsid w:val="00FD0806"/>
    <w:rsid w:val="00FD0BE9"/>
    <w:rsid w:val="00FD0F72"/>
    <w:rsid w:val="00FD12B4"/>
    <w:rsid w:val="00FD1919"/>
    <w:rsid w:val="00FD2696"/>
    <w:rsid w:val="00FD2FB9"/>
    <w:rsid w:val="00FD30D4"/>
    <w:rsid w:val="00FD366E"/>
    <w:rsid w:val="00FD372F"/>
    <w:rsid w:val="00FD399E"/>
    <w:rsid w:val="00FD4338"/>
    <w:rsid w:val="00FD4372"/>
    <w:rsid w:val="00FD44B9"/>
    <w:rsid w:val="00FD4805"/>
    <w:rsid w:val="00FD4A77"/>
    <w:rsid w:val="00FD4ACC"/>
    <w:rsid w:val="00FD4C41"/>
    <w:rsid w:val="00FD4D3F"/>
    <w:rsid w:val="00FD638E"/>
    <w:rsid w:val="00FD6601"/>
    <w:rsid w:val="00FD6F2A"/>
    <w:rsid w:val="00FD721D"/>
    <w:rsid w:val="00FD7742"/>
    <w:rsid w:val="00FD7826"/>
    <w:rsid w:val="00FE071D"/>
    <w:rsid w:val="00FE0A32"/>
    <w:rsid w:val="00FE0DBF"/>
    <w:rsid w:val="00FE16D3"/>
    <w:rsid w:val="00FE1939"/>
    <w:rsid w:val="00FE1B3B"/>
    <w:rsid w:val="00FE1B71"/>
    <w:rsid w:val="00FE1B89"/>
    <w:rsid w:val="00FE22A5"/>
    <w:rsid w:val="00FE2AA9"/>
    <w:rsid w:val="00FE2E76"/>
    <w:rsid w:val="00FE3196"/>
    <w:rsid w:val="00FE3439"/>
    <w:rsid w:val="00FE39F5"/>
    <w:rsid w:val="00FE3B08"/>
    <w:rsid w:val="00FE3FA5"/>
    <w:rsid w:val="00FE4D1E"/>
    <w:rsid w:val="00FE51FB"/>
    <w:rsid w:val="00FE57D4"/>
    <w:rsid w:val="00FE5C3C"/>
    <w:rsid w:val="00FE6B3B"/>
    <w:rsid w:val="00FE6CAC"/>
    <w:rsid w:val="00FE7524"/>
    <w:rsid w:val="00FF0BC1"/>
    <w:rsid w:val="00FF0CED"/>
    <w:rsid w:val="00FF146E"/>
    <w:rsid w:val="00FF27E6"/>
    <w:rsid w:val="00FF2AAF"/>
    <w:rsid w:val="00FF2D15"/>
    <w:rsid w:val="00FF3664"/>
    <w:rsid w:val="00FF3F0F"/>
    <w:rsid w:val="00FF45FE"/>
    <w:rsid w:val="00FF4692"/>
    <w:rsid w:val="00FF5242"/>
    <w:rsid w:val="00FF56D0"/>
    <w:rsid w:val="00FF5A33"/>
    <w:rsid w:val="00FF67E8"/>
    <w:rsid w:val="00FF7D28"/>
    <w:rsid w:val="00FF7ED3"/>
    <w:rsid w:val="0161E82C"/>
    <w:rsid w:val="01C8DFE2"/>
    <w:rsid w:val="04336CE1"/>
    <w:rsid w:val="06D398C3"/>
    <w:rsid w:val="0AD126DB"/>
    <w:rsid w:val="0BB1DFA2"/>
    <w:rsid w:val="0D9118DC"/>
    <w:rsid w:val="18263BCA"/>
    <w:rsid w:val="19035F0C"/>
    <w:rsid w:val="1B013BEA"/>
    <w:rsid w:val="1D891F27"/>
    <w:rsid w:val="2B56A673"/>
    <w:rsid w:val="2C1B20DC"/>
    <w:rsid w:val="388EFC5F"/>
    <w:rsid w:val="4252AEAA"/>
    <w:rsid w:val="4C7BEB8E"/>
    <w:rsid w:val="514506C0"/>
    <w:rsid w:val="5215E93F"/>
    <w:rsid w:val="56F86E94"/>
    <w:rsid w:val="5C341C09"/>
    <w:rsid w:val="5E21393B"/>
    <w:rsid w:val="60EBE4BD"/>
    <w:rsid w:val="6958A328"/>
    <w:rsid w:val="69672095"/>
    <w:rsid w:val="746DE71C"/>
    <w:rsid w:val="7AD1D99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C2DD0"/>
  <w15:docId w15:val="{D30D7206-4CC6-4D37-8520-458A364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C74526"/>
    <w:rPr>
      <w:rFonts w:ascii="Arial" w:hAnsi="Arial"/>
      <w:lang w:val="es-ES"/>
    </w:rPr>
  </w:style>
  <w:style w:type="paragraph" w:styleId="Ttulo1">
    <w:name w:val="heading 1"/>
    <w:basedOn w:val="Prrafodelista"/>
    <w:next w:val="Normal"/>
    <w:link w:val="Ttulo1Car"/>
    <w:uiPriority w:val="9"/>
    <w:qFormat/>
    <w:rsid w:val="00A03081"/>
    <w:pPr>
      <w:spacing w:after="0" w:line="240" w:lineRule="auto"/>
      <w:ind w:left="0"/>
      <w:jc w:val="both"/>
      <w:outlineLvl w:val="0"/>
    </w:pPr>
    <w:rPr>
      <w:rFonts w:cs="Arial"/>
    </w:rPr>
  </w:style>
  <w:style w:type="paragraph" w:styleId="Ttulo2">
    <w:name w:val="heading 2"/>
    <w:basedOn w:val="Ttulo1"/>
    <w:next w:val="Normal"/>
    <w:link w:val="Ttulo2Car"/>
    <w:uiPriority w:val="9"/>
    <w:qFormat/>
    <w:rsid w:val="00022928"/>
    <w:pPr>
      <w:pBdr>
        <w:top w:val="single" w:sz="4" w:space="10" w:color="5B9BD5" w:themeColor="accent1"/>
        <w:bottom w:val="single" w:sz="4" w:space="10" w:color="5B9BD5" w:themeColor="accent1"/>
      </w:pBdr>
      <w:ind w:left="864" w:right="864"/>
      <w:jc w:val="center"/>
      <w:outlineLvl w:val="1"/>
    </w:pPr>
    <w:rPr>
      <w:i/>
      <w:iCs/>
      <w:color w:val="C45911" w:themeColor="accent2" w:themeShade="BF"/>
      <w:lang w:val="es-CO"/>
    </w:rPr>
  </w:style>
  <w:style w:type="paragraph" w:styleId="Ttulo3">
    <w:name w:val="heading 3"/>
    <w:basedOn w:val="Ttulo2"/>
    <w:next w:val="Normal"/>
    <w:link w:val="Ttulo3Car"/>
    <w:uiPriority w:val="9"/>
    <w:qFormat/>
    <w:rsid w:val="00022928"/>
    <w:pPr>
      <w:widowControl w:val="0"/>
      <w:pBdr>
        <w:top w:val="none" w:sz="0" w:space="0" w:color="auto"/>
        <w:bottom w:val="none" w:sz="0" w:space="0" w:color="auto"/>
      </w:pBdr>
      <w:suppressAutoHyphens/>
      <w:ind w:left="0" w:right="0"/>
      <w:outlineLvl w:val="2"/>
    </w:pPr>
    <w:rPr>
      <w:rFonts w:eastAsia="Calibri"/>
      <w:i w:val="0"/>
      <w:iCs w:val="0"/>
      <w:color w:val="auto"/>
    </w:rPr>
  </w:style>
  <w:style w:type="paragraph" w:styleId="Ttulo4">
    <w:name w:val="heading 4"/>
    <w:basedOn w:val="Normal"/>
    <w:next w:val="Normal"/>
    <w:link w:val="Ttulo4Car"/>
    <w:uiPriority w:val="9"/>
    <w:qFormat/>
    <w:rsid w:val="00A25A19"/>
    <w:pPr>
      <w:keepNext/>
      <w:tabs>
        <w:tab w:val="num" w:pos="864"/>
      </w:tabs>
      <w:spacing w:before="240" w:after="60" w:line="240" w:lineRule="auto"/>
      <w:ind w:left="864" w:hanging="864"/>
      <w:outlineLvl w:val="3"/>
    </w:pPr>
    <w:rPr>
      <w:rFonts w:eastAsia="Times New Roman" w:cs="Times New Roman"/>
      <w:b/>
      <w:sz w:val="24"/>
      <w:szCs w:val="20"/>
      <w:lang w:val="es-ES_tradnl" w:eastAsia="es-ES"/>
    </w:rPr>
  </w:style>
  <w:style w:type="paragraph" w:styleId="Ttulo5">
    <w:name w:val="heading 5"/>
    <w:basedOn w:val="Default"/>
    <w:next w:val="Default"/>
    <w:link w:val="Ttulo5Car"/>
    <w:uiPriority w:val="9"/>
    <w:qFormat/>
    <w:rsid w:val="00A25A19"/>
    <w:pPr>
      <w:outlineLvl w:val="4"/>
    </w:pPr>
    <w:rPr>
      <w:rFonts w:ascii="JMFMMJ+Arial,Bold" w:eastAsia="Times New Roman" w:hAnsi="JMFMMJ+Arial,Bold" w:cs="Times New Roman"/>
      <w:color w:val="auto"/>
      <w:lang w:val="es-ES" w:eastAsia="es-ES"/>
    </w:rPr>
  </w:style>
  <w:style w:type="paragraph" w:styleId="Ttulo6">
    <w:name w:val="heading 6"/>
    <w:basedOn w:val="Normal"/>
    <w:next w:val="Normal"/>
    <w:link w:val="Ttulo6Car"/>
    <w:qFormat/>
    <w:rsid w:val="00A25A19"/>
    <w:pPr>
      <w:tabs>
        <w:tab w:val="num" w:pos="1152"/>
      </w:tabs>
      <w:spacing w:before="240" w:after="60" w:line="240" w:lineRule="auto"/>
      <w:ind w:left="1152" w:hanging="1152"/>
      <w:outlineLvl w:val="5"/>
    </w:pPr>
    <w:rPr>
      <w:rFonts w:ascii="Times New Roman" w:eastAsia="Times New Roman" w:hAnsi="Times New Roman" w:cs="Times New Roman"/>
      <w:i/>
      <w:szCs w:val="20"/>
      <w:lang w:val="es-ES_tradnl" w:eastAsia="es-ES"/>
    </w:rPr>
  </w:style>
  <w:style w:type="paragraph" w:styleId="Ttulo7">
    <w:name w:val="heading 7"/>
    <w:basedOn w:val="Normal"/>
    <w:next w:val="Normal"/>
    <w:link w:val="Ttulo7Car"/>
    <w:uiPriority w:val="9"/>
    <w:qFormat/>
    <w:rsid w:val="00A25A19"/>
    <w:pPr>
      <w:tabs>
        <w:tab w:val="num" w:pos="1296"/>
      </w:tabs>
      <w:spacing w:before="240" w:after="60" w:line="240" w:lineRule="auto"/>
      <w:ind w:left="1296" w:hanging="1296"/>
      <w:outlineLvl w:val="6"/>
    </w:pPr>
    <w:rPr>
      <w:rFonts w:eastAsia="Times New Roman" w:cs="Times New Roman"/>
      <w:sz w:val="20"/>
      <w:szCs w:val="20"/>
      <w:lang w:val="es-ES_tradnl" w:eastAsia="es-ES"/>
    </w:rPr>
  </w:style>
  <w:style w:type="paragraph" w:styleId="Ttulo8">
    <w:name w:val="heading 8"/>
    <w:basedOn w:val="Normal"/>
    <w:next w:val="Normal"/>
    <w:link w:val="Ttulo8Car"/>
    <w:uiPriority w:val="9"/>
    <w:qFormat/>
    <w:rsid w:val="00A25A19"/>
    <w:pPr>
      <w:tabs>
        <w:tab w:val="num" w:pos="1440"/>
      </w:tabs>
      <w:spacing w:before="240" w:after="60" w:line="240" w:lineRule="auto"/>
      <w:ind w:left="1440" w:hanging="1440"/>
      <w:outlineLvl w:val="7"/>
    </w:pPr>
    <w:rPr>
      <w:rFonts w:eastAsia="Times New Roman" w:cs="Times New Roman"/>
      <w:i/>
      <w:sz w:val="20"/>
      <w:szCs w:val="20"/>
      <w:lang w:val="es-ES_tradnl" w:eastAsia="es-ES"/>
    </w:rPr>
  </w:style>
  <w:style w:type="paragraph" w:styleId="Ttulo9">
    <w:name w:val="heading 9"/>
    <w:basedOn w:val="Normal"/>
    <w:next w:val="Normal"/>
    <w:link w:val="Ttulo9Car"/>
    <w:uiPriority w:val="9"/>
    <w:qFormat/>
    <w:rsid w:val="00A25A19"/>
    <w:pPr>
      <w:tabs>
        <w:tab w:val="num" w:pos="1584"/>
      </w:tabs>
      <w:spacing w:before="240" w:after="60" w:line="240" w:lineRule="auto"/>
      <w:ind w:left="1584" w:hanging="1584"/>
      <w:outlineLvl w:val="8"/>
    </w:pPr>
    <w:rPr>
      <w:rFonts w:eastAsia="Times New Roman" w:cs="Times New Roman"/>
      <w:b/>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Bolita,List Paragraph,BOLADEF,Párrafo de lista21,BOLA,Nivel 1 OS,Colorful List Accent 1,Colorful List - Accent 11,Bullet List,FooterText,numbered,Paragraphe de liste1,lp1,Foot,LISTA,Colorful List - Accent 111,Ha,Resume Title,列出段落"/>
    <w:basedOn w:val="Normal"/>
    <w:link w:val="PrrafodelistaCar"/>
    <w:uiPriority w:val="1"/>
    <w:qFormat/>
    <w:rsid w:val="007C7089"/>
    <w:pPr>
      <w:ind w:left="720"/>
      <w:contextualSpacing/>
    </w:pPr>
  </w:style>
  <w:style w:type="character" w:customStyle="1" w:styleId="PrrafodelistaCar">
    <w:name w:val="Párrafo de lista Car"/>
    <w:aliases w:val="HOJA Car,Bolita Car,List Paragraph Car,BOLADEF Car,Párrafo de lista21 Car,BOLA Car,Nivel 1 OS Car,Colorful List Accent 1 Car,Colorful List - Accent 11 Car,Bullet List Car,FooterText Car,numbered Car,Paragraphe de liste1 Car,lp1 Car"/>
    <w:link w:val="Prrafodelista"/>
    <w:uiPriority w:val="1"/>
    <w:qFormat/>
    <w:locked/>
    <w:rsid w:val="000E1226"/>
    <w:rPr>
      <w:rFonts w:ascii="Arial" w:hAnsi="Arial"/>
      <w:lang w:val="es-ES"/>
    </w:rPr>
  </w:style>
  <w:style w:type="character" w:customStyle="1" w:styleId="Ttulo1Car">
    <w:name w:val="Título 1 Car"/>
    <w:basedOn w:val="Fuentedeprrafopredeter"/>
    <w:link w:val="Ttulo1"/>
    <w:uiPriority w:val="9"/>
    <w:rsid w:val="00A03081"/>
    <w:rPr>
      <w:rFonts w:ascii="Arial" w:hAnsi="Arial" w:cs="Arial"/>
      <w:lang w:val="es-ES"/>
    </w:rPr>
  </w:style>
  <w:style w:type="character" w:customStyle="1" w:styleId="Ttulo2Car">
    <w:name w:val="Título 2 Car"/>
    <w:basedOn w:val="Fuentedeprrafopredeter"/>
    <w:link w:val="Ttulo2"/>
    <w:uiPriority w:val="9"/>
    <w:rsid w:val="00022928"/>
    <w:rPr>
      <w:rFonts w:ascii="Arial" w:hAnsi="Arial" w:cs="Arial"/>
      <w:i/>
      <w:iCs/>
      <w:color w:val="C45911" w:themeColor="accent2" w:themeShade="BF"/>
    </w:rPr>
  </w:style>
  <w:style w:type="character" w:customStyle="1" w:styleId="Ttulo3Car">
    <w:name w:val="Título 3 Car"/>
    <w:basedOn w:val="Fuentedeprrafopredeter"/>
    <w:link w:val="Ttulo3"/>
    <w:uiPriority w:val="9"/>
    <w:rsid w:val="00022928"/>
    <w:rPr>
      <w:rFonts w:ascii="Arial" w:eastAsia="Calibri" w:hAnsi="Arial" w:cs="Arial"/>
    </w:rPr>
  </w:style>
  <w:style w:type="character" w:customStyle="1" w:styleId="Ttulo4Car">
    <w:name w:val="Título 4 Car"/>
    <w:basedOn w:val="Fuentedeprrafopredeter"/>
    <w:link w:val="Ttulo4"/>
    <w:uiPriority w:val="9"/>
    <w:rsid w:val="00A25A19"/>
    <w:rPr>
      <w:rFonts w:ascii="Arial" w:eastAsia="Times New Roman" w:hAnsi="Arial" w:cs="Times New Roman"/>
      <w:b/>
      <w:sz w:val="24"/>
      <w:szCs w:val="20"/>
      <w:lang w:val="es-ES_tradnl" w:eastAsia="es-ES"/>
    </w:rPr>
  </w:style>
  <w:style w:type="paragraph" w:customStyle="1" w:styleId="Default">
    <w:name w:val="Default"/>
    <w:link w:val="DefaultCar"/>
    <w:rsid w:val="007F2E31"/>
    <w:pPr>
      <w:autoSpaceDE w:val="0"/>
      <w:autoSpaceDN w:val="0"/>
      <w:adjustRightInd w:val="0"/>
      <w:spacing w:after="0" w:line="240" w:lineRule="auto"/>
    </w:pPr>
    <w:rPr>
      <w:rFonts w:ascii="Arial" w:eastAsia="Calibri" w:hAnsi="Arial" w:cs="Arial"/>
      <w:color w:val="000000"/>
      <w:sz w:val="24"/>
      <w:szCs w:val="24"/>
      <w:lang w:eastAsia="es-CO"/>
    </w:rPr>
  </w:style>
  <w:style w:type="character" w:customStyle="1" w:styleId="DefaultCar">
    <w:name w:val="Default Car"/>
    <w:link w:val="Default"/>
    <w:locked/>
    <w:rsid w:val="000E1226"/>
    <w:rPr>
      <w:rFonts w:ascii="Arial" w:eastAsia="Calibri" w:hAnsi="Arial" w:cs="Arial"/>
      <w:color w:val="000000"/>
      <w:sz w:val="24"/>
      <w:szCs w:val="24"/>
      <w:lang w:eastAsia="es-CO"/>
    </w:rPr>
  </w:style>
  <w:style w:type="character" w:customStyle="1" w:styleId="Ttulo5Car">
    <w:name w:val="Título 5 Car"/>
    <w:basedOn w:val="Fuentedeprrafopredeter"/>
    <w:link w:val="Ttulo5"/>
    <w:uiPriority w:val="9"/>
    <w:rsid w:val="00A25A19"/>
    <w:rPr>
      <w:rFonts w:ascii="JMFMMJ+Arial,Bold" w:eastAsia="Times New Roman" w:hAnsi="JMFMMJ+Arial,Bold" w:cs="Times New Roman"/>
      <w:sz w:val="24"/>
      <w:szCs w:val="24"/>
      <w:lang w:val="es-ES" w:eastAsia="es-ES"/>
    </w:rPr>
  </w:style>
  <w:style w:type="character" w:customStyle="1" w:styleId="Ttulo6Car">
    <w:name w:val="Título 6 Car"/>
    <w:basedOn w:val="Fuentedeprrafopredeter"/>
    <w:link w:val="Ttulo6"/>
    <w:rsid w:val="00A25A19"/>
    <w:rPr>
      <w:rFonts w:ascii="Times New Roman" w:eastAsia="Times New Roman" w:hAnsi="Times New Roman" w:cs="Times New Roman"/>
      <w:i/>
      <w:szCs w:val="20"/>
      <w:lang w:val="es-ES_tradnl" w:eastAsia="es-ES"/>
    </w:rPr>
  </w:style>
  <w:style w:type="character" w:customStyle="1" w:styleId="Ttulo7Car">
    <w:name w:val="Título 7 Car"/>
    <w:basedOn w:val="Fuentedeprrafopredeter"/>
    <w:link w:val="Ttulo7"/>
    <w:uiPriority w:val="9"/>
    <w:rsid w:val="00A25A19"/>
    <w:rPr>
      <w:rFonts w:ascii="Arial" w:eastAsia="Times New Roman" w:hAnsi="Arial" w:cs="Times New Roman"/>
      <w:sz w:val="20"/>
      <w:szCs w:val="20"/>
      <w:lang w:val="es-ES_tradnl" w:eastAsia="es-ES"/>
    </w:rPr>
  </w:style>
  <w:style w:type="character" w:customStyle="1" w:styleId="Ttulo8Car">
    <w:name w:val="Título 8 Car"/>
    <w:basedOn w:val="Fuentedeprrafopredeter"/>
    <w:link w:val="Ttulo8"/>
    <w:uiPriority w:val="9"/>
    <w:rsid w:val="00A25A19"/>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A25A19"/>
    <w:rPr>
      <w:rFonts w:ascii="Arial" w:eastAsia="Times New Roman" w:hAnsi="Arial" w:cs="Times New Roman"/>
      <w:b/>
      <w:i/>
      <w:sz w:val="18"/>
      <w:szCs w:val="20"/>
      <w:lang w:val="es-ES_tradnl" w:eastAsia="es-ES"/>
    </w:rPr>
  </w:style>
  <w:style w:type="paragraph" w:styleId="Encabezado">
    <w:name w:val="header"/>
    <w:aliases w:val="encabezado"/>
    <w:basedOn w:val="Normal"/>
    <w:link w:val="EncabezadoCar"/>
    <w:uiPriority w:val="99"/>
    <w:unhideWhenUsed/>
    <w:rsid w:val="00B41D48"/>
    <w:pPr>
      <w:tabs>
        <w:tab w:val="center" w:pos="4419"/>
        <w:tab w:val="right" w:pos="8838"/>
      </w:tabs>
      <w:spacing w:after="0" w:line="240" w:lineRule="auto"/>
    </w:pPr>
  </w:style>
  <w:style w:type="character" w:customStyle="1" w:styleId="EncabezadoCar">
    <w:name w:val="Encabezado Car"/>
    <w:aliases w:val="encabezado Car"/>
    <w:basedOn w:val="Fuentedeprrafopredeter"/>
    <w:link w:val="Encabezado"/>
    <w:uiPriority w:val="99"/>
    <w:rsid w:val="00B41D48"/>
  </w:style>
  <w:style w:type="paragraph" w:styleId="Piedepgina">
    <w:name w:val="footer"/>
    <w:basedOn w:val="Normal"/>
    <w:link w:val="PiedepginaCar"/>
    <w:uiPriority w:val="99"/>
    <w:unhideWhenUsed/>
    <w:rsid w:val="00B41D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1D48"/>
  </w:style>
  <w:style w:type="table" w:styleId="Tablaconcuadrcula">
    <w:name w:val="Table Grid"/>
    <w:basedOn w:val="Tablanormal"/>
    <w:uiPriority w:val="39"/>
    <w:rsid w:val="009F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2">
    <w:name w:val="Car2"/>
    <w:basedOn w:val="Normal"/>
    <w:rsid w:val="00995494"/>
    <w:pPr>
      <w:spacing w:line="240" w:lineRule="exact"/>
    </w:pPr>
    <w:rPr>
      <w:rFonts w:ascii="Verdana" w:eastAsia="Times New Roman" w:hAnsi="Verdana" w:cs="Verdana"/>
      <w:sz w:val="20"/>
      <w:szCs w:val="20"/>
    </w:rPr>
  </w:style>
  <w:style w:type="paragraph" w:styleId="Sangradetextonormal">
    <w:name w:val="Body Text Indent"/>
    <w:basedOn w:val="Normal"/>
    <w:link w:val="SangradetextonormalCar"/>
    <w:rsid w:val="009861F6"/>
    <w:pPr>
      <w:spacing w:after="0" w:line="240" w:lineRule="auto"/>
      <w:ind w:left="708"/>
      <w:jc w:val="both"/>
    </w:pPr>
    <w:rPr>
      <w:rFonts w:ascii="Tahoma" w:eastAsia="Times New Roman" w:hAnsi="Tahoma" w:cs="Tahoma"/>
      <w:color w:val="000000"/>
      <w:szCs w:val="20"/>
      <w:lang w:val="es-ES_tradnl" w:eastAsia="es-ES"/>
    </w:rPr>
  </w:style>
  <w:style w:type="character" w:customStyle="1" w:styleId="SangradetextonormalCar">
    <w:name w:val="Sangría de texto normal Car"/>
    <w:basedOn w:val="Fuentedeprrafopredeter"/>
    <w:link w:val="Sangradetextonormal"/>
    <w:rsid w:val="009861F6"/>
    <w:rPr>
      <w:rFonts w:ascii="Tahoma" w:eastAsia="Times New Roman" w:hAnsi="Tahoma" w:cs="Tahoma"/>
      <w:color w:val="000000"/>
      <w:szCs w:val="20"/>
      <w:lang w:val="es-ES_tradnl" w:eastAsia="es-ES"/>
    </w:rPr>
  </w:style>
  <w:style w:type="paragraph" w:styleId="Sangra2detindependiente">
    <w:name w:val="Body Text Indent 2"/>
    <w:basedOn w:val="Normal"/>
    <w:link w:val="Sangra2detindependienteCar"/>
    <w:uiPriority w:val="99"/>
    <w:semiHidden/>
    <w:unhideWhenUsed/>
    <w:rsid w:val="00013E1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013E1B"/>
  </w:style>
  <w:style w:type="paragraph" w:styleId="NormalWeb">
    <w:name w:val="Normal (Web)"/>
    <w:basedOn w:val="Normal"/>
    <w:uiPriority w:val="99"/>
    <w:rsid w:val="00013E1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notapie">
    <w:name w:val="footnote text"/>
    <w:aliases w:val="ft,FA Fu,texto de nota al pie,Texto nota pie_mujer,Footnote Text Char Car,Nota a pie/Bibliog,Footnote Text Char Car Car Car,Footnote Text Char Car Car,Texto nota pie Car1, Car1 Car2,Texto nota pie Car11,Car1, Car1 Ca,Car1 Ca,Car3 Car,Car3"/>
    <w:basedOn w:val="Normal"/>
    <w:link w:val="TextonotapieCar"/>
    <w:uiPriority w:val="99"/>
    <w:unhideWhenUsed/>
    <w:rsid w:val="005B086A"/>
    <w:pPr>
      <w:spacing w:after="0" w:line="240" w:lineRule="auto"/>
    </w:pPr>
    <w:rPr>
      <w:sz w:val="20"/>
      <w:szCs w:val="20"/>
    </w:rPr>
  </w:style>
  <w:style w:type="character" w:customStyle="1" w:styleId="TextonotapieCar">
    <w:name w:val="Texto nota pie Car"/>
    <w:aliases w:val="ft Car,FA Fu Car,texto de nota al pie Car,Texto nota pie_mujer Car,Footnote Text Char Car Car1,Nota a pie/Bibliog Car,Footnote Text Char Car Car Car Car,Footnote Text Char Car Car Car1,Texto nota pie Car1 Car, Car1 Car2 Car,Car1 Car"/>
    <w:basedOn w:val="Fuentedeprrafopredeter"/>
    <w:link w:val="Textonotapie"/>
    <w:uiPriority w:val="99"/>
    <w:rsid w:val="005B086A"/>
    <w:rPr>
      <w:sz w:val="20"/>
      <w:szCs w:val="20"/>
    </w:rPr>
  </w:style>
  <w:style w:type="character" w:styleId="Refdenotaalpie">
    <w:name w:val="footnote reference"/>
    <w:aliases w:val="Texto de nota al pie,Ref. de nota al pie2,referencia nota al pie,Nota de pie,Ref,de nota al pie,normal,Referencia nota al pie,BVI fnr,BVI fnr Car Car,BVI fnr Car,BVI fnr Car Car Car Car,Appel note de bas de p, BVI fnr,Pie de pagina,4"/>
    <w:basedOn w:val="Fuentedeprrafopredeter"/>
    <w:link w:val="BVIfnrCarattereCharCharCharCarattereCharCharCharCharCharChar1CharCharCharCarattereChar"/>
    <w:uiPriority w:val="99"/>
    <w:unhideWhenUsed/>
    <w:qFormat/>
    <w:rsid w:val="005B086A"/>
    <w:rPr>
      <w:vertAlign w:val="superscript"/>
    </w:rPr>
  </w:style>
  <w:style w:type="paragraph" w:styleId="Textodeglobo">
    <w:name w:val="Balloon Text"/>
    <w:basedOn w:val="Normal"/>
    <w:link w:val="TextodegloboCar"/>
    <w:uiPriority w:val="99"/>
    <w:semiHidden/>
    <w:unhideWhenUsed/>
    <w:rsid w:val="00D43C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3CAE"/>
    <w:rPr>
      <w:rFonts w:ascii="Segoe UI" w:hAnsi="Segoe UI" w:cs="Segoe UI"/>
      <w:sz w:val="18"/>
      <w:szCs w:val="18"/>
    </w:rPr>
  </w:style>
  <w:style w:type="character" w:styleId="Refdecomentario">
    <w:name w:val="annotation reference"/>
    <w:basedOn w:val="Fuentedeprrafopredeter"/>
    <w:uiPriority w:val="99"/>
    <w:semiHidden/>
    <w:unhideWhenUsed/>
    <w:rsid w:val="00E52091"/>
    <w:rPr>
      <w:sz w:val="16"/>
      <w:szCs w:val="16"/>
    </w:rPr>
  </w:style>
  <w:style w:type="paragraph" w:styleId="Textocomentario">
    <w:name w:val="annotation text"/>
    <w:basedOn w:val="Normal"/>
    <w:link w:val="TextocomentarioCar"/>
    <w:uiPriority w:val="99"/>
    <w:unhideWhenUsed/>
    <w:rsid w:val="00E52091"/>
    <w:pPr>
      <w:spacing w:line="240" w:lineRule="auto"/>
    </w:pPr>
    <w:rPr>
      <w:sz w:val="20"/>
      <w:szCs w:val="20"/>
    </w:rPr>
  </w:style>
  <w:style w:type="character" w:customStyle="1" w:styleId="TextocomentarioCar">
    <w:name w:val="Texto comentario Car"/>
    <w:basedOn w:val="Fuentedeprrafopredeter"/>
    <w:link w:val="Textocomentario"/>
    <w:uiPriority w:val="99"/>
    <w:rsid w:val="00E52091"/>
    <w:rPr>
      <w:sz w:val="20"/>
      <w:szCs w:val="20"/>
    </w:rPr>
  </w:style>
  <w:style w:type="paragraph" w:styleId="Asuntodelcomentario">
    <w:name w:val="annotation subject"/>
    <w:basedOn w:val="Textocomentario"/>
    <w:next w:val="Textocomentario"/>
    <w:link w:val="AsuntodelcomentarioCar"/>
    <w:uiPriority w:val="99"/>
    <w:unhideWhenUsed/>
    <w:rsid w:val="00E52091"/>
    <w:rPr>
      <w:b/>
      <w:bCs/>
    </w:rPr>
  </w:style>
  <w:style w:type="character" w:customStyle="1" w:styleId="AsuntodelcomentarioCar">
    <w:name w:val="Asunto del comentario Car"/>
    <w:basedOn w:val="TextocomentarioCar"/>
    <w:link w:val="Asuntodelcomentario"/>
    <w:uiPriority w:val="99"/>
    <w:rsid w:val="00E52091"/>
    <w:rPr>
      <w:b/>
      <w:bCs/>
      <w:sz w:val="20"/>
      <w:szCs w:val="20"/>
    </w:rPr>
  </w:style>
  <w:style w:type="paragraph" w:customStyle="1" w:styleId="CarCarCarCarCarCarCarCarCar">
    <w:name w:val="Car Car Car Car Car Car Car Car Car"/>
    <w:basedOn w:val="Normal"/>
    <w:rsid w:val="00A25A19"/>
    <w:pPr>
      <w:spacing w:line="240" w:lineRule="exact"/>
    </w:pPr>
    <w:rPr>
      <w:rFonts w:ascii="Verdana" w:eastAsia="Times New Roman" w:hAnsi="Verdana" w:cs="Times New Roman"/>
      <w:sz w:val="20"/>
      <w:szCs w:val="20"/>
      <w:lang w:val="es-ES_tradnl"/>
    </w:rPr>
  </w:style>
  <w:style w:type="paragraph" w:styleId="TtuloTDC">
    <w:name w:val="TOC Heading"/>
    <w:basedOn w:val="Ttulo1"/>
    <w:next w:val="Normal"/>
    <w:uiPriority w:val="39"/>
    <w:unhideWhenUsed/>
    <w:qFormat/>
    <w:rsid w:val="00A25A19"/>
    <w:pPr>
      <w:spacing w:before="480" w:line="276" w:lineRule="auto"/>
      <w:outlineLvl w:val="9"/>
    </w:pPr>
    <w:rPr>
      <w:rFonts w:ascii="Cambria" w:eastAsia="Times New Roman" w:hAnsi="Cambria" w:cs="Times New Roman"/>
      <w:b/>
      <w:bCs/>
      <w:color w:val="365F91"/>
      <w:sz w:val="28"/>
      <w:szCs w:val="28"/>
    </w:rPr>
  </w:style>
  <w:style w:type="paragraph" w:styleId="Textonotaalfinal">
    <w:name w:val="endnote text"/>
    <w:basedOn w:val="Normal"/>
    <w:link w:val="TextonotaalfinalCar"/>
    <w:uiPriority w:val="99"/>
    <w:semiHidden/>
    <w:unhideWhenUsed/>
    <w:rsid w:val="00A25A19"/>
    <w:pPr>
      <w:spacing w:after="0" w:line="240" w:lineRule="auto"/>
    </w:pPr>
    <w:rPr>
      <w:rFonts w:ascii="Times New Roman" w:eastAsia="Times New Roman" w:hAnsi="Times New Roman" w:cs="Times New Roman"/>
      <w:sz w:val="20"/>
      <w:szCs w:val="20"/>
      <w:lang w:val="en-US"/>
    </w:rPr>
  </w:style>
  <w:style w:type="character" w:customStyle="1" w:styleId="TextonotaalfinalCar">
    <w:name w:val="Texto nota al final Car"/>
    <w:basedOn w:val="Fuentedeprrafopredeter"/>
    <w:link w:val="Textonotaalfinal"/>
    <w:uiPriority w:val="99"/>
    <w:semiHidden/>
    <w:rsid w:val="00A25A19"/>
    <w:rPr>
      <w:rFonts w:ascii="Times New Roman" w:eastAsia="Times New Roman" w:hAnsi="Times New Roman" w:cs="Times New Roman"/>
      <w:sz w:val="20"/>
      <w:szCs w:val="20"/>
      <w:lang w:val="en-US"/>
    </w:rPr>
  </w:style>
  <w:style w:type="character" w:styleId="Refdenotaalfinal">
    <w:name w:val="endnote reference"/>
    <w:basedOn w:val="Fuentedeprrafopredeter"/>
    <w:uiPriority w:val="99"/>
    <w:semiHidden/>
    <w:unhideWhenUsed/>
    <w:rsid w:val="00A25A19"/>
    <w:rPr>
      <w:vertAlign w:val="superscript"/>
    </w:rPr>
  </w:style>
  <w:style w:type="paragraph" w:styleId="Revisin">
    <w:name w:val="Revision"/>
    <w:hidden/>
    <w:uiPriority w:val="99"/>
    <w:semiHidden/>
    <w:rsid w:val="00122044"/>
    <w:pPr>
      <w:spacing w:after="0" w:line="240" w:lineRule="auto"/>
    </w:pPr>
  </w:style>
  <w:style w:type="paragraph" w:customStyle="1" w:styleId="commentcontentpara">
    <w:name w:val="commentcontentpara"/>
    <w:basedOn w:val="Normal"/>
    <w:rsid w:val="00B6345E"/>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commentauthor">
    <w:name w:val="commentauthor"/>
    <w:basedOn w:val="Fuentedeprrafopredeter"/>
    <w:rsid w:val="003E33D8"/>
  </w:style>
  <w:style w:type="paragraph" w:styleId="Sinespaciado">
    <w:name w:val="No Spacing"/>
    <w:basedOn w:val="Normal"/>
    <w:uiPriority w:val="1"/>
    <w:qFormat/>
    <w:rsid w:val="00043B02"/>
    <w:pPr>
      <w:spacing w:after="0" w:line="240" w:lineRule="auto"/>
      <w:jc w:val="both"/>
    </w:pPr>
    <w:rPr>
      <w:rFonts w:cs="Arial"/>
      <w:lang w:val="es-CO"/>
    </w:rPr>
  </w:style>
  <w:style w:type="paragraph" w:styleId="Textoindependiente">
    <w:name w:val="Body Text"/>
    <w:basedOn w:val="Normal"/>
    <w:link w:val="TextoindependienteCar"/>
    <w:uiPriority w:val="1"/>
    <w:unhideWhenUsed/>
    <w:qFormat/>
    <w:rsid w:val="000E1226"/>
    <w:pPr>
      <w:spacing w:after="120"/>
    </w:pPr>
  </w:style>
  <w:style w:type="character" w:customStyle="1" w:styleId="TextoindependienteCar">
    <w:name w:val="Texto independiente Car"/>
    <w:basedOn w:val="Fuentedeprrafopredeter"/>
    <w:link w:val="Textoindependiente"/>
    <w:uiPriority w:val="1"/>
    <w:rsid w:val="000E1226"/>
    <w:rPr>
      <w:rFonts w:ascii="Arial" w:hAnsi="Arial"/>
      <w:lang w:val="es-ES"/>
    </w:rPr>
  </w:style>
  <w:style w:type="paragraph" w:customStyle="1" w:styleId="Car">
    <w:name w:val="Car"/>
    <w:basedOn w:val="Normal"/>
    <w:rsid w:val="000E1226"/>
    <w:pPr>
      <w:spacing w:line="240" w:lineRule="exact"/>
    </w:pPr>
    <w:rPr>
      <w:rFonts w:ascii="Verdana" w:eastAsia="Times New Roman" w:hAnsi="Verdana" w:cs="Times New Roman"/>
      <w:sz w:val="20"/>
      <w:szCs w:val="20"/>
    </w:rPr>
  </w:style>
  <w:style w:type="character" w:styleId="Nmerodepgina">
    <w:name w:val="page number"/>
    <w:basedOn w:val="Fuentedeprrafopredeter"/>
    <w:rsid w:val="000E1226"/>
  </w:style>
  <w:style w:type="character" w:styleId="Hipervnculo">
    <w:name w:val="Hyperlink"/>
    <w:uiPriority w:val="99"/>
    <w:unhideWhenUsed/>
    <w:rsid w:val="000E1226"/>
    <w:rPr>
      <w:color w:val="0563C1"/>
      <w:u w:val="single"/>
    </w:rPr>
  </w:style>
  <w:style w:type="table" w:customStyle="1" w:styleId="TableNormal">
    <w:name w:val="Table Normal"/>
    <w:uiPriority w:val="2"/>
    <w:semiHidden/>
    <w:unhideWhenUsed/>
    <w:qFormat/>
    <w:rsid w:val="000E122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1226"/>
    <w:pPr>
      <w:widowControl w:val="0"/>
      <w:autoSpaceDE w:val="0"/>
      <w:autoSpaceDN w:val="0"/>
      <w:spacing w:after="0" w:line="240" w:lineRule="auto"/>
    </w:pPr>
    <w:rPr>
      <w:rFonts w:eastAsia="Arial" w:cs="Arial"/>
    </w:rPr>
  </w:style>
  <w:style w:type="paragraph" w:styleId="Ttulo">
    <w:name w:val="Title"/>
    <w:basedOn w:val="Normal"/>
    <w:link w:val="TtuloCar"/>
    <w:uiPriority w:val="10"/>
    <w:qFormat/>
    <w:rsid w:val="000E1226"/>
    <w:pPr>
      <w:widowControl w:val="0"/>
      <w:autoSpaceDE w:val="0"/>
      <w:autoSpaceDN w:val="0"/>
      <w:spacing w:after="0" w:line="240" w:lineRule="auto"/>
    </w:pPr>
    <w:rPr>
      <w:rFonts w:ascii="Times New Roman" w:eastAsia="Times New Roman" w:hAnsi="Times New Roman" w:cs="Times New Roman"/>
    </w:rPr>
  </w:style>
  <w:style w:type="character" w:customStyle="1" w:styleId="TtuloCar">
    <w:name w:val="Título Car"/>
    <w:basedOn w:val="Fuentedeprrafopredeter"/>
    <w:link w:val="Ttulo"/>
    <w:uiPriority w:val="10"/>
    <w:rsid w:val="000E1226"/>
    <w:rPr>
      <w:rFonts w:ascii="Times New Roman" w:eastAsia="Times New Roman" w:hAnsi="Times New Roman" w:cs="Times New Roman"/>
      <w:lang w:val="es-ES"/>
    </w:rPr>
  </w:style>
  <w:style w:type="paragraph" w:styleId="Citadestacada">
    <w:name w:val="Intense Quote"/>
    <w:basedOn w:val="Normal"/>
    <w:next w:val="Normal"/>
    <w:link w:val="CitadestacadaCar"/>
    <w:uiPriority w:val="30"/>
    <w:qFormat/>
    <w:rsid w:val="000E1226"/>
    <w:pPr>
      <w:pBdr>
        <w:top w:val="single" w:sz="4" w:space="10" w:color="5B9BD5" w:themeColor="accent1"/>
        <w:bottom w:val="single" w:sz="4" w:space="10" w:color="5B9BD5" w:themeColor="accent1"/>
      </w:pBdr>
      <w:spacing w:before="360" w:after="360"/>
      <w:ind w:left="864" w:right="864"/>
      <w:jc w:val="center"/>
    </w:pPr>
    <w:rPr>
      <w:rFonts w:asciiTheme="minorHAnsi" w:hAnsiTheme="minorHAnsi"/>
      <w:i/>
      <w:iCs/>
      <w:color w:val="5B9BD5" w:themeColor="accent1"/>
      <w:lang w:val="es-CO"/>
    </w:rPr>
  </w:style>
  <w:style w:type="character" w:customStyle="1" w:styleId="CitadestacadaCar">
    <w:name w:val="Cita destacada Car"/>
    <w:basedOn w:val="Fuentedeprrafopredeter"/>
    <w:link w:val="Citadestacada"/>
    <w:uiPriority w:val="30"/>
    <w:rsid w:val="000E1226"/>
    <w:rPr>
      <w:i/>
      <w:iCs/>
      <w:color w:val="5B9BD5" w:themeColor="accent1"/>
    </w:rPr>
  </w:style>
  <w:style w:type="paragraph" w:customStyle="1" w:styleId="centrado">
    <w:name w:val="centrado"/>
    <w:basedOn w:val="Normal"/>
    <w:rsid w:val="000E1226"/>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styleId="Textoennegrita">
    <w:name w:val="Strong"/>
    <w:basedOn w:val="Fuentedeprrafopredeter"/>
    <w:uiPriority w:val="22"/>
    <w:qFormat/>
    <w:rsid w:val="000E1226"/>
    <w:rPr>
      <w:b/>
      <w:bCs/>
    </w:rPr>
  </w:style>
  <w:style w:type="character" w:styleId="Textodelmarcadordeposicin">
    <w:name w:val="Placeholder Text"/>
    <w:basedOn w:val="Fuentedeprrafopredeter"/>
    <w:uiPriority w:val="99"/>
    <w:semiHidden/>
    <w:rsid w:val="000E1226"/>
    <w:rPr>
      <w:color w:val="808080"/>
    </w:rPr>
  </w:style>
  <w:style w:type="table" w:customStyle="1" w:styleId="Tablaconcuadrcula1">
    <w:name w:val="Tabla con cuadrícula1"/>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0E1226"/>
    <w:rPr>
      <w:color w:val="605E5C"/>
      <w:shd w:val="clear" w:color="auto" w:fill="E1DFDD"/>
    </w:rPr>
  </w:style>
  <w:style w:type="table" w:customStyle="1" w:styleId="Tablaconcuadrcula4">
    <w:name w:val="Tabla con cuadrícula4"/>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785BE6"/>
    <w:rPr>
      <w:color w:val="605E5C"/>
      <w:shd w:val="clear" w:color="auto" w:fill="E1DFDD"/>
    </w:rPr>
  </w:style>
  <w:style w:type="character" w:customStyle="1" w:styleId="normaltextrun">
    <w:name w:val="normaltextrun"/>
    <w:rsid w:val="00882094"/>
  </w:style>
  <w:style w:type="paragraph" w:customStyle="1" w:styleId="paragraph">
    <w:name w:val="paragraph"/>
    <w:basedOn w:val="Normal"/>
    <w:rsid w:val="002E247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343BD6"/>
  </w:style>
  <w:style w:type="character" w:customStyle="1" w:styleId="cf01">
    <w:name w:val="cf01"/>
    <w:basedOn w:val="Fuentedeprrafopredeter"/>
    <w:rsid w:val="0093667D"/>
    <w:rPr>
      <w:rFonts w:ascii="Segoe UI" w:hAnsi="Segoe UI" w:cs="Segoe UI" w:hint="default"/>
      <w:sz w:val="18"/>
      <w:szCs w:val="18"/>
    </w:rPr>
  </w:style>
  <w:style w:type="paragraph" w:customStyle="1" w:styleId="Normal0">
    <w:name w:val="Normal0"/>
    <w:qFormat/>
    <w:rsid w:val="00E67B3F"/>
    <w:pPr>
      <w:spacing w:line="256" w:lineRule="auto"/>
    </w:pPr>
    <w:rPr>
      <w:rFonts w:ascii="Calibri" w:eastAsia="Calibri" w:hAnsi="Calibri" w:cs="Calibri"/>
      <w:lang w:val="es-ES" w:eastAsia="es-CO"/>
    </w:rPr>
  </w:style>
  <w:style w:type="table" w:styleId="Tablaconcuadrcula7concolores-nfasis5">
    <w:name w:val="Grid Table 7 Colorful Accent 5"/>
    <w:basedOn w:val="Tablanormal"/>
    <w:uiPriority w:val="52"/>
    <w:rsid w:val="00EE14C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EE14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3">
    <w:name w:val="Grid Table 4 Accent 3"/>
    <w:basedOn w:val="Tablanormal"/>
    <w:uiPriority w:val="49"/>
    <w:rsid w:val="000D60F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7E7C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1">
    <w:name w:val="Grid Table 4 Accent 1"/>
    <w:basedOn w:val="Tablanormal"/>
    <w:uiPriority w:val="49"/>
    <w:rsid w:val="007E7C7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7C5CF8"/>
    <w:pPr>
      <w:spacing w:after="0"/>
      <w:ind w:left="440"/>
    </w:pPr>
    <w:rPr>
      <w:rFonts w:asciiTheme="minorHAnsi" w:hAnsiTheme="minorHAnsi" w:cstheme="minorHAnsi"/>
      <w:sz w:val="20"/>
      <w:szCs w:val="20"/>
    </w:rPr>
  </w:style>
  <w:style w:type="paragraph" w:styleId="TDC2">
    <w:name w:val="toc 2"/>
    <w:basedOn w:val="Normal"/>
    <w:next w:val="Normal"/>
    <w:autoRedefine/>
    <w:uiPriority w:val="39"/>
    <w:unhideWhenUsed/>
    <w:rsid w:val="00E15766"/>
    <w:pPr>
      <w:spacing w:before="120" w:after="0"/>
      <w:ind w:left="220"/>
    </w:pPr>
    <w:rPr>
      <w:rFonts w:asciiTheme="minorHAnsi" w:hAnsiTheme="minorHAnsi" w:cstheme="minorHAnsi"/>
      <w:i/>
      <w:iCs/>
      <w:sz w:val="20"/>
      <w:szCs w:val="20"/>
    </w:rPr>
  </w:style>
  <w:style w:type="paragraph" w:styleId="TDC1">
    <w:name w:val="toc 1"/>
    <w:basedOn w:val="Normal"/>
    <w:next w:val="Normal"/>
    <w:autoRedefine/>
    <w:uiPriority w:val="39"/>
    <w:unhideWhenUsed/>
    <w:rsid w:val="008F6287"/>
    <w:pPr>
      <w:tabs>
        <w:tab w:val="left" w:pos="1100"/>
        <w:tab w:val="right" w:leader="dot" w:pos="9395"/>
      </w:tabs>
      <w:spacing w:after="0" w:line="0" w:lineRule="atLeast"/>
      <w:jc w:val="both"/>
    </w:pPr>
    <w:rPr>
      <w:rFonts w:cstheme="minorHAnsi"/>
      <w:bCs/>
      <w:szCs w:val="20"/>
    </w:rPr>
  </w:style>
  <w:style w:type="character" w:styleId="nfasis">
    <w:name w:val="Emphasis"/>
    <w:basedOn w:val="Fuentedeprrafopredeter"/>
    <w:uiPriority w:val="20"/>
    <w:qFormat/>
    <w:rsid w:val="003C5CC7"/>
    <w:rPr>
      <w:i/>
      <w:iCs/>
    </w:rPr>
  </w:style>
  <w:style w:type="paragraph" w:styleId="TDC4">
    <w:name w:val="toc 4"/>
    <w:basedOn w:val="Normal"/>
    <w:next w:val="Normal"/>
    <w:autoRedefine/>
    <w:uiPriority w:val="39"/>
    <w:unhideWhenUsed/>
    <w:rsid w:val="002E7D49"/>
    <w:pPr>
      <w:spacing w:after="0"/>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2E7D49"/>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2E7D49"/>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2E7D49"/>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2E7D49"/>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2E7D49"/>
    <w:pPr>
      <w:spacing w:after="0"/>
      <w:ind w:left="1760"/>
    </w:pPr>
    <w:rPr>
      <w:rFonts w:asciiTheme="minorHAnsi" w:hAnsiTheme="minorHAnsi" w:cstheme="minorHAnsi"/>
      <w:sz w:val="20"/>
      <w:szCs w:val="20"/>
    </w:rPr>
  </w:style>
  <w:style w:type="character" w:customStyle="1" w:styleId="Mencinsinresolver3">
    <w:name w:val="Mención sin resolver3"/>
    <w:basedOn w:val="Fuentedeprrafopredeter"/>
    <w:uiPriority w:val="99"/>
    <w:semiHidden/>
    <w:unhideWhenUsed/>
    <w:rsid w:val="00730823"/>
    <w:rPr>
      <w:color w:val="605E5C"/>
      <w:shd w:val="clear" w:color="auto" w:fill="E1DFDD"/>
    </w:rPr>
  </w:style>
  <w:style w:type="character" w:customStyle="1" w:styleId="tabchar">
    <w:name w:val="tabchar"/>
    <w:basedOn w:val="Fuentedeprrafopredeter"/>
    <w:rsid w:val="00560B01"/>
  </w:style>
  <w:style w:type="character" w:customStyle="1" w:styleId="Mencinsinresolver4">
    <w:name w:val="Mención sin resolver4"/>
    <w:basedOn w:val="Fuentedeprrafopredeter"/>
    <w:uiPriority w:val="99"/>
    <w:semiHidden/>
    <w:unhideWhenUsed/>
    <w:rsid w:val="00E30E01"/>
    <w:rPr>
      <w:color w:val="605E5C"/>
      <w:shd w:val="clear" w:color="auto" w:fill="E1DFDD"/>
    </w:rPr>
  </w:style>
  <w:style w:type="paragraph" w:styleId="Descripcin">
    <w:name w:val="caption"/>
    <w:basedOn w:val="Normal"/>
    <w:next w:val="Normal"/>
    <w:uiPriority w:val="35"/>
    <w:unhideWhenUsed/>
    <w:qFormat/>
    <w:rsid w:val="0064323B"/>
    <w:pPr>
      <w:spacing w:after="200" w:line="240" w:lineRule="auto"/>
    </w:pPr>
    <w:rPr>
      <w:rFonts w:asciiTheme="minorHAnsi" w:hAnsiTheme="minorHAnsi"/>
      <w:i/>
      <w:iCs/>
      <w:color w:val="44546A" w:themeColor="text2"/>
      <w:sz w:val="18"/>
      <w:szCs w:val="18"/>
      <w:lang w:val="es-CO"/>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link w:val="Refdenotaalpie"/>
    <w:uiPriority w:val="99"/>
    <w:rsid w:val="00B8103F"/>
    <w:pPr>
      <w:spacing w:before="120" w:line="240" w:lineRule="exact"/>
      <w:jc w:val="both"/>
    </w:pPr>
    <w:rPr>
      <w:rFonts w:asciiTheme="minorHAnsi" w:hAnsiTheme="minorHAnsi"/>
      <w:vertAlign w:val="superscript"/>
      <w:lang w:val="es-CO"/>
    </w:rPr>
  </w:style>
  <w:style w:type="character" w:customStyle="1" w:styleId="Mencinsinresolver5">
    <w:name w:val="Mención sin resolver5"/>
    <w:basedOn w:val="Fuentedeprrafopredeter"/>
    <w:uiPriority w:val="99"/>
    <w:semiHidden/>
    <w:unhideWhenUsed/>
    <w:rsid w:val="00043205"/>
    <w:rPr>
      <w:color w:val="605E5C"/>
      <w:shd w:val="clear" w:color="auto" w:fill="E1DFDD"/>
    </w:rPr>
  </w:style>
  <w:style w:type="character" w:customStyle="1" w:styleId="Mencinsinresolver6">
    <w:name w:val="Mención sin resolver6"/>
    <w:basedOn w:val="Fuentedeprrafopredeter"/>
    <w:uiPriority w:val="99"/>
    <w:semiHidden/>
    <w:unhideWhenUsed/>
    <w:rsid w:val="00472630"/>
    <w:rPr>
      <w:color w:val="605E5C"/>
      <w:shd w:val="clear" w:color="auto" w:fill="E1DFDD"/>
    </w:rPr>
  </w:style>
  <w:style w:type="character" w:customStyle="1" w:styleId="Mencinsinresolver7">
    <w:name w:val="Mención sin resolver7"/>
    <w:basedOn w:val="Fuentedeprrafopredeter"/>
    <w:uiPriority w:val="99"/>
    <w:semiHidden/>
    <w:unhideWhenUsed/>
    <w:rsid w:val="000053AD"/>
    <w:rPr>
      <w:color w:val="605E5C"/>
      <w:shd w:val="clear" w:color="auto" w:fill="E1DFDD"/>
    </w:rPr>
  </w:style>
  <w:style w:type="character" w:customStyle="1" w:styleId="Mencinsinresolver8">
    <w:name w:val="Mención sin resolver8"/>
    <w:basedOn w:val="Fuentedeprrafopredeter"/>
    <w:uiPriority w:val="99"/>
    <w:semiHidden/>
    <w:unhideWhenUsed/>
    <w:rsid w:val="00362252"/>
    <w:rPr>
      <w:color w:val="605E5C"/>
      <w:shd w:val="clear" w:color="auto" w:fill="E1DFDD"/>
    </w:rPr>
  </w:style>
  <w:style w:type="character" w:customStyle="1" w:styleId="Mencinsinresolver9">
    <w:name w:val="Mención sin resolver9"/>
    <w:basedOn w:val="Fuentedeprrafopredeter"/>
    <w:uiPriority w:val="99"/>
    <w:semiHidden/>
    <w:unhideWhenUsed/>
    <w:rsid w:val="00D02268"/>
    <w:rPr>
      <w:color w:val="605E5C"/>
      <w:shd w:val="clear" w:color="auto" w:fill="E1DFDD"/>
    </w:rPr>
  </w:style>
  <w:style w:type="character" w:styleId="Mencinsinresolver">
    <w:name w:val="Unresolved Mention"/>
    <w:basedOn w:val="Fuentedeprrafopredeter"/>
    <w:uiPriority w:val="99"/>
    <w:semiHidden/>
    <w:unhideWhenUsed/>
    <w:rsid w:val="00260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00">
      <w:bodyDiv w:val="1"/>
      <w:marLeft w:val="0"/>
      <w:marRight w:val="0"/>
      <w:marTop w:val="0"/>
      <w:marBottom w:val="0"/>
      <w:divBdr>
        <w:top w:val="none" w:sz="0" w:space="0" w:color="auto"/>
        <w:left w:val="none" w:sz="0" w:space="0" w:color="auto"/>
        <w:bottom w:val="none" w:sz="0" w:space="0" w:color="auto"/>
        <w:right w:val="none" w:sz="0" w:space="0" w:color="auto"/>
      </w:divBdr>
    </w:div>
    <w:div w:id="19094775">
      <w:bodyDiv w:val="1"/>
      <w:marLeft w:val="0"/>
      <w:marRight w:val="0"/>
      <w:marTop w:val="0"/>
      <w:marBottom w:val="0"/>
      <w:divBdr>
        <w:top w:val="none" w:sz="0" w:space="0" w:color="auto"/>
        <w:left w:val="none" w:sz="0" w:space="0" w:color="auto"/>
        <w:bottom w:val="none" w:sz="0" w:space="0" w:color="auto"/>
        <w:right w:val="none" w:sz="0" w:space="0" w:color="auto"/>
      </w:divBdr>
    </w:div>
    <w:div w:id="27341725">
      <w:bodyDiv w:val="1"/>
      <w:marLeft w:val="0"/>
      <w:marRight w:val="0"/>
      <w:marTop w:val="0"/>
      <w:marBottom w:val="0"/>
      <w:divBdr>
        <w:top w:val="none" w:sz="0" w:space="0" w:color="auto"/>
        <w:left w:val="none" w:sz="0" w:space="0" w:color="auto"/>
        <w:bottom w:val="none" w:sz="0" w:space="0" w:color="auto"/>
        <w:right w:val="none" w:sz="0" w:space="0" w:color="auto"/>
      </w:divBdr>
      <w:divsChild>
        <w:div w:id="1611204212">
          <w:marLeft w:val="0"/>
          <w:marRight w:val="0"/>
          <w:marTop w:val="0"/>
          <w:marBottom w:val="0"/>
          <w:divBdr>
            <w:top w:val="none" w:sz="0" w:space="0" w:color="auto"/>
            <w:left w:val="none" w:sz="0" w:space="0" w:color="auto"/>
            <w:bottom w:val="none" w:sz="0" w:space="0" w:color="auto"/>
            <w:right w:val="none" w:sz="0" w:space="0" w:color="auto"/>
          </w:divBdr>
        </w:div>
        <w:div w:id="367027784">
          <w:marLeft w:val="0"/>
          <w:marRight w:val="0"/>
          <w:marTop w:val="0"/>
          <w:marBottom w:val="0"/>
          <w:divBdr>
            <w:top w:val="none" w:sz="0" w:space="0" w:color="auto"/>
            <w:left w:val="none" w:sz="0" w:space="0" w:color="auto"/>
            <w:bottom w:val="none" w:sz="0" w:space="0" w:color="auto"/>
            <w:right w:val="none" w:sz="0" w:space="0" w:color="auto"/>
          </w:divBdr>
        </w:div>
      </w:divsChild>
    </w:div>
    <w:div w:id="34162391">
      <w:bodyDiv w:val="1"/>
      <w:marLeft w:val="0"/>
      <w:marRight w:val="0"/>
      <w:marTop w:val="0"/>
      <w:marBottom w:val="0"/>
      <w:divBdr>
        <w:top w:val="none" w:sz="0" w:space="0" w:color="auto"/>
        <w:left w:val="none" w:sz="0" w:space="0" w:color="auto"/>
        <w:bottom w:val="none" w:sz="0" w:space="0" w:color="auto"/>
        <w:right w:val="none" w:sz="0" w:space="0" w:color="auto"/>
      </w:divBdr>
    </w:div>
    <w:div w:id="35980045">
      <w:bodyDiv w:val="1"/>
      <w:marLeft w:val="0"/>
      <w:marRight w:val="0"/>
      <w:marTop w:val="0"/>
      <w:marBottom w:val="0"/>
      <w:divBdr>
        <w:top w:val="none" w:sz="0" w:space="0" w:color="auto"/>
        <w:left w:val="none" w:sz="0" w:space="0" w:color="auto"/>
        <w:bottom w:val="none" w:sz="0" w:space="0" w:color="auto"/>
        <w:right w:val="none" w:sz="0" w:space="0" w:color="auto"/>
      </w:divBdr>
    </w:div>
    <w:div w:id="49118896">
      <w:bodyDiv w:val="1"/>
      <w:marLeft w:val="0"/>
      <w:marRight w:val="0"/>
      <w:marTop w:val="0"/>
      <w:marBottom w:val="0"/>
      <w:divBdr>
        <w:top w:val="none" w:sz="0" w:space="0" w:color="auto"/>
        <w:left w:val="none" w:sz="0" w:space="0" w:color="auto"/>
        <w:bottom w:val="none" w:sz="0" w:space="0" w:color="auto"/>
        <w:right w:val="none" w:sz="0" w:space="0" w:color="auto"/>
      </w:divBdr>
      <w:divsChild>
        <w:div w:id="1158766335">
          <w:marLeft w:val="0"/>
          <w:marRight w:val="0"/>
          <w:marTop w:val="0"/>
          <w:marBottom w:val="0"/>
          <w:divBdr>
            <w:top w:val="none" w:sz="0" w:space="0" w:color="auto"/>
            <w:left w:val="none" w:sz="0" w:space="0" w:color="auto"/>
            <w:bottom w:val="none" w:sz="0" w:space="0" w:color="auto"/>
            <w:right w:val="none" w:sz="0" w:space="0" w:color="auto"/>
          </w:divBdr>
        </w:div>
      </w:divsChild>
    </w:div>
    <w:div w:id="62217115">
      <w:bodyDiv w:val="1"/>
      <w:marLeft w:val="0"/>
      <w:marRight w:val="0"/>
      <w:marTop w:val="0"/>
      <w:marBottom w:val="0"/>
      <w:divBdr>
        <w:top w:val="none" w:sz="0" w:space="0" w:color="auto"/>
        <w:left w:val="none" w:sz="0" w:space="0" w:color="auto"/>
        <w:bottom w:val="none" w:sz="0" w:space="0" w:color="auto"/>
        <w:right w:val="none" w:sz="0" w:space="0" w:color="auto"/>
      </w:divBdr>
    </w:div>
    <w:div w:id="66460111">
      <w:bodyDiv w:val="1"/>
      <w:marLeft w:val="0"/>
      <w:marRight w:val="0"/>
      <w:marTop w:val="0"/>
      <w:marBottom w:val="0"/>
      <w:divBdr>
        <w:top w:val="none" w:sz="0" w:space="0" w:color="auto"/>
        <w:left w:val="none" w:sz="0" w:space="0" w:color="auto"/>
        <w:bottom w:val="none" w:sz="0" w:space="0" w:color="auto"/>
        <w:right w:val="none" w:sz="0" w:space="0" w:color="auto"/>
      </w:divBdr>
    </w:div>
    <w:div w:id="67583117">
      <w:bodyDiv w:val="1"/>
      <w:marLeft w:val="0"/>
      <w:marRight w:val="0"/>
      <w:marTop w:val="0"/>
      <w:marBottom w:val="0"/>
      <w:divBdr>
        <w:top w:val="none" w:sz="0" w:space="0" w:color="auto"/>
        <w:left w:val="none" w:sz="0" w:space="0" w:color="auto"/>
        <w:bottom w:val="none" w:sz="0" w:space="0" w:color="auto"/>
        <w:right w:val="none" w:sz="0" w:space="0" w:color="auto"/>
      </w:divBdr>
    </w:div>
    <w:div w:id="84885500">
      <w:bodyDiv w:val="1"/>
      <w:marLeft w:val="0"/>
      <w:marRight w:val="0"/>
      <w:marTop w:val="0"/>
      <w:marBottom w:val="0"/>
      <w:divBdr>
        <w:top w:val="none" w:sz="0" w:space="0" w:color="auto"/>
        <w:left w:val="none" w:sz="0" w:space="0" w:color="auto"/>
        <w:bottom w:val="none" w:sz="0" w:space="0" w:color="auto"/>
        <w:right w:val="none" w:sz="0" w:space="0" w:color="auto"/>
      </w:divBdr>
    </w:div>
    <w:div w:id="86510098">
      <w:bodyDiv w:val="1"/>
      <w:marLeft w:val="0"/>
      <w:marRight w:val="0"/>
      <w:marTop w:val="0"/>
      <w:marBottom w:val="0"/>
      <w:divBdr>
        <w:top w:val="none" w:sz="0" w:space="0" w:color="auto"/>
        <w:left w:val="none" w:sz="0" w:space="0" w:color="auto"/>
        <w:bottom w:val="none" w:sz="0" w:space="0" w:color="auto"/>
        <w:right w:val="none" w:sz="0" w:space="0" w:color="auto"/>
      </w:divBdr>
    </w:div>
    <w:div w:id="93481294">
      <w:bodyDiv w:val="1"/>
      <w:marLeft w:val="0"/>
      <w:marRight w:val="0"/>
      <w:marTop w:val="0"/>
      <w:marBottom w:val="0"/>
      <w:divBdr>
        <w:top w:val="none" w:sz="0" w:space="0" w:color="auto"/>
        <w:left w:val="none" w:sz="0" w:space="0" w:color="auto"/>
        <w:bottom w:val="none" w:sz="0" w:space="0" w:color="auto"/>
        <w:right w:val="none" w:sz="0" w:space="0" w:color="auto"/>
      </w:divBdr>
    </w:div>
    <w:div w:id="96215362">
      <w:bodyDiv w:val="1"/>
      <w:marLeft w:val="0"/>
      <w:marRight w:val="0"/>
      <w:marTop w:val="0"/>
      <w:marBottom w:val="0"/>
      <w:divBdr>
        <w:top w:val="none" w:sz="0" w:space="0" w:color="auto"/>
        <w:left w:val="none" w:sz="0" w:space="0" w:color="auto"/>
        <w:bottom w:val="none" w:sz="0" w:space="0" w:color="auto"/>
        <w:right w:val="none" w:sz="0" w:space="0" w:color="auto"/>
      </w:divBdr>
    </w:div>
    <w:div w:id="99883397">
      <w:bodyDiv w:val="1"/>
      <w:marLeft w:val="0"/>
      <w:marRight w:val="0"/>
      <w:marTop w:val="0"/>
      <w:marBottom w:val="0"/>
      <w:divBdr>
        <w:top w:val="none" w:sz="0" w:space="0" w:color="auto"/>
        <w:left w:val="none" w:sz="0" w:space="0" w:color="auto"/>
        <w:bottom w:val="none" w:sz="0" w:space="0" w:color="auto"/>
        <w:right w:val="none" w:sz="0" w:space="0" w:color="auto"/>
      </w:divBdr>
    </w:div>
    <w:div w:id="100733613">
      <w:bodyDiv w:val="1"/>
      <w:marLeft w:val="0"/>
      <w:marRight w:val="0"/>
      <w:marTop w:val="0"/>
      <w:marBottom w:val="0"/>
      <w:divBdr>
        <w:top w:val="none" w:sz="0" w:space="0" w:color="auto"/>
        <w:left w:val="none" w:sz="0" w:space="0" w:color="auto"/>
        <w:bottom w:val="none" w:sz="0" w:space="0" w:color="auto"/>
        <w:right w:val="none" w:sz="0" w:space="0" w:color="auto"/>
      </w:divBdr>
    </w:div>
    <w:div w:id="112139327">
      <w:bodyDiv w:val="1"/>
      <w:marLeft w:val="0"/>
      <w:marRight w:val="0"/>
      <w:marTop w:val="0"/>
      <w:marBottom w:val="0"/>
      <w:divBdr>
        <w:top w:val="none" w:sz="0" w:space="0" w:color="auto"/>
        <w:left w:val="none" w:sz="0" w:space="0" w:color="auto"/>
        <w:bottom w:val="none" w:sz="0" w:space="0" w:color="auto"/>
        <w:right w:val="none" w:sz="0" w:space="0" w:color="auto"/>
      </w:divBdr>
    </w:div>
    <w:div w:id="118575328">
      <w:bodyDiv w:val="1"/>
      <w:marLeft w:val="0"/>
      <w:marRight w:val="0"/>
      <w:marTop w:val="0"/>
      <w:marBottom w:val="0"/>
      <w:divBdr>
        <w:top w:val="none" w:sz="0" w:space="0" w:color="auto"/>
        <w:left w:val="none" w:sz="0" w:space="0" w:color="auto"/>
        <w:bottom w:val="none" w:sz="0" w:space="0" w:color="auto"/>
        <w:right w:val="none" w:sz="0" w:space="0" w:color="auto"/>
      </w:divBdr>
    </w:div>
    <w:div w:id="129446930">
      <w:bodyDiv w:val="1"/>
      <w:marLeft w:val="0"/>
      <w:marRight w:val="0"/>
      <w:marTop w:val="0"/>
      <w:marBottom w:val="0"/>
      <w:divBdr>
        <w:top w:val="none" w:sz="0" w:space="0" w:color="auto"/>
        <w:left w:val="none" w:sz="0" w:space="0" w:color="auto"/>
        <w:bottom w:val="none" w:sz="0" w:space="0" w:color="auto"/>
        <w:right w:val="none" w:sz="0" w:space="0" w:color="auto"/>
      </w:divBdr>
    </w:div>
    <w:div w:id="129589948">
      <w:bodyDiv w:val="1"/>
      <w:marLeft w:val="0"/>
      <w:marRight w:val="0"/>
      <w:marTop w:val="0"/>
      <w:marBottom w:val="0"/>
      <w:divBdr>
        <w:top w:val="none" w:sz="0" w:space="0" w:color="auto"/>
        <w:left w:val="none" w:sz="0" w:space="0" w:color="auto"/>
        <w:bottom w:val="none" w:sz="0" w:space="0" w:color="auto"/>
        <w:right w:val="none" w:sz="0" w:space="0" w:color="auto"/>
      </w:divBdr>
    </w:div>
    <w:div w:id="140656357">
      <w:bodyDiv w:val="1"/>
      <w:marLeft w:val="0"/>
      <w:marRight w:val="0"/>
      <w:marTop w:val="0"/>
      <w:marBottom w:val="0"/>
      <w:divBdr>
        <w:top w:val="none" w:sz="0" w:space="0" w:color="auto"/>
        <w:left w:val="none" w:sz="0" w:space="0" w:color="auto"/>
        <w:bottom w:val="none" w:sz="0" w:space="0" w:color="auto"/>
        <w:right w:val="none" w:sz="0" w:space="0" w:color="auto"/>
      </w:divBdr>
    </w:div>
    <w:div w:id="143668021">
      <w:bodyDiv w:val="1"/>
      <w:marLeft w:val="0"/>
      <w:marRight w:val="0"/>
      <w:marTop w:val="0"/>
      <w:marBottom w:val="0"/>
      <w:divBdr>
        <w:top w:val="none" w:sz="0" w:space="0" w:color="auto"/>
        <w:left w:val="none" w:sz="0" w:space="0" w:color="auto"/>
        <w:bottom w:val="none" w:sz="0" w:space="0" w:color="auto"/>
        <w:right w:val="none" w:sz="0" w:space="0" w:color="auto"/>
      </w:divBdr>
      <w:divsChild>
        <w:div w:id="299848278">
          <w:marLeft w:val="0"/>
          <w:marRight w:val="0"/>
          <w:marTop w:val="0"/>
          <w:marBottom w:val="0"/>
          <w:divBdr>
            <w:top w:val="none" w:sz="0" w:space="0" w:color="auto"/>
            <w:left w:val="none" w:sz="0" w:space="0" w:color="auto"/>
            <w:bottom w:val="none" w:sz="0" w:space="0" w:color="auto"/>
            <w:right w:val="none" w:sz="0" w:space="0" w:color="auto"/>
          </w:divBdr>
        </w:div>
        <w:div w:id="1237744403">
          <w:marLeft w:val="0"/>
          <w:marRight w:val="0"/>
          <w:marTop w:val="0"/>
          <w:marBottom w:val="0"/>
          <w:divBdr>
            <w:top w:val="none" w:sz="0" w:space="0" w:color="auto"/>
            <w:left w:val="none" w:sz="0" w:space="0" w:color="auto"/>
            <w:bottom w:val="none" w:sz="0" w:space="0" w:color="auto"/>
            <w:right w:val="none" w:sz="0" w:space="0" w:color="auto"/>
          </w:divBdr>
        </w:div>
        <w:div w:id="565070525">
          <w:marLeft w:val="0"/>
          <w:marRight w:val="0"/>
          <w:marTop w:val="0"/>
          <w:marBottom w:val="0"/>
          <w:divBdr>
            <w:top w:val="none" w:sz="0" w:space="0" w:color="auto"/>
            <w:left w:val="none" w:sz="0" w:space="0" w:color="auto"/>
            <w:bottom w:val="none" w:sz="0" w:space="0" w:color="auto"/>
            <w:right w:val="none" w:sz="0" w:space="0" w:color="auto"/>
          </w:divBdr>
        </w:div>
        <w:div w:id="1495687147">
          <w:marLeft w:val="0"/>
          <w:marRight w:val="0"/>
          <w:marTop w:val="0"/>
          <w:marBottom w:val="0"/>
          <w:divBdr>
            <w:top w:val="none" w:sz="0" w:space="0" w:color="auto"/>
            <w:left w:val="none" w:sz="0" w:space="0" w:color="auto"/>
            <w:bottom w:val="none" w:sz="0" w:space="0" w:color="auto"/>
            <w:right w:val="none" w:sz="0" w:space="0" w:color="auto"/>
          </w:divBdr>
        </w:div>
        <w:div w:id="1395084814">
          <w:marLeft w:val="0"/>
          <w:marRight w:val="0"/>
          <w:marTop w:val="0"/>
          <w:marBottom w:val="0"/>
          <w:divBdr>
            <w:top w:val="none" w:sz="0" w:space="0" w:color="auto"/>
            <w:left w:val="none" w:sz="0" w:space="0" w:color="auto"/>
            <w:bottom w:val="none" w:sz="0" w:space="0" w:color="auto"/>
            <w:right w:val="none" w:sz="0" w:space="0" w:color="auto"/>
          </w:divBdr>
        </w:div>
      </w:divsChild>
    </w:div>
    <w:div w:id="150293170">
      <w:bodyDiv w:val="1"/>
      <w:marLeft w:val="0"/>
      <w:marRight w:val="0"/>
      <w:marTop w:val="0"/>
      <w:marBottom w:val="0"/>
      <w:divBdr>
        <w:top w:val="none" w:sz="0" w:space="0" w:color="auto"/>
        <w:left w:val="none" w:sz="0" w:space="0" w:color="auto"/>
        <w:bottom w:val="none" w:sz="0" w:space="0" w:color="auto"/>
        <w:right w:val="none" w:sz="0" w:space="0" w:color="auto"/>
      </w:divBdr>
    </w:div>
    <w:div w:id="152844625">
      <w:bodyDiv w:val="1"/>
      <w:marLeft w:val="0"/>
      <w:marRight w:val="0"/>
      <w:marTop w:val="0"/>
      <w:marBottom w:val="0"/>
      <w:divBdr>
        <w:top w:val="none" w:sz="0" w:space="0" w:color="auto"/>
        <w:left w:val="none" w:sz="0" w:space="0" w:color="auto"/>
        <w:bottom w:val="none" w:sz="0" w:space="0" w:color="auto"/>
        <w:right w:val="none" w:sz="0" w:space="0" w:color="auto"/>
      </w:divBdr>
    </w:div>
    <w:div w:id="155923216">
      <w:bodyDiv w:val="1"/>
      <w:marLeft w:val="0"/>
      <w:marRight w:val="0"/>
      <w:marTop w:val="0"/>
      <w:marBottom w:val="0"/>
      <w:divBdr>
        <w:top w:val="none" w:sz="0" w:space="0" w:color="auto"/>
        <w:left w:val="none" w:sz="0" w:space="0" w:color="auto"/>
        <w:bottom w:val="none" w:sz="0" w:space="0" w:color="auto"/>
        <w:right w:val="none" w:sz="0" w:space="0" w:color="auto"/>
      </w:divBdr>
      <w:divsChild>
        <w:div w:id="1185636984">
          <w:marLeft w:val="0"/>
          <w:marRight w:val="0"/>
          <w:marTop w:val="0"/>
          <w:marBottom w:val="0"/>
          <w:divBdr>
            <w:top w:val="none" w:sz="0" w:space="0" w:color="auto"/>
            <w:left w:val="none" w:sz="0" w:space="0" w:color="auto"/>
            <w:bottom w:val="none" w:sz="0" w:space="0" w:color="auto"/>
            <w:right w:val="none" w:sz="0" w:space="0" w:color="auto"/>
          </w:divBdr>
        </w:div>
        <w:div w:id="1239099749">
          <w:marLeft w:val="0"/>
          <w:marRight w:val="0"/>
          <w:marTop w:val="0"/>
          <w:marBottom w:val="0"/>
          <w:divBdr>
            <w:top w:val="none" w:sz="0" w:space="0" w:color="auto"/>
            <w:left w:val="none" w:sz="0" w:space="0" w:color="auto"/>
            <w:bottom w:val="none" w:sz="0" w:space="0" w:color="auto"/>
            <w:right w:val="none" w:sz="0" w:space="0" w:color="auto"/>
          </w:divBdr>
        </w:div>
        <w:div w:id="279924544">
          <w:marLeft w:val="0"/>
          <w:marRight w:val="0"/>
          <w:marTop w:val="0"/>
          <w:marBottom w:val="0"/>
          <w:divBdr>
            <w:top w:val="none" w:sz="0" w:space="0" w:color="auto"/>
            <w:left w:val="none" w:sz="0" w:space="0" w:color="auto"/>
            <w:bottom w:val="none" w:sz="0" w:space="0" w:color="auto"/>
            <w:right w:val="none" w:sz="0" w:space="0" w:color="auto"/>
          </w:divBdr>
        </w:div>
        <w:div w:id="1520241174">
          <w:marLeft w:val="0"/>
          <w:marRight w:val="0"/>
          <w:marTop w:val="0"/>
          <w:marBottom w:val="0"/>
          <w:divBdr>
            <w:top w:val="none" w:sz="0" w:space="0" w:color="auto"/>
            <w:left w:val="none" w:sz="0" w:space="0" w:color="auto"/>
            <w:bottom w:val="none" w:sz="0" w:space="0" w:color="auto"/>
            <w:right w:val="none" w:sz="0" w:space="0" w:color="auto"/>
          </w:divBdr>
        </w:div>
      </w:divsChild>
    </w:div>
    <w:div w:id="156849821">
      <w:bodyDiv w:val="1"/>
      <w:marLeft w:val="0"/>
      <w:marRight w:val="0"/>
      <w:marTop w:val="0"/>
      <w:marBottom w:val="0"/>
      <w:divBdr>
        <w:top w:val="none" w:sz="0" w:space="0" w:color="auto"/>
        <w:left w:val="none" w:sz="0" w:space="0" w:color="auto"/>
        <w:bottom w:val="none" w:sz="0" w:space="0" w:color="auto"/>
        <w:right w:val="none" w:sz="0" w:space="0" w:color="auto"/>
      </w:divBdr>
    </w:div>
    <w:div w:id="157429613">
      <w:bodyDiv w:val="1"/>
      <w:marLeft w:val="0"/>
      <w:marRight w:val="0"/>
      <w:marTop w:val="0"/>
      <w:marBottom w:val="0"/>
      <w:divBdr>
        <w:top w:val="none" w:sz="0" w:space="0" w:color="auto"/>
        <w:left w:val="none" w:sz="0" w:space="0" w:color="auto"/>
        <w:bottom w:val="none" w:sz="0" w:space="0" w:color="auto"/>
        <w:right w:val="none" w:sz="0" w:space="0" w:color="auto"/>
      </w:divBdr>
      <w:divsChild>
        <w:div w:id="1319113636">
          <w:marLeft w:val="0"/>
          <w:marRight w:val="0"/>
          <w:marTop w:val="0"/>
          <w:marBottom w:val="0"/>
          <w:divBdr>
            <w:top w:val="none" w:sz="0" w:space="0" w:color="auto"/>
            <w:left w:val="none" w:sz="0" w:space="0" w:color="auto"/>
            <w:bottom w:val="none" w:sz="0" w:space="0" w:color="auto"/>
            <w:right w:val="none" w:sz="0" w:space="0" w:color="auto"/>
          </w:divBdr>
          <w:divsChild>
            <w:div w:id="111218221">
              <w:marLeft w:val="0"/>
              <w:marRight w:val="0"/>
              <w:marTop w:val="0"/>
              <w:marBottom w:val="0"/>
              <w:divBdr>
                <w:top w:val="none" w:sz="0" w:space="0" w:color="auto"/>
                <w:left w:val="none" w:sz="0" w:space="0" w:color="auto"/>
                <w:bottom w:val="none" w:sz="0" w:space="0" w:color="auto"/>
                <w:right w:val="none" w:sz="0" w:space="0" w:color="auto"/>
              </w:divBdr>
              <w:divsChild>
                <w:div w:id="1013263423">
                  <w:marLeft w:val="0"/>
                  <w:marRight w:val="0"/>
                  <w:marTop w:val="0"/>
                  <w:marBottom w:val="0"/>
                  <w:divBdr>
                    <w:top w:val="none" w:sz="0" w:space="0" w:color="auto"/>
                    <w:left w:val="none" w:sz="0" w:space="0" w:color="auto"/>
                    <w:bottom w:val="none" w:sz="0" w:space="0" w:color="auto"/>
                    <w:right w:val="none" w:sz="0" w:space="0" w:color="auto"/>
                  </w:divBdr>
                </w:div>
              </w:divsChild>
            </w:div>
            <w:div w:id="230626361">
              <w:marLeft w:val="0"/>
              <w:marRight w:val="0"/>
              <w:marTop w:val="0"/>
              <w:marBottom w:val="0"/>
              <w:divBdr>
                <w:top w:val="none" w:sz="0" w:space="0" w:color="auto"/>
                <w:left w:val="none" w:sz="0" w:space="0" w:color="auto"/>
                <w:bottom w:val="none" w:sz="0" w:space="0" w:color="auto"/>
                <w:right w:val="none" w:sz="0" w:space="0" w:color="auto"/>
              </w:divBdr>
              <w:divsChild>
                <w:div w:id="1688174588">
                  <w:marLeft w:val="0"/>
                  <w:marRight w:val="0"/>
                  <w:marTop w:val="0"/>
                  <w:marBottom w:val="0"/>
                  <w:divBdr>
                    <w:top w:val="none" w:sz="0" w:space="0" w:color="auto"/>
                    <w:left w:val="none" w:sz="0" w:space="0" w:color="auto"/>
                    <w:bottom w:val="none" w:sz="0" w:space="0" w:color="auto"/>
                    <w:right w:val="none" w:sz="0" w:space="0" w:color="auto"/>
                  </w:divBdr>
                </w:div>
              </w:divsChild>
            </w:div>
            <w:div w:id="1134442179">
              <w:marLeft w:val="0"/>
              <w:marRight w:val="0"/>
              <w:marTop w:val="0"/>
              <w:marBottom w:val="0"/>
              <w:divBdr>
                <w:top w:val="none" w:sz="0" w:space="0" w:color="auto"/>
                <w:left w:val="none" w:sz="0" w:space="0" w:color="auto"/>
                <w:bottom w:val="none" w:sz="0" w:space="0" w:color="auto"/>
                <w:right w:val="none" w:sz="0" w:space="0" w:color="auto"/>
              </w:divBdr>
              <w:divsChild>
                <w:div w:id="56519722">
                  <w:marLeft w:val="0"/>
                  <w:marRight w:val="0"/>
                  <w:marTop w:val="0"/>
                  <w:marBottom w:val="0"/>
                  <w:divBdr>
                    <w:top w:val="none" w:sz="0" w:space="0" w:color="auto"/>
                    <w:left w:val="none" w:sz="0" w:space="0" w:color="auto"/>
                    <w:bottom w:val="none" w:sz="0" w:space="0" w:color="auto"/>
                    <w:right w:val="none" w:sz="0" w:space="0" w:color="auto"/>
                  </w:divBdr>
                  <w:divsChild>
                    <w:div w:id="2125540368">
                      <w:marLeft w:val="0"/>
                      <w:marRight w:val="0"/>
                      <w:marTop w:val="0"/>
                      <w:marBottom w:val="0"/>
                      <w:divBdr>
                        <w:top w:val="none" w:sz="0" w:space="0" w:color="auto"/>
                        <w:left w:val="none" w:sz="0" w:space="0" w:color="auto"/>
                        <w:bottom w:val="none" w:sz="0" w:space="0" w:color="auto"/>
                        <w:right w:val="none" w:sz="0" w:space="0" w:color="auto"/>
                      </w:divBdr>
                    </w:div>
                  </w:divsChild>
                </w:div>
                <w:div w:id="79183039">
                  <w:marLeft w:val="0"/>
                  <w:marRight w:val="0"/>
                  <w:marTop w:val="0"/>
                  <w:marBottom w:val="0"/>
                  <w:divBdr>
                    <w:top w:val="none" w:sz="0" w:space="0" w:color="auto"/>
                    <w:left w:val="none" w:sz="0" w:space="0" w:color="auto"/>
                    <w:bottom w:val="none" w:sz="0" w:space="0" w:color="auto"/>
                    <w:right w:val="none" w:sz="0" w:space="0" w:color="auto"/>
                  </w:divBdr>
                  <w:divsChild>
                    <w:div w:id="436143108">
                      <w:marLeft w:val="0"/>
                      <w:marRight w:val="0"/>
                      <w:marTop w:val="0"/>
                      <w:marBottom w:val="0"/>
                      <w:divBdr>
                        <w:top w:val="none" w:sz="0" w:space="0" w:color="auto"/>
                        <w:left w:val="none" w:sz="0" w:space="0" w:color="auto"/>
                        <w:bottom w:val="none" w:sz="0" w:space="0" w:color="auto"/>
                        <w:right w:val="none" w:sz="0" w:space="0" w:color="auto"/>
                      </w:divBdr>
                    </w:div>
                  </w:divsChild>
                </w:div>
                <w:div w:id="98531187">
                  <w:marLeft w:val="0"/>
                  <w:marRight w:val="0"/>
                  <w:marTop w:val="0"/>
                  <w:marBottom w:val="0"/>
                  <w:divBdr>
                    <w:top w:val="none" w:sz="0" w:space="0" w:color="auto"/>
                    <w:left w:val="none" w:sz="0" w:space="0" w:color="auto"/>
                    <w:bottom w:val="none" w:sz="0" w:space="0" w:color="auto"/>
                    <w:right w:val="none" w:sz="0" w:space="0" w:color="auto"/>
                  </w:divBdr>
                  <w:divsChild>
                    <w:div w:id="5908750">
                      <w:marLeft w:val="0"/>
                      <w:marRight w:val="0"/>
                      <w:marTop w:val="0"/>
                      <w:marBottom w:val="0"/>
                      <w:divBdr>
                        <w:top w:val="none" w:sz="0" w:space="0" w:color="auto"/>
                        <w:left w:val="none" w:sz="0" w:space="0" w:color="auto"/>
                        <w:bottom w:val="none" w:sz="0" w:space="0" w:color="auto"/>
                        <w:right w:val="none" w:sz="0" w:space="0" w:color="auto"/>
                      </w:divBdr>
                    </w:div>
                  </w:divsChild>
                </w:div>
                <w:div w:id="111830471">
                  <w:marLeft w:val="0"/>
                  <w:marRight w:val="0"/>
                  <w:marTop w:val="0"/>
                  <w:marBottom w:val="0"/>
                  <w:divBdr>
                    <w:top w:val="none" w:sz="0" w:space="0" w:color="auto"/>
                    <w:left w:val="none" w:sz="0" w:space="0" w:color="auto"/>
                    <w:bottom w:val="none" w:sz="0" w:space="0" w:color="auto"/>
                    <w:right w:val="none" w:sz="0" w:space="0" w:color="auto"/>
                  </w:divBdr>
                  <w:divsChild>
                    <w:div w:id="885263027">
                      <w:marLeft w:val="0"/>
                      <w:marRight w:val="0"/>
                      <w:marTop w:val="0"/>
                      <w:marBottom w:val="0"/>
                      <w:divBdr>
                        <w:top w:val="none" w:sz="0" w:space="0" w:color="auto"/>
                        <w:left w:val="none" w:sz="0" w:space="0" w:color="auto"/>
                        <w:bottom w:val="none" w:sz="0" w:space="0" w:color="auto"/>
                        <w:right w:val="none" w:sz="0" w:space="0" w:color="auto"/>
                      </w:divBdr>
                    </w:div>
                  </w:divsChild>
                </w:div>
                <w:div w:id="117064604">
                  <w:marLeft w:val="0"/>
                  <w:marRight w:val="0"/>
                  <w:marTop w:val="0"/>
                  <w:marBottom w:val="0"/>
                  <w:divBdr>
                    <w:top w:val="none" w:sz="0" w:space="0" w:color="auto"/>
                    <w:left w:val="none" w:sz="0" w:space="0" w:color="auto"/>
                    <w:bottom w:val="none" w:sz="0" w:space="0" w:color="auto"/>
                    <w:right w:val="none" w:sz="0" w:space="0" w:color="auto"/>
                  </w:divBdr>
                  <w:divsChild>
                    <w:div w:id="746851446">
                      <w:marLeft w:val="0"/>
                      <w:marRight w:val="0"/>
                      <w:marTop w:val="0"/>
                      <w:marBottom w:val="0"/>
                      <w:divBdr>
                        <w:top w:val="none" w:sz="0" w:space="0" w:color="auto"/>
                        <w:left w:val="none" w:sz="0" w:space="0" w:color="auto"/>
                        <w:bottom w:val="none" w:sz="0" w:space="0" w:color="auto"/>
                        <w:right w:val="none" w:sz="0" w:space="0" w:color="auto"/>
                      </w:divBdr>
                    </w:div>
                  </w:divsChild>
                </w:div>
                <w:div w:id="118110063">
                  <w:marLeft w:val="0"/>
                  <w:marRight w:val="0"/>
                  <w:marTop w:val="0"/>
                  <w:marBottom w:val="0"/>
                  <w:divBdr>
                    <w:top w:val="none" w:sz="0" w:space="0" w:color="auto"/>
                    <w:left w:val="none" w:sz="0" w:space="0" w:color="auto"/>
                    <w:bottom w:val="none" w:sz="0" w:space="0" w:color="auto"/>
                    <w:right w:val="none" w:sz="0" w:space="0" w:color="auto"/>
                  </w:divBdr>
                  <w:divsChild>
                    <w:div w:id="1355109816">
                      <w:marLeft w:val="0"/>
                      <w:marRight w:val="0"/>
                      <w:marTop w:val="0"/>
                      <w:marBottom w:val="0"/>
                      <w:divBdr>
                        <w:top w:val="none" w:sz="0" w:space="0" w:color="auto"/>
                        <w:left w:val="none" w:sz="0" w:space="0" w:color="auto"/>
                        <w:bottom w:val="none" w:sz="0" w:space="0" w:color="auto"/>
                        <w:right w:val="none" w:sz="0" w:space="0" w:color="auto"/>
                      </w:divBdr>
                    </w:div>
                  </w:divsChild>
                </w:div>
                <w:div w:id="165555713">
                  <w:marLeft w:val="0"/>
                  <w:marRight w:val="0"/>
                  <w:marTop w:val="0"/>
                  <w:marBottom w:val="0"/>
                  <w:divBdr>
                    <w:top w:val="none" w:sz="0" w:space="0" w:color="auto"/>
                    <w:left w:val="none" w:sz="0" w:space="0" w:color="auto"/>
                    <w:bottom w:val="none" w:sz="0" w:space="0" w:color="auto"/>
                    <w:right w:val="none" w:sz="0" w:space="0" w:color="auto"/>
                  </w:divBdr>
                  <w:divsChild>
                    <w:div w:id="267322272">
                      <w:marLeft w:val="0"/>
                      <w:marRight w:val="0"/>
                      <w:marTop w:val="0"/>
                      <w:marBottom w:val="0"/>
                      <w:divBdr>
                        <w:top w:val="none" w:sz="0" w:space="0" w:color="auto"/>
                        <w:left w:val="none" w:sz="0" w:space="0" w:color="auto"/>
                        <w:bottom w:val="none" w:sz="0" w:space="0" w:color="auto"/>
                        <w:right w:val="none" w:sz="0" w:space="0" w:color="auto"/>
                      </w:divBdr>
                    </w:div>
                  </w:divsChild>
                </w:div>
                <w:div w:id="199316906">
                  <w:marLeft w:val="0"/>
                  <w:marRight w:val="0"/>
                  <w:marTop w:val="0"/>
                  <w:marBottom w:val="0"/>
                  <w:divBdr>
                    <w:top w:val="none" w:sz="0" w:space="0" w:color="auto"/>
                    <w:left w:val="none" w:sz="0" w:space="0" w:color="auto"/>
                    <w:bottom w:val="none" w:sz="0" w:space="0" w:color="auto"/>
                    <w:right w:val="none" w:sz="0" w:space="0" w:color="auto"/>
                  </w:divBdr>
                  <w:divsChild>
                    <w:div w:id="670717875">
                      <w:marLeft w:val="0"/>
                      <w:marRight w:val="0"/>
                      <w:marTop w:val="0"/>
                      <w:marBottom w:val="0"/>
                      <w:divBdr>
                        <w:top w:val="none" w:sz="0" w:space="0" w:color="auto"/>
                        <w:left w:val="none" w:sz="0" w:space="0" w:color="auto"/>
                        <w:bottom w:val="none" w:sz="0" w:space="0" w:color="auto"/>
                        <w:right w:val="none" w:sz="0" w:space="0" w:color="auto"/>
                      </w:divBdr>
                    </w:div>
                  </w:divsChild>
                </w:div>
                <w:div w:id="232205493">
                  <w:marLeft w:val="0"/>
                  <w:marRight w:val="0"/>
                  <w:marTop w:val="0"/>
                  <w:marBottom w:val="0"/>
                  <w:divBdr>
                    <w:top w:val="none" w:sz="0" w:space="0" w:color="auto"/>
                    <w:left w:val="none" w:sz="0" w:space="0" w:color="auto"/>
                    <w:bottom w:val="none" w:sz="0" w:space="0" w:color="auto"/>
                    <w:right w:val="none" w:sz="0" w:space="0" w:color="auto"/>
                  </w:divBdr>
                  <w:divsChild>
                    <w:div w:id="360471535">
                      <w:marLeft w:val="0"/>
                      <w:marRight w:val="0"/>
                      <w:marTop w:val="0"/>
                      <w:marBottom w:val="0"/>
                      <w:divBdr>
                        <w:top w:val="none" w:sz="0" w:space="0" w:color="auto"/>
                        <w:left w:val="none" w:sz="0" w:space="0" w:color="auto"/>
                        <w:bottom w:val="none" w:sz="0" w:space="0" w:color="auto"/>
                        <w:right w:val="none" w:sz="0" w:space="0" w:color="auto"/>
                      </w:divBdr>
                    </w:div>
                  </w:divsChild>
                </w:div>
                <w:div w:id="260339706">
                  <w:marLeft w:val="0"/>
                  <w:marRight w:val="0"/>
                  <w:marTop w:val="0"/>
                  <w:marBottom w:val="0"/>
                  <w:divBdr>
                    <w:top w:val="none" w:sz="0" w:space="0" w:color="auto"/>
                    <w:left w:val="none" w:sz="0" w:space="0" w:color="auto"/>
                    <w:bottom w:val="none" w:sz="0" w:space="0" w:color="auto"/>
                    <w:right w:val="none" w:sz="0" w:space="0" w:color="auto"/>
                  </w:divBdr>
                  <w:divsChild>
                    <w:div w:id="540283268">
                      <w:marLeft w:val="0"/>
                      <w:marRight w:val="0"/>
                      <w:marTop w:val="0"/>
                      <w:marBottom w:val="0"/>
                      <w:divBdr>
                        <w:top w:val="none" w:sz="0" w:space="0" w:color="auto"/>
                        <w:left w:val="none" w:sz="0" w:space="0" w:color="auto"/>
                        <w:bottom w:val="none" w:sz="0" w:space="0" w:color="auto"/>
                        <w:right w:val="none" w:sz="0" w:space="0" w:color="auto"/>
                      </w:divBdr>
                    </w:div>
                  </w:divsChild>
                </w:div>
                <w:div w:id="350958369">
                  <w:marLeft w:val="0"/>
                  <w:marRight w:val="0"/>
                  <w:marTop w:val="0"/>
                  <w:marBottom w:val="0"/>
                  <w:divBdr>
                    <w:top w:val="none" w:sz="0" w:space="0" w:color="auto"/>
                    <w:left w:val="none" w:sz="0" w:space="0" w:color="auto"/>
                    <w:bottom w:val="none" w:sz="0" w:space="0" w:color="auto"/>
                    <w:right w:val="none" w:sz="0" w:space="0" w:color="auto"/>
                  </w:divBdr>
                  <w:divsChild>
                    <w:div w:id="871571632">
                      <w:marLeft w:val="0"/>
                      <w:marRight w:val="0"/>
                      <w:marTop w:val="0"/>
                      <w:marBottom w:val="0"/>
                      <w:divBdr>
                        <w:top w:val="none" w:sz="0" w:space="0" w:color="auto"/>
                        <w:left w:val="none" w:sz="0" w:space="0" w:color="auto"/>
                        <w:bottom w:val="none" w:sz="0" w:space="0" w:color="auto"/>
                        <w:right w:val="none" w:sz="0" w:space="0" w:color="auto"/>
                      </w:divBdr>
                    </w:div>
                  </w:divsChild>
                </w:div>
                <w:div w:id="385448263">
                  <w:marLeft w:val="0"/>
                  <w:marRight w:val="0"/>
                  <w:marTop w:val="0"/>
                  <w:marBottom w:val="0"/>
                  <w:divBdr>
                    <w:top w:val="none" w:sz="0" w:space="0" w:color="auto"/>
                    <w:left w:val="none" w:sz="0" w:space="0" w:color="auto"/>
                    <w:bottom w:val="none" w:sz="0" w:space="0" w:color="auto"/>
                    <w:right w:val="none" w:sz="0" w:space="0" w:color="auto"/>
                  </w:divBdr>
                  <w:divsChild>
                    <w:div w:id="740711191">
                      <w:marLeft w:val="0"/>
                      <w:marRight w:val="0"/>
                      <w:marTop w:val="0"/>
                      <w:marBottom w:val="0"/>
                      <w:divBdr>
                        <w:top w:val="none" w:sz="0" w:space="0" w:color="auto"/>
                        <w:left w:val="none" w:sz="0" w:space="0" w:color="auto"/>
                        <w:bottom w:val="none" w:sz="0" w:space="0" w:color="auto"/>
                        <w:right w:val="none" w:sz="0" w:space="0" w:color="auto"/>
                      </w:divBdr>
                    </w:div>
                  </w:divsChild>
                </w:div>
                <w:div w:id="531765111">
                  <w:marLeft w:val="0"/>
                  <w:marRight w:val="0"/>
                  <w:marTop w:val="0"/>
                  <w:marBottom w:val="0"/>
                  <w:divBdr>
                    <w:top w:val="none" w:sz="0" w:space="0" w:color="auto"/>
                    <w:left w:val="none" w:sz="0" w:space="0" w:color="auto"/>
                    <w:bottom w:val="none" w:sz="0" w:space="0" w:color="auto"/>
                    <w:right w:val="none" w:sz="0" w:space="0" w:color="auto"/>
                  </w:divBdr>
                  <w:divsChild>
                    <w:div w:id="1559048500">
                      <w:marLeft w:val="0"/>
                      <w:marRight w:val="0"/>
                      <w:marTop w:val="0"/>
                      <w:marBottom w:val="0"/>
                      <w:divBdr>
                        <w:top w:val="none" w:sz="0" w:space="0" w:color="auto"/>
                        <w:left w:val="none" w:sz="0" w:space="0" w:color="auto"/>
                        <w:bottom w:val="none" w:sz="0" w:space="0" w:color="auto"/>
                        <w:right w:val="none" w:sz="0" w:space="0" w:color="auto"/>
                      </w:divBdr>
                    </w:div>
                  </w:divsChild>
                </w:div>
                <w:div w:id="625310998">
                  <w:marLeft w:val="0"/>
                  <w:marRight w:val="0"/>
                  <w:marTop w:val="0"/>
                  <w:marBottom w:val="0"/>
                  <w:divBdr>
                    <w:top w:val="none" w:sz="0" w:space="0" w:color="auto"/>
                    <w:left w:val="none" w:sz="0" w:space="0" w:color="auto"/>
                    <w:bottom w:val="none" w:sz="0" w:space="0" w:color="auto"/>
                    <w:right w:val="none" w:sz="0" w:space="0" w:color="auto"/>
                  </w:divBdr>
                  <w:divsChild>
                    <w:div w:id="712385579">
                      <w:marLeft w:val="0"/>
                      <w:marRight w:val="0"/>
                      <w:marTop w:val="0"/>
                      <w:marBottom w:val="0"/>
                      <w:divBdr>
                        <w:top w:val="none" w:sz="0" w:space="0" w:color="auto"/>
                        <w:left w:val="none" w:sz="0" w:space="0" w:color="auto"/>
                        <w:bottom w:val="none" w:sz="0" w:space="0" w:color="auto"/>
                        <w:right w:val="none" w:sz="0" w:space="0" w:color="auto"/>
                      </w:divBdr>
                    </w:div>
                  </w:divsChild>
                </w:div>
                <w:div w:id="649093354">
                  <w:marLeft w:val="0"/>
                  <w:marRight w:val="0"/>
                  <w:marTop w:val="0"/>
                  <w:marBottom w:val="0"/>
                  <w:divBdr>
                    <w:top w:val="none" w:sz="0" w:space="0" w:color="auto"/>
                    <w:left w:val="none" w:sz="0" w:space="0" w:color="auto"/>
                    <w:bottom w:val="none" w:sz="0" w:space="0" w:color="auto"/>
                    <w:right w:val="none" w:sz="0" w:space="0" w:color="auto"/>
                  </w:divBdr>
                  <w:divsChild>
                    <w:div w:id="1504469970">
                      <w:marLeft w:val="0"/>
                      <w:marRight w:val="0"/>
                      <w:marTop w:val="0"/>
                      <w:marBottom w:val="0"/>
                      <w:divBdr>
                        <w:top w:val="none" w:sz="0" w:space="0" w:color="auto"/>
                        <w:left w:val="none" w:sz="0" w:space="0" w:color="auto"/>
                        <w:bottom w:val="none" w:sz="0" w:space="0" w:color="auto"/>
                        <w:right w:val="none" w:sz="0" w:space="0" w:color="auto"/>
                      </w:divBdr>
                    </w:div>
                  </w:divsChild>
                </w:div>
                <w:div w:id="757823848">
                  <w:marLeft w:val="0"/>
                  <w:marRight w:val="0"/>
                  <w:marTop w:val="0"/>
                  <w:marBottom w:val="0"/>
                  <w:divBdr>
                    <w:top w:val="none" w:sz="0" w:space="0" w:color="auto"/>
                    <w:left w:val="none" w:sz="0" w:space="0" w:color="auto"/>
                    <w:bottom w:val="none" w:sz="0" w:space="0" w:color="auto"/>
                    <w:right w:val="none" w:sz="0" w:space="0" w:color="auto"/>
                  </w:divBdr>
                  <w:divsChild>
                    <w:div w:id="2110540289">
                      <w:marLeft w:val="0"/>
                      <w:marRight w:val="0"/>
                      <w:marTop w:val="0"/>
                      <w:marBottom w:val="0"/>
                      <w:divBdr>
                        <w:top w:val="none" w:sz="0" w:space="0" w:color="auto"/>
                        <w:left w:val="none" w:sz="0" w:space="0" w:color="auto"/>
                        <w:bottom w:val="none" w:sz="0" w:space="0" w:color="auto"/>
                        <w:right w:val="none" w:sz="0" w:space="0" w:color="auto"/>
                      </w:divBdr>
                    </w:div>
                  </w:divsChild>
                </w:div>
                <w:div w:id="802427564">
                  <w:marLeft w:val="0"/>
                  <w:marRight w:val="0"/>
                  <w:marTop w:val="0"/>
                  <w:marBottom w:val="0"/>
                  <w:divBdr>
                    <w:top w:val="none" w:sz="0" w:space="0" w:color="auto"/>
                    <w:left w:val="none" w:sz="0" w:space="0" w:color="auto"/>
                    <w:bottom w:val="none" w:sz="0" w:space="0" w:color="auto"/>
                    <w:right w:val="none" w:sz="0" w:space="0" w:color="auto"/>
                  </w:divBdr>
                  <w:divsChild>
                    <w:div w:id="1441072720">
                      <w:marLeft w:val="0"/>
                      <w:marRight w:val="0"/>
                      <w:marTop w:val="0"/>
                      <w:marBottom w:val="0"/>
                      <w:divBdr>
                        <w:top w:val="none" w:sz="0" w:space="0" w:color="auto"/>
                        <w:left w:val="none" w:sz="0" w:space="0" w:color="auto"/>
                        <w:bottom w:val="none" w:sz="0" w:space="0" w:color="auto"/>
                        <w:right w:val="none" w:sz="0" w:space="0" w:color="auto"/>
                      </w:divBdr>
                    </w:div>
                  </w:divsChild>
                </w:div>
                <w:div w:id="917982106">
                  <w:marLeft w:val="0"/>
                  <w:marRight w:val="0"/>
                  <w:marTop w:val="0"/>
                  <w:marBottom w:val="0"/>
                  <w:divBdr>
                    <w:top w:val="none" w:sz="0" w:space="0" w:color="auto"/>
                    <w:left w:val="none" w:sz="0" w:space="0" w:color="auto"/>
                    <w:bottom w:val="none" w:sz="0" w:space="0" w:color="auto"/>
                    <w:right w:val="none" w:sz="0" w:space="0" w:color="auto"/>
                  </w:divBdr>
                  <w:divsChild>
                    <w:div w:id="952589673">
                      <w:marLeft w:val="0"/>
                      <w:marRight w:val="0"/>
                      <w:marTop w:val="0"/>
                      <w:marBottom w:val="0"/>
                      <w:divBdr>
                        <w:top w:val="none" w:sz="0" w:space="0" w:color="auto"/>
                        <w:left w:val="none" w:sz="0" w:space="0" w:color="auto"/>
                        <w:bottom w:val="none" w:sz="0" w:space="0" w:color="auto"/>
                        <w:right w:val="none" w:sz="0" w:space="0" w:color="auto"/>
                      </w:divBdr>
                    </w:div>
                  </w:divsChild>
                </w:div>
                <w:div w:id="983004175">
                  <w:marLeft w:val="0"/>
                  <w:marRight w:val="0"/>
                  <w:marTop w:val="0"/>
                  <w:marBottom w:val="0"/>
                  <w:divBdr>
                    <w:top w:val="none" w:sz="0" w:space="0" w:color="auto"/>
                    <w:left w:val="none" w:sz="0" w:space="0" w:color="auto"/>
                    <w:bottom w:val="none" w:sz="0" w:space="0" w:color="auto"/>
                    <w:right w:val="none" w:sz="0" w:space="0" w:color="auto"/>
                  </w:divBdr>
                  <w:divsChild>
                    <w:div w:id="1672680014">
                      <w:marLeft w:val="0"/>
                      <w:marRight w:val="0"/>
                      <w:marTop w:val="0"/>
                      <w:marBottom w:val="0"/>
                      <w:divBdr>
                        <w:top w:val="none" w:sz="0" w:space="0" w:color="auto"/>
                        <w:left w:val="none" w:sz="0" w:space="0" w:color="auto"/>
                        <w:bottom w:val="none" w:sz="0" w:space="0" w:color="auto"/>
                        <w:right w:val="none" w:sz="0" w:space="0" w:color="auto"/>
                      </w:divBdr>
                    </w:div>
                  </w:divsChild>
                </w:div>
                <w:div w:id="1001204004">
                  <w:marLeft w:val="0"/>
                  <w:marRight w:val="0"/>
                  <w:marTop w:val="0"/>
                  <w:marBottom w:val="0"/>
                  <w:divBdr>
                    <w:top w:val="none" w:sz="0" w:space="0" w:color="auto"/>
                    <w:left w:val="none" w:sz="0" w:space="0" w:color="auto"/>
                    <w:bottom w:val="none" w:sz="0" w:space="0" w:color="auto"/>
                    <w:right w:val="none" w:sz="0" w:space="0" w:color="auto"/>
                  </w:divBdr>
                  <w:divsChild>
                    <w:div w:id="1213419243">
                      <w:marLeft w:val="0"/>
                      <w:marRight w:val="0"/>
                      <w:marTop w:val="0"/>
                      <w:marBottom w:val="0"/>
                      <w:divBdr>
                        <w:top w:val="none" w:sz="0" w:space="0" w:color="auto"/>
                        <w:left w:val="none" w:sz="0" w:space="0" w:color="auto"/>
                        <w:bottom w:val="none" w:sz="0" w:space="0" w:color="auto"/>
                        <w:right w:val="none" w:sz="0" w:space="0" w:color="auto"/>
                      </w:divBdr>
                    </w:div>
                  </w:divsChild>
                </w:div>
                <w:div w:id="1056465617">
                  <w:marLeft w:val="0"/>
                  <w:marRight w:val="0"/>
                  <w:marTop w:val="0"/>
                  <w:marBottom w:val="0"/>
                  <w:divBdr>
                    <w:top w:val="none" w:sz="0" w:space="0" w:color="auto"/>
                    <w:left w:val="none" w:sz="0" w:space="0" w:color="auto"/>
                    <w:bottom w:val="none" w:sz="0" w:space="0" w:color="auto"/>
                    <w:right w:val="none" w:sz="0" w:space="0" w:color="auto"/>
                  </w:divBdr>
                  <w:divsChild>
                    <w:div w:id="940573858">
                      <w:marLeft w:val="0"/>
                      <w:marRight w:val="0"/>
                      <w:marTop w:val="0"/>
                      <w:marBottom w:val="0"/>
                      <w:divBdr>
                        <w:top w:val="none" w:sz="0" w:space="0" w:color="auto"/>
                        <w:left w:val="none" w:sz="0" w:space="0" w:color="auto"/>
                        <w:bottom w:val="none" w:sz="0" w:space="0" w:color="auto"/>
                        <w:right w:val="none" w:sz="0" w:space="0" w:color="auto"/>
                      </w:divBdr>
                    </w:div>
                  </w:divsChild>
                </w:div>
                <w:div w:id="1094785994">
                  <w:marLeft w:val="0"/>
                  <w:marRight w:val="0"/>
                  <w:marTop w:val="0"/>
                  <w:marBottom w:val="0"/>
                  <w:divBdr>
                    <w:top w:val="none" w:sz="0" w:space="0" w:color="auto"/>
                    <w:left w:val="none" w:sz="0" w:space="0" w:color="auto"/>
                    <w:bottom w:val="none" w:sz="0" w:space="0" w:color="auto"/>
                    <w:right w:val="none" w:sz="0" w:space="0" w:color="auto"/>
                  </w:divBdr>
                  <w:divsChild>
                    <w:div w:id="1502768871">
                      <w:marLeft w:val="0"/>
                      <w:marRight w:val="0"/>
                      <w:marTop w:val="0"/>
                      <w:marBottom w:val="0"/>
                      <w:divBdr>
                        <w:top w:val="none" w:sz="0" w:space="0" w:color="auto"/>
                        <w:left w:val="none" w:sz="0" w:space="0" w:color="auto"/>
                        <w:bottom w:val="none" w:sz="0" w:space="0" w:color="auto"/>
                        <w:right w:val="none" w:sz="0" w:space="0" w:color="auto"/>
                      </w:divBdr>
                    </w:div>
                  </w:divsChild>
                </w:div>
                <w:div w:id="1196698581">
                  <w:marLeft w:val="0"/>
                  <w:marRight w:val="0"/>
                  <w:marTop w:val="0"/>
                  <w:marBottom w:val="0"/>
                  <w:divBdr>
                    <w:top w:val="none" w:sz="0" w:space="0" w:color="auto"/>
                    <w:left w:val="none" w:sz="0" w:space="0" w:color="auto"/>
                    <w:bottom w:val="none" w:sz="0" w:space="0" w:color="auto"/>
                    <w:right w:val="none" w:sz="0" w:space="0" w:color="auto"/>
                  </w:divBdr>
                  <w:divsChild>
                    <w:div w:id="1726561086">
                      <w:marLeft w:val="0"/>
                      <w:marRight w:val="0"/>
                      <w:marTop w:val="0"/>
                      <w:marBottom w:val="0"/>
                      <w:divBdr>
                        <w:top w:val="none" w:sz="0" w:space="0" w:color="auto"/>
                        <w:left w:val="none" w:sz="0" w:space="0" w:color="auto"/>
                        <w:bottom w:val="none" w:sz="0" w:space="0" w:color="auto"/>
                        <w:right w:val="none" w:sz="0" w:space="0" w:color="auto"/>
                      </w:divBdr>
                    </w:div>
                  </w:divsChild>
                </w:div>
                <w:div w:id="1254512918">
                  <w:marLeft w:val="0"/>
                  <w:marRight w:val="0"/>
                  <w:marTop w:val="0"/>
                  <w:marBottom w:val="0"/>
                  <w:divBdr>
                    <w:top w:val="none" w:sz="0" w:space="0" w:color="auto"/>
                    <w:left w:val="none" w:sz="0" w:space="0" w:color="auto"/>
                    <w:bottom w:val="none" w:sz="0" w:space="0" w:color="auto"/>
                    <w:right w:val="none" w:sz="0" w:space="0" w:color="auto"/>
                  </w:divBdr>
                  <w:divsChild>
                    <w:div w:id="1872456827">
                      <w:marLeft w:val="0"/>
                      <w:marRight w:val="0"/>
                      <w:marTop w:val="0"/>
                      <w:marBottom w:val="0"/>
                      <w:divBdr>
                        <w:top w:val="none" w:sz="0" w:space="0" w:color="auto"/>
                        <w:left w:val="none" w:sz="0" w:space="0" w:color="auto"/>
                        <w:bottom w:val="none" w:sz="0" w:space="0" w:color="auto"/>
                        <w:right w:val="none" w:sz="0" w:space="0" w:color="auto"/>
                      </w:divBdr>
                    </w:div>
                  </w:divsChild>
                </w:div>
                <w:div w:id="1300109672">
                  <w:marLeft w:val="0"/>
                  <w:marRight w:val="0"/>
                  <w:marTop w:val="0"/>
                  <w:marBottom w:val="0"/>
                  <w:divBdr>
                    <w:top w:val="none" w:sz="0" w:space="0" w:color="auto"/>
                    <w:left w:val="none" w:sz="0" w:space="0" w:color="auto"/>
                    <w:bottom w:val="none" w:sz="0" w:space="0" w:color="auto"/>
                    <w:right w:val="none" w:sz="0" w:space="0" w:color="auto"/>
                  </w:divBdr>
                  <w:divsChild>
                    <w:div w:id="962031099">
                      <w:marLeft w:val="0"/>
                      <w:marRight w:val="0"/>
                      <w:marTop w:val="0"/>
                      <w:marBottom w:val="0"/>
                      <w:divBdr>
                        <w:top w:val="none" w:sz="0" w:space="0" w:color="auto"/>
                        <w:left w:val="none" w:sz="0" w:space="0" w:color="auto"/>
                        <w:bottom w:val="none" w:sz="0" w:space="0" w:color="auto"/>
                        <w:right w:val="none" w:sz="0" w:space="0" w:color="auto"/>
                      </w:divBdr>
                    </w:div>
                  </w:divsChild>
                </w:div>
                <w:div w:id="1460994134">
                  <w:marLeft w:val="0"/>
                  <w:marRight w:val="0"/>
                  <w:marTop w:val="0"/>
                  <w:marBottom w:val="0"/>
                  <w:divBdr>
                    <w:top w:val="none" w:sz="0" w:space="0" w:color="auto"/>
                    <w:left w:val="none" w:sz="0" w:space="0" w:color="auto"/>
                    <w:bottom w:val="none" w:sz="0" w:space="0" w:color="auto"/>
                    <w:right w:val="none" w:sz="0" w:space="0" w:color="auto"/>
                  </w:divBdr>
                  <w:divsChild>
                    <w:div w:id="1162771510">
                      <w:marLeft w:val="0"/>
                      <w:marRight w:val="0"/>
                      <w:marTop w:val="0"/>
                      <w:marBottom w:val="0"/>
                      <w:divBdr>
                        <w:top w:val="none" w:sz="0" w:space="0" w:color="auto"/>
                        <w:left w:val="none" w:sz="0" w:space="0" w:color="auto"/>
                        <w:bottom w:val="none" w:sz="0" w:space="0" w:color="auto"/>
                        <w:right w:val="none" w:sz="0" w:space="0" w:color="auto"/>
                      </w:divBdr>
                    </w:div>
                  </w:divsChild>
                </w:div>
                <w:div w:id="1473056891">
                  <w:marLeft w:val="0"/>
                  <w:marRight w:val="0"/>
                  <w:marTop w:val="0"/>
                  <w:marBottom w:val="0"/>
                  <w:divBdr>
                    <w:top w:val="none" w:sz="0" w:space="0" w:color="auto"/>
                    <w:left w:val="none" w:sz="0" w:space="0" w:color="auto"/>
                    <w:bottom w:val="none" w:sz="0" w:space="0" w:color="auto"/>
                    <w:right w:val="none" w:sz="0" w:space="0" w:color="auto"/>
                  </w:divBdr>
                  <w:divsChild>
                    <w:div w:id="624626304">
                      <w:marLeft w:val="0"/>
                      <w:marRight w:val="0"/>
                      <w:marTop w:val="0"/>
                      <w:marBottom w:val="0"/>
                      <w:divBdr>
                        <w:top w:val="none" w:sz="0" w:space="0" w:color="auto"/>
                        <w:left w:val="none" w:sz="0" w:space="0" w:color="auto"/>
                        <w:bottom w:val="none" w:sz="0" w:space="0" w:color="auto"/>
                        <w:right w:val="none" w:sz="0" w:space="0" w:color="auto"/>
                      </w:divBdr>
                    </w:div>
                  </w:divsChild>
                </w:div>
                <w:div w:id="1505052728">
                  <w:marLeft w:val="0"/>
                  <w:marRight w:val="0"/>
                  <w:marTop w:val="0"/>
                  <w:marBottom w:val="0"/>
                  <w:divBdr>
                    <w:top w:val="none" w:sz="0" w:space="0" w:color="auto"/>
                    <w:left w:val="none" w:sz="0" w:space="0" w:color="auto"/>
                    <w:bottom w:val="none" w:sz="0" w:space="0" w:color="auto"/>
                    <w:right w:val="none" w:sz="0" w:space="0" w:color="auto"/>
                  </w:divBdr>
                  <w:divsChild>
                    <w:div w:id="272396074">
                      <w:marLeft w:val="0"/>
                      <w:marRight w:val="0"/>
                      <w:marTop w:val="0"/>
                      <w:marBottom w:val="0"/>
                      <w:divBdr>
                        <w:top w:val="none" w:sz="0" w:space="0" w:color="auto"/>
                        <w:left w:val="none" w:sz="0" w:space="0" w:color="auto"/>
                        <w:bottom w:val="none" w:sz="0" w:space="0" w:color="auto"/>
                        <w:right w:val="none" w:sz="0" w:space="0" w:color="auto"/>
                      </w:divBdr>
                    </w:div>
                  </w:divsChild>
                </w:div>
                <w:div w:id="1530988672">
                  <w:marLeft w:val="0"/>
                  <w:marRight w:val="0"/>
                  <w:marTop w:val="0"/>
                  <w:marBottom w:val="0"/>
                  <w:divBdr>
                    <w:top w:val="none" w:sz="0" w:space="0" w:color="auto"/>
                    <w:left w:val="none" w:sz="0" w:space="0" w:color="auto"/>
                    <w:bottom w:val="none" w:sz="0" w:space="0" w:color="auto"/>
                    <w:right w:val="none" w:sz="0" w:space="0" w:color="auto"/>
                  </w:divBdr>
                  <w:divsChild>
                    <w:div w:id="1787501325">
                      <w:marLeft w:val="0"/>
                      <w:marRight w:val="0"/>
                      <w:marTop w:val="0"/>
                      <w:marBottom w:val="0"/>
                      <w:divBdr>
                        <w:top w:val="none" w:sz="0" w:space="0" w:color="auto"/>
                        <w:left w:val="none" w:sz="0" w:space="0" w:color="auto"/>
                        <w:bottom w:val="none" w:sz="0" w:space="0" w:color="auto"/>
                        <w:right w:val="none" w:sz="0" w:space="0" w:color="auto"/>
                      </w:divBdr>
                    </w:div>
                  </w:divsChild>
                </w:div>
                <w:div w:id="1652519709">
                  <w:marLeft w:val="0"/>
                  <w:marRight w:val="0"/>
                  <w:marTop w:val="0"/>
                  <w:marBottom w:val="0"/>
                  <w:divBdr>
                    <w:top w:val="none" w:sz="0" w:space="0" w:color="auto"/>
                    <w:left w:val="none" w:sz="0" w:space="0" w:color="auto"/>
                    <w:bottom w:val="none" w:sz="0" w:space="0" w:color="auto"/>
                    <w:right w:val="none" w:sz="0" w:space="0" w:color="auto"/>
                  </w:divBdr>
                  <w:divsChild>
                    <w:div w:id="1011372484">
                      <w:marLeft w:val="0"/>
                      <w:marRight w:val="0"/>
                      <w:marTop w:val="0"/>
                      <w:marBottom w:val="0"/>
                      <w:divBdr>
                        <w:top w:val="none" w:sz="0" w:space="0" w:color="auto"/>
                        <w:left w:val="none" w:sz="0" w:space="0" w:color="auto"/>
                        <w:bottom w:val="none" w:sz="0" w:space="0" w:color="auto"/>
                        <w:right w:val="none" w:sz="0" w:space="0" w:color="auto"/>
                      </w:divBdr>
                    </w:div>
                  </w:divsChild>
                </w:div>
                <w:div w:id="1712916418">
                  <w:marLeft w:val="0"/>
                  <w:marRight w:val="0"/>
                  <w:marTop w:val="0"/>
                  <w:marBottom w:val="0"/>
                  <w:divBdr>
                    <w:top w:val="none" w:sz="0" w:space="0" w:color="auto"/>
                    <w:left w:val="none" w:sz="0" w:space="0" w:color="auto"/>
                    <w:bottom w:val="none" w:sz="0" w:space="0" w:color="auto"/>
                    <w:right w:val="none" w:sz="0" w:space="0" w:color="auto"/>
                  </w:divBdr>
                  <w:divsChild>
                    <w:div w:id="1738898797">
                      <w:marLeft w:val="0"/>
                      <w:marRight w:val="0"/>
                      <w:marTop w:val="0"/>
                      <w:marBottom w:val="0"/>
                      <w:divBdr>
                        <w:top w:val="none" w:sz="0" w:space="0" w:color="auto"/>
                        <w:left w:val="none" w:sz="0" w:space="0" w:color="auto"/>
                        <w:bottom w:val="none" w:sz="0" w:space="0" w:color="auto"/>
                        <w:right w:val="none" w:sz="0" w:space="0" w:color="auto"/>
                      </w:divBdr>
                    </w:div>
                  </w:divsChild>
                </w:div>
                <w:div w:id="1763255878">
                  <w:marLeft w:val="0"/>
                  <w:marRight w:val="0"/>
                  <w:marTop w:val="0"/>
                  <w:marBottom w:val="0"/>
                  <w:divBdr>
                    <w:top w:val="none" w:sz="0" w:space="0" w:color="auto"/>
                    <w:left w:val="none" w:sz="0" w:space="0" w:color="auto"/>
                    <w:bottom w:val="none" w:sz="0" w:space="0" w:color="auto"/>
                    <w:right w:val="none" w:sz="0" w:space="0" w:color="auto"/>
                  </w:divBdr>
                  <w:divsChild>
                    <w:div w:id="1097481360">
                      <w:marLeft w:val="0"/>
                      <w:marRight w:val="0"/>
                      <w:marTop w:val="0"/>
                      <w:marBottom w:val="0"/>
                      <w:divBdr>
                        <w:top w:val="none" w:sz="0" w:space="0" w:color="auto"/>
                        <w:left w:val="none" w:sz="0" w:space="0" w:color="auto"/>
                        <w:bottom w:val="none" w:sz="0" w:space="0" w:color="auto"/>
                        <w:right w:val="none" w:sz="0" w:space="0" w:color="auto"/>
                      </w:divBdr>
                    </w:div>
                  </w:divsChild>
                </w:div>
                <w:div w:id="1836723415">
                  <w:marLeft w:val="0"/>
                  <w:marRight w:val="0"/>
                  <w:marTop w:val="0"/>
                  <w:marBottom w:val="0"/>
                  <w:divBdr>
                    <w:top w:val="none" w:sz="0" w:space="0" w:color="auto"/>
                    <w:left w:val="none" w:sz="0" w:space="0" w:color="auto"/>
                    <w:bottom w:val="none" w:sz="0" w:space="0" w:color="auto"/>
                    <w:right w:val="none" w:sz="0" w:space="0" w:color="auto"/>
                  </w:divBdr>
                  <w:divsChild>
                    <w:div w:id="1953584894">
                      <w:marLeft w:val="0"/>
                      <w:marRight w:val="0"/>
                      <w:marTop w:val="0"/>
                      <w:marBottom w:val="0"/>
                      <w:divBdr>
                        <w:top w:val="none" w:sz="0" w:space="0" w:color="auto"/>
                        <w:left w:val="none" w:sz="0" w:space="0" w:color="auto"/>
                        <w:bottom w:val="none" w:sz="0" w:space="0" w:color="auto"/>
                        <w:right w:val="none" w:sz="0" w:space="0" w:color="auto"/>
                      </w:divBdr>
                    </w:div>
                  </w:divsChild>
                </w:div>
                <w:div w:id="1965767585">
                  <w:marLeft w:val="0"/>
                  <w:marRight w:val="0"/>
                  <w:marTop w:val="0"/>
                  <w:marBottom w:val="0"/>
                  <w:divBdr>
                    <w:top w:val="none" w:sz="0" w:space="0" w:color="auto"/>
                    <w:left w:val="none" w:sz="0" w:space="0" w:color="auto"/>
                    <w:bottom w:val="none" w:sz="0" w:space="0" w:color="auto"/>
                    <w:right w:val="none" w:sz="0" w:space="0" w:color="auto"/>
                  </w:divBdr>
                  <w:divsChild>
                    <w:div w:id="187068090">
                      <w:marLeft w:val="0"/>
                      <w:marRight w:val="0"/>
                      <w:marTop w:val="0"/>
                      <w:marBottom w:val="0"/>
                      <w:divBdr>
                        <w:top w:val="none" w:sz="0" w:space="0" w:color="auto"/>
                        <w:left w:val="none" w:sz="0" w:space="0" w:color="auto"/>
                        <w:bottom w:val="none" w:sz="0" w:space="0" w:color="auto"/>
                        <w:right w:val="none" w:sz="0" w:space="0" w:color="auto"/>
                      </w:divBdr>
                    </w:div>
                  </w:divsChild>
                </w:div>
                <w:div w:id="2002346024">
                  <w:marLeft w:val="0"/>
                  <w:marRight w:val="0"/>
                  <w:marTop w:val="0"/>
                  <w:marBottom w:val="0"/>
                  <w:divBdr>
                    <w:top w:val="none" w:sz="0" w:space="0" w:color="auto"/>
                    <w:left w:val="none" w:sz="0" w:space="0" w:color="auto"/>
                    <w:bottom w:val="none" w:sz="0" w:space="0" w:color="auto"/>
                    <w:right w:val="none" w:sz="0" w:space="0" w:color="auto"/>
                  </w:divBdr>
                  <w:divsChild>
                    <w:div w:id="1513107799">
                      <w:marLeft w:val="0"/>
                      <w:marRight w:val="0"/>
                      <w:marTop w:val="0"/>
                      <w:marBottom w:val="0"/>
                      <w:divBdr>
                        <w:top w:val="none" w:sz="0" w:space="0" w:color="auto"/>
                        <w:left w:val="none" w:sz="0" w:space="0" w:color="auto"/>
                        <w:bottom w:val="none" w:sz="0" w:space="0" w:color="auto"/>
                        <w:right w:val="none" w:sz="0" w:space="0" w:color="auto"/>
                      </w:divBdr>
                    </w:div>
                  </w:divsChild>
                </w:div>
                <w:div w:id="2078817112">
                  <w:marLeft w:val="0"/>
                  <w:marRight w:val="0"/>
                  <w:marTop w:val="0"/>
                  <w:marBottom w:val="0"/>
                  <w:divBdr>
                    <w:top w:val="none" w:sz="0" w:space="0" w:color="auto"/>
                    <w:left w:val="none" w:sz="0" w:space="0" w:color="auto"/>
                    <w:bottom w:val="none" w:sz="0" w:space="0" w:color="auto"/>
                    <w:right w:val="none" w:sz="0" w:space="0" w:color="auto"/>
                  </w:divBdr>
                  <w:divsChild>
                    <w:div w:id="603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5895">
      <w:bodyDiv w:val="1"/>
      <w:marLeft w:val="0"/>
      <w:marRight w:val="0"/>
      <w:marTop w:val="0"/>
      <w:marBottom w:val="0"/>
      <w:divBdr>
        <w:top w:val="none" w:sz="0" w:space="0" w:color="auto"/>
        <w:left w:val="none" w:sz="0" w:space="0" w:color="auto"/>
        <w:bottom w:val="none" w:sz="0" w:space="0" w:color="auto"/>
        <w:right w:val="none" w:sz="0" w:space="0" w:color="auto"/>
      </w:divBdr>
    </w:div>
    <w:div w:id="184711380">
      <w:bodyDiv w:val="1"/>
      <w:marLeft w:val="0"/>
      <w:marRight w:val="0"/>
      <w:marTop w:val="0"/>
      <w:marBottom w:val="0"/>
      <w:divBdr>
        <w:top w:val="none" w:sz="0" w:space="0" w:color="auto"/>
        <w:left w:val="none" w:sz="0" w:space="0" w:color="auto"/>
        <w:bottom w:val="none" w:sz="0" w:space="0" w:color="auto"/>
        <w:right w:val="none" w:sz="0" w:space="0" w:color="auto"/>
      </w:divBdr>
    </w:div>
    <w:div w:id="184952560">
      <w:bodyDiv w:val="1"/>
      <w:marLeft w:val="0"/>
      <w:marRight w:val="0"/>
      <w:marTop w:val="0"/>
      <w:marBottom w:val="0"/>
      <w:divBdr>
        <w:top w:val="none" w:sz="0" w:space="0" w:color="auto"/>
        <w:left w:val="none" w:sz="0" w:space="0" w:color="auto"/>
        <w:bottom w:val="none" w:sz="0" w:space="0" w:color="auto"/>
        <w:right w:val="none" w:sz="0" w:space="0" w:color="auto"/>
      </w:divBdr>
    </w:div>
    <w:div w:id="187715471">
      <w:bodyDiv w:val="1"/>
      <w:marLeft w:val="0"/>
      <w:marRight w:val="0"/>
      <w:marTop w:val="0"/>
      <w:marBottom w:val="0"/>
      <w:divBdr>
        <w:top w:val="none" w:sz="0" w:space="0" w:color="auto"/>
        <w:left w:val="none" w:sz="0" w:space="0" w:color="auto"/>
        <w:bottom w:val="none" w:sz="0" w:space="0" w:color="auto"/>
        <w:right w:val="none" w:sz="0" w:space="0" w:color="auto"/>
      </w:divBdr>
    </w:div>
    <w:div w:id="191186831">
      <w:bodyDiv w:val="1"/>
      <w:marLeft w:val="0"/>
      <w:marRight w:val="0"/>
      <w:marTop w:val="0"/>
      <w:marBottom w:val="0"/>
      <w:divBdr>
        <w:top w:val="none" w:sz="0" w:space="0" w:color="auto"/>
        <w:left w:val="none" w:sz="0" w:space="0" w:color="auto"/>
        <w:bottom w:val="none" w:sz="0" w:space="0" w:color="auto"/>
        <w:right w:val="none" w:sz="0" w:space="0" w:color="auto"/>
      </w:divBdr>
    </w:div>
    <w:div w:id="194346781">
      <w:bodyDiv w:val="1"/>
      <w:marLeft w:val="0"/>
      <w:marRight w:val="0"/>
      <w:marTop w:val="0"/>
      <w:marBottom w:val="0"/>
      <w:divBdr>
        <w:top w:val="none" w:sz="0" w:space="0" w:color="auto"/>
        <w:left w:val="none" w:sz="0" w:space="0" w:color="auto"/>
        <w:bottom w:val="none" w:sz="0" w:space="0" w:color="auto"/>
        <w:right w:val="none" w:sz="0" w:space="0" w:color="auto"/>
      </w:divBdr>
      <w:divsChild>
        <w:div w:id="1210335243">
          <w:marLeft w:val="0"/>
          <w:marRight w:val="0"/>
          <w:marTop w:val="0"/>
          <w:marBottom w:val="0"/>
          <w:divBdr>
            <w:top w:val="none" w:sz="0" w:space="0" w:color="auto"/>
            <w:left w:val="none" w:sz="0" w:space="0" w:color="auto"/>
            <w:bottom w:val="none" w:sz="0" w:space="0" w:color="auto"/>
            <w:right w:val="none" w:sz="0" w:space="0" w:color="auto"/>
          </w:divBdr>
        </w:div>
        <w:div w:id="37748755">
          <w:marLeft w:val="0"/>
          <w:marRight w:val="0"/>
          <w:marTop w:val="0"/>
          <w:marBottom w:val="0"/>
          <w:divBdr>
            <w:top w:val="none" w:sz="0" w:space="0" w:color="auto"/>
            <w:left w:val="none" w:sz="0" w:space="0" w:color="auto"/>
            <w:bottom w:val="none" w:sz="0" w:space="0" w:color="auto"/>
            <w:right w:val="none" w:sz="0" w:space="0" w:color="auto"/>
          </w:divBdr>
        </w:div>
        <w:div w:id="1457333434">
          <w:marLeft w:val="0"/>
          <w:marRight w:val="0"/>
          <w:marTop w:val="0"/>
          <w:marBottom w:val="0"/>
          <w:divBdr>
            <w:top w:val="none" w:sz="0" w:space="0" w:color="auto"/>
            <w:left w:val="none" w:sz="0" w:space="0" w:color="auto"/>
            <w:bottom w:val="none" w:sz="0" w:space="0" w:color="auto"/>
            <w:right w:val="none" w:sz="0" w:space="0" w:color="auto"/>
          </w:divBdr>
        </w:div>
        <w:div w:id="259878053">
          <w:marLeft w:val="0"/>
          <w:marRight w:val="0"/>
          <w:marTop w:val="0"/>
          <w:marBottom w:val="0"/>
          <w:divBdr>
            <w:top w:val="none" w:sz="0" w:space="0" w:color="auto"/>
            <w:left w:val="none" w:sz="0" w:space="0" w:color="auto"/>
            <w:bottom w:val="none" w:sz="0" w:space="0" w:color="auto"/>
            <w:right w:val="none" w:sz="0" w:space="0" w:color="auto"/>
          </w:divBdr>
        </w:div>
      </w:divsChild>
    </w:div>
    <w:div w:id="197357928">
      <w:bodyDiv w:val="1"/>
      <w:marLeft w:val="0"/>
      <w:marRight w:val="0"/>
      <w:marTop w:val="0"/>
      <w:marBottom w:val="0"/>
      <w:divBdr>
        <w:top w:val="none" w:sz="0" w:space="0" w:color="auto"/>
        <w:left w:val="none" w:sz="0" w:space="0" w:color="auto"/>
        <w:bottom w:val="none" w:sz="0" w:space="0" w:color="auto"/>
        <w:right w:val="none" w:sz="0" w:space="0" w:color="auto"/>
      </w:divBdr>
    </w:div>
    <w:div w:id="206570693">
      <w:bodyDiv w:val="1"/>
      <w:marLeft w:val="0"/>
      <w:marRight w:val="0"/>
      <w:marTop w:val="0"/>
      <w:marBottom w:val="0"/>
      <w:divBdr>
        <w:top w:val="none" w:sz="0" w:space="0" w:color="auto"/>
        <w:left w:val="none" w:sz="0" w:space="0" w:color="auto"/>
        <w:bottom w:val="none" w:sz="0" w:space="0" w:color="auto"/>
        <w:right w:val="none" w:sz="0" w:space="0" w:color="auto"/>
      </w:divBdr>
    </w:div>
    <w:div w:id="212619748">
      <w:bodyDiv w:val="1"/>
      <w:marLeft w:val="0"/>
      <w:marRight w:val="0"/>
      <w:marTop w:val="0"/>
      <w:marBottom w:val="0"/>
      <w:divBdr>
        <w:top w:val="none" w:sz="0" w:space="0" w:color="auto"/>
        <w:left w:val="none" w:sz="0" w:space="0" w:color="auto"/>
        <w:bottom w:val="none" w:sz="0" w:space="0" w:color="auto"/>
        <w:right w:val="none" w:sz="0" w:space="0" w:color="auto"/>
      </w:divBdr>
    </w:div>
    <w:div w:id="218438281">
      <w:bodyDiv w:val="1"/>
      <w:marLeft w:val="0"/>
      <w:marRight w:val="0"/>
      <w:marTop w:val="0"/>
      <w:marBottom w:val="0"/>
      <w:divBdr>
        <w:top w:val="none" w:sz="0" w:space="0" w:color="auto"/>
        <w:left w:val="none" w:sz="0" w:space="0" w:color="auto"/>
        <w:bottom w:val="none" w:sz="0" w:space="0" w:color="auto"/>
        <w:right w:val="none" w:sz="0" w:space="0" w:color="auto"/>
      </w:divBdr>
    </w:div>
    <w:div w:id="219440655">
      <w:bodyDiv w:val="1"/>
      <w:marLeft w:val="0"/>
      <w:marRight w:val="0"/>
      <w:marTop w:val="0"/>
      <w:marBottom w:val="0"/>
      <w:divBdr>
        <w:top w:val="none" w:sz="0" w:space="0" w:color="auto"/>
        <w:left w:val="none" w:sz="0" w:space="0" w:color="auto"/>
        <w:bottom w:val="none" w:sz="0" w:space="0" w:color="auto"/>
        <w:right w:val="none" w:sz="0" w:space="0" w:color="auto"/>
      </w:divBdr>
    </w:div>
    <w:div w:id="227542041">
      <w:bodyDiv w:val="1"/>
      <w:marLeft w:val="0"/>
      <w:marRight w:val="0"/>
      <w:marTop w:val="0"/>
      <w:marBottom w:val="0"/>
      <w:divBdr>
        <w:top w:val="none" w:sz="0" w:space="0" w:color="auto"/>
        <w:left w:val="none" w:sz="0" w:space="0" w:color="auto"/>
        <w:bottom w:val="none" w:sz="0" w:space="0" w:color="auto"/>
        <w:right w:val="none" w:sz="0" w:space="0" w:color="auto"/>
      </w:divBdr>
    </w:div>
    <w:div w:id="248201551">
      <w:bodyDiv w:val="1"/>
      <w:marLeft w:val="0"/>
      <w:marRight w:val="0"/>
      <w:marTop w:val="0"/>
      <w:marBottom w:val="0"/>
      <w:divBdr>
        <w:top w:val="none" w:sz="0" w:space="0" w:color="auto"/>
        <w:left w:val="none" w:sz="0" w:space="0" w:color="auto"/>
        <w:bottom w:val="none" w:sz="0" w:space="0" w:color="auto"/>
        <w:right w:val="none" w:sz="0" w:space="0" w:color="auto"/>
      </w:divBdr>
    </w:div>
    <w:div w:id="260260613">
      <w:bodyDiv w:val="1"/>
      <w:marLeft w:val="0"/>
      <w:marRight w:val="0"/>
      <w:marTop w:val="0"/>
      <w:marBottom w:val="0"/>
      <w:divBdr>
        <w:top w:val="none" w:sz="0" w:space="0" w:color="auto"/>
        <w:left w:val="none" w:sz="0" w:space="0" w:color="auto"/>
        <w:bottom w:val="none" w:sz="0" w:space="0" w:color="auto"/>
        <w:right w:val="none" w:sz="0" w:space="0" w:color="auto"/>
      </w:divBdr>
    </w:div>
    <w:div w:id="261114860">
      <w:bodyDiv w:val="1"/>
      <w:marLeft w:val="0"/>
      <w:marRight w:val="0"/>
      <w:marTop w:val="0"/>
      <w:marBottom w:val="0"/>
      <w:divBdr>
        <w:top w:val="none" w:sz="0" w:space="0" w:color="auto"/>
        <w:left w:val="none" w:sz="0" w:space="0" w:color="auto"/>
        <w:bottom w:val="none" w:sz="0" w:space="0" w:color="auto"/>
        <w:right w:val="none" w:sz="0" w:space="0" w:color="auto"/>
      </w:divBdr>
    </w:div>
    <w:div w:id="271399035">
      <w:bodyDiv w:val="1"/>
      <w:marLeft w:val="0"/>
      <w:marRight w:val="0"/>
      <w:marTop w:val="0"/>
      <w:marBottom w:val="0"/>
      <w:divBdr>
        <w:top w:val="none" w:sz="0" w:space="0" w:color="auto"/>
        <w:left w:val="none" w:sz="0" w:space="0" w:color="auto"/>
        <w:bottom w:val="none" w:sz="0" w:space="0" w:color="auto"/>
        <w:right w:val="none" w:sz="0" w:space="0" w:color="auto"/>
      </w:divBdr>
    </w:div>
    <w:div w:id="273482007">
      <w:bodyDiv w:val="1"/>
      <w:marLeft w:val="0"/>
      <w:marRight w:val="0"/>
      <w:marTop w:val="0"/>
      <w:marBottom w:val="0"/>
      <w:divBdr>
        <w:top w:val="none" w:sz="0" w:space="0" w:color="auto"/>
        <w:left w:val="none" w:sz="0" w:space="0" w:color="auto"/>
        <w:bottom w:val="none" w:sz="0" w:space="0" w:color="auto"/>
        <w:right w:val="none" w:sz="0" w:space="0" w:color="auto"/>
      </w:divBdr>
    </w:div>
    <w:div w:id="275060572">
      <w:bodyDiv w:val="1"/>
      <w:marLeft w:val="0"/>
      <w:marRight w:val="0"/>
      <w:marTop w:val="0"/>
      <w:marBottom w:val="0"/>
      <w:divBdr>
        <w:top w:val="none" w:sz="0" w:space="0" w:color="auto"/>
        <w:left w:val="none" w:sz="0" w:space="0" w:color="auto"/>
        <w:bottom w:val="none" w:sz="0" w:space="0" w:color="auto"/>
        <w:right w:val="none" w:sz="0" w:space="0" w:color="auto"/>
      </w:divBdr>
    </w:div>
    <w:div w:id="305861205">
      <w:bodyDiv w:val="1"/>
      <w:marLeft w:val="0"/>
      <w:marRight w:val="0"/>
      <w:marTop w:val="0"/>
      <w:marBottom w:val="0"/>
      <w:divBdr>
        <w:top w:val="none" w:sz="0" w:space="0" w:color="auto"/>
        <w:left w:val="none" w:sz="0" w:space="0" w:color="auto"/>
        <w:bottom w:val="none" w:sz="0" w:space="0" w:color="auto"/>
        <w:right w:val="none" w:sz="0" w:space="0" w:color="auto"/>
      </w:divBdr>
    </w:div>
    <w:div w:id="324944605">
      <w:bodyDiv w:val="1"/>
      <w:marLeft w:val="0"/>
      <w:marRight w:val="0"/>
      <w:marTop w:val="0"/>
      <w:marBottom w:val="0"/>
      <w:divBdr>
        <w:top w:val="none" w:sz="0" w:space="0" w:color="auto"/>
        <w:left w:val="none" w:sz="0" w:space="0" w:color="auto"/>
        <w:bottom w:val="none" w:sz="0" w:space="0" w:color="auto"/>
        <w:right w:val="none" w:sz="0" w:space="0" w:color="auto"/>
      </w:divBdr>
    </w:div>
    <w:div w:id="330261651">
      <w:bodyDiv w:val="1"/>
      <w:marLeft w:val="0"/>
      <w:marRight w:val="0"/>
      <w:marTop w:val="0"/>
      <w:marBottom w:val="0"/>
      <w:divBdr>
        <w:top w:val="none" w:sz="0" w:space="0" w:color="auto"/>
        <w:left w:val="none" w:sz="0" w:space="0" w:color="auto"/>
        <w:bottom w:val="none" w:sz="0" w:space="0" w:color="auto"/>
        <w:right w:val="none" w:sz="0" w:space="0" w:color="auto"/>
      </w:divBdr>
    </w:div>
    <w:div w:id="343868314">
      <w:bodyDiv w:val="1"/>
      <w:marLeft w:val="0"/>
      <w:marRight w:val="0"/>
      <w:marTop w:val="0"/>
      <w:marBottom w:val="0"/>
      <w:divBdr>
        <w:top w:val="none" w:sz="0" w:space="0" w:color="auto"/>
        <w:left w:val="none" w:sz="0" w:space="0" w:color="auto"/>
        <w:bottom w:val="none" w:sz="0" w:space="0" w:color="auto"/>
        <w:right w:val="none" w:sz="0" w:space="0" w:color="auto"/>
      </w:divBdr>
    </w:div>
    <w:div w:id="361252998">
      <w:bodyDiv w:val="1"/>
      <w:marLeft w:val="0"/>
      <w:marRight w:val="0"/>
      <w:marTop w:val="0"/>
      <w:marBottom w:val="0"/>
      <w:divBdr>
        <w:top w:val="none" w:sz="0" w:space="0" w:color="auto"/>
        <w:left w:val="none" w:sz="0" w:space="0" w:color="auto"/>
        <w:bottom w:val="none" w:sz="0" w:space="0" w:color="auto"/>
        <w:right w:val="none" w:sz="0" w:space="0" w:color="auto"/>
      </w:divBdr>
    </w:div>
    <w:div w:id="362021207">
      <w:bodyDiv w:val="1"/>
      <w:marLeft w:val="0"/>
      <w:marRight w:val="0"/>
      <w:marTop w:val="0"/>
      <w:marBottom w:val="0"/>
      <w:divBdr>
        <w:top w:val="none" w:sz="0" w:space="0" w:color="auto"/>
        <w:left w:val="none" w:sz="0" w:space="0" w:color="auto"/>
        <w:bottom w:val="none" w:sz="0" w:space="0" w:color="auto"/>
        <w:right w:val="none" w:sz="0" w:space="0" w:color="auto"/>
      </w:divBdr>
    </w:div>
    <w:div w:id="384450163">
      <w:bodyDiv w:val="1"/>
      <w:marLeft w:val="0"/>
      <w:marRight w:val="0"/>
      <w:marTop w:val="0"/>
      <w:marBottom w:val="0"/>
      <w:divBdr>
        <w:top w:val="none" w:sz="0" w:space="0" w:color="auto"/>
        <w:left w:val="none" w:sz="0" w:space="0" w:color="auto"/>
        <w:bottom w:val="none" w:sz="0" w:space="0" w:color="auto"/>
        <w:right w:val="none" w:sz="0" w:space="0" w:color="auto"/>
      </w:divBdr>
    </w:div>
    <w:div w:id="419956268">
      <w:bodyDiv w:val="1"/>
      <w:marLeft w:val="0"/>
      <w:marRight w:val="0"/>
      <w:marTop w:val="0"/>
      <w:marBottom w:val="0"/>
      <w:divBdr>
        <w:top w:val="none" w:sz="0" w:space="0" w:color="auto"/>
        <w:left w:val="none" w:sz="0" w:space="0" w:color="auto"/>
        <w:bottom w:val="none" w:sz="0" w:space="0" w:color="auto"/>
        <w:right w:val="none" w:sz="0" w:space="0" w:color="auto"/>
      </w:divBdr>
    </w:div>
    <w:div w:id="422075390">
      <w:bodyDiv w:val="1"/>
      <w:marLeft w:val="0"/>
      <w:marRight w:val="0"/>
      <w:marTop w:val="0"/>
      <w:marBottom w:val="0"/>
      <w:divBdr>
        <w:top w:val="none" w:sz="0" w:space="0" w:color="auto"/>
        <w:left w:val="none" w:sz="0" w:space="0" w:color="auto"/>
        <w:bottom w:val="none" w:sz="0" w:space="0" w:color="auto"/>
        <w:right w:val="none" w:sz="0" w:space="0" w:color="auto"/>
      </w:divBdr>
    </w:div>
    <w:div w:id="429354547">
      <w:bodyDiv w:val="1"/>
      <w:marLeft w:val="0"/>
      <w:marRight w:val="0"/>
      <w:marTop w:val="0"/>
      <w:marBottom w:val="0"/>
      <w:divBdr>
        <w:top w:val="none" w:sz="0" w:space="0" w:color="auto"/>
        <w:left w:val="none" w:sz="0" w:space="0" w:color="auto"/>
        <w:bottom w:val="none" w:sz="0" w:space="0" w:color="auto"/>
        <w:right w:val="none" w:sz="0" w:space="0" w:color="auto"/>
      </w:divBdr>
    </w:div>
    <w:div w:id="431583625">
      <w:bodyDiv w:val="1"/>
      <w:marLeft w:val="0"/>
      <w:marRight w:val="0"/>
      <w:marTop w:val="0"/>
      <w:marBottom w:val="0"/>
      <w:divBdr>
        <w:top w:val="none" w:sz="0" w:space="0" w:color="auto"/>
        <w:left w:val="none" w:sz="0" w:space="0" w:color="auto"/>
        <w:bottom w:val="none" w:sz="0" w:space="0" w:color="auto"/>
        <w:right w:val="none" w:sz="0" w:space="0" w:color="auto"/>
      </w:divBdr>
    </w:div>
    <w:div w:id="442307735">
      <w:bodyDiv w:val="1"/>
      <w:marLeft w:val="0"/>
      <w:marRight w:val="0"/>
      <w:marTop w:val="0"/>
      <w:marBottom w:val="0"/>
      <w:divBdr>
        <w:top w:val="none" w:sz="0" w:space="0" w:color="auto"/>
        <w:left w:val="none" w:sz="0" w:space="0" w:color="auto"/>
        <w:bottom w:val="none" w:sz="0" w:space="0" w:color="auto"/>
        <w:right w:val="none" w:sz="0" w:space="0" w:color="auto"/>
      </w:divBdr>
    </w:div>
    <w:div w:id="452213120">
      <w:bodyDiv w:val="1"/>
      <w:marLeft w:val="0"/>
      <w:marRight w:val="0"/>
      <w:marTop w:val="0"/>
      <w:marBottom w:val="0"/>
      <w:divBdr>
        <w:top w:val="none" w:sz="0" w:space="0" w:color="auto"/>
        <w:left w:val="none" w:sz="0" w:space="0" w:color="auto"/>
        <w:bottom w:val="none" w:sz="0" w:space="0" w:color="auto"/>
        <w:right w:val="none" w:sz="0" w:space="0" w:color="auto"/>
      </w:divBdr>
      <w:divsChild>
        <w:div w:id="1320185581">
          <w:marLeft w:val="0"/>
          <w:marRight w:val="0"/>
          <w:marTop w:val="0"/>
          <w:marBottom w:val="0"/>
          <w:divBdr>
            <w:top w:val="none" w:sz="0" w:space="0" w:color="auto"/>
            <w:left w:val="none" w:sz="0" w:space="0" w:color="auto"/>
            <w:bottom w:val="none" w:sz="0" w:space="0" w:color="auto"/>
            <w:right w:val="none" w:sz="0" w:space="0" w:color="auto"/>
          </w:divBdr>
        </w:div>
        <w:div w:id="742409017">
          <w:marLeft w:val="0"/>
          <w:marRight w:val="0"/>
          <w:marTop w:val="0"/>
          <w:marBottom w:val="0"/>
          <w:divBdr>
            <w:top w:val="none" w:sz="0" w:space="0" w:color="auto"/>
            <w:left w:val="none" w:sz="0" w:space="0" w:color="auto"/>
            <w:bottom w:val="none" w:sz="0" w:space="0" w:color="auto"/>
            <w:right w:val="none" w:sz="0" w:space="0" w:color="auto"/>
          </w:divBdr>
        </w:div>
        <w:div w:id="1939169324">
          <w:marLeft w:val="0"/>
          <w:marRight w:val="0"/>
          <w:marTop w:val="0"/>
          <w:marBottom w:val="0"/>
          <w:divBdr>
            <w:top w:val="none" w:sz="0" w:space="0" w:color="auto"/>
            <w:left w:val="none" w:sz="0" w:space="0" w:color="auto"/>
            <w:bottom w:val="none" w:sz="0" w:space="0" w:color="auto"/>
            <w:right w:val="none" w:sz="0" w:space="0" w:color="auto"/>
          </w:divBdr>
        </w:div>
        <w:div w:id="455492627">
          <w:marLeft w:val="0"/>
          <w:marRight w:val="0"/>
          <w:marTop w:val="0"/>
          <w:marBottom w:val="0"/>
          <w:divBdr>
            <w:top w:val="none" w:sz="0" w:space="0" w:color="auto"/>
            <w:left w:val="none" w:sz="0" w:space="0" w:color="auto"/>
            <w:bottom w:val="none" w:sz="0" w:space="0" w:color="auto"/>
            <w:right w:val="none" w:sz="0" w:space="0" w:color="auto"/>
          </w:divBdr>
        </w:div>
      </w:divsChild>
    </w:div>
    <w:div w:id="453333077">
      <w:bodyDiv w:val="1"/>
      <w:marLeft w:val="0"/>
      <w:marRight w:val="0"/>
      <w:marTop w:val="0"/>
      <w:marBottom w:val="0"/>
      <w:divBdr>
        <w:top w:val="none" w:sz="0" w:space="0" w:color="auto"/>
        <w:left w:val="none" w:sz="0" w:space="0" w:color="auto"/>
        <w:bottom w:val="none" w:sz="0" w:space="0" w:color="auto"/>
        <w:right w:val="none" w:sz="0" w:space="0" w:color="auto"/>
      </w:divBdr>
    </w:div>
    <w:div w:id="453521095">
      <w:bodyDiv w:val="1"/>
      <w:marLeft w:val="0"/>
      <w:marRight w:val="0"/>
      <w:marTop w:val="0"/>
      <w:marBottom w:val="0"/>
      <w:divBdr>
        <w:top w:val="none" w:sz="0" w:space="0" w:color="auto"/>
        <w:left w:val="none" w:sz="0" w:space="0" w:color="auto"/>
        <w:bottom w:val="none" w:sz="0" w:space="0" w:color="auto"/>
        <w:right w:val="none" w:sz="0" w:space="0" w:color="auto"/>
      </w:divBdr>
      <w:divsChild>
        <w:div w:id="738796123">
          <w:marLeft w:val="0"/>
          <w:marRight w:val="0"/>
          <w:marTop w:val="0"/>
          <w:marBottom w:val="0"/>
          <w:divBdr>
            <w:top w:val="none" w:sz="0" w:space="0" w:color="auto"/>
            <w:left w:val="none" w:sz="0" w:space="0" w:color="auto"/>
            <w:bottom w:val="none" w:sz="0" w:space="0" w:color="auto"/>
            <w:right w:val="none" w:sz="0" w:space="0" w:color="auto"/>
          </w:divBdr>
        </w:div>
        <w:div w:id="382756615">
          <w:marLeft w:val="0"/>
          <w:marRight w:val="0"/>
          <w:marTop w:val="0"/>
          <w:marBottom w:val="0"/>
          <w:divBdr>
            <w:top w:val="none" w:sz="0" w:space="0" w:color="auto"/>
            <w:left w:val="none" w:sz="0" w:space="0" w:color="auto"/>
            <w:bottom w:val="none" w:sz="0" w:space="0" w:color="auto"/>
            <w:right w:val="none" w:sz="0" w:space="0" w:color="auto"/>
          </w:divBdr>
        </w:div>
      </w:divsChild>
    </w:div>
    <w:div w:id="454106199">
      <w:bodyDiv w:val="1"/>
      <w:marLeft w:val="0"/>
      <w:marRight w:val="0"/>
      <w:marTop w:val="0"/>
      <w:marBottom w:val="0"/>
      <w:divBdr>
        <w:top w:val="none" w:sz="0" w:space="0" w:color="auto"/>
        <w:left w:val="none" w:sz="0" w:space="0" w:color="auto"/>
        <w:bottom w:val="none" w:sz="0" w:space="0" w:color="auto"/>
        <w:right w:val="none" w:sz="0" w:space="0" w:color="auto"/>
      </w:divBdr>
      <w:divsChild>
        <w:div w:id="1074743322">
          <w:marLeft w:val="0"/>
          <w:marRight w:val="0"/>
          <w:marTop w:val="0"/>
          <w:marBottom w:val="0"/>
          <w:divBdr>
            <w:top w:val="none" w:sz="0" w:space="0" w:color="auto"/>
            <w:left w:val="none" w:sz="0" w:space="0" w:color="auto"/>
            <w:bottom w:val="none" w:sz="0" w:space="0" w:color="auto"/>
            <w:right w:val="none" w:sz="0" w:space="0" w:color="auto"/>
          </w:divBdr>
        </w:div>
        <w:div w:id="413819425">
          <w:marLeft w:val="0"/>
          <w:marRight w:val="0"/>
          <w:marTop w:val="0"/>
          <w:marBottom w:val="0"/>
          <w:divBdr>
            <w:top w:val="none" w:sz="0" w:space="0" w:color="auto"/>
            <w:left w:val="none" w:sz="0" w:space="0" w:color="auto"/>
            <w:bottom w:val="none" w:sz="0" w:space="0" w:color="auto"/>
            <w:right w:val="none" w:sz="0" w:space="0" w:color="auto"/>
          </w:divBdr>
        </w:div>
        <w:div w:id="807864434">
          <w:marLeft w:val="0"/>
          <w:marRight w:val="0"/>
          <w:marTop w:val="0"/>
          <w:marBottom w:val="0"/>
          <w:divBdr>
            <w:top w:val="none" w:sz="0" w:space="0" w:color="auto"/>
            <w:left w:val="none" w:sz="0" w:space="0" w:color="auto"/>
            <w:bottom w:val="none" w:sz="0" w:space="0" w:color="auto"/>
            <w:right w:val="none" w:sz="0" w:space="0" w:color="auto"/>
          </w:divBdr>
        </w:div>
        <w:div w:id="1956790026">
          <w:marLeft w:val="0"/>
          <w:marRight w:val="0"/>
          <w:marTop w:val="0"/>
          <w:marBottom w:val="0"/>
          <w:divBdr>
            <w:top w:val="none" w:sz="0" w:space="0" w:color="auto"/>
            <w:left w:val="none" w:sz="0" w:space="0" w:color="auto"/>
            <w:bottom w:val="none" w:sz="0" w:space="0" w:color="auto"/>
            <w:right w:val="none" w:sz="0" w:space="0" w:color="auto"/>
          </w:divBdr>
        </w:div>
        <w:div w:id="104159939">
          <w:marLeft w:val="0"/>
          <w:marRight w:val="0"/>
          <w:marTop w:val="0"/>
          <w:marBottom w:val="0"/>
          <w:divBdr>
            <w:top w:val="none" w:sz="0" w:space="0" w:color="auto"/>
            <w:left w:val="none" w:sz="0" w:space="0" w:color="auto"/>
            <w:bottom w:val="none" w:sz="0" w:space="0" w:color="auto"/>
            <w:right w:val="none" w:sz="0" w:space="0" w:color="auto"/>
          </w:divBdr>
        </w:div>
        <w:div w:id="279533981">
          <w:marLeft w:val="0"/>
          <w:marRight w:val="0"/>
          <w:marTop w:val="0"/>
          <w:marBottom w:val="0"/>
          <w:divBdr>
            <w:top w:val="none" w:sz="0" w:space="0" w:color="auto"/>
            <w:left w:val="none" w:sz="0" w:space="0" w:color="auto"/>
            <w:bottom w:val="none" w:sz="0" w:space="0" w:color="auto"/>
            <w:right w:val="none" w:sz="0" w:space="0" w:color="auto"/>
          </w:divBdr>
        </w:div>
        <w:div w:id="1883011262">
          <w:marLeft w:val="0"/>
          <w:marRight w:val="0"/>
          <w:marTop w:val="0"/>
          <w:marBottom w:val="0"/>
          <w:divBdr>
            <w:top w:val="none" w:sz="0" w:space="0" w:color="auto"/>
            <w:left w:val="none" w:sz="0" w:space="0" w:color="auto"/>
            <w:bottom w:val="none" w:sz="0" w:space="0" w:color="auto"/>
            <w:right w:val="none" w:sz="0" w:space="0" w:color="auto"/>
          </w:divBdr>
        </w:div>
        <w:div w:id="1127941041">
          <w:marLeft w:val="0"/>
          <w:marRight w:val="0"/>
          <w:marTop w:val="0"/>
          <w:marBottom w:val="0"/>
          <w:divBdr>
            <w:top w:val="none" w:sz="0" w:space="0" w:color="auto"/>
            <w:left w:val="none" w:sz="0" w:space="0" w:color="auto"/>
            <w:bottom w:val="none" w:sz="0" w:space="0" w:color="auto"/>
            <w:right w:val="none" w:sz="0" w:space="0" w:color="auto"/>
          </w:divBdr>
        </w:div>
        <w:div w:id="812912685">
          <w:marLeft w:val="0"/>
          <w:marRight w:val="0"/>
          <w:marTop w:val="0"/>
          <w:marBottom w:val="0"/>
          <w:divBdr>
            <w:top w:val="none" w:sz="0" w:space="0" w:color="auto"/>
            <w:left w:val="none" w:sz="0" w:space="0" w:color="auto"/>
            <w:bottom w:val="none" w:sz="0" w:space="0" w:color="auto"/>
            <w:right w:val="none" w:sz="0" w:space="0" w:color="auto"/>
          </w:divBdr>
        </w:div>
      </w:divsChild>
    </w:div>
    <w:div w:id="468016692">
      <w:bodyDiv w:val="1"/>
      <w:marLeft w:val="0"/>
      <w:marRight w:val="0"/>
      <w:marTop w:val="0"/>
      <w:marBottom w:val="0"/>
      <w:divBdr>
        <w:top w:val="none" w:sz="0" w:space="0" w:color="auto"/>
        <w:left w:val="none" w:sz="0" w:space="0" w:color="auto"/>
        <w:bottom w:val="none" w:sz="0" w:space="0" w:color="auto"/>
        <w:right w:val="none" w:sz="0" w:space="0" w:color="auto"/>
      </w:divBdr>
    </w:div>
    <w:div w:id="474572222">
      <w:bodyDiv w:val="1"/>
      <w:marLeft w:val="0"/>
      <w:marRight w:val="0"/>
      <w:marTop w:val="0"/>
      <w:marBottom w:val="0"/>
      <w:divBdr>
        <w:top w:val="none" w:sz="0" w:space="0" w:color="auto"/>
        <w:left w:val="none" w:sz="0" w:space="0" w:color="auto"/>
        <w:bottom w:val="none" w:sz="0" w:space="0" w:color="auto"/>
        <w:right w:val="none" w:sz="0" w:space="0" w:color="auto"/>
      </w:divBdr>
      <w:divsChild>
        <w:div w:id="294412161">
          <w:marLeft w:val="0"/>
          <w:marRight w:val="0"/>
          <w:marTop w:val="0"/>
          <w:marBottom w:val="0"/>
          <w:divBdr>
            <w:top w:val="none" w:sz="0" w:space="0" w:color="auto"/>
            <w:left w:val="none" w:sz="0" w:space="0" w:color="auto"/>
            <w:bottom w:val="none" w:sz="0" w:space="0" w:color="auto"/>
            <w:right w:val="none" w:sz="0" w:space="0" w:color="auto"/>
          </w:divBdr>
        </w:div>
        <w:div w:id="260070117">
          <w:marLeft w:val="0"/>
          <w:marRight w:val="0"/>
          <w:marTop w:val="0"/>
          <w:marBottom w:val="0"/>
          <w:divBdr>
            <w:top w:val="none" w:sz="0" w:space="0" w:color="auto"/>
            <w:left w:val="none" w:sz="0" w:space="0" w:color="auto"/>
            <w:bottom w:val="none" w:sz="0" w:space="0" w:color="auto"/>
            <w:right w:val="none" w:sz="0" w:space="0" w:color="auto"/>
          </w:divBdr>
        </w:div>
        <w:div w:id="371542211">
          <w:marLeft w:val="0"/>
          <w:marRight w:val="0"/>
          <w:marTop w:val="0"/>
          <w:marBottom w:val="0"/>
          <w:divBdr>
            <w:top w:val="none" w:sz="0" w:space="0" w:color="auto"/>
            <w:left w:val="none" w:sz="0" w:space="0" w:color="auto"/>
            <w:bottom w:val="none" w:sz="0" w:space="0" w:color="auto"/>
            <w:right w:val="none" w:sz="0" w:space="0" w:color="auto"/>
          </w:divBdr>
        </w:div>
        <w:div w:id="2139183425">
          <w:marLeft w:val="0"/>
          <w:marRight w:val="0"/>
          <w:marTop w:val="0"/>
          <w:marBottom w:val="0"/>
          <w:divBdr>
            <w:top w:val="none" w:sz="0" w:space="0" w:color="auto"/>
            <w:left w:val="none" w:sz="0" w:space="0" w:color="auto"/>
            <w:bottom w:val="none" w:sz="0" w:space="0" w:color="auto"/>
            <w:right w:val="none" w:sz="0" w:space="0" w:color="auto"/>
          </w:divBdr>
        </w:div>
        <w:div w:id="622928993">
          <w:marLeft w:val="0"/>
          <w:marRight w:val="0"/>
          <w:marTop w:val="0"/>
          <w:marBottom w:val="0"/>
          <w:divBdr>
            <w:top w:val="none" w:sz="0" w:space="0" w:color="auto"/>
            <w:left w:val="none" w:sz="0" w:space="0" w:color="auto"/>
            <w:bottom w:val="none" w:sz="0" w:space="0" w:color="auto"/>
            <w:right w:val="none" w:sz="0" w:space="0" w:color="auto"/>
          </w:divBdr>
        </w:div>
        <w:div w:id="743376391">
          <w:marLeft w:val="0"/>
          <w:marRight w:val="0"/>
          <w:marTop w:val="0"/>
          <w:marBottom w:val="0"/>
          <w:divBdr>
            <w:top w:val="none" w:sz="0" w:space="0" w:color="auto"/>
            <w:left w:val="none" w:sz="0" w:space="0" w:color="auto"/>
            <w:bottom w:val="none" w:sz="0" w:space="0" w:color="auto"/>
            <w:right w:val="none" w:sz="0" w:space="0" w:color="auto"/>
          </w:divBdr>
        </w:div>
        <w:div w:id="1048728703">
          <w:marLeft w:val="0"/>
          <w:marRight w:val="0"/>
          <w:marTop w:val="0"/>
          <w:marBottom w:val="0"/>
          <w:divBdr>
            <w:top w:val="none" w:sz="0" w:space="0" w:color="auto"/>
            <w:left w:val="none" w:sz="0" w:space="0" w:color="auto"/>
            <w:bottom w:val="none" w:sz="0" w:space="0" w:color="auto"/>
            <w:right w:val="none" w:sz="0" w:space="0" w:color="auto"/>
          </w:divBdr>
        </w:div>
      </w:divsChild>
    </w:div>
    <w:div w:id="475536572">
      <w:bodyDiv w:val="1"/>
      <w:marLeft w:val="0"/>
      <w:marRight w:val="0"/>
      <w:marTop w:val="0"/>
      <w:marBottom w:val="0"/>
      <w:divBdr>
        <w:top w:val="none" w:sz="0" w:space="0" w:color="auto"/>
        <w:left w:val="none" w:sz="0" w:space="0" w:color="auto"/>
        <w:bottom w:val="none" w:sz="0" w:space="0" w:color="auto"/>
        <w:right w:val="none" w:sz="0" w:space="0" w:color="auto"/>
      </w:divBdr>
    </w:div>
    <w:div w:id="489949175">
      <w:bodyDiv w:val="1"/>
      <w:marLeft w:val="0"/>
      <w:marRight w:val="0"/>
      <w:marTop w:val="0"/>
      <w:marBottom w:val="0"/>
      <w:divBdr>
        <w:top w:val="none" w:sz="0" w:space="0" w:color="auto"/>
        <w:left w:val="none" w:sz="0" w:space="0" w:color="auto"/>
        <w:bottom w:val="none" w:sz="0" w:space="0" w:color="auto"/>
        <w:right w:val="none" w:sz="0" w:space="0" w:color="auto"/>
      </w:divBdr>
    </w:div>
    <w:div w:id="490216790">
      <w:bodyDiv w:val="1"/>
      <w:marLeft w:val="0"/>
      <w:marRight w:val="0"/>
      <w:marTop w:val="0"/>
      <w:marBottom w:val="0"/>
      <w:divBdr>
        <w:top w:val="none" w:sz="0" w:space="0" w:color="auto"/>
        <w:left w:val="none" w:sz="0" w:space="0" w:color="auto"/>
        <w:bottom w:val="none" w:sz="0" w:space="0" w:color="auto"/>
        <w:right w:val="none" w:sz="0" w:space="0" w:color="auto"/>
      </w:divBdr>
    </w:div>
    <w:div w:id="493768125">
      <w:bodyDiv w:val="1"/>
      <w:marLeft w:val="0"/>
      <w:marRight w:val="0"/>
      <w:marTop w:val="0"/>
      <w:marBottom w:val="0"/>
      <w:divBdr>
        <w:top w:val="none" w:sz="0" w:space="0" w:color="auto"/>
        <w:left w:val="none" w:sz="0" w:space="0" w:color="auto"/>
        <w:bottom w:val="none" w:sz="0" w:space="0" w:color="auto"/>
        <w:right w:val="none" w:sz="0" w:space="0" w:color="auto"/>
      </w:divBdr>
      <w:divsChild>
        <w:div w:id="1865821357">
          <w:marLeft w:val="0"/>
          <w:marRight w:val="0"/>
          <w:marTop w:val="0"/>
          <w:marBottom w:val="0"/>
          <w:divBdr>
            <w:top w:val="none" w:sz="0" w:space="0" w:color="auto"/>
            <w:left w:val="none" w:sz="0" w:space="0" w:color="auto"/>
            <w:bottom w:val="none" w:sz="0" w:space="0" w:color="auto"/>
            <w:right w:val="none" w:sz="0" w:space="0" w:color="auto"/>
          </w:divBdr>
          <w:divsChild>
            <w:div w:id="1282809120">
              <w:marLeft w:val="0"/>
              <w:marRight w:val="0"/>
              <w:marTop w:val="0"/>
              <w:marBottom w:val="0"/>
              <w:divBdr>
                <w:top w:val="none" w:sz="0" w:space="0" w:color="auto"/>
                <w:left w:val="none" w:sz="0" w:space="0" w:color="auto"/>
                <w:bottom w:val="none" w:sz="0" w:space="0" w:color="auto"/>
                <w:right w:val="none" w:sz="0" w:space="0" w:color="auto"/>
              </w:divBdr>
            </w:div>
          </w:divsChild>
        </w:div>
        <w:div w:id="872229716">
          <w:marLeft w:val="0"/>
          <w:marRight w:val="0"/>
          <w:marTop w:val="0"/>
          <w:marBottom w:val="0"/>
          <w:divBdr>
            <w:top w:val="none" w:sz="0" w:space="0" w:color="auto"/>
            <w:left w:val="none" w:sz="0" w:space="0" w:color="auto"/>
            <w:bottom w:val="none" w:sz="0" w:space="0" w:color="auto"/>
            <w:right w:val="none" w:sz="0" w:space="0" w:color="auto"/>
          </w:divBdr>
          <w:divsChild>
            <w:div w:id="227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430">
      <w:bodyDiv w:val="1"/>
      <w:marLeft w:val="0"/>
      <w:marRight w:val="0"/>
      <w:marTop w:val="0"/>
      <w:marBottom w:val="0"/>
      <w:divBdr>
        <w:top w:val="none" w:sz="0" w:space="0" w:color="auto"/>
        <w:left w:val="none" w:sz="0" w:space="0" w:color="auto"/>
        <w:bottom w:val="none" w:sz="0" w:space="0" w:color="auto"/>
        <w:right w:val="none" w:sz="0" w:space="0" w:color="auto"/>
      </w:divBdr>
    </w:div>
    <w:div w:id="498430676">
      <w:bodyDiv w:val="1"/>
      <w:marLeft w:val="0"/>
      <w:marRight w:val="0"/>
      <w:marTop w:val="0"/>
      <w:marBottom w:val="0"/>
      <w:divBdr>
        <w:top w:val="none" w:sz="0" w:space="0" w:color="auto"/>
        <w:left w:val="none" w:sz="0" w:space="0" w:color="auto"/>
        <w:bottom w:val="none" w:sz="0" w:space="0" w:color="auto"/>
        <w:right w:val="none" w:sz="0" w:space="0" w:color="auto"/>
      </w:divBdr>
    </w:div>
    <w:div w:id="507060042">
      <w:bodyDiv w:val="1"/>
      <w:marLeft w:val="0"/>
      <w:marRight w:val="0"/>
      <w:marTop w:val="0"/>
      <w:marBottom w:val="0"/>
      <w:divBdr>
        <w:top w:val="none" w:sz="0" w:space="0" w:color="auto"/>
        <w:left w:val="none" w:sz="0" w:space="0" w:color="auto"/>
        <w:bottom w:val="none" w:sz="0" w:space="0" w:color="auto"/>
        <w:right w:val="none" w:sz="0" w:space="0" w:color="auto"/>
      </w:divBdr>
    </w:div>
    <w:div w:id="537621169">
      <w:bodyDiv w:val="1"/>
      <w:marLeft w:val="0"/>
      <w:marRight w:val="0"/>
      <w:marTop w:val="0"/>
      <w:marBottom w:val="0"/>
      <w:divBdr>
        <w:top w:val="none" w:sz="0" w:space="0" w:color="auto"/>
        <w:left w:val="none" w:sz="0" w:space="0" w:color="auto"/>
        <w:bottom w:val="none" w:sz="0" w:space="0" w:color="auto"/>
        <w:right w:val="none" w:sz="0" w:space="0" w:color="auto"/>
      </w:divBdr>
      <w:divsChild>
        <w:div w:id="531698310">
          <w:marLeft w:val="0"/>
          <w:marRight w:val="0"/>
          <w:marTop w:val="0"/>
          <w:marBottom w:val="0"/>
          <w:divBdr>
            <w:top w:val="none" w:sz="0" w:space="0" w:color="auto"/>
            <w:left w:val="none" w:sz="0" w:space="0" w:color="auto"/>
            <w:bottom w:val="none" w:sz="0" w:space="0" w:color="auto"/>
            <w:right w:val="none" w:sz="0" w:space="0" w:color="auto"/>
          </w:divBdr>
        </w:div>
        <w:div w:id="865211977">
          <w:marLeft w:val="0"/>
          <w:marRight w:val="0"/>
          <w:marTop w:val="0"/>
          <w:marBottom w:val="0"/>
          <w:divBdr>
            <w:top w:val="none" w:sz="0" w:space="0" w:color="auto"/>
            <w:left w:val="none" w:sz="0" w:space="0" w:color="auto"/>
            <w:bottom w:val="none" w:sz="0" w:space="0" w:color="auto"/>
            <w:right w:val="none" w:sz="0" w:space="0" w:color="auto"/>
          </w:divBdr>
        </w:div>
        <w:div w:id="2078818469">
          <w:marLeft w:val="0"/>
          <w:marRight w:val="0"/>
          <w:marTop w:val="0"/>
          <w:marBottom w:val="0"/>
          <w:divBdr>
            <w:top w:val="none" w:sz="0" w:space="0" w:color="auto"/>
            <w:left w:val="none" w:sz="0" w:space="0" w:color="auto"/>
            <w:bottom w:val="none" w:sz="0" w:space="0" w:color="auto"/>
            <w:right w:val="none" w:sz="0" w:space="0" w:color="auto"/>
          </w:divBdr>
        </w:div>
        <w:div w:id="114643793">
          <w:marLeft w:val="0"/>
          <w:marRight w:val="0"/>
          <w:marTop w:val="0"/>
          <w:marBottom w:val="0"/>
          <w:divBdr>
            <w:top w:val="none" w:sz="0" w:space="0" w:color="auto"/>
            <w:left w:val="none" w:sz="0" w:space="0" w:color="auto"/>
            <w:bottom w:val="none" w:sz="0" w:space="0" w:color="auto"/>
            <w:right w:val="none" w:sz="0" w:space="0" w:color="auto"/>
          </w:divBdr>
        </w:div>
        <w:div w:id="1996030788">
          <w:marLeft w:val="0"/>
          <w:marRight w:val="0"/>
          <w:marTop w:val="0"/>
          <w:marBottom w:val="0"/>
          <w:divBdr>
            <w:top w:val="none" w:sz="0" w:space="0" w:color="auto"/>
            <w:left w:val="none" w:sz="0" w:space="0" w:color="auto"/>
            <w:bottom w:val="none" w:sz="0" w:space="0" w:color="auto"/>
            <w:right w:val="none" w:sz="0" w:space="0" w:color="auto"/>
          </w:divBdr>
        </w:div>
        <w:div w:id="1355182844">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61192973">
          <w:marLeft w:val="0"/>
          <w:marRight w:val="0"/>
          <w:marTop w:val="0"/>
          <w:marBottom w:val="0"/>
          <w:divBdr>
            <w:top w:val="none" w:sz="0" w:space="0" w:color="auto"/>
            <w:left w:val="none" w:sz="0" w:space="0" w:color="auto"/>
            <w:bottom w:val="none" w:sz="0" w:space="0" w:color="auto"/>
            <w:right w:val="none" w:sz="0" w:space="0" w:color="auto"/>
          </w:divBdr>
        </w:div>
      </w:divsChild>
    </w:div>
    <w:div w:id="545071501">
      <w:bodyDiv w:val="1"/>
      <w:marLeft w:val="0"/>
      <w:marRight w:val="0"/>
      <w:marTop w:val="0"/>
      <w:marBottom w:val="0"/>
      <w:divBdr>
        <w:top w:val="none" w:sz="0" w:space="0" w:color="auto"/>
        <w:left w:val="none" w:sz="0" w:space="0" w:color="auto"/>
        <w:bottom w:val="none" w:sz="0" w:space="0" w:color="auto"/>
        <w:right w:val="none" w:sz="0" w:space="0" w:color="auto"/>
      </w:divBdr>
      <w:divsChild>
        <w:div w:id="358556151">
          <w:marLeft w:val="0"/>
          <w:marRight w:val="0"/>
          <w:marTop w:val="0"/>
          <w:marBottom w:val="0"/>
          <w:divBdr>
            <w:top w:val="none" w:sz="0" w:space="0" w:color="auto"/>
            <w:left w:val="none" w:sz="0" w:space="0" w:color="auto"/>
            <w:bottom w:val="none" w:sz="0" w:space="0" w:color="auto"/>
            <w:right w:val="none" w:sz="0" w:space="0" w:color="auto"/>
          </w:divBdr>
        </w:div>
        <w:div w:id="470710557">
          <w:marLeft w:val="0"/>
          <w:marRight w:val="0"/>
          <w:marTop w:val="0"/>
          <w:marBottom w:val="0"/>
          <w:divBdr>
            <w:top w:val="none" w:sz="0" w:space="0" w:color="auto"/>
            <w:left w:val="none" w:sz="0" w:space="0" w:color="auto"/>
            <w:bottom w:val="none" w:sz="0" w:space="0" w:color="auto"/>
            <w:right w:val="none" w:sz="0" w:space="0" w:color="auto"/>
          </w:divBdr>
        </w:div>
        <w:div w:id="38013026">
          <w:marLeft w:val="0"/>
          <w:marRight w:val="0"/>
          <w:marTop w:val="0"/>
          <w:marBottom w:val="0"/>
          <w:divBdr>
            <w:top w:val="none" w:sz="0" w:space="0" w:color="auto"/>
            <w:left w:val="none" w:sz="0" w:space="0" w:color="auto"/>
            <w:bottom w:val="none" w:sz="0" w:space="0" w:color="auto"/>
            <w:right w:val="none" w:sz="0" w:space="0" w:color="auto"/>
          </w:divBdr>
        </w:div>
        <w:div w:id="561259048">
          <w:marLeft w:val="0"/>
          <w:marRight w:val="0"/>
          <w:marTop w:val="0"/>
          <w:marBottom w:val="0"/>
          <w:divBdr>
            <w:top w:val="none" w:sz="0" w:space="0" w:color="auto"/>
            <w:left w:val="none" w:sz="0" w:space="0" w:color="auto"/>
            <w:bottom w:val="none" w:sz="0" w:space="0" w:color="auto"/>
            <w:right w:val="none" w:sz="0" w:space="0" w:color="auto"/>
          </w:divBdr>
        </w:div>
        <w:div w:id="1768192671">
          <w:marLeft w:val="0"/>
          <w:marRight w:val="0"/>
          <w:marTop w:val="0"/>
          <w:marBottom w:val="0"/>
          <w:divBdr>
            <w:top w:val="none" w:sz="0" w:space="0" w:color="auto"/>
            <w:left w:val="none" w:sz="0" w:space="0" w:color="auto"/>
            <w:bottom w:val="none" w:sz="0" w:space="0" w:color="auto"/>
            <w:right w:val="none" w:sz="0" w:space="0" w:color="auto"/>
          </w:divBdr>
        </w:div>
        <w:div w:id="87309165">
          <w:marLeft w:val="0"/>
          <w:marRight w:val="0"/>
          <w:marTop w:val="0"/>
          <w:marBottom w:val="0"/>
          <w:divBdr>
            <w:top w:val="none" w:sz="0" w:space="0" w:color="auto"/>
            <w:left w:val="none" w:sz="0" w:space="0" w:color="auto"/>
            <w:bottom w:val="none" w:sz="0" w:space="0" w:color="auto"/>
            <w:right w:val="none" w:sz="0" w:space="0" w:color="auto"/>
          </w:divBdr>
        </w:div>
        <w:div w:id="1840196421">
          <w:marLeft w:val="0"/>
          <w:marRight w:val="0"/>
          <w:marTop w:val="0"/>
          <w:marBottom w:val="0"/>
          <w:divBdr>
            <w:top w:val="none" w:sz="0" w:space="0" w:color="auto"/>
            <w:left w:val="none" w:sz="0" w:space="0" w:color="auto"/>
            <w:bottom w:val="none" w:sz="0" w:space="0" w:color="auto"/>
            <w:right w:val="none" w:sz="0" w:space="0" w:color="auto"/>
          </w:divBdr>
        </w:div>
        <w:div w:id="1967999982">
          <w:marLeft w:val="0"/>
          <w:marRight w:val="0"/>
          <w:marTop w:val="0"/>
          <w:marBottom w:val="0"/>
          <w:divBdr>
            <w:top w:val="none" w:sz="0" w:space="0" w:color="auto"/>
            <w:left w:val="none" w:sz="0" w:space="0" w:color="auto"/>
            <w:bottom w:val="none" w:sz="0" w:space="0" w:color="auto"/>
            <w:right w:val="none" w:sz="0" w:space="0" w:color="auto"/>
          </w:divBdr>
        </w:div>
        <w:div w:id="2124761283">
          <w:marLeft w:val="0"/>
          <w:marRight w:val="0"/>
          <w:marTop w:val="0"/>
          <w:marBottom w:val="0"/>
          <w:divBdr>
            <w:top w:val="none" w:sz="0" w:space="0" w:color="auto"/>
            <w:left w:val="none" w:sz="0" w:space="0" w:color="auto"/>
            <w:bottom w:val="none" w:sz="0" w:space="0" w:color="auto"/>
            <w:right w:val="none" w:sz="0" w:space="0" w:color="auto"/>
          </w:divBdr>
        </w:div>
        <w:div w:id="251934336">
          <w:marLeft w:val="0"/>
          <w:marRight w:val="0"/>
          <w:marTop w:val="0"/>
          <w:marBottom w:val="0"/>
          <w:divBdr>
            <w:top w:val="none" w:sz="0" w:space="0" w:color="auto"/>
            <w:left w:val="none" w:sz="0" w:space="0" w:color="auto"/>
            <w:bottom w:val="none" w:sz="0" w:space="0" w:color="auto"/>
            <w:right w:val="none" w:sz="0" w:space="0" w:color="auto"/>
          </w:divBdr>
        </w:div>
        <w:div w:id="1393040847">
          <w:marLeft w:val="0"/>
          <w:marRight w:val="0"/>
          <w:marTop w:val="0"/>
          <w:marBottom w:val="0"/>
          <w:divBdr>
            <w:top w:val="none" w:sz="0" w:space="0" w:color="auto"/>
            <w:left w:val="none" w:sz="0" w:space="0" w:color="auto"/>
            <w:bottom w:val="none" w:sz="0" w:space="0" w:color="auto"/>
            <w:right w:val="none" w:sz="0" w:space="0" w:color="auto"/>
          </w:divBdr>
        </w:div>
        <w:div w:id="806749668">
          <w:marLeft w:val="0"/>
          <w:marRight w:val="0"/>
          <w:marTop w:val="0"/>
          <w:marBottom w:val="0"/>
          <w:divBdr>
            <w:top w:val="none" w:sz="0" w:space="0" w:color="auto"/>
            <w:left w:val="none" w:sz="0" w:space="0" w:color="auto"/>
            <w:bottom w:val="none" w:sz="0" w:space="0" w:color="auto"/>
            <w:right w:val="none" w:sz="0" w:space="0" w:color="auto"/>
          </w:divBdr>
        </w:div>
        <w:div w:id="1885406427">
          <w:marLeft w:val="0"/>
          <w:marRight w:val="0"/>
          <w:marTop w:val="0"/>
          <w:marBottom w:val="0"/>
          <w:divBdr>
            <w:top w:val="none" w:sz="0" w:space="0" w:color="auto"/>
            <w:left w:val="none" w:sz="0" w:space="0" w:color="auto"/>
            <w:bottom w:val="none" w:sz="0" w:space="0" w:color="auto"/>
            <w:right w:val="none" w:sz="0" w:space="0" w:color="auto"/>
          </w:divBdr>
        </w:div>
        <w:div w:id="1560432995">
          <w:marLeft w:val="0"/>
          <w:marRight w:val="0"/>
          <w:marTop w:val="0"/>
          <w:marBottom w:val="0"/>
          <w:divBdr>
            <w:top w:val="none" w:sz="0" w:space="0" w:color="auto"/>
            <w:left w:val="none" w:sz="0" w:space="0" w:color="auto"/>
            <w:bottom w:val="none" w:sz="0" w:space="0" w:color="auto"/>
            <w:right w:val="none" w:sz="0" w:space="0" w:color="auto"/>
          </w:divBdr>
        </w:div>
        <w:div w:id="1585915524">
          <w:marLeft w:val="0"/>
          <w:marRight w:val="0"/>
          <w:marTop w:val="0"/>
          <w:marBottom w:val="0"/>
          <w:divBdr>
            <w:top w:val="none" w:sz="0" w:space="0" w:color="auto"/>
            <w:left w:val="none" w:sz="0" w:space="0" w:color="auto"/>
            <w:bottom w:val="none" w:sz="0" w:space="0" w:color="auto"/>
            <w:right w:val="none" w:sz="0" w:space="0" w:color="auto"/>
          </w:divBdr>
        </w:div>
        <w:div w:id="724909098">
          <w:marLeft w:val="0"/>
          <w:marRight w:val="0"/>
          <w:marTop w:val="0"/>
          <w:marBottom w:val="0"/>
          <w:divBdr>
            <w:top w:val="none" w:sz="0" w:space="0" w:color="auto"/>
            <w:left w:val="none" w:sz="0" w:space="0" w:color="auto"/>
            <w:bottom w:val="none" w:sz="0" w:space="0" w:color="auto"/>
            <w:right w:val="none" w:sz="0" w:space="0" w:color="auto"/>
          </w:divBdr>
        </w:div>
        <w:div w:id="992880156">
          <w:marLeft w:val="0"/>
          <w:marRight w:val="0"/>
          <w:marTop w:val="0"/>
          <w:marBottom w:val="0"/>
          <w:divBdr>
            <w:top w:val="none" w:sz="0" w:space="0" w:color="auto"/>
            <w:left w:val="none" w:sz="0" w:space="0" w:color="auto"/>
            <w:bottom w:val="none" w:sz="0" w:space="0" w:color="auto"/>
            <w:right w:val="none" w:sz="0" w:space="0" w:color="auto"/>
          </w:divBdr>
        </w:div>
      </w:divsChild>
    </w:div>
    <w:div w:id="548346136">
      <w:bodyDiv w:val="1"/>
      <w:marLeft w:val="0"/>
      <w:marRight w:val="0"/>
      <w:marTop w:val="0"/>
      <w:marBottom w:val="0"/>
      <w:divBdr>
        <w:top w:val="none" w:sz="0" w:space="0" w:color="auto"/>
        <w:left w:val="none" w:sz="0" w:space="0" w:color="auto"/>
        <w:bottom w:val="none" w:sz="0" w:space="0" w:color="auto"/>
        <w:right w:val="none" w:sz="0" w:space="0" w:color="auto"/>
      </w:divBdr>
    </w:div>
    <w:div w:id="553590458">
      <w:bodyDiv w:val="1"/>
      <w:marLeft w:val="0"/>
      <w:marRight w:val="0"/>
      <w:marTop w:val="0"/>
      <w:marBottom w:val="0"/>
      <w:divBdr>
        <w:top w:val="none" w:sz="0" w:space="0" w:color="auto"/>
        <w:left w:val="none" w:sz="0" w:space="0" w:color="auto"/>
        <w:bottom w:val="none" w:sz="0" w:space="0" w:color="auto"/>
        <w:right w:val="none" w:sz="0" w:space="0" w:color="auto"/>
      </w:divBdr>
      <w:divsChild>
        <w:div w:id="547451705">
          <w:marLeft w:val="0"/>
          <w:marRight w:val="0"/>
          <w:marTop w:val="150"/>
          <w:marBottom w:val="240"/>
          <w:divBdr>
            <w:top w:val="none" w:sz="0" w:space="0" w:color="auto"/>
            <w:left w:val="none" w:sz="0" w:space="0" w:color="auto"/>
            <w:bottom w:val="none" w:sz="0" w:space="0" w:color="auto"/>
            <w:right w:val="none" w:sz="0" w:space="0" w:color="auto"/>
          </w:divBdr>
        </w:div>
        <w:div w:id="1168249314">
          <w:marLeft w:val="0"/>
          <w:marRight w:val="0"/>
          <w:marTop w:val="0"/>
          <w:marBottom w:val="0"/>
          <w:divBdr>
            <w:top w:val="none" w:sz="0" w:space="0" w:color="auto"/>
            <w:left w:val="none" w:sz="0" w:space="0" w:color="auto"/>
            <w:bottom w:val="none" w:sz="0" w:space="0" w:color="auto"/>
            <w:right w:val="none" w:sz="0" w:space="0" w:color="auto"/>
          </w:divBdr>
        </w:div>
      </w:divsChild>
    </w:div>
    <w:div w:id="567153001">
      <w:bodyDiv w:val="1"/>
      <w:marLeft w:val="0"/>
      <w:marRight w:val="0"/>
      <w:marTop w:val="0"/>
      <w:marBottom w:val="0"/>
      <w:divBdr>
        <w:top w:val="none" w:sz="0" w:space="0" w:color="auto"/>
        <w:left w:val="none" w:sz="0" w:space="0" w:color="auto"/>
        <w:bottom w:val="none" w:sz="0" w:space="0" w:color="auto"/>
        <w:right w:val="none" w:sz="0" w:space="0" w:color="auto"/>
      </w:divBdr>
    </w:div>
    <w:div w:id="569388050">
      <w:bodyDiv w:val="1"/>
      <w:marLeft w:val="0"/>
      <w:marRight w:val="0"/>
      <w:marTop w:val="0"/>
      <w:marBottom w:val="0"/>
      <w:divBdr>
        <w:top w:val="none" w:sz="0" w:space="0" w:color="auto"/>
        <w:left w:val="none" w:sz="0" w:space="0" w:color="auto"/>
        <w:bottom w:val="none" w:sz="0" w:space="0" w:color="auto"/>
        <w:right w:val="none" w:sz="0" w:space="0" w:color="auto"/>
      </w:divBdr>
    </w:div>
    <w:div w:id="579022857">
      <w:bodyDiv w:val="1"/>
      <w:marLeft w:val="0"/>
      <w:marRight w:val="0"/>
      <w:marTop w:val="0"/>
      <w:marBottom w:val="0"/>
      <w:divBdr>
        <w:top w:val="none" w:sz="0" w:space="0" w:color="auto"/>
        <w:left w:val="none" w:sz="0" w:space="0" w:color="auto"/>
        <w:bottom w:val="none" w:sz="0" w:space="0" w:color="auto"/>
        <w:right w:val="none" w:sz="0" w:space="0" w:color="auto"/>
      </w:divBdr>
    </w:div>
    <w:div w:id="599683416">
      <w:bodyDiv w:val="1"/>
      <w:marLeft w:val="0"/>
      <w:marRight w:val="0"/>
      <w:marTop w:val="0"/>
      <w:marBottom w:val="0"/>
      <w:divBdr>
        <w:top w:val="none" w:sz="0" w:space="0" w:color="auto"/>
        <w:left w:val="none" w:sz="0" w:space="0" w:color="auto"/>
        <w:bottom w:val="none" w:sz="0" w:space="0" w:color="auto"/>
        <w:right w:val="none" w:sz="0" w:space="0" w:color="auto"/>
      </w:divBdr>
    </w:div>
    <w:div w:id="600913297">
      <w:bodyDiv w:val="1"/>
      <w:marLeft w:val="0"/>
      <w:marRight w:val="0"/>
      <w:marTop w:val="0"/>
      <w:marBottom w:val="0"/>
      <w:divBdr>
        <w:top w:val="none" w:sz="0" w:space="0" w:color="auto"/>
        <w:left w:val="none" w:sz="0" w:space="0" w:color="auto"/>
        <w:bottom w:val="none" w:sz="0" w:space="0" w:color="auto"/>
        <w:right w:val="none" w:sz="0" w:space="0" w:color="auto"/>
      </w:divBdr>
    </w:div>
    <w:div w:id="618529378">
      <w:bodyDiv w:val="1"/>
      <w:marLeft w:val="0"/>
      <w:marRight w:val="0"/>
      <w:marTop w:val="0"/>
      <w:marBottom w:val="0"/>
      <w:divBdr>
        <w:top w:val="none" w:sz="0" w:space="0" w:color="auto"/>
        <w:left w:val="none" w:sz="0" w:space="0" w:color="auto"/>
        <w:bottom w:val="none" w:sz="0" w:space="0" w:color="auto"/>
        <w:right w:val="none" w:sz="0" w:space="0" w:color="auto"/>
      </w:divBdr>
    </w:div>
    <w:div w:id="618952141">
      <w:bodyDiv w:val="1"/>
      <w:marLeft w:val="0"/>
      <w:marRight w:val="0"/>
      <w:marTop w:val="0"/>
      <w:marBottom w:val="0"/>
      <w:divBdr>
        <w:top w:val="none" w:sz="0" w:space="0" w:color="auto"/>
        <w:left w:val="none" w:sz="0" w:space="0" w:color="auto"/>
        <w:bottom w:val="none" w:sz="0" w:space="0" w:color="auto"/>
        <w:right w:val="none" w:sz="0" w:space="0" w:color="auto"/>
      </w:divBdr>
    </w:div>
    <w:div w:id="649870151">
      <w:bodyDiv w:val="1"/>
      <w:marLeft w:val="0"/>
      <w:marRight w:val="0"/>
      <w:marTop w:val="0"/>
      <w:marBottom w:val="0"/>
      <w:divBdr>
        <w:top w:val="none" w:sz="0" w:space="0" w:color="auto"/>
        <w:left w:val="none" w:sz="0" w:space="0" w:color="auto"/>
        <w:bottom w:val="none" w:sz="0" w:space="0" w:color="auto"/>
        <w:right w:val="none" w:sz="0" w:space="0" w:color="auto"/>
      </w:divBdr>
    </w:div>
    <w:div w:id="658310703">
      <w:bodyDiv w:val="1"/>
      <w:marLeft w:val="0"/>
      <w:marRight w:val="0"/>
      <w:marTop w:val="0"/>
      <w:marBottom w:val="0"/>
      <w:divBdr>
        <w:top w:val="none" w:sz="0" w:space="0" w:color="auto"/>
        <w:left w:val="none" w:sz="0" w:space="0" w:color="auto"/>
        <w:bottom w:val="none" w:sz="0" w:space="0" w:color="auto"/>
        <w:right w:val="none" w:sz="0" w:space="0" w:color="auto"/>
      </w:divBdr>
    </w:div>
    <w:div w:id="678389433">
      <w:bodyDiv w:val="1"/>
      <w:marLeft w:val="0"/>
      <w:marRight w:val="0"/>
      <w:marTop w:val="0"/>
      <w:marBottom w:val="0"/>
      <w:divBdr>
        <w:top w:val="none" w:sz="0" w:space="0" w:color="auto"/>
        <w:left w:val="none" w:sz="0" w:space="0" w:color="auto"/>
        <w:bottom w:val="none" w:sz="0" w:space="0" w:color="auto"/>
        <w:right w:val="none" w:sz="0" w:space="0" w:color="auto"/>
      </w:divBdr>
    </w:div>
    <w:div w:id="688870058">
      <w:bodyDiv w:val="1"/>
      <w:marLeft w:val="0"/>
      <w:marRight w:val="0"/>
      <w:marTop w:val="0"/>
      <w:marBottom w:val="0"/>
      <w:divBdr>
        <w:top w:val="none" w:sz="0" w:space="0" w:color="auto"/>
        <w:left w:val="none" w:sz="0" w:space="0" w:color="auto"/>
        <w:bottom w:val="none" w:sz="0" w:space="0" w:color="auto"/>
        <w:right w:val="none" w:sz="0" w:space="0" w:color="auto"/>
      </w:divBdr>
    </w:div>
    <w:div w:id="725951738">
      <w:bodyDiv w:val="1"/>
      <w:marLeft w:val="0"/>
      <w:marRight w:val="0"/>
      <w:marTop w:val="0"/>
      <w:marBottom w:val="0"/>
      <w:divBdr>
        <w:top w:val="none" w:sz="0" w:space="0" w:color="auto"/>
        <w:left w:val="none" w:sz="0" w:space="0" w:color="auto"/>
        <w:bottom w:val="none" w:sz="0" w:space="0" w:color="auto"/>
        <w:right w:val="none" w:sz="0" w:space="0" w:color="auto"/>
      </w:divBdr>
    </w:div>
    <w:div w:id="733549003">
      <w:bodyDiv w:val="1"/>
      <w:marLeft w:val="0"/>
      <w:marRight w:val="0"/>
      <w:marTop w:val="0"/>
      <w:marBottom w:val="0"/>
      <w:divBdr>
        <w:top w:val="none" w:sz="0" w:space="0" w:color="auto"/>
        <w:left w:val="none" w:sz="0" w:space="0" w:color="auto"/>
        <w:bottom w:val="none" w:sz="0" w:space="0" w:color="auto"/>
        <w:right w:val="none" w:sz="0" w:space="0" w:color="auto"/>
      </w:divBdr>
    </w:div>
    <w:div w:id="748887834">
      <w:bodyDiv w:val="1"/>
      <w:marLeft w:val="0"/>
      <w:marRight w:val="0"/>
      <w:marTop w:val="0"/>
      <w:marBottom w:val="0"/>
      <w:divBdr>
        <w:top w:val="none" w:sz="0" w:space="0" w:color="auto"/>
        <w:left w:val="none" w:sz="0" w:space="0" w:color="auto"/>
        <w:bottom w:val="none" w:sz="0" w:space="0" w:color="auto"/>
        <w:right w:val="none" w:sz="0" w:space="0" w:color="auto"/>
      </w:divBdr>
    </w:div>
    <w:div w:id="752896572">
      <w:bodyDiv w:val="1"/>
      <w:marLeft w:val="0"/>
      <w:marRight w:val="0"/>
      <w:marTop w:val="0"/>
      <w:marBottom w:val="0"/>
      <w:divBdr>
        <w:top w:val="none" w:sz="0" w:space="0" w:color="auto"/>
        <w:left w:val="none" w:sz="0" w:space="0" w:color="auto"/>
        <w:bottom w:val="none" w:sz="0" w:space="0" w:color="auto"/>
        <w:right w:val="none" w:sz="0" w:space="0" w:color="auto"/>
      </w:divBdr>
    </w:div>
    <w:div w:id="754673296">
      <w:bodyDiv w:val="1"/>
      <w:marLeft w:val="0"/>
      <w:marRight w:val="0"/>
      <w:marTop w:val="0"/>
      <w:marBottom w:val="0"/>
      <w:divBdr>
        <w:top w:val="none" w:sz="0" w:space="0" w:color="auto"/>
        <w:left w:val="none" w:sz="0" w:space="0" w:color="auto"/>
        <w:bottom w:val="none" w:sz="0" w:space="0" w:color="auto"/>
        <w:right w:val="none" w:sz="0" w:space="0" w:color="auto"/>
      </w:divBdr>
    </w:div>
    <w:div w:id="769199550">
      <w:bodyDiv w:val="1"/>
      <w:marLeft w:val="0"/>
      <w:marRight w:val="0"/>
      <w:marTop w:val="0"/>
      <w:marBottom w:val="0"/>
      <w:divBdr>
        <w:top w:val="none" w:sz="0" w:space="0" w:color="auto"/>
        <w:left w:val="none" w:sz="0" w:space="0" w:color="auto"/>
        <w:bottom w:val="none" w:sz="0" w:space="0" w:color="auto"/>
        <w:right w:val="none" w:sz="0" w:space="0" w:color="auto"/>
      </w:divBdr>
    </w:div>
    <w:div w:id="769854195">
      <w:bodyDiv w:val="1"/>
      <w:marLeft w:val="0"/>
      <w:marRight w:val="0"/>
      <w:marTop w:val="0"/>
      <w:marBottom w:val="0"/>
      <w:divBdr>
        <w:top w:val="none" w:sz="0" w:space="0" w:color="auto"/>
        <w:left w:val="none" w:sz="0" w:space="0" w:color="auto"/>
        <w:bottom w:val="none" w:sz="0" w:space="0" w:color="auto"/>
        <w:right w:val="none" w:sz="0" w:space="0" w:color="auto"/>
      </w:divBdr>
    </w:div>
    <w:div w:id="775372208">
      <w:bodyDiv w:val="1"/>
      <w:marLeft w:val="0"/>
      <w:marRight w:val="0"/>
      <w:marTop w:val="0"/>
      <w:marBottom w:val="0"/>
      <w:divBdr>
        <w:top w:val="none" w:sz="0" w:space="0" w:color="auto"/>
        <w:left w:val="none" w:sz="0" w:space="0" w:color="auto"/>
        <w:bottom w:val="none" w:sz="0" w:space="0" w:color="auto"/>
        <w:right w:val="none" w:sz="0" w:space="0" w:color="auto"/>
      </w:divBdr>
    </w:div>
    <w:div w:id="777258963">
      <w:bodyDiv w:val="1"/>
      <w:marLeft w:val="0"/>
      <w:marRight w:val="0"/>
      <w:marTop w:val="0"/>
      <w:marBottom w:val="0"/>
      <w:divBdr>
        <w:top w:val="none" w:sz="0" w:space="0" w:color="auto"/>
        <w:left w:val="none" w:sz="0" w:space="0" w:color="auto"/>
        <w:bottom w:val="none" w:sz="0" w:space="0" w:color="auto"/>
        <w:right w:val="none" w:sz="0" w:space="0" w:color="auto"/>
      </w:divBdr>
    </w:div>
    <w:div w:id="783842995">
      <w:bodyDiv w:val="1"/>
      <w:marLeft w:val="0"/>
      <w:marRight w:val="0"/>
      <w:marTop w:val="0"/>
      <w:marBottom w:val="0"/>
      <w:divBdr>
        <w:top w:val="none" w:sz="0" w:space="0" w:color="auto"/>
        <w:left w:val="none" w:sz="0" w:space="0" w:color="auto"/>
        <w:bottom w:val="none" w:sz="0" w:space="0" w:color="auto"/>
        <w:right w:val="none" w:sz="0" w:space="0" w:color="auto"/>
      </w:divBdr>
    </w:div>
    <w:div w:id="789131786">
      <w:bodyDiv w:val="1"/>
      <w:marLeft w:val="0"/>
      <w:marRight w:val="0"/>
      <w:marTop w:val="0"/>
      <w:marBottom w:val="0"/>
      <w:divBdr>
        <w:top w:val="none" w:sz="0" w:space="0" w:color="auto"/>
        <w:left w:val="none" w:sz="0" w:space="0" w:color="auto"/>
        <w:bottom w:val="none" w:sz="0" w:space="0" w:color="auto"/>
        <w:right w:val="none" w:sz="0" w:space="0" w:color="auto"/>
      </w:divBdr>
    </w:div>
    <w:div w:id="790173486">
      <w:bodyDiv w:val="1"/>
      <w:marLeft w:val="0"/>
      <w:marRight w:val="0"/>
      <w:marTop w:val="0"/>
      <w:marBottom w:val="0"/>
      <w:divBdr>
        <w:top w:val="none" w:sz="0" w:space="0" w:color="auto"/>
        <w:left w:val="none" w:sz="0" w:space="0" w:color="auto"/>
        <w:bottom w:val="none" w:sz="0" w:space="0" w:color="auto"/>
        <w:right w:val="none" w:sz="0" w:space="0" w:color="auto"/>
      </w:divBdr>
      <w:divsChild>
        <w:div w:id="166214171">
          <w:marLeft w:val="0"/>
          <w:marRight w:val="0"/>
          <w:marTop w:val="0"/>
          <w:marBottom w:val="0"/>
          <w:divBdr>
            <w:top w:val="none" w:sz="0" w:space="0" w:color="auto"/>
            <w:left w:val="none" w:sz="0" w:space="0" w:color="auto"/>
            <w:bottom w:val="none" w:sz="0" w:space="0" w:color="auto"/>
            <w:right w:val="none" w:sz="0" w:space="0" w:color="auto"/>
          </w:divBdr>
        </w:div>
        <w:div w:id="824933288">
          <w:marLeft w:val="0"/>
          <w:marRight w:val="0"/>
          <w:marTop w:val="0"/>
          <w:marBottom w:val="0"/>
          <w:divBdr>
            <w:top w:val="none" w:sz="0" w:space="0" w:color="auto"/>
            <w:left w:val="none" w:sz="0" w:space="0" w:color="auto"/>
            <w:bottom w:val="none" w:sz="0" w:space="0" w:color="auto"/>
            <w:right w:val="none" w:sz="0" w:space="0" w:color="auto"/>
          </w:divBdr>
        </w:div>
        <w:div w:id="55471380">
          <w:marLeft w:val="0"/>
          <w:marRight w:val="0"/>
          <w:marTop w:val="0"/>
          <w:marBottom w:val="0"/>
          <w:divBdr>
            <w:top w:val="none" w:sz="0" w:space="0" w:color="auto"/>
            <w:left w:val="none" w:sz="0" w:space="0" w:color="auto"/>
            <w:bottom w:val="none" w:sz="0" w:space="0" w:color="auto"/>
            <w:right w:val="none" w:sz="0" w:space="0" w:color="auto"/>
          </w:divBdr>
        </w:div>
        <w:div w:id="856307657">
          <w:marLeft w:val="0"/>
          <w:marRight w:val="0"/>
          <w:marTop w:val="0"/>
          <w:marBottom w:val="0"/>
          <w:divBdr>
            <w:top w:val="none" w:sz="0" w:space="0" w:color="auto"/>
            <w:left w:val="none" w:sz="0" w:space="0" w:color="auto"/>
            <w:bottom w:val="none" w:sz="0" w:space="0" w:color="auto"/>
            <w:right w:val="none" w:sz="0" w:space="0" w:color="auto"/>
          </w:divBdr>
        </w:div>
        <w:div w:id="812714253">
          <w:marLeft w:val="0"/>
          <w:marRight w:val="0"/>
          <w:marTop w:val="0"/>
          <w:marBottom w:val="0"/>
          <w:divBdr>
            <w:top w:val="none" w:sz="0" w:space="0" w:color="auto"/>
            <w:left w:val="none" w:sz="0" w:space="0" w:color="auto"/>
            <w:bottom w:val="none" w:sz="0" w:space="0" w:color="auto"/>
            <w:right w:val="none" w:sz="0" w:space="0" w:color="auto"/>
          </w:divBdr>
        </w:div>
        <w:div w:id="822235511">
          <w:marLeft w:val="0"/>
          <w:marRight w:val="0"/>
          <w:marTop w:val="0"/>
          <w:marBottom w:val="0"/>
          <w:divBdr>
            <w:top w:val="none" w:sz="0" w:space="0" w:color="auto"/>
            <w:left w:val="none" w:sz="0" w:space="0" w:color="auto"/>
            <w:bottom w:val="none" w:sz="0" w:space="0" w:color="auto"/>
            <w:right w:val="none" w:sz="0" w:space="0" w:color="auto"/>
          </w:divBdr>
        </w:div>
        <w:div w:id="1855024464">
          <w:marLeft w:val="0"/>
          <w:marRight w:val="0"/>
          <w:marTop w:val="0"/>
          <w:marBottom w:val="0"/>
          <w:divBdr>
            <w:top w:val="none" w:sz="0" w:space="0" w:color="auto"/>
            <w:left w:val="none" w:sz="0" w:space="0" w:color="auto"/>
            <w:bottom w:val="none" w:sz="0" w:space="0" w:color="auto"/>
            <w:right w:val="none" w:sz="0" w:space="0" w:color="auto"/>
          </w:divBdr>
        </w:div>
      </w:divsChild>
    </w:div>
    <w:div w:id="801387132">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45706678">
      <w:bodyDiv w:val="1"/>
      <w:marLeft w:val="0"/>
      <w:marRight w:val="0"/>
      <w:marTop w:val="0"/>
      <w:marBottom w:val="0"/>
      <w:divBdr>
        <w:top w:val="none" w:sz="0" w:space="0" w:color="auto"/>
        <w:left w:val="none" w:sz="0" w:space="0" w:color="auto"/>
        <w:bottom w:val="none" w:sz="0" w:space="0" w:color="auto"/>
        <w:right w:val="none" w:sz="0" w:space="0" w:color="auto"/>
      </w:divBdr>
    </w:div>
    <w:div w:id="846945510">
      <w:bodyDiv w:val="1"/>
      <w:marLeft w:val="0"/>
      <w:marRight w:val="0"/>
      <w:marTop w:val="0"/>
      <w:marBottom w:val="0"/>
      <w:divBdr>
        <w:top w:val="none" w:sz="0" w:space="0" w:color="auto"/>
        <w:left w:val="none" w:sz="0" w:space="0" w:color="auto"/>
        <w:bottom w:val="none" w:sz="0" w:space="0" w:color="auto"/>
        <w:right w:val="none" w:sz="0" w:space="0" w:color="auto"/>
      </w:divBdr>
    </w:div>
    <w:div w:id="854347095">
      <w:bodyDiv w:val="1"/>
      <w:marLeft w:val="0"/>
      <w:marRight w:val="0"/>
      <w:marTop w:val="0"/>
      <w:marBottom w:val="0"/>
      <w:divBdr>
        <w:top w:val="none" w:sz="0" w:space="0" w:color="auto"/>
        <w:left w:val="none" w:sz="0" w:space="0" w:color="auto"/>
        <w:bottom w:val="none" w:sz="0" w:space="0" w:color="auto"/>
        <w:right w:val="none" w:sz="0" w:space="0" w:color="auto"/>
      </w:divBdr>
    </w:div>
    <w:div w:id="872769373">
      <w:bodyDiv w:val="1"/>
      <w:marLeft w:val="0"/>
      <w:marRight w:val="0"/>
      <w:marTop w:val="0"/>
      <w:marBottom w:val="0"/>
      <w:divBdr>
        <w:top w:val="none" w:sz="0" w:space="0" w:color="auto"/>
        <w:left w:val="none" w:sz="0" w:space="0" w:color="auto"/>
        <w:bottom w:val="none" w:sz="0" w:space="0" w:color="auto"/>
        <w:right w:val="none" w:sz="0" w:space="0" w:color="auto"/>
      </w:divBdr>
    </w:div>
    <w:div w:id="890923378">
      <w:bodyDiv w:val="1"/>
      <w:marLeft w:val="0"/>
      <w:marRight w:val="0"/>
      <w:marTop w:val="0"/>
      <w:marBottom w:val="0"/>
      <w:divBdr>
        <w:top w:val="none" w:sz="0" w:space="0" w:color="auto"/>
        <w:left w:val="none" w:sz="0" w:space="0" w:color="auto"/>
        <w:bottom w:val="none" w:sz="0" w:space="0" w:color="auto"/>
        <w:right w:val="none" w:sz="0" w:space="0" w:color="auto"/>
      </w:divBdr>
    </w:div>
    <w:div w:id="893199136">
      <w:bodyDiv w:val="1"/>
      <w:marLeft w:val="0"/>
      <w:marRight w:val="0"/>
      <w:marTop w:val="0"/>
      <w:marBottom w:val="0"/>
      <w:divBdr>
        <w:top w:val="none" w:sz="0" w:space="0" w:color="auto"/>
        <w:left w:val="none" w:sz="0" w:space="0" w:color="auto"/>
        <w:bottom w:val="none" w:sz="0" w:space="0" w:color="auto"/>
        <w:right w:val="none" w:sz="0" w:space="0" w:color="auto"/>
      </w:divBdr>
    </w:div>
    <w:div w:id="896934336">
      <w:bodyDiv w:val="1"/>
      <w:marLeft w:val="0"/>
      <w:marRight w:val="0"/>
      <w:marTop w:val="0"/>
      <w:marBottom w:val="0"/>
      <w:divBdr>
        <w:top w:val="none" w:sz="0" w:space="0" w:color="auto"/>
        <w:left w:val="none" w:sz="0" w:space="0" w:color="auto"/>
        <w:bottom w:val="none" w:sz="0" w:space="0" w:color="auto"/>
        <w:right w:val="none" w:sz="0" w:space="0" w:color="auto"/>
      </w:divBdr>
    </w:div>
    <w:div w:id="900752241">
      <w:bodyDiv w:val="1"/>
      <w:marLeft w:val="0"/>
      <w:marRight w:val="0"/>
      <w:marTop w:val="0"/>
      <w:marBottom w:val="0"/>
      <w:divBdr>
        <w:top w:val="none" w:sz="0" w:space="0" w:color="auto"/>
        <w:left w:val="none" w:sz="0" w:space="0" w:color="auto"/>
        <w:bottom w:val="none" w:sz="0" w:space="0" w:color="auto"/>
        <w:right w:val="none" w:sz="0" w:space="0" w:color="auto"/>
      </w:divBdr>
    </w:div>
    <w:div w:id="936596467">
      <w:bodyDiv w:val="1"/>
      <w:marLeft w:val="0"/>
      <w:marRight w:val="0"/>
      <w:marTop w:val="0"/>
      <w:marBottom w:val="0"/>
      <w:divBdr>
        <w:top w:val="none" w:sz="0" w:space="0" w:color="auto"/>
        <w:left w:val="none" w:sz="0" w:space="0" w:color="auto"/>
        <w:bottom w:val="none" w:sz="0" w:space="0" w:color="auto"/>
        <w:right w:val="none" w:sz="0" w:space="0" w:color="auto"/>
      </w:divBdr>
    </w:div>
    <w:div w:id="939222518">
      <w:bodyDiv w:val="1"/>
      <w:marLeft w:val="0"/>
      <w:marRight w:val="0"/>
      <w:marTop w:val="0"/>
      <w:marBottom w:val="0"/>
      <w:divBdr>
        <w:top w:val="none" w:sz="0" w:space="0" w:color="auto"/>
        <w:left w:val="none" w:sz="0" w:space="0" w:color="auto"/>
        <w:bottom w:val="none" w:sz="0" w:space="0" w:color="auto"/>
        <w:right w:val="none" w:sz="0" w:space="0" w:color="auto"/>
      </w:divBdr>
    </w:div>
    <w:div w:id="953560602">
      <w:bodyDiv w:val="1"/>
      <w:marLeft w:val="0"/>
      <w:marRight w:val="0"/>
      <w:marTop w:val="0"/>
      <w:marBottom w:val="0"/>
      <w:divBdr>
        <w:top w:val="none" w:sz="0" w:space="0" w:color="auto"/>
        <w:left w:val="none" w:sz="0" w:space="0" w:color="auto"/>
        <w:bottom w:val="none" w:sz="0" w:space="0" w:color="auto"/>
        <w:right w:val="none" w:sz="0" w:space="0" w:color="auto"/>
      </w:divBdr>
    </w:div>
    <w:div w:id="953712318">
      <w:bodyDiv w:val="1"/>
      <w:marLeft w:val="0"/>
      <w:marRight w:val="0"/>
      <w:marTop w:val="0"/>
      <w:marBottom w:val="0"/>
      <w:divBdr>
        <w:top w:val="none" w:sz="0" w:space="0" w:color="auto"/>
        <w:left w:val="none" w:sz="0" w:space="0" w:color="auto"/>
        <w:bottom w:val="none" w:sz="0" w:space="0" w:color="auto"/>
        <w:right w:val="none" w:sz="0" w:space="0" w:color="auto"/>
      </w:divBdr>
    </w:div>
    <w:div w:id="955136872">
      <w:bodyDiv w:val="1"/>
      <w:marLeft w:val="0"/>
      <w:marRight w:val="0"/>
      <w:marTop w:val="0"/>
      <w:marBottom w:val="0"/>
      <w:divBdr>
        <w:top w:val="none" w:sz="0" w:space="0" w:color="auto"/>
        <w:left w:val="none" w:sz="0" w:space="0" w:color="auto"/>
        <w:bottom w:val="none" w:sz="0" w:space="0" w:color="auto"/>
        <w:right w:val="none" w:sz="0" w:space="0" w:color="auto"/>
      </w:divBdr>
    </w:div>
    <w:div w:id="961806979">
      <w:bodyDiv w:val="1"/>
      <w:marLeft w:val="0"/>
      <w:marRight w:val="0"/>
      <w:marTop w:val="0"/>
      <w:marBottom w:val="0"/>
      <w:divBdr>
        <w:top w:val="none" w:sz="0" w:space="0" w:color="auto"/>
        <w:left w:val="none" w:sz="0" w:space="0" w:color="auto"/>
        <w:bottom w:val="none" w:sz="0" w:space="0" w:color="auto"/>
        <w:right w:val="none" w:sz="0" w:space="0" w:color="auto"/>
      </w:divBdr>
    </w:div>
    <w:div w:id="974331232">
      <w:bodyDiv w:val="1"/>
      <w:marLeft w:val="0"/>
      <w:marRight w:val="0"/>
      <w:marTop w:val="0"/>
      <w:marBottom w:val="0"/>
      <w:divBdr>
        <w:top w:val="none" w:sz="0" w:space="0" w:color="auto"/>
        <w:left w:val="none" w:sz="0" w:space="0" w:color="auto"/>
        <w:bottom w:val="none" w:sz="0" w:space="0" w:color="auto"/>
        <w:right w:val="none" w:sz="0" w:space="0" w:color="auto"/>
      </w:divBdr>
      <w:divsChild>
        <w:div w:id="1756434595">
          <w:marLeft w:val="0"/>
          <w:marRight w:val="0"/>
          <w:marTop w:val="0"/>
          <w:marBottom w:val="0"/>
          <w:divBdr>
            <w:top w:val="none" w:sz="0" w:space="0" w:color="auto"/>
            <w:left w:val="none" w:sz="0" w:space="0" w:color="auto"/>
            <w:bottom w:val="none" w:sz="0" w:space="0" w:color="auto"/>
            <w:right w:val="none" w:sz="0" w:space="0" w:color="auto"/>
          </w:divBdr>
        </w:div>
        <w:div w:id="1154493788">
          <w:marLeft w:val="0"/>
          <w:marRight w:val="0"/>
          <w:marTop w:val="0"/>
          <w:marBottom w:val="0"/>
          <w:divBdr>
            <w:top w:val="none" w:sz="0" w:space="0" w:color="auto"/>
            <w:left w:val="none" w:sz="0" w:space="0" w:color="auto"/>
            <w:bottom w:val="none" w:sz="0" w:space="0" w:color="auto"/>
            <w:right w:val="none" w:sz="0" w:space="0" w:color="auto"/>
          </w:divBdr>
        </w:div>
      </w:divsChild>
    </w:div>
    <w:div w:id="987318478">
      <w:bodyDiv w:val="1"/>
      <w:marLeft w:val="0"/>
      <w:marRight w:val="0"/>
      <w:marTop w:val="0"/>
      <w:marBottom w:val="0"/>
      <w:divBdr>
        <w:top w:val="none" w:sz="0" w:space="0" w:color="auto"/>
        <w:left w:val="none" w:sz="0" w:space="0" w:color="auto"/>
        <w:bottom w:val="none" w:sz="0" w:space="0" w:color="auto"/>
        <w:right w:val="none" w:sz="0" w:space="0" w:color="auto"/>
      </w:divBdr>
    </w:div>
    <w:div w:id="994990848">
      <w:bodyDiv w:val="1"/>
      <w:marLeft w:val="0"/>
      <w:marRight w:val="0"/>
      <w:marTop w:val="0"/>
      <w:marBottom w:val="0"/>
      <w:divBdr>
        <w:top w:val="none" w:sz="0" w:space="0" w:color="auto"/>
        <w:left w:val="none" w:sz="0" w:space="0" w:color="auto"/>
        <w:bottom w:val="none" w:sz="0" w:space="0" w:color="auto"/>
        <w:right w:val="none" w:sz="0" w:space="0" w:color="auto"/>
      </w:divBdr>
    </w:div>
    <w:div w:id="1009333460">
      <w:bodyDiv w:val="1"/>
      <w:marLeft w:val="0"/>
      <w:marRight w:val="0"/>
      <w:marTop w:val="0"/>
      <w:marBottom w:val="0"/>
      <w:divBdr>
        <w:top w:val="none" w:sz="0" w:space="0" w:color="auto"/>
        <w:left w:val="none" w:sz="0" w:space="0" w:color="auto"/>
        <w:bottom w:val="none" w:sz="0" w:space="0" w:color="auto"/>
        <w:right w:val="none" w:sz="0" w:space="0" w:color="auto"/>
      </w:divBdr>
    </w:div>
    <w:div w:id="1025794206">
      <w:bodyDiv w:val="1"/>
      <w:marLeft w:val="0"/>
      <w:marRight w:val="0"/>
      <w:marTop w:val="0"/>
      <w:marBottom w:val="0"/>
      <w:divBdr>
        <w:top w:val="none" w:sz="0" w:space="0" w:color="auto"/>
        <w:left w:val="none" w:sz="0" w:space="0" w:color="auto"/>
        <w:bottom w:val="none" w:sz="0" w:space="0" w:color="auto"/>
        <w:right w:val="none" w:sz="0" w:space="0" w:color="auto"/>
      </w:divBdr>
    </w:div>
    <w:div w:id="1037388301">
      <w:bodyDiv w:val="1"/>
      <w:marLeft w:val="0"/>
      <w:marRight w:val="0"/>
      <w:marTop w:val="0"/>
      <w:marBottom w:val="0"/>
      <w:divBdr>
        <w:top w:val="none" w:sz="0" w:space="0" w:color="auto"/>
        <w:left w:val="none" w:sz="0" w:space="0" w:color="auto"/>
        <w:bottom w:val="none" w:sz="0" w:space="0" w:color="auto"/>
        <w:right w:val="none" w:sz="0" w:space="0" w:color="auto"/>
      </w:divBdr>
    </w:div>
    <w:div w:id="1050571426">
      <w:bodyDiv w:val="1"/>
      <w:marLeft w:val="0"/>
      <w:marRight w:val="0"/>
      <w:marTop w:val="0"/>
      <w:marBottom w:val="0"/>
      <w:divBdr>
        <w:top w:val="none" w:sz="0" w:space="0" w:color="auto"/>
        <w:left w:val="none" w:sz="0" w:space="0" w:color="auto"/>
        <w:bottom w:val="none" w:sz="0" w:space="0" w:color="auto"/>
        <w:right w:val="none" w:sz="0" w:space="0" w:color="auto"/>
      </w:divBdr>
    </w:div>
    <w:div w:id="1057702096">
      <w:bodyDiv w:val="1"/>
      <w:marLeft w:val="0"/>
      <w:marRight w:val="0"/>
      <w:marTop w:val="0"/>
      <w:marBottom w:val="0"/>
      <w:divBdr>
        <w:top w:val="none" w:sz="0" w:space="0" w:color="auto"/>
        <w:left w:val="none" w:sz="0" w:space="0" w:color="auto"/>
        <w:bottom w:val="none" w:sz="0" w:space="0" w:color="auto"/>
        <w:right w:val="none" w:sz="0" w:space="0" w:color="auto"/>
      </w:divBdr>
    </w:div>
    <w:div w:id="1060059828">
      <w:bodyDiv w:val="1"/>
      <w:marLeft w:val="0"/>
      <w:marRight w:val="0"/>
      <w:marTop w:val="0"/>
      <w:marBottom w:val="0"/>
      <w:divBdr>
        <w:top w:val="none" w:sz="0" w:space="0" w:color="auto"/>
        <w:left w:val="none" w:sz="0" w:space="0" w:color="auto"/>
        <w:bottom w:val="none" w:sz="0" w:space="0" w:color="auto"/>
        <w:right w:val="none" w:sz="0" w:space="0" w:color="auto"/>
      </w:divBdr>
    </w:div>
    <w:div w:id="1061901727">
      <w:bodyDiv w:val="1"/>
      <w:marLeft w:val="0"/>
      <w:marRight w:val="0"/>
      <w:marTop w:val="0"/>
      <w:marBottom w:val="0"/>
      <w:divBdr>
        <w:top w:val="none" w:sz="0" w:space="0" w:color="auto"/>
        <w:left w:val="none" w:sz="0" w:space="0" w:color="auto"/>
        <w:bottom w:val="none" w:sz="0" w:space="0" w:color="auto"/>
        <w:right w:val="none" w:sz="0" w:space="0" w:color="auto"/>
      </w:divBdr>
    </w:div>
    <w:div w:id="1062675767">
      <w:bodyDiv w:val="1"/>
      <w:marLeft w:val="0"/>
      <w:marRight w:val="0"/>
      <w:marTop w:val="0"/>
      <w:marBottom w:val="0"/>
      <w:divBdr>
        <w:top w:val="none" w:sz="0" w:space="0" w:color="auto"/>
        <w:left w:val="none" w:sz="0" w:space="0" w:color="auto"/>
        <w:bottom w:val="none" w:sz="0" w:space="0" w:color="auto"/>
        <w:right w:val="none" w:sz="0" w:space="0" w:color="auto"/>
      </w:divBdr>
    </w:div>
    <w:div w:id="1092436447">
      <w:bodyDiv w:val="1"/>
      <w:marLeft w:val="0"/>
      <w:marRight w:val="0"/>
      <w:marTop w:val="0"/>
      <w:marBottom w:val="0"/>
      <w:divBdr>
        <w:top w:val="none" w:sz="0" w:space="0" w:color="auto"/>
        <w:left w:val="none" w:sz="0" w:space="0" w:color="auto"/>
        <w:bottom w:val="none" w:sz="0" w:space="0" w:color="auto"/>
        <w:right w:val="none" w:sz="0" w:space="0" w:color="auto"/>
      </w:divBdr>
    </w:div>
    <w:div w:id="1102605483">
      <w:bodyDiv w:val="1"/>
      <w:marLeft w:val="0"/>
      <w:marRight w:val="0"/>
      <w:marTop w:val="0"/>
      <w:marBottom w:val="0"/>
      <w:divBdr>
        <w:top w:val="none" w:sz="0" w:space="0" w:color="auto"/>
        <w:left w:val="none" w:sz="0" w:space="0" w:color="auto"/>
        <w:bottom w:val="none" w:sz="0" w:space="0" w:color="auto"/>
        <w:right w:val="none" w:sz="0" w:space="0" w:color="auto"/>
      </w:divBdr>
      <w:divsChild>
        <w:div w:id="1077364670">
          <w:marLeft w:val="0"/>
          <w:marRight w:val="0"/>
          <w:marTop w:val="0"/>
          <w:marBottom w:val="0"/>
          <w:divBdr>
            <w:top w:val="none" w:sz="0" w:space="0" w:color="auto"/>
            <w:left w:val="none" w:sz="0" w:space="0" w:color="auto"/>
            <w:bottom w:val="none" w:sz="0" w:space="0" w:color="auto"/>
            <w:right w:val="none" w:sz="0" w:space="0" w:color="auto"/>
          </w:divBdr>
        </w:div>
        <w:div w:id="1556894517">
          <w:marLeft w:val="0"/>
          <w:marRight w:val="0"/>
          <w:marTop w:val="0"/>
          <w:marBottom w:val="0"/>
          <w:divBdr>
            <w:top w:val="none" w:sz="0" w:space="0" w:color="auto"/>
            <w:left w:val="none" w:sz="0" w:space="0" w:color="auto"/>
            <w:bottom w:val="none" w:sz="0" w:space="0" w:color="auto"/>
            <w:right w:val="none" w:sz="0" w:space="0" w:color="auto"/>
          </w:divBdr>
        </w:div>
        <w:div w:id="945386344">
          <w:marLeft w:val="0"/>
          <w:marRight w:val="0"/>
          <w:marTop w:val="0"/>
          <w:marBottom w:val="0"/>
          <w:divBdr>
            <w:top w:val="none" w:sz="0" w:space="0" w:color="auto"/>
            <w:left w:val="none" w:sz="0" w:space="0" w:color="auto"/>
            <w:bottom w:val="none" w:sz="0" w:space="0" w:color="auto"/>
            <w:right w:val="none" w:sz="0" w:space="0" w:color="auto"/>
          </w:divBdr>
        </w:div>
        <w:div w:id="2066492678">
          <w:marLeft w:val="0"/>
          <w:marRight w:val="0"/>
          <w:marTop w:val="0"/>
          <w:marBottom w:val="0"/>
          <w:divBdr>
            <w:top w:val="none" w:sz="0" w:space="0" w:color="auto"/>
            <w:left w:val="none" w:sz="0" w:space="0" w:color="auto"/>
            <w:bottom w:val="none" w:sz="0" w:space="0" w:color="auto"/>
            <w:right w:val="none" w:sz="0" w:space="0" w:color="auto"/>
          </w:divBdr>
        </w:div>
        <w:div w:id="1441726872">
          <w:marLeft w:val="0"/>
          <w:marRight w:val="0"/>
          <w:marTop w:val="0"/>
          <w:marBottom w:val="0"/>
          <w:divBdr>
            <w:top w:val="none" w:sz="0" w:space="0" w:color="auto"/>
            <w:left w:val="none" w:sz="0" w:space="0" w:color="auto"/>
            <w:bottom w:val="none" w:sz="0" w:space="0" w:color="auto"/>
            <w:right w:val="none" w:sz="0" w:space="0" w:color="auto"/>
          </w:divBdr>
        </w:div>
        <w:div w:id="955864638">
          <w:marLeft w:val="0"/>
          <w:marRight w:val="0"/>
          <w:marTop w:val="0"/>
          <w:marBottom w:val="0"/>
          <w:divBdr>
            <w:top w:val="none" w:sz="0" w:space="0" w:color="auto"/>
            <w:left w:val="none" w:sz="0" w:space="0" w:color="auto"/>
            <w:bottom w:val="none" w:sz="0" w:space="0" w:color="auto"/>
            <w:right w:val="none" w:sz="0" w:space="0" w:color="auto"/>
          </w:divBdr>
        </w:div>
        <w:div w:id="483856610">
          <w:marLeft w:val="0"/>
          <w:marRight w:val="0"/>
          <w:marTop w:val="0"/>
          <w:marBottom w:val="0"/>
          <w:divBdr>
            <w:top w:val="none" w:sz="0" w:space="0" w:color="auto"/>
            <w:left w:val="none" w:sz="0" w:space="0" w:color="auto"/>
            <w:bottom w:val="none" w:sz="0" w:space="0" w:color="auto"/>
            <w:right w:val="none" w:sz="0" w:space="0" w:color="auto"/>
          </w:divBdr>
        </w:div>
      </w:divsChild>
    </w:div>
    <w:div w:id="1104378209">
      <w:bodyDiv w:val="1"/>
      <w:marLeft w:val="0"/>
      <w:marRight w:val="0"/>
      <w:marTop w:val="0"/>
      <w:marBottom w:val="0"/>
      <w:divBdr>
        <w:top w:val="none" w:sz="0" w:space="0" w:color="auto"/>
        <w:left w:val="none" w:sz="0" w:space="0" w:color="auto"/>
        <w:bottom w:val="none" w:sz="0" w:space="0" w:color="auto"/>
        <w:right w:val="none" w:sz="0" w:space="0" w:color="auto"/>
      </w:divBdr>
    </w:div>
    <w:div w:id="1122114277">
      <w:bodyDiv w:val="1"/>
      <w:marLeft w:val="0"/>
      <w:marRight w:val="0"/>
      <w:marTop w:val="0"/>
      <w:marBottom w:val="0"/>
      <w:divBdr>
        <w:top w:val="none" w:sz="0" w:space="0" w:color="auto"/>
        <w:left w:val="none" w:sz="0" w:space="0" w:color="auto"/>
        <w:bottom w:val="none" w:sz="0" w:space="0" w:color="auto"/>
        <w:right w:val="none" w:sz="0" w:space="0" w:color="auto"/>
      </w:divBdr>
      <w:divsChild>
        <w:div w:id="407730338">
          <w:marLeft w:val="0"/>
          <w:marRight w:val="0"/>
          <w:marTop w:val="0"/>
          <w:marBottom w:val="0"/>
          <w:divBdr>
            <w:top w:val="none" w:sz="0" w:space="0" w:color="auto"/>
            <w:left w:val="none" w:sz="0" w:space="0" w:color="auto"/>
            <w:bottom w:val="none" w:sz="0" w:space="0" w:color="auto"/>
            <w:right w:val="none" w:sz="0" w:space="0" w:color="auto"/>
          </w:divBdr>
          <w:divsChild>
            <w:div w:id="1103183066">
              <w:marLeft w:val="0"/>
              <w:marRight w:val="0"/>
              <w:marTop w:val="0"/>
              <w:marBottom w:val="0"/>
              <w:divBdr>
                <w:top w:val="none" w:sz="0" w:space="0" w:color="auto"/>
                <w:left w:val="none" w:sz="0" w:space="0" w:color="auto"/>
                <w:bottom w:val="none" w:sz="0" w:space="0" w:color="auto"/>
                <w:right w:val="none" w:sz="0" w:space="0" w:color="auto"/>
              </w:divBdr>
            </w:div>
          </w:divsChild>
        </w:div>
        <w:div w:id="729688714">
          <w:marLeft w:val="0"/>
          <w:marRight w:val="0"/>
          <w:marTop w:val="0"/>
          <w:marBottom w:val="0"/>
          <w:divBdr>
            <w:top w:val="none" w:sz="0" w:space="0" w:color="auto"/>
            <w:left w:val="none" w:sz="0" w:space="0" w:color="auto"/>
            <w:bottom w:val="none" w:sz="0" w:space="0" w:color="auto"/>
            <w:right w:val="none" w:sz="0" w:space="0" w:color="auto"/>
          </w:divBdr>
          <w:divsChild>
            <w:div w:id="350035097">
              <w:marLeft w:val="0"/>
              <w:marRight w:val="0"/>
              <w:marTop w:val="0"/>
              <w:marBottom w:val="0"/>
              <w:divBdr>
                <w:top w:val="none" w:sz="0" w:space="0" w:color="auto"/>
                <w:left w:val="none" w:sz="0" w:space="0" w:color="auto"/>
                <w:bottom w:val="none" w:sz="0" w:space="0" w:color="auto"/>
                <w:right w:val="none" w:sz="0" w:space="0" w:color="auto"/>
              </w:divBdr>
            </w:div>
          </w:divsChild>
        </w:div>
        <w:div w:id="469447234">
          <w:marLeft w:val="0"/>
          <w:marRight w:val="0"/>
          <w:marTop w:val="0"/>
          <w:marBottom w:val="0"/>
          <w:divBdr>
            <w:top w:val="none" w:sz="0" w:space="0" w:color="auto"/>
            <w:left w:val="none" w:sz="0" w:space="0" w:color="auto"/>
            <w:bottom w:val="none" w:sz="0" w:space="0" w:color="auto"/>
            <w:right w:val="none" w:sz="0" w:space="0" w:color="auto"/>
          </w:divBdr>
          <w:divsChild>
            <w:div w:id="1129780546">
              <w:marLeft w:val="0"/>
              <w:marRight w:val="0"/>
              <w:marTop w:val="0"/>
              <w:marBottom w:val="0"/>
              <w:divBdr>
                <w:top w:val="none" w:sz="0" w:space="0" w:color="auto"/>
                <w:left w:val="none" w:sz="0" w:space="0" w:color="auto"/>
                <w:bottom w:val="none" w:sz="0" w:space="0" w:color="auto"/>
                <w:right w:val="none" w:sz="0" w:space="0" w:color="auto"/>
              </w:divBdr>
            </w:div>
          </w:divsChild>
        </w:div>
        <w:div w:id="1585532586">
          <w:marLeft w:val="0"/>
          <w:marRight w:val="0"/>
          <w:marTop w:val="0"/>
          <w:marBottom w:val="0"/>
          <w:divBdr>
            <w:top w:val="none" w:sz="0" w:space="0" w:color="auto"/>
            <w:left w:val="none" w:sz="0" w:space="0" w:color="auto"/>
            <w:bottom w:val="none" w:sz="0" w:space="0" w:color="auto"/>
            <w:right w:val="none" w:sz="0" w:space="0" w:color="auto"/>
          </w:divBdr>
          <w:divsChild>
            <w:div w:id="645400025">
              <w:marLeft w:val="0"/>
              <w:marRight w:val="0"/>
              <w:marTop w:val="0"/>
              <w:marBottom w:val="0"/>
              <w:divBdr>
                <w:top w:val="none" w:sz="0" w:space="0" w:color="auto"/>
                <w:left w:val="none" w:sz="0" w:space="0" w:color="auto"/>
                <w:bottom w:val="none" w:sz="0" w:space="0" w:color="auto"/>
                <w:right w:val="none" w:sz="0" w:space="0" w:color="auto"/>
              </w:divBdr>
            </w:div>
          </w:divsChild>
        </w:div>
        <w:div w:id="622998464">
          <w:marLeft w:val="0"/>
          <w:marRight w:val="0"/>
          <w:marTop w:val="0"/>
          <w:marBottom w:val="0"/>
          <w:divBdr>
            <w:top w:val="none" w:sz="0" w:space="0" w:color="auto"/>
            <w:left w:val="none" w:sz="0" w:space="0" w:color="auto"/>
            <w:bottom w:val="none" w:sz="0" w:space="0" w:color="auto"/>
            <w:right w:val="none" w:sz="0" w:space="0" w:color="auto"/>
          </w:divBdr>
          <w:divsChild>
            <w:div w:id="1163472326">
              <w:marLeft w:val="0"/>
              <w:marRight w:val="0"/>
              <w:marTop w:val="0"/>
              <w:marBottom w:val="0"/>
              <w:divBdr>
                <w:top w:val="none" w:sz="0" w:space="0" w:color="auto"/>
                <w:left w:val="none" w:sz="0" w:space="0" w:color="auto"/>
                <w:bottom w:val="none" w:sz="0" w:space="0" w:color="auto"/>
                <w:right w:val="none" w:sz="0" w:space="0" w:color="auto"/>
              </w:divBdr>
            </w:div>
          </w:divsChild>
        </w:div>
        <w:div w:id="341787345">
          <w:marLeft w:val="0"/>
          <w:marRight w:val="0"/>
          <w:marTop w:val="0"/>
          <w:marBottom w:val="0"/>
          <w:divBdr>
            <w:top w:val="none" w:sz="0" w:space="0" w:color="auto"/>
            <w:left w:val="none" w:sz="0" w:space="0" w:color="auto"/>
            <w:bottom w:val="none" w:sz="0" w:space="0" w:color="auto"/>
            <w:right w:val="none" w:sz="0" w:space="0" w:color="auto"/>
          </w:divBdr>
          <w:divsChild>
            <w:div w:id="1634947261">
              <w:marLeft w:val="0"/>
              <w:marRight w:val="0"/>
              <w:marTop w:val="0"/>
              <w:marBottom w:val="0"/>
              <w:divBdr>
                <w:top w:val="none" w:sz="0" w:space="0" w:color="auto"/>
                <w:left w:val="none" w:sz="0" w:space="0" w:color="auto"/>
                <w:bottom w:val="none" w:sz="0" w:space="0" w:color="auto"/>
                <w:right w:val="none" w:sz="0" w:space="0" w:color="auto"/>
              </w:divBdr>
            </w:div>
          </w:divsChild>
        </w:div>
        <w:div w:id="78720643">
          <w:marLeft w:val="0"/>
          <w:marRight w:val="0"/>
          <w:marTop w:val="0"/>
          <w:marBottom w:val="0"/>
          <w:divBdr>
            <w:top w:val="none" w:sz="0" w:space="0" w:color="auto"/>
            <w:left w:val="none" w:sz="0" w:space="0" w:color="auto"/>
            <w:bottom w:val="none" w:sz="0" w:space="0" w:color="auto"/>
            <w:right w:val="none" w:sz="0" w:space="0" w:color="auto"/>
          </w:divBdr>
          <w:divsChild>
            <w:div w:id="1059128967">
              <w:marLeft w:val="0"/>
              <w:marRight w:val="0"/>
              <w:marTop w:val="0"/>
              <w:marBottom w:val="0"/>
              <w:divBdr>
                <w:top w:val="none" w:sz="0" w:space="0" w:color="auto"/>
                <w:left w:val="none" w:sz="0" w:space="0" w:color="auto"/>
                <w:bottom w:val="none" w:sz="0" w:space="0" w:color="auto"/>
                <w:right w:val="none" w:sz="0" w:space="0" w:color="auto"/>
              </w:divBdr>
            </w:div>
          </w:divsChild>
        </w:div>
        <w:div w:id="955865593">
          <w:marLeft w:val="0"/>
          <w:marRight w:val="0"/>
          <w:marTop w:val="0"/>
          <w:marBottom w:val="0"/>
          <w:divBdr>
            <w:top w:val="none" w:sz="0" w:space="0" w:color="auto"/>
            <w:left w:val="none" w:sz="0" w:space="0" w:color="auto"/>
            <w:bottom w:val="none" w:sz="0" w:space="0" w:color="auto"/>
            <w:right w:val="none" w:sz="0" w:space="0" w:color="auto"/>
          </w:divBdr>
          <w:divsChild>
            <w:div w:id="2022124281">
              <w:marLeft w:val="0"/>
              <w:marRight w:val="0"/>
              <w:marTop w:val="0"/>
              <w:marBottom w:val="0"/>
              <w:divBdr>
                <w:top w:val="none" w:sz="0" w:space="0" w:color="auto"/>
                <w:left w:val="none" w:sz="0" w:space="0" w:color="auto"/>
                <w:bottom w:val="none" w:sz="0" w:space="0" w:color="auto"/>
                <w:right w:val="none" w:sz="0" w:space="0" w:color="auto"/>
              </w:divBdr>
            </w:div>
          </w:divsChild>
        </w:div>
        <w:div w:id="171993390">
          <w:marLeft w:val="0"/>
          <w:marRight w:val="0"/>
          <w:marTop w:val="0"/>
          <w:marBottom w:val="0"/>
          <w:divBdr>
            <w:top w:val="none" w:sz="0" w:space="0" w:color="auto"/>
            <w:left w:val="none" w:sz="0" w:space="0" w:color="auto"/>
            <w:bottom w:val="none" w:sz="0" w:space="0" w:color="auto"/>
            <w:right w:val="none" w:sz="0" w:space="0" w:color="auto"/>
          </w:divBdr>
          <w:divsChild>
            <w:div w:id="69740790">
              <w:marLeft w:val="0"/>
              <w:marRight w:val="0"/>
              <w:marTop w:val="0"/>
              <w:marBottom w:val="0"/>
              <w:divBdr>
                <w:top w:val="none" w:sz="0" w:space="0" w:color="auto"/>
                <w:left w:val="none" w:sz="0" w:space="0" w:color="auto"/>
                <w:bottom w:val="none" w:sz="0" w:space="0" w:color="auto"/>
                <w:right w:val="none" w:sz="0" w:space="0" w:color="auto"/>
              </w:divBdr>
            </w:div>
          </w:divsChild>
        </w:div>
        <w:div w:id="1220629539">
          <w:marLeft w:val="0"/>
          <w:marRight w:val="0"/>
          <w:marTop w:val="0"/>
          <w:marBottom w:val="0"/>
          <w:divBdr>
            <w:top w:val="none" w:sz="0" w:space="0" w:color="auto"/>
            <w:left w:val="none" w:sz="0" w:space="0" w:color="auto"/>
            <w:bottom w:val="none" w:sz="0" w:space="0" w:color="auto"/>
            <w:right w:val="none" w:sz="0" w:space="0" w:color="auto"/>
          </w:divBdr>
          <w:divsChild>
            <w:div w:id="837622324">
              <w:marLeft w:val="0"/>
              <w:marRight w:val="0"/>
              <w:marTop w:val="0"/>
              <w:marBottom w:val="0"/>
              <w:divBdr>
                <w:top w:val="none" w:sz="0" w:space="0" w:color="auto"/>
                <w:left w:val="none" w:sz="0" w:space="0" w:color="auto"/>
                <w:bottom w:val="none" w:sz="0" w:space="0" w:color="auto"/>
                <w:right w:val="none" w:sz="0" w:space="0" w:color="auto"/>
              </w:divBdr>
            </w:div>
            <w:div w:id="1273706872">
              <w:marLeft w:val="0"/>
              <w:marRight w:val="0"/>
              <w:marTop w:val="0"/>
              <w:marBottom w:val="0"/>
              <w:divBdr>
                <w:top w:val="none" w:sz="0" w:space="0" w:color="auto"/>
                <w:left w:val="none" w:sz="0" w:space="0" w:color="auto"/>
                <w:bottom w:val="none" w:sz="0" w:space="0" w:color="auto"/>
                <w:right w:val="none" w:sz="0" w:space="0" w:color="auto"/>
              </w:divBdr>
            </w:div>
          </w:divsChild>
        </w:div>
        <w:div w:id="1121804871">
          <w:marLeft w:val="0"/>
          <w:marRight w:val="0"/>
          <w:marTop w:val="0"/>
          <w:marBottom w:val="0"/>
          <w:divBdr>
            <w:top w:val="none" w:sz="0" w:space="0" w:color="auto"/>
            <w:left w:val="none" w:sz="0" w:space="0" w:color="auto"/>
            <w:bottom w:val="none" w:sz="0" w:space="0" w:color="auto"/>
            <w:right w:val="none" w:sz="0" w:space="0" w:color="auto"/>
          </w:divBdr>
          <w:divsChild>
            <w:div w:id="1411196115">
              <w:marLeft w:val="0"/>
              <w:marRight w:val="0"/>
              <w:marTop w:val="0"/>
              <w:marBottom w:val="0"/>
              <w:divBdr>
                <w:top w:val="none" w:sz="0" w:space="0" w:color="auto"/>
                <w:left w:val="none" w:sz="0" w:space="0" w:color="auto"/>
                <w:bottom w:val="none" w:sz="0" w:space="0" w:color="auto"/>
                <w:right w:val="none" w:sz="0" w:space="0" w:color="auto"/>
              </w:divBdr>
            </w:div>
          </w:divsChild>
        </w:div>
        <w:div w:id="1101219974">
          <w:marLeft w:val="0"/>
          <w:marRight w:val="0"/>
          <w:marTop w:val="0"/>
          <w:marBottom w:val="0"/>
          <w:divBdr>
            <w:top w:val="none" w:sz="0" w:space="0" w:color="auto"/>
            <w:left w:val="none" w:sz="0" w:space="0" w:color="auto"/>
            <w:bottom w:val="none" w:sz="0" w:space="0" w:color="auto"/>
            <w:right w:val="none" w:sz="0" w:space="0" w:color="auto"/>
          </w:divBdr>
          <w:divsChild>
            <w:div w:id="1561286130">
              <w:marLeft w:val="0"/>
              <w:marRight w:val="0"/>
              <w:marTop w:val="0"/>
              <w:marBottom w:val="0"/>
              <w:divBdr>
                <w:top w:val="none" w:sz="0" w:space="0" w:color="auto"/>
                <w:left w:val="none" w:sz="0" w:space="0" w:color="auto"/>
                <w:bottom w:val="none" w:sz="0" w:space="0" w:color="auto"/>
                <w:right w:val="none" w:sz="0" w:space="0" w:color="auto"/>
              </w:divBdr>
            </w:div>
            <w:div w:id="520705495">
              <w:marLeft w:val="0"/>
              <w:marRight w:val="0"/>
              <w:marTop w:val="0"/>
              <w:marBottom w:val="0"/>
              <w:divBdr>
                <w:top w:val="none" w:sz="0" w:space="0" w:color="auto"/>
                <w:left w:val="none" w:sz="0" w:space="0" w:color="auto"/>
                <w:bottom w:val="none" w:sz="0" w:space="0" w:color="auto"/>
                <w:right w:val="none" w:sz="0" w:space="0" w:color="auto"/>
              </w:divBdr>
            </w:div>
            <w:div w:id="824706110">
              <w:marLeft w:val="0"/>
              <w:marRight w:val="0"/>
              <w:marTop w:val="0"/>
              <w:marBottom w:val="0"/>
              <w:divBdr>
                <w:top w:val="none" w:sz="0" w:space="0" w:color="auto"/>
                <w:left w:val="none" w:sz="0" w:space="0" w:color="auto"/>
                <w:bottom w:val="none" w:sz="0" w:space="0" w:color="auto"/>
                <w:right w:val="none" w:sz="0" w:space="0" w:color="auto"/>
              </w:divBdr>
            </w:div>
            <w:div w:id="1746296598">
              <w:marLeft w:val="0"/>
              <w:marRight w:val="0"/>
              <w:marTop w:val="0"/>
              <w:marBottom w:val="0"/>
              <w:divBdr>
                <w:top w:val="none" w:sz="0" w:space="0" w:color="auto"/>
                <w:left w:val="none" w:sz="0" w:space="0" w:color="auto"/>
                <w:bottom w:val="none" w:sz="0" w:space="0" w:color="auto"/>
                <w:right w:val="none" w:sz="0" w:space="0" w:color="auto"/>
              </w:divBdr>
            </w:div>
            <w:div w:id="2124644204">
              <w:marLeft w:val="0"/>
              <w:marRight w:val="0"/>
              <w:marTop w:val="0"/>
              <w:marBottom w:val="0"/>
              <w:divBdr>
                <w:top w:val="none" w:sz="0" w:space="0" w:color="auto"/>
                <w:left w:val="none" w:sz="0" w:space="0" w:color="auto"/>
                <w:bottom w:val="none" w:sz="0" w:space="0" w:color="auto"/>
                <w:right w:val="none" w:sz="0" w:space="0" w:color="auto"/>
              </w:divBdr>
            </w:div>
            <w:div w:id="1721444260">
              <w:marLeft w:val="0"/>
              <w:marRight w:val="0"/>
              <w:marTop w:val="0"/>
              <w:marBottom w:val="0"/>
              <w:divBdr>
                <w:top w:val="none" w:sz="0" w:space="0" w:color="auto"/>
                <w:left w:val="none" w:sz="0" w:space="0" w:color="auto"/>
                <w:bottom w:val="none" w:sz="0" w:space="0" w:color="auto"/>
                <w:right w:val="none" w:sz="0" w:space="0" w:color="auto"/>
              </w:divBdr>
            </w:div>
          </w:divsChild>
        </w:div>
        <w:div w:id="1634216830">
          <w:marLeft w:val="0"/>
          <w:marRight w:val="0"/>
          <w:marTop w:val="0"/>
          <w:marBottom w:val="0"/>
          <w:divBdr>
            <w:top w:val="none" w:sz="0" w:space="0" w:color="auto"/>
            <w:left w:val="none" w:sz="0" w:space="0" w:color="auto"/>
            <w:bottom w:val="none" w:sz="0" w:space="0" w:color="auto"/>
            <w:right w:val="none" w:sz="0" w:space="0" w:color="auto"/>
          </w:divBdr>
          <w:divsChild>
            <w:div w:id="829828415">
              <w:marLeft w:val="0"/>
              <w:marRight w:val="0"/>
              <w:marTop w:val="0"/>
              <w:marBottom w:val="0"/>
              <w:divBdr>
                <w:top w:val="none" w:sz="0" w:space="0" w:color="auto"/>
                <w:left w:val="none" w:sz="0" w:space="0" w:color="auto"/>
                <w:bottom w:val="none" w:sz="0" w:space="0" w:color="auto"/>
                <w:right w:val="none" w:sz="0" w:space="0" w:color="auto"/>
              </w:divBdr>
            </w:div>
          </w:divsChild>
        </w:div>
        <w:div w:id="1113400076">
          <w:marLeft w:val="0"/>
          <w:marRight w:val="0"/>
          <w:marTop w:val="0"/>
          <w:marBottom w:val="0"/>
          <w:divBdr>
            <w:top w:val="none" w:sz="0" w:space="0" w:color="auto"/>
            <w:left w:val="none" w:sz="0" w:space="0" w:color="auto"/>
            <w:bottom w:val="none" w:sz="0" w:space="0" w:color="auto"/>
            <w:right w:val="none" w:sz="0" w:space="0" w:color="auto"/>
          </w:divBdr>
          <w:divsChild>
            <w:div w:id="67461481">
              <w:marLeft w:val="0"/>
              <w:marRight w:val="0"/>
              <w:marTop w:val="0"/>
              <w:marBottom w:val="0"/>
              <w:divBdr>
                <w:top w:val="none" w:sz="0" w:space="0" w:color="auto"/>
                <w:left w:val="none" w:sz="0" w:space="0" w:color="auto"/>
                <w:bottom w:val="none" w:sz="0" w:space="0" w:color="auto"/>
                <w:right w:val="none" w:sz="0" w:space="0" w:color="auto"/>
              </w:divBdr>
            </w:div>
            <w:div w:id="607934135">
              <w:marLeft w:val="0"/>
              <w:marRight w:val="0"/>
              <w:marTop w:val="0"/>
              <w:marBottom w:val="0"/>
              <w:divBdr>
                <w:top w:val="none" w:sz="0" w:space="0" w:color="auto"/>
                <w:left w:val="none" w:sz="0" w:space="0" w:color="auto"/>
                <w:bottom w:val="none" w:sz="0" w:space="0" w:color="auto"/>
                <w:right w:val="none" w:sz="0" w:space="0" w:color="auto"/>
              </w:divBdr>
            </w:div>
          </w:divsChild>
        </w:div>
        <w:div w:id="2004819417">
          <w:marLeft w:val="0"/>
          <w:marRight w:val="0"/>
          <w:marTop w:val="0"/>
          <w:marBottom w:val="0"/>
          <w:divBdr>
            <w:top w:val="none" w:sz="0" w:space="0" w:color="auto"/>
            <w:left w:val="none" w:sz="0" w:space="0" w:color="auto"/>
            <w:bottom w:val="none" w:sz="0" w:space="0" w:color="auto"/>
            <w:right w:val="none" w:sz="0" w:space="0" w:color="auto"/>
          </w:divBdr>
          <w:divsChild>
            <w:div w:id="1882394958">
              <w:marLeft w:val="0"/>
              <w:marRight w:val="0"/>
              <w:marTop w:val="0"/>
              <w:marBottom w:val="0"/>
              <w:divBdr>
                <w:top w:val="none" w:sz="0" w:space="0" w:color="auto"/>
                <w:left w:val="none" w:sz="0" w:space="0" w:color="auto"/>
                <w:bottom w:val="none" w:sz="0" w:space="0" w:color="auto"/>
                <w:right w:val="none" w:sz="0" w:space="0" w:color="auto"/>
              </w:divBdr>
            </w:div>
          </w:divsChild>
        </w:div>
        <w:div w:id="1271812556">
          <w:marLeft w:val="0"/>
          <w:marRight w:val="0"/>
          <w:marTop w:val="0"/>
          <w:marBottom w:val="0"/>
          <w:divBdr>
            <w:top w:val="none" w:sz="0" w:space="0" w:color="auto"/>
            <w:left w:val="none" w:sz="0" w:space="0" w:color="auto"/>
            <w:bottom w:val="none" w:sz="0" w:space="0" w:color="auto"/>
            <w:right w:val="none" w:sz="0" w:space="0" w:color="auto"/>
          </w:divBdr>
          <w:divsChild>
            <w:div w:id="1808546572">
              <w:marLeft w:val="0"/>
              <w:marRight w:val="0"/>
              <w:marTop w:val="0"/>
              <w:marBottom w:val="0"/>
              <w:divBdr>
                <w:top w:val="none" w:sz="0" w:space="0" w:color="auto"/>
                <w:left w:val="none" w:sz="0" w:space="0" w:color="auto"/>
                <w:bottom w:val="none" w:sz="0" w:space="0" w:color="auto"/>
                <w:right w:val="none" w:sz="0" w:space="0" w:color="auto"/>
              </w:divBdr>
            </w:div>
          </w:divsChild>
        </w:div>
        <w:div w:id="786268055">
          <w:marLeft w:val="0"/>
          <w:marRight w:val="0"/>
          <w:marTop w:val="0"/>
          <w:marBottom w:val="0"/>
          <w:divBdr>
            <w:top w:val="none" w:sz="0" w:space="0" w:color="auto"/>
            <w:left w:val="none" w:sz="0" w:space="0" w:color="auto"/>
            <w:bottom w:val="none" w:sz="0" w:space="0" w:color="auto"/>
            <w:right w:val="none" w:sz="0" w:space="0" w:color="auto"/>
          </w:divBdr>
          <w:divsChild>
            <w:div w:id="235939780">
              <w:marLeft w:val="0"/>
              <w:marRight w:val="0"/>
              <w:marTop w:val="0"/>
              <w:marBottom w:val="0"/>
              <w:divBdr>
                <w:top w:val="none" w:sz="0" w:space="0" w:color="auto"/>
                <w:left w:val="none" w:sz="0" w:space="0" w:color="auto"/>
                <w:bottom w:val="none" w:sz="0" w:space="0" w:color="auto"/>
                <w:right w:val="none" w:sz="0" w:space="0" w:color="auto"/>
              </w:divBdr>
            </w:div>
          </w:divsChild>
        </w:div>
        <w:div w:id="560947159">
          <w:marLeft w:val="0"/>
          <w:marRight w:val="0"/>
          <w:marTop w:val="0"/>
          <w:marBottom w:val="0"/>
          <w:divBdr>
            <w:top w:val="none" w:sz="0" w:space="0" w:color="auto"/>
            <w:left w:val="none" w:sz="0" w:space="0" w:color="auto"/>
            <w:bottom w:val="none" w:sz="0" w:space="0" w:color="auto"/>
            <w:right w:val="none" w:sz="0" w:space="0" w:color="auto"/>
          </w:divBdr>
          <w:divsChild>
            <w:div w:id="374082985">
              <w:marLeft w:val="0"/>
              <w:marRight w:val="0"/>
              <w:marTop w:val="0"/>
              <w:marBottom w:val="0"/>
              <w:divBdr>
                <w:top w:val="none" w:sz="0" w:space="0" w:color="auto"/>
                <w:left w:val="none" w:sz="0" w:space="0" w:color="auto"/>
                <w:bottom w:val="none" w:sz="0" w:space="0" w:color="auto"/>
                <w:right w:val="none" w:sz="0" w:space="0" w:color="auto"/>
              </w:divBdr>
            </w:div>
          </w:divsChild>
        </w:div>
        <w:div w:id="1137991256">
          <w:marLeft w:val="0"/>
          <w:marRight w:val="0"/>
          <w:marTop w:val="0"/>
          <w:marBottom w:val="0"/>
          <w:divBdr>
            <w:top w:val="none" w:sz="0" w:space="0" w:color="auto"/>
            <w:left w:val="none" w:sz="0" w:space="0" w:color="auto"/>
            <w:bottom w:val="none" w:sz="0" w:space="0" w:color="auto"/>
            <w:right w:val="none" w:sz="0" w:space="0" w:color="auto"/>
          </w:divBdr>
          <w:divsChild>
            <w:div w:id="1937011208">
              <w:marLeft w:val="0"/>
              <w:marRight w:val="0"/>
              <w:marTop w:val="0"/>
              <w:marBottom w:val="0"/>
              <w:divBdr>
                <w:top w:val="none" w:sz="0" w:space="0" w:color="auto"/>
                <w:left w:val="none" w:sz="0" w:space="0" w:color="auto"/>
                <w:bottom w:val="none" w:sz="0" w:space="0" w:color="auto"/>
                <w:right w:val="none" w:sz="0" w:space="0" w:color="auto"/>
              </w:divBdr>
            </w:div>
          </w:divsChild>
        </w:div>
        <w:div w:id="16584494">
          <w:marLeft w:val="0"/>
          <w:marRight w:val="0"/>
          <w:marTop w:val="0"/>
          <w:marBottom w:val="0"/>
          <w:divBdr>
            <w:top w:val="none" w:sz="0" w:space="0" w:color="auto"/>
            <w:left w:val="none" w:sz="0" w:space="0" w:color="auto"/>
            <w:bottom w:val="none" w:sz="0" w:space="0" w:color="auto"/>
            <w:right w:val="none" w:sz="0" w:space="0" w:color="auto"/>
          </w:divBdr>
          <w:divsChild>
            <w:div w:id="100222855">
              <w:marLeft w:val="0"/>
              <w:marRight w:val="0"/>
              <w:marTop w:val="0"/>
              <w:marBottom w:val="0"/>
              <w:divBdr>
                <w:top w:val="none" w:sz="0" w:space="0" w:color="auto"/>
                <w:left w:val="none" w:sz="0" w:space="0" w:color="auto"/>
                <w:bottom w:val="none" w:sz="0" w:space="0" w:color="auto"/>
                <w:right w:val="none" w:sz="0" w:space="0" w:color="auto"/>
              </w:divBdr>
            </w:div>
            <w:div w:id="557282729">
              <w:marLeft w:val="0"/>
              <w:marRight w:val="0"/>
              <w:marTop w:val="0"/>
              <w:marBottom w:val="0"/>
              <w:divBdr>
                <w:top w:val="none" w:sz="0" w:space="0" w:color="auto"/>
                <w:left w:val="none" w:sz="0" w:space="0" w:color="auto"/>
                <w:bottom w:val="none" w:sz="0" w:space="0" w:color="auto"/>
                <w:right w:val="none" w:sz="0" w:space="0" w:color="auto"/>
              </w:divBdr>
            </w:div>
            <w:div w:id="81993126">
              <w:marLeft w:val="0"/>
              <w:marRight w:val="0"/>
              <w:marTop w:val="0"/>
              <w:marBottom w:val="0"/>
              <w:divBdr>
                <w:top w:val="none" w:sz="0" w:space="0" w:color="auto"/>
                <w:left w:val="none" w:sz="0" w:space="0" w:color="auto"/>
                <w:bottom w:val="none" w:sz="0" w:space="0" w:color="auto"/>
                <w:right w:val="none" w:sz="0" w:space="0" w:color="auto"/>
              </w:divBdr>
            </w:div>
            <w:div w:id="2088109398">
              <w:marLeft w:val="0"/>
              <w:marRight w:val="0"/>
              <w:marTop w:val="0"/>
              <w:marBottom w:val="0"/>
              <w:divBdr>
                <w:top w:val="none" w:sz="0" w:space="0" w:color="auto"/>
                <w:left w:val="none" w:sz="0" w:space="0" w:color="auto"/>
                <w:bottom w:val="none" w:sz="0" w:space="0" w:color="auto"/>
                <w:right w:val="none" w:sz="0" w:space="0" w:color="auto"/>
              </w:divBdr>
            </w:div>
            <w:div w:id="1227958520">
              <w:marLeft w:val="0"/>
              <w:marRight w:val="0"/>
              <w:marTop w:val="0"/>
              <w:marBottom w:val="0"/>
              <w:divBdr>
                <w:top w:val="none" w:sz="0" w:space="0" w:color="auto"/>
                <w:left w:val="none" w:sz="0" w:space="0" w:color="auto"/>
                <w:bottom w:val="none" w:sz="0" w:space="0" w:color="auto"/>
                <w:right w:val="none" w:sz="0" w:space="0" w:color="auto"/>
              </w:divBdr>
            </w:div>
            <w:div w:id="572930907">
              <w:marLeft w:val="0"/>
              <w:marRight w:val="0"/>
              <w:marTop w:val="0"/>
              <w:marBottom w:val="0"/>
              <w:divBdr>
                <w:top w:val="none" w:sz="0" w:space="0" w:color="auto"/>
                <w:left w:val="none" w:sz="0" w:space="0" w:color="auto"/>
                <w:bottom w:val="none" w:sz="0" w:space="0" w:color="auto"/>
                <w:right w:val="none" w:sz="0" w:space="0" w:color="auto"/>
              </w:divBdr>
            </w:div>
            <w:div w:id="1018972295">
              <w:marLeft w:val="0"/>
              <w:marRight w:val="0"/>
              <w:marTop w:val="0"/>
              <w:marBottom w:val="0"/>
              <w:divBdr>
                <w:top w:val="none" w:sz="0" w:space="0" w:color="auto"/>
                <w:left w:val="none" w:sz="0" w:space="0" w:color="auto"/>
                <w:bottom w:val="none" w:sz="0" w:space="0" w:color="auto"/>
                <w:right w:val="none" w:sz="0" w:space="0" w:color="auto"/>
              </w:divBdr>
            </w:div>
            <w:div w:id="202253476">
              <w:marLeft w:val="0"/>
              <w:marRight w:val="0"/>
              <w:marTop w:val="0"/>
              <w:marBottom w:val="0"/>
              <w:divBdr>
                <w:top w:val="none" w:sz="0" w:space="0" w:color="auto"/>
                <w:left w:val="none" w:sz="0" w:space="0" w:color="auto"/>
                <w:bottom w:val="none" w:sz="0" w:space="0" w:color="auto"/>
                <w:right w:val="none" w:sz="0" w:space="0" w:color="auto"/>
              </w:divBdr>
            </w:div>
            <w:div w:id="1026521508">
              <w:marLeft w:val="0"/>
              <w:marRight w:val="0"/>
              <w:marTop w:val="0"/>
              <w:marBottom w:val="0"/>
              <w:divBdr>
                <w:top w:val="none" w:sz="0" w:space="0" w:color="auto"/>
                <w:left w:val="none" w:sz="0" w:space="0" w:color="auto"/>
                <w:bottom w:val="none" w:sz="0" w:space="0" w:color="auto"/>
                <w:right w:val="none" w:sz="0" w:space="0" w:color="auto"/>
              </w:divBdr>
            </w:div>
            <w:div w:id="831025147">
              <w:marLeft w:val="0"/>
              <w:marRight w:val="0"/>
              <w:marTop w:val="0"/>
              <w:marBottom w:val="0"/>
              <w:divBdr>
                <w:top w:val="none" w:sz="0" w:space="0" w:color="auto"/>
                <w:left w:val="none" w:sz="0" w:space="0" w:color="auto"/>
                <w:bottom w:val="none" w:sz="0" w:space="0" w:color="auto"/>
                <w:right w:val="none" w:sz="0" w:space="0" w:color="auto"/>
              </w:divBdr>
            </w:div>
            <w:div w:id="469904000">
              <w:marLeft w:val="0"/>
              <w:marRight w:val="0"/>
              <w:marTop w:val="0"/>
              <w:marBottom w:val="0"/>
              <w:divBdr>
                <w:top w:val="none" w:sz="0" w:space="0" w:color="auto"/>
                <w:left w:val="none" w:sz="0" w:space="0" w:color="auto"/>
                <w:bottom w:val="none" w:sz="0" w:space="0" w:color="auto"/>
                <w:right w:val="none" w:sz="0" w:space="0" w:color="auto"/>
              </w:divBdr>
            </w:div>
            <w:div w:id="38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589">
      <w:bodyDiv w:val="1"/>
      <w:marLeft w:val="0"/>
      <w:marRight w:val="0"/>
      <w:marTop w:val="0"/>
      <w:marBottom w:val="0"/>
      <w:divBdr>
        <w:top w:val="none" w:sz="0" w:space="0" w:color="auto"/>
        <w:left w:val="none" w:sz="0" w:space="0" w:color="auto"/>
        <w:bottom w:val="none" w:sz="0" w:space="0" w:color="auto"/>
        <w:right w:val="none" w:sz="0" w:space="0" w:color="auto"/>
      </w:divBdr>
    </w:div>
    <w:div w:id="1128014922">
      <w:bodyDiv w:val="1"/>
      <w:marLeft w:val="0"/>
      <w:marRight w:val="0"/>
      <w:marTop w:val="0"/>
      <w:marBottom w:val="0"/>
      <w:divBdr>
        <w:top w:val="none" w:sz="0" w:space="0" w:color="auto"/>
        <w:left w:val="none" w:sz="0" w:space="0" w:color="auto"/>
        <w:bottom w:val="none" w:sz="0" w:space="0" w:color="auto"/>
        <w:right w:val="none" w:sz="0" w:space="0" w:color="auto"/>
      </w:divBdr>
    </w:div>
    <w:div w:id="1141536686">
      <w:bodyDiv w:val="1"/>
      <w:marLeft w:val="0"/>
      <w:marRight w:val="0"/>
      <w:marTop w:val="0"/>
      <w:marBottom w:val="0"/>
      <w:divBdr>
        <w:top w:val="none" w:sz="0" w:space="0" w:color="auto"/>
        <w:left w:val="none" w:sz="0" w:space="0" w:color="auto"/>
        <w:bottom w:val="none" w:sz="0" w:space="0" w:color="auto"/>
        <w:right w:val="none" w:sz="0" w:space="0" w:color="auto"/>
      </w:divBdr>
    </w:div>
    <w:div w:id="1153371246">
      <w:bodyDiv w:val="1"/>
      <w:marLeft w:val="0"/>
      <w:marRight w:val="0"/>
      <w:marTop w:val="0"/>
      <w:marBottom w:val="0"/>
      <w:divBdr>
        <w:top w:val="none" w:sz="0" w:space="0" w:color="auto"/>
        <w:left w:val="none" w:sz="0" w:space="0" w:color="auto"/>
        <w:bottom w:val="none" w:sz="0" w:space="0" w:color="auto"/>
        <w:right w:val="none" w:sz="0" w:space="0" w:color="auto"/>
      </w:divBdr>
    </w:div>
    <w:div w:id="1163665190">
      <w:bodyDiv w:val="1"/>
      <w:marLeft w:val="0"/>
      <w:marRight w:val="0"/>
      <w:marTop w:val="0"/>
      <w:marBottom w:val="0"/>
      <w:divBdr>
        <w:top w:val="none" w:sz="0" w:space="0" w:color="auto"/>
        <w:left w:val="none" w:sz="0" w:space="0" w:color="auto"/>
        <w:bottom w:val="none" w:sz="0" w:space="0" w:color="auto"/>
        <w:right w:val="none" w:sz="0" w:space="0" w:color="auto"/>
      </w:divBdr>
    </w:div>
    <w:div w:id="1178156773">
      <w:bodyDiv w:val="1"/>
      <w:marLeft w:val="0"/>
      <w:marRight w:val="0"/>
      <w:marTop w:val="0"/>
      <w:marBottom w:val="0"/>
      <w:divBdr>
        <w:top w:val="none" w:sz="0" w:space="0" w:color="auto"/>
        <w:left w:val="none" w:sz="0" w:space="0" w:color="auto"/>
        <w:bottom w:val="none" w:sz="0" w:space="0" w:color="auto"/>
        <w:right w:val="none" w:sz="0" w:space="0" w:color="auto"/>
      </w:divBdr>
    </w:div>
    <w:div w:id="1180387320">
      <w:bodyDiv w:val="1"/>
      <w:marLeft w:val="0"/>
      <w:marRight w:val="0"/>
      <w:marTop w:val="0"/>
      <w:marBottom w:val="0"/>
      <w:divBdr>
        <w:top w:val="none" w:sz="0" w:space="0" w:color="auto"/>
        <w:left w:val="none" w:sz="0" w:space="0" w:color="auto"/>
        <w:bottom w:val="none" w:sz="0" w:space="0" w:color="auto"/>
        <w:right w:val="none" w:sz="0" w:space="0" w:color="auto"/>
      </w:divBdr>
    </w:div>
    <w:div w:id="1181624852">
      <w:bodyDiv w:val="1"/>
      <w:marLeft w:val="0"/>
      <w:marRight w:val="0"/>
      <w:marTop w:val="0"/>
      <w:marBottom w:val="0"/>
      <w:divBdr>
        <w:top w:val="none" w:sz="0" w:space="0" w:color="auto"/>
        <w:left w:val="none" w:sz="0" w:space="0" w:color="auto"/>
        <w:bottom w:val="none" w:sz="0" w:space="0" w:color="auto"/>
        <w:right w:val="none" w:sz="0" w:space="0" w:color="auto"/>
      </w:divBdr>
    </w:div>
    <w:div w:id="1188255629">
      <w:bodyDiv w:val="1"/>
      <w:marLeft w:val="0"/>
      <w:marRight w:val="0"/>
      <w:marTop w:val="0"/>
      <w:marBottom w:val="0"/>
      <w:divBdr>
        <w:top w:val="none" w:sz="0" w:space="0" w:color="auto"/>
        <w:left w:val="none" w:sz="0" w:space="0" w:color="auto"/>
        <w:bottom w:val="none" w:sz="0" w:space="0" w:color="auto"/>
        <w:right w:val="none" w:sz="0" w:space="0" w:color="auto"/>
      </w:divBdr>
    </w:div>
    <w:div w:id="1207181911">
      <w:bodyDiv w:val="1"/>
      <w:marLeft w:val="0"/>
      <w:marRight w:val="0"/>
      <w:marTop w:val="0"/>
      <w:marBottom w:val="0"/>
      <w:divBdr>
        <w:top w:val="none" w:sz="0" w:space="0" w:color="auto"/>
        <w:left w:val="none" w:sz="0" w:space="0" w:color="auto"/>
        <w:bottom w:val="none" w:sz="0" w:space="0" w:color="auto"/>
        <w:right w:val="none" w:sz="0" w:space="0" w:color="auto"/>
      </w:divBdr>
    </w:div>
    <w:div w:id="1234119527">
      <w:bodyDiv w:val="1"/>
      <w:marLeft w:val="0"/>
      <w:marRight w:val="0"/>
      <w:marTop w:val="0"/>
      <w:marBottom w:val="0"/>
      <w:divBdr>
        <w:top w:val="none" w:sz="0" w:space="0" w:color="auto"/>
        <w:left w:val="none" w:sz="0" w:space="0" w:color="auto"/>
        <w:bottom w:val="none" w:sz="0" w:space="0" w:color="auto"/>
        <w:right w:val="none" w:sz="0" w:space="0" w:color="auto"/>
      </w:divBdr>
    </w:div>
    <w:div w:id="1248154049">
      <w:bodyDiv w:val="1"/>
      <w:marLeft w:val="0"/>
      <w:marRight w:val="0"/>
      <w:marTop w:val="0"/>
      <w:marBottom w:val="0"/>
      <w:divBdr>
        <w:top w:val="none" w:sz="0" w:space="0" w:color="auto"/>
        <w:left w:val="none" w:sz="0" w:space="0" w:color="auto"/>
        <w:bottom w:val="none" w:sz="0" w:space="0" w:color="auto"/>
        <w:right w:val="none" w:sz="0" w:space="0" w:color="auto"/>
      </w:divBdr>
    </w:div>
    <w:div w:id="1288926542">
      <w:bodyDiv w:val="1"/>
      <w:marLeft w:val="0"/>
      <w:marRight w:val="0"/>
      <w:marTop w:val="0"/>
      <w:marBottom w:val="0"/>
      <w:divBdr>
        <w:top w:val="none" w:sz="0" w:space="0" w:color="auto"/>
        <w:left w:val="none" w:sz="0" w:space="0" w:color="auto"/>
        <w:bottom w:val="none" w:sz="0" w:space="0" w:color="auto"/>
        <w:right w:val="none" w:sz="0" w:space="0" w:color="auto"/>
      </w:divBdr>
    </w:div>
    <w:div w:id="1292714128">
      <w:bodyDiv w:val="1"/>
      <w:marLeft w:val="0"/>
      <w:marRight w:val="0"/>
      <w:marTop w:val="0"/>
      <w:marBottom w:val="0"/>
      <w:divBdr>
        <w:top w:val="none" w:sz="0" w:space="0" w:color="auto"/>
        <w:left w:val="none" w:sz="0" w:space="0" w:color="auto"/>
        <w:bottom w:val="none" w:sz="0" w:space="0" w:color="auto"/>
        <w:right w:val="none" w:sz="0" w:space="0" w:color="auto"/>
      </w:divBdr>
      <w:divsChild>
        <w:div w:id="1638951986">
          <w:marLeft w:val="0"/>
          <w:marRight w:val="0"/>
          <w:marTop w:val="0"/>
          <w:marBottom w:val="0"/>
          <w:divBdr>
            <w:top w:val="none" w:sz="0" w:space="0" w:color="auto"/>
            <w:left w:val="none" w:sz="0" w:space="0" w:color="auto"/>
            <w:bottom w:val="none" w:sz="0" w:space="0" w:color="auto"/>
            <w:right w:val="none" w:sz="0" w:space="0" w:color="auto"/>
          </w:divBdr>
          <w:divsChild>
            <w:div w:id="11341430">
              <w:marLeft w:val="0"/>
              <w:marRight w:val="0"/>
              <w:marTop w:val="0"/>
              <w:marBottom w:val="0"/>
              <w:divBdr>
                <w:top w:val="none" w:sz="0" w:space="0" w:color="auto"/>
                <w:left w:val="none" w:sz="0" w:space="0" w:color="auto"/>
                <w:bottom w:val="none" w:sz="0" w:space="0" w:color="auto"/>
                <w:right w:val="none" w:sz="0" w:space="0" w:color="auto"/>
              </w:divBdr>
            </w:div>
          </w:divsChild>
        </w:div>
        <w:div w:id="1795707535">
          <w:marLeft w:val="0"/>
          <w:marRight w:val="0"/>
          <w:marTop w:val="0"/>
          <w:marBottom w:val="0"/>
          <w:divBdr>
            <w:top w:val="none" w:sz="0" w:space="0" w:color="auto"/>
            <w:left w:val="none" w:sz="0" w:space="0" w:color="auto"/>
            <w:bottom w:val="none" w:sz="0" w:space="0" w:color="auto"/>
            <w:right w:val="none" w:sz="0" w:space="0" w:color="auto"/>
          </w:divBdr>
          <w:divsChild>
            <w:div w:id="1788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9751">
      <w:bodyDiv w:val="1"/>
      <w:marLeft w:val="0"/>
      <w:marRight w:val="0"/>
      <w:marTop w:val="0"/>
      <w:marBottom w:val="0"/>
      <w:divBdr>
        <w:top w:val="none" w:sz="0" w:space="0" w:color="auto"/>
        <w:left w:val="none" w:sz="0" w:space="0" w:color="auto"/>
        <w:bottom w:val="none" w:sz="0" w:space="0" w:color="auto"/>
        <w:right w:val="none" w:sz="0" w:space="0" w:color="auto"/>
      </w:divBdr>
    </w:div>
    <w:div w:id="1309895866">
      <w:bodyDiv w:val="1"/>
      <w:marLeft w:val="0"/>
      <w:marRight w:val="0"/>
      <w:marTop w:val="0"/>
      <w:marBottom w:val="0"/>
      <w:divBdr>
        <w:top w:val="none" w:sz="0" w:space="0" w:color="auto"/>
        <w:left w:val="none" w:sz="0" w:space="0" w:color="auto"/>
        <w:bottom w:val="none" w:sz="0" w:space="0" w:color="auto"/>
        <w:right w:val="none" w:sz="0" w:space="0" w:color="auto"/>
      </w:divBdr>
    </w:div>
    <w:div w:id="1310599985">
      <w:bodyDiv w:val="1"/>
      <w:marLeft w:val="0"/>
      <w:marRight w:val="0"/>
      <w:marTop w:val="0"/>
      <w:marBottom w:val="0"/>
      <w:divBdr>
        <w:top w:val="none" w:sz="0" w:space="0" w:color="auto"/>
        <w:left w:val="none" w:sz="0" w:space="0" w:color="auto"/>
        <w:bottom w:val="none" w:sz="0" w:space="0" w:color="auto"/>
        <w:right w:val="none" w:sz="0" w:space="0" w:color="auto"/>
      </w:divBdr>
    </w:div>
    <w:div w:id="1322539597">
      <w:bodyDiv w:val="1"/>
      <w:marLeft w:val="0"/>
      <w:marRight w:val="0"/>
      <w:marTop w:val="0"/>
      <w:marBottom w:val="0"/>
      <w:divBdr>
        <w:top w:val="none" w:sz="0" w:space="0" w:color="auto"/>
        <w:left w:val="none" w:sz="0" w:space="0" w:color="auto"/>
        <w:bottom w:val="none" w:sz="0" w:space="0" w:color="auto"/>
        <w:right w:val="none" w:sz="0" w:space="0" w:color="auto"/>
      </w:divBdr>
      <w:divsChild>
        <w:div w:id="701973914">
          <w:marLeft w:val="0"/>
          <w:marRight w:val="0"/>
          <w:marTop w:val="0"/>
          <w:marBottom w:val="0"/>
          <w:divBdr>
            <w:top w:val="none" w:sz="0" w:space="0" w:color="auto"/>
            <w:left w:val="none" w:sz="0" w:space="0" w:color="auto"/>
            <w:bottom w:val="none" w:sz="0" w:space="0" w:color="auto"/>
            <w:right w:val="none" w:sz="0" w:space="0" w:color="auto"/>
          </w:divBdr>
        </w:div>
        <w:div w:id="1637876874">
          <w:marLeft w:val="0"/>
          <w:marRight w:val="30"/>
          <w:marTop w:val="0"/>
          <w:marBottom w:val="0"/>
          <w:divBdr>
            <w:top w:val="none" w:sz="0" w:space="0" w:color="auto"/>
            <w:left w:val="none" w:sz="0" w:space="0" w:color="auto"/>
            <w:bottom w:val="none" w:sz="0" w:space="0" w:color="auto"/>
            <w:right w:val="none" w:sz="0" w:space="0" w:color="auto"/>
          </w:divBdr>
        </w:div>
      </w:divsChild>
    </w:div>
    <w:div w:id="1325939304">
      <w:bodyDiv w:val="1"/>
      <w:marLeft w:val="0"/>
      <w:marRight w:val="0"/>
      <w:marTop w:val="0"/>
      <w:marBottom w:val="0"/>
      <w:divBdr>
        <w:top w:val="none" w:sz="0" w:space="0" w:color="auto"/>
        <w:left w:val="none" w:sz="0" w:space="0" w:color="auto"/>
        <w:bottom w:val="none" w:sz="0" w:space="0" w:color="auto"/>
        <w:right w:val="none" w:sz="0" w:space="0" w:color="auto"/>
      </w:divBdr>
    </w:div>
    <w:div w:id="1364552647">
      <w:bodyDiv w:val="1"/>
      <w:marLeft w:val="0"/>
      <w:marRight w:val="0"/>
      <w:marTop w:val="0"/>
      <w:marBottom w:val="0"/>
      <w:divBdr>
        <w:top w:val="none" w:sz="0" w:space="0" w:color="auto"/>
        <w:left w:val="none" w:sz="0" w:space="0" w:color="auto"/>
        <w:bottom w:val="none" w:sz="0" w:space="0" w:color="auto"/>
        <w:right w:val="none" w:sz="0" w:space="0" w:color="auto"/>
      </w:divBdr>
    </w:div>
    <w:div w:id="1384409048">
      <w:bodyDiv w:val="1"/>
      <w:marLeft w:val="0"/>
      <w:marRight w:val="0"/>
      <w:marTop w:val="0"/>
      <w:marBottom w:val="0"/>
      <w:divBdr>
        <w:top w:val="none" w:sz="0" w:space="0" w:color="auto"/>
        <w:left w:val="none" w:sz="0" w:space="0" w:color="auto"/>
        <w:bottom w:val="none" w:sz="0" w:space="0" w:color="auto"/>
        <w:right w:val="none" w:sz="0" w:space="0" w:color="auto"/>
      </w:divBdr>
    </w:div>
    <w:div w:id="1411384727">
      <w:bodyDiv w:val="1"/>
      <w:marLeft w:val="0"/>
      <w:marRight w:val="0"/>
      <w:marTop w:val="0"/>
      <w:marBottom w:val="0"/>
      <w:divBdr>
        <w:top w:val="none" w:sz="0" w:space="0" w:color="auto"/>
        <w:left w:val="none" w:sz="0" w:space="0" w:color="auto"/>
        <w:bottom w:val="none" w:sz="0" w:space="0" w:color="auto"/>
        <w:right w:val="none" w:sz="0" w:space="0" w:color="auto"/>
      </w:divBdr>
    </w:div>
    <w:div w:id="1428624305">
      <w:bodyDiv w:val="1"/>
      <w:marLeft w:val="0"/>
      <w:marRight w:val="0"/>
      <w:marTop w:val="0"/>
      <w:marBottom w:val="0"/>
      <w:divBdr>
        <w:top w:val="none" w:sz="0" w:space="0" w:color="auto"/>
        <w:left w:val="none" w:sz="0" w:space="0" w:color="auto"/>
        <w:bottom w:val="none" w:sz="0" w:space="0" w:color="auto"/>
        <w:right w:val="none" w:sz="0" w:space="0" w:color="auto"/>
      </w:divBdr>
    </w:div>
    <w:div w:id="1442413778">
      <w:bodyDiv w:val="1"/>
      <w:marLeft w:val="0"/>
      <w:marRight w:val="0"/>
      <w:marTop w:val="0"/>
      <w:marBottom w:val="0"/>
      <w:divBdr>
        <w:top w:val="none" w:sz="0" w:space="0" w:color="auto"/>
        <w:left w:val="none" w:sz="0" w:space="0" w:color="auto"/>
        <w:bottom w:val="none" w:sz="0" w:space="0" w:color="auto"/>
        <w:right w:val="none" w:sz="0" w:space="0" w:color="auto"/>
      </w:divBdr>
    </w:div>
    <w:div w:id="1443841693">
      <w:bodyDiv w:val="1"/>
      <w:marLeft w:val="0"/>
      <w:marRight w:val="0"/>
      <w:marTop w:val="0"/>
      <w:marBottom w:val="0"/>
      <w:divBdr>
        <w:top w:val="none" w:sz="0" w:space="0" w:color="auto"/>
        <w:left w:val="none" w:sz="0" w:space="0" w:color="auto"/>
        <w:bottom w:val="none" w:sz="0" w:space="0" w:color="auto"/>
        <w:right w:val="none" w:sz="0" w:space="0" w:color="auto"/>
      </w:divBdr>
    </w:div>
    <w:div w:id="1449542569">
      <w:bodyDiv w:val="1"/>
      <w:marLeft w:val="0"/>
      <w:marRight w:val="0"/>
      <w:marTop w:val="0"/>
      <w:marBottom w:val="0"/>
      <w:divBdr>
        <w:top w:val="none" w:sz="0" w:space="0" w:color="auto"/>
        <w:left w:val="none" w:sz="0" w:space="0" w:color="auto"/>
        <w:bottom w:val="none" w:sz="0" w:space="0" w:color="auto"/>
        <w:right w:val="none" w:sz="0" w:space="0" w:color="auto"/>
      </w:divBdr>
    </w:div>
    <w:div w:id="1460034371">
      <w:bodyDiv w:val="1"/>
      <w:marLeft w:val="0"/>
      <w:marRight w:val="0"/>
      <w:marTop w:val="0"/>
      <w:marBottom w:val="0"/>
      <w:divBdr>
        <w:top w:val="none" w:sz="0" w:space="0" w:color="auto"/>
        <w:left w:val="none" w:sz="0" w:space="0" w:color="auto"/>
        <w:bottom w:val="none" w:sz="0" w:space="0" w:color="auto"/>
        <w:right w:val="none" w:sz="0" w:space="0" w:color="auto"/>
      </w:divBdr>
    </w:div>
    <w:div w:id="1489175535">
      <w:bodyDiv w:val="1"/>
      <w:marLeft w:val="0"/>
      <w:marRight w:val="0"/>
      <w:marTop w:val="0"/>
      <w:marBottom w:val="0"/>
      <w:divBdr>
        <w:top w:val="none" w:sz="0" w:space="0" w:color="auto"/>
        <w:left w:val="none" w:sz="0" w:space="0" w:color="auto"/>
        <w:bottom w:val="none" w:sz="0" w:space="0" w:color="auto"/>
        <w:right w:val="none" w:sz="0" w:space="0" w:color="auto"/>
      </w:divBdr>
    </w:div>
    <w:div w:id="1494836193">
      <w:bodyDiv w:val="1"/>
      <w:marLeft w:val="0"/>
      <w:marRight w:val="0"/>
      <w:marTop w:val="0"/>
      <w:marBottom w:val="0"/>
      <w:divBdr>
        <w:top w:val="none" w:sz="0" w:space="0" w:color="auto"/>
        <w:left w:val="none" w:sz="0" w:space="0" w:color="auto"/>
        <w:bottom w:val="none" w:sz="0" w:space="0" w:color="auto"/>
        <w:right w:val="none" w:sz="0" w:space="0" w:color="auto"/>
      </w:divBdr>
    </w:div>
    <w:div w:id="1498421207">
      <w:bodyDiv w:val="1"/>
      <w:marLeft w:val="0"/>
      <w:marRight w:val="0"/>
      <w:marTop w:val="0"/>
      <w:marBottom w:val="0"/>
      <w:divBdr>
        <w:top w:val="none" w:sz="0" w:space="0" w:color="auto"/>
        <w:left w:val="none" w:sz="0" w:space="0" w:color="auto"/>
        <w:bottom w:val="none" w:sz="0" w:space="0" w:color="auto"/>
        <w:right w:val="none" w:sz="0" w:space="0" w:color="auto"/>
      </w:divBdr>
      <w:divsChild>
        <w:div w:id="411318900">
          <w:marLeft w:val="0"/>
          <w:marRight w:val="0"/>
          <w:marTop w:val="0"/>
          <w:marBottom w:val="0"/>
          <w:divBdr>
            <w:top w:val="none" w:sz="0" w:space="0" w:color="auto"/>
            <w:left w:val="none" w:sz="0" w:space="0" w:color="auto"/>
            <w:bottom w:val="none" w:sz="0" w:space="0" w:color="auto"/>
            <w:right w:val="none" w:sz="0" w:space="0" w:color="auto"/>
          </w:divBdr>
          <w:divsChild>
            <w:div w:id="1050742">
              <w:marLeft w:val="0"/>
              <w:marRight w:val="0"/>
              <w:marTop w:val="0"/>
              <w:marBottom w:val="0"/>
              <w:divBdr>
                <w:top w:val="none" w:sz="0" w:space="0" w:color="auto"/>
                <w:left w:val="none" w:sz="0" w:space="0" w:color="auto"/>
                <w:bottom w:val="none" w:sz="0" w:space="0" w:color="auto"/>
                <w:right w:val="none" w:sz="0" w:space="0" w:color="auto"/>
              </w:divBdr>
            </w:div>
          </w:divsChild>
        </w:div>
        <w:div w:id="703598038">
          <w:marLeft w:val="0"/>
          <w:marRight w:val="0"/>
          <w:marTop w:val="0"/>
          <w:marBottom w:val="0"/>
          <w:divBdr>
            <w:top w:val="none" w:sz="0" w:space="0" w:color="auto"/>
            <w:left w:val="none" w:sz="0" w:space="0" w:color="auto"/>
            <w:bottom w:val="none" w:sz="0" w:space="0" w:color="auto"/>
            <w:right w:val="none" w:sz="0" w:space="0" w:color="auto"/>
          </w:divBdr>
          <w:divsChild>
            <w:div w:id="289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409">
      <w:bodyDiv w:val="1"/>
      <w:marLeft w:val="0"/>
      <w:marRight w:val="0"/>
      <w:marTop w:val="0"/>
      <w:marBottom w:val="0"/>
      <w:divBdr>
        <w:top w:val="none" w:sz="0" w:space="0" w:color="auto"/>
        <w:left w:val="none" w:sz="0" w:space="0" w:color="auto"/>
        <w:bottom w:val="none" w:sz="0" w:space="0" w:color="auto"/>
        <w:right w:val="none" w:sz="0" w:space="0" w:color="auto"/>
      </w:divBdr>
    </w:div>
    <w:div w:id="1514222360">
      <w:bodyDiv w:val="1"/>
      <w:marLeft w:val="0"/>
      <w:marRight w:val="0"/>
      <w:marTop w:val="0"/>
      <w:marBottom w:val="0"/>
      <w:divBdr>
        <w:top w:val="none" w:sz="0" w:space="0" w:color="auto"/>
        <w:left w:val="none" w:sz="0" w:space="0" w:color="auto"/>
        <w:bottom w:val="none" w:sz="0" w:space="0" w:color="auto"/>
        <w:right w:val="none" w:sz="0" w:space="0" w:color="auto"/>
      </w:divBdr>
    </w:div>
    <w:div w:id="1515848068">
      <w:bodyDiv w:val="1"/>
      <w:marLeft w:val="0"/>
      <w:marRight w:val="0"/>
      <w:marTop w:val="0"/>
      <w:marBottom w:val="0"/>
      <w:divBdr>
        <w:top w:val="none" w:sz="0" w:space="0" w:color="auto"/>
        <w:left w:val="none" w:sz="0" w:space="0" w:color="auto"/>
        <w:bottom w:val="none" w:sz="0" w:space="0" w:color="auto"/>
        <w:right w:val="none" w:sz="0" w:space="0" w:color="auto"/>
      </w:divBdr>
    </w:div>
    <w:div w:id="1515875711">
      <w:bodyDiv w:val="1"/>
      <w:marLeft w:val="0"/>
      <w:marRight w:val="0"/>
      <w:marTop w:val="0"/>
      <w:marBottom w:val="0"/>
      <w:divBdr>
        <w:top w:val="none" w:sz="0" w:space="0" w:color="auto"/>
        <w:left w:val="none" w:sz="0" w:space="0" w:color="auto"/>
        <w:bottom w:val="none" w:sz="0" w:space="0" w:color="auto"/>
        <w:right w:val="none" w:sz="0" w:space="0" w:color="auto"/>
      </w:divBdr>
    </w:div>
    <w:div w:id="1528837873">
      <w:bodyDiv w:val="1"/>
      <w:marLeft w:val="0"/>
      <w:marRight w:val="0"/>
      <w:marTop w:val="0"/>
      <w:marBottom w:val="0"/>
      <w:divBdr>
        <w:top w:val="none" w:sz="0" w:space="0" w:color="auto"/>
        <w:left w:val="none" w:sz="0" w:space="0" w:color="auto"/>
        <w:bottom w:val="none" w:sz="0" w:space="0" w:color="auto"/>
        <w:right w:val="none" w:sz="0" w:space="0" w:color="auto"/>
      </w:divBdr>
    </w:div>
    <w:div w:id="1544051082">
      <w:bodyDiv w:val="1"/>
      <w:marLeft w:val="0"/>
      <w:marRight w:val="0"/>
      <w:marTop w:val="0"/>
      <w:marBottom w:val="0"/>
      <w:divBdr>
        <w:top w:val="none" w:sz="0" w:space="0" w:color="auto"/>
        <w:left w:val="none" w:sz="0" w:space="0" w:color="auto"/>
        <w:bottom w:val="none" w:sz="0" w:space="0" w:color="auto"/>
        <w:right w:val="none" w:sz="0" w:space="0" w:color="auto"/>
      </w:divBdr>
    </w:div>
    <w:div w:id="1544823690">
      <w:bodyDiv w:val="1"/>
      <w:marLeft w:val="0"/>
      <w:marRight w:val="0"/>
      <w:marTop w:val="0"/>
      <w:marBottom w:val="0"/>
      <w:divBdr>
        <w:top w:val="none" w:sz="0" w:space="0" w:color="auto"/>
        <w:left w:val="none" w:sz="0" w:space="0" w:color="auto"/>
        <w:bottom w:val="none" w:sz="0" w:space="0" w:color="auto"/>
        <w:right w:val="none" w:sz="0" w:space="0" w:color="auto"/>
      </w:divBdr>
      <w:divsChild>
        <w:div w:id="524290127">
          <w:marLeft w:val="0"/>
          <w:marRight w:val="0"/>
          <w:marTop w:val="0"/>
          <w:marBottom w:val="0"/>
          <w:divBdr>
            <w:top w:val="none" w:sz="0" w:space="0" w:color="auto"/>
            <w:left w:val="none" w:sz="0" w:space="0" w:color="auto"/>
            <w:bottom w:val="none" w:sz="0" w:space="0" w:color="auto"/>
            <w:right w:val="none" w:sz="0" w:space="0" w:color="auto"/>
          </w:divBdr>
        </w:div>
        <w:div w:id="1453399400">
          <w:marLeft w:val="0"/>
          <w:marRight w:val="0"/>
          <w:marTop w:val="0"/>
          <w:marBottom w:val="0"/>
          <w:divBdr>
            <w:top w:val="none" w:sz="0" w:space="0" w:color="auto"/>
            <w:left w:val="none" w:sz="0" w:space="0" w:color="auto"/>
            <w:bottom w:val="none" w:sz="0" w:space="0" w:color="auto"/>
            <w:right w:val="none" w:sz="0" w:space="0" w:color="auto"/>
          </w:divBdr>
        </w:div>
        <w:div w:id="1014919245">
          <w:marLeft w:val="0"/>
          <w:marRight w:val="0"/>
          <w:marTop w:val="0"/>
          <w:marBottom w:val="0"/>
          <w:divBdr>
            <w:top w:val="none" w:sz="0" w:space="0" w:color="auto"/>
            <w:left w:val="none" w:sz="0" w:space="0" w:color="auto"/>
            <w:bottom w:val="none" w:sz="0" w:space="0" w:color="auto"/>
            <w:right w:val="none" w:sz="0" w:space="0" w:color="auto"/>
          </w:divBdr>
        </w:div>
      </w:divsChild>
    </w:div>
    <w:div w:id="1549534404">
      <w:bodyDiv w:val="1"/>
      <w:marLeft w:val="0"/>
      <w:marRight w:val="0"/>
      <w:marTop w:val="0"/>
      <w:marBottom w:val="0"/>
      <w:divBdr>
        <w:top w:val="none" w:sz="0" w:space="0" w:color="auto"/>
        <w:left w:val="none" w:sz="0" w:space="0" w:color="auto"/>
        <w:bottom w:val="none" w:sz="0" w:space="0" w:color="auto"/>
        <w:right w:val="none" w:sz="0" w:space="0" w:color="auto"/>
      </w:divBdr>
    </w:div>
    <w:div w:id="1563447923">
      <w:bodyDiv w:val="1"/>
      <w:marLeft w:val="0"/>
      <w:marRight w:val="0"/>
      <w:marTop w:val="0"/>
      <w:marBottom w:val="0"/>
      <w:divBdr>
        <w:top w:val="none" w:sz="0" w:space="0" w:color="auto"/>
        <w:left w:val="none" w:sz="0" w:space="0" w:color="auto"/>
        <w:bottom w:val="none" w:sz="0" w:space="0" w:color="auto"/>
        <w:right w:val="none" w:sz="0" w:space="0" w:color="auto"/>
      </w:divBdr>
    </w:div>
    <w:div w:id="1571232151">
      <w:bodyDiv w:val="1"/>
      <w:marLeft w:val="0"/>
      <w:marRight w:val="0"/>
      <w:marTop w:val="0"/>
      <w:marBottom w:val="0"/>
      <w:divBdr>
        <w:top w:val="none" w:sz="0" w:space="0" w:color="auto"/>
        <w:left w:val="none" w:sz="0" w:space="0" w:color="auto"/>
        <w:bottom w:val="none" w:sz="0" w:space="0" w:color="auto"/>
        <w:right w:val="none" w:sz="0" w:space="0" w:color="auto"/>
      </w:divBdr>
    </w:div>
    <w:div w:id="1596161175">
      <w:bodyDiv w:val="1"/>
      <w:marLeft w:val="0"/>
      <w:marRight w:val="0"/>
      <w:marTop w:val="0"/>
      <w:marBottom w:val="0"/>
      <w:divBdr>
        <w:top w:val="none" w:sz="0" w:space="0" w:color="auto"/>
        <w:left w:val="none" w:sz="0" w:space="0" w:color="auto"/>
        <w:bottom w:val="none" w:sz="0" w:space="0" w:color="auto"/>
        <w:right w:val="none" w:sz="0" w:space="0" w:color="auto"/>
      </w:divBdr>
    </w:div>
    <w:div w:id="1605072893">
      <w:bodyDiv w:val="1"/>
      <w:marLeft w:val="0"/>
      <w:marRight w:val="0"/>
      <w:marTop w:val="0"/>
      <w:marBottom w:val="0"/>
      <w:divBdr>
        <w:top w:val="none" w:sz="0" w:space="0" w:color="auto"/>
        <w:left w:val="none" w:sz="0" w:space="0" w:color="auto"/>
        <w:bottom w:val="none" w:sz="0" w:space="0" w:color="auto"/>
        <w:right w:val="none" w:sz="0" w:space="0" w:color="auto"/>
      </w:divBdr>
    </w:div>
    <w:div w:id="1609049132">
      <w:bodyDiv w:val="1"/>
      <w:marLeft w:val="0"/>
      <w:marRight w:val="0"/>
      <w:marTop w:val="0"/>
      <w:marBottom w:val="0"/>
      <w:divBdr>
        <w:top w:val="none" w:sz="0" w:space="0" w:color="auto"/>
        <w:left w:val="none" w:sz="0" w:space="0" w:color="auto"/>
        <w:bottom w:val="none" w:sz="0" w:space="0" w:color="auto"/>
        <w:right w:val="none" w:sz="0" w:space="0" w:color="auto"/>
      </w:divBdr>
    </w:div>
    <w:div w:id="1621644736">
      <w:bodyDiv w:val="1"/>
      <w:marLeft w:val="0"/>
      <w:marRight w:val="0"/>
      <w:marTop w:val="0"/>
      <w:marBottom w:val="0"/>
      <w:divBdr>
        <w:top w:val="none" w:sz="0" w:space="0" w:color="auto"/>
        <w:left w:val="none" w:sz="0" w:space="0" w:color="auto"/>
        <w:bottom w:val="none" w:sz="0" w:space="0" w:color="auto"/>
        <w:right w:val="none" w:sz="0" w:space="0" w:color="auto"/>
      </w:divBdr>
    </w:div>
    <w:div w:id="1637221258">
      <w:bodyDiv w:val="1"/>
      <w:marLeft w:val="0"/>
      <w:marRight w:val="0"/>
      <w:marTop w:val="0"/>
      <w:marBottom w:val="0"/>
      <w:divBdr>
        <w:top w:val="none" w:sz="0" w:space="0" w:color="auto"/>
        <w:left w:val="none" w:sz="0" w:space="0" w:color="auto"/>
        <w:bottom w:val="none" w:sz="0" w:space="0" w:color="auto"/>
        <w:right w:val="none" w:sz="0" w:space="0" w:color="auto"/>
      </w:divBdr>
    </w:div>
    <w:div w:id="1648048372">
      <w:bodyDiv w:val="1"/>
      <w:marLeft w:val="0"/>
      <w:marRight w:val="0"/>
      <w:marTop w:val="0"/>
      <w:marBottom w:val="0"/>
      <w:divBdr>
        <w:top w:val="none" w:sz="0" w:space="0" w:color="auto"/>
        <w:left w:val="none" w:sz="0" w:space="0" w:color="auto"/>
        <w:bottom w:val="none" w:sz="0" w:space="0" w:color="auto"/>
        <w:right w:val="none" w:sz="0" w:space="0" w:color="auto"/>
      </w:divBdr>
    </w:div>
    <w:div w:id="1662390687">
      <w:bodyDiv w:val="1"/>
      <w:marLeft w:val="0"/>
      <w:marRight w:val="0"/>
      <w:marTop w:val="0"/>
      <w:marBottom w:val="0"/>
      <w:divBdr>
        <w:top w:val="none" w:sz="0" w:space="0" w:color="auto"/>
        <w:left w:val="none" w:sz="0" w:space="0" w:color="auto"/>
        <w:bottom w:val="none" w:sz="0" w:space="0" w:color="auto"/>
        <w:right w:val="none" w:sz="0" w:space="0" w:color="auto"/>
      </w:divBdr>
    </w:div>
    <w:div w:id="1664620423">
      <w:bodyDiv w:val="1"/>
      <w:marLeft w:val="0"/>
      <w:marRight w:val="0"/>
      <w:marTop w:val="0"/>
      <w:marBottom w:val="0"/>
      <w:divBdr>
        <w:top w:val="none" w:sz="0" w:space="0" w:color="auto"/>
        <w:left w:val="none" w:sz="0" w:space="0" w:color="auto"/>
        <w:bottom w:val="none" w:sz="0" w:space="0" w:color="auto"/>
        <w:right w:val="none" w:sz="0" w:space="0" w:color="auto"/>
      </w:divBdr>
    </w:div>
    <w:div w:id="1664813611">
      <w:bodyDiv w:val="1"/>
      <w:marLeft w:val="0"/>
      <w:marRight w:val="0"/>
      <w:marTop w:val="0"/>
      <w:marBottom w:val="0"/>
      <w:divBdr>
        <w:top w:val="none" w:sz="0" w:space="0" w:color="auto"/>
        <w:left w:val="none" w:sz="0" w:space="0" w:color="auto"/>
        <w:bottom w:val="none" w:sz="0" w:space="0" w:color="auto"/>
        <w:right w:val="none" w:sz="0" w:space="0" w:color="auto"/>
      </w:divBdr>
    </w:div>
    <w:div w:id="1690519285">
      <w:bodyDiv w:val="1"/>
      <w:marLeft w:val="0"/>
      <w:marRight w:val="0"/>
      <w:marTop w:val="0"/>
      <w:marBottom w:val="0"/>
      <w:divBdr>
        <w:top w:val="none" w:sz="0" w:space="0" w:color="auto"/>
        <w:left w:val="none" w:sz="0" w:space="0" w:color="auto"/>
        <w:bottom w:val="none" w:sz="0" w:space="0" w:color="auto"/>
        <w:right w:val="none" w:sz="0" w:space="0" w:color="auto"/>
      </w:divBdr>
    </w:div>
    <w:div w:id="1690794775">
      <w:bodyDiv w:val="1"/>
      <w:marLeft w:val="0"/>
      <w:marRight w:val="0"/>
      <w:marTop w:val="0"/>
      <w:marBottom w:val="0"/>
      <w:divBdr>
        <w:top w:val="none" w:sz="0" w:space="0" w:color="auto"/>
        <w:left w:val="none" w:sz="0" w:space="0" w:color="auto"/>
        <w:bottom w:val="none" w:sz="0" w:space="0" w:color="auto"/>
        <w:right w:val="none" w:sz="0" w:space="0" w:color="auto"/>
      </w:divBdr>
      <w:divsChild>
        <w:div w:id="209921733">
          <w:marLeft w:val="0"/>
          <w:marRight w:val="30"/>
          <w:marTop w:val="0"/>
          <w:marBottom w:val="0"/>
          <w:divBdr>
            <w:top w:val="none" w:sz="0" w:space="0" w:color="auto"/>
            <w:left w:val="none" w:sz="0" w:space="0" w:color="auto"/>
            <w:bottom w:val="none" w:sz="0" w:space="0" w:color="auto"/>
            <w:right w:val="none" w:sz="0" w:space="0" w:color="auto"/>
          </w:divBdr>
        </w:div>
        <w:div w:id="507256714">
          <w:marLeft w:val="0"/>
          <w:marRight w:val="0"/>
          <w:marTop w:val="0"/>
          <w:marBottom w:val="0"/>
          <w:divBdr>
            <w:top w:val="none" w:sz="0" w:space="0" w:color="auto"/>
            <w:left w:val="none" w:sz="0" w:space="0" w:color="auto"/>
            <w:bottom w:val="none" w:sz="0" w:space="0" w:color="auto"/>
            <w:right w:val="none" w:sz="0" w:space="0" w:color="auto"/>
          </w:divBdr>
        </w:div>
      </w:divsChild>
    </w:div>
    <w:div w:id="1694528574">
      <w:bodyDiv w:val="1"/>
      <w:marLeft w:val="0"/>
      <w:marRight w:val="0"/>
      <w:marTop w:val="0"/>
      <w:marBottom w:val="0"/>
      <w:divBdr>
        <w:top w:val="none" w:sz="0" w:space="0" w:color="auto"/>
        <w:left w:val="none" w:sz="0" w:space="0" w:color="auto"/>
        <w:bottom w:val="none" w:sz="0" w:space="0" w:color="auto"/>
        <w:right w:val="none" w:sz="0" w:space="0" w:color="auto"/>
      </w:divBdr>
    </w:div>
    <w:div w:id="1695421283">
      <w:bodyDiv w:val="1"/>
      <w:marLeft w:val="0"/>
      <w:marRight w:val="0"/>
      <w:marTop w:val="0"/>
      <w:marBottom w:val="0"/>
      <w:divBdr>
        <w:top w:val="none" w:sz="0" w:space="0" w:color="auto"/>
        <w:left w:val="none" w:sz="0" w:space="0" w:color="auto"/>
        <w:bottom w:val="none" w:sz="0" w:space="0" w:color="auto"/>
        <w:right w:val="none" w:sz="0" w:space="0" w:color="auto"/>
      </w:divBdr>
      <w:divsChild>
        <w:div w:id="860508719">
          <w:marLeft w:val="0"/>
          <w:marRight w:val="0"/>
          <w:marTop w:val="0"/>
          <w:marBottom w:val="0"/>
          <w:divBdr>
            <w:top w:val="none" w:sz="0" w:space="0" w:color="auto"/>
            <w:left w:val="none" w:sz="0" w:space="0" w:color="auto"/>
            <w:bottom w:val="none" w:sz="0" w:space="0" w:color="auto"/>
            <w:right w:val="none" w:sz="0" w:space="0" w:color="auto"/>
          </w:divBdr>
        </w:div>
        <w:div w:id="1304774944">
          <w:marLeft w:val="0"/>
          <w:marRight w:val="0"/>
          <w:marTop w:val="0"/>
          <w:marBottom w:val="0"/>
          <w:divBdr>
            <w:top w:val="none" w:sz="0" w:space="0" w:color="auto"/>
            <w:left w:val="none" w:sz="0" w:space="0" w:color="auto"/>
            <w:bottom w:val="none" w:sz="0" w:space="0" w:color="auto"/>
            <w:right w:val="none" w:sz="0" w:space="0" w:color="auto"/>
          </w:divBdr>
        </w:div>
        <w:div w:id="1927417261">
          <w:marLeft w:val="0"/>
          <w:marRight w:val="0"/>
          <w:marTop w:val="0"/>
          <w:marBottom w:val="0"/>
          <w:divBdr>
            <w:top w:val="none" w:sz="0" w:space="0" w:color="auto"/>
            <w:left w:val="none" w:sz="0" w:space="0" w:color="auto"/>
            <w:bottom w:val="none" w:sz="0" w:space="0" w:color="auto"/>
            <w:right w:val="none" w:sz="0" w:space="0" w:color="auto"/>
          </w:divBdr>
        </w:div>
        <w:div w:id="920409991">
          <w:marLeft w:val="0"/>
          <w:marRight w:val="0"/>
          <w:marTop w:val="0"/>
          <w:marBottom w:val="0"/>
          <w:divBdr>
            <w:top w:val="none" w:sz="0" w:space="0" w:color="auto"/>
            <w:left w:val="none" w:sz="0" w:space="0" w:color="auto"/>
            <w:bottom w:val="none" w:sz="0" w:space="0" w:color="auto"/>
            <w:right w:val="none" w:sz="0" w:space="0" w:color="auto"/>
          </w:divBdr>
        </w:div>
      </w:divsChild>
    </w:div>
    <w:div w:id="1701393567">
      <w:bodyDiv w:val="1"/>
      <w:marLeft w:val="0"/>
      <w:marRight w:val="0"/>
      <w:marTop w:val="0"/>
      <w:marBottom w:val="0"/>
      <w:divBdr>
        <w:top w:val="none" w:sz="0" w:space="0" w:color="auto"/>
        <w:left w:val="none" w:sz="0" w:space="0" w:color="auto"/>
        <w:bottom w:val="none" w:sz="0" w:space="0" w:color="auto"/>
        <w:right w:val="none" w:sz="0" w:space="0" w:color="auto"/>
      </w:divBdr>
    </w:div>
    <w:div w:id="1709988642">
      <w:bodyDiv w:val="1"/>
      <w:marLeft w:val="0"/>
      <w:marRight w:val="0"/>
      <w:marTop w:val="0"/>
      <w:marBottom w:val="0"/>
      <w:divBdr>
        <w:top w:val="none" w:sz="0" w:space="0" w:color="auto"/>
        <w:left w:val="none" w:sz="0" w:space="0" w:color="auto"/>
        <w:bottom w:val="none" w:sz="0" w:space="0" w:color="auto"/>
        <w:right w:val="none" w:sz="0" w:space="0" w:color="auto"/>
      </w:divBdr>
      <w:divsChild>
        <w:div w:id="1808548890">
          <w:marLeft w:val="0"/>
          <w:marRight w:val="0"/>
          <w:marTop w:val="0"/>
          <w:marBottom w:val="0"/>
          <w:divBdr>
            <w:top w:val="none" w:sz="0" w:space="0" w:color="auto"/>
            <w:left w:val="none" w:sz="0" w:space="0" w:color="auto"/>
            <w:bottom w:val="none" w:sz="0" w:space="0" w:color="auto"/>
            <w:right w:val="none" w:sz="0" w:space="0" w:color="auto"/>
          </w:divBdr>
        </w:div>
        <w:div w:id="639194240">
          <w:marLeft w:val="0"/>
          <w:marRight w:val="0"/>
          <w:marTop w:val="0"/>
          <w:marBottom w:val="0"/>
          <w:divBdr>
            <w:top w:val="none" w:sz="0" w:space="0" w:color="auto"/>
            <w:left w:val="none" w:sz="0" w:space="0" w:color="auto"/>
            <w:bottom w:val="none" w:sz="0" w:space="0" w:color="auto"/>
            <w:right w:val="none" w:sz="0" w:space="0" w:color="auto"/>
          </w:divBdr>
        </w:div>
      </w:divsChild>
    </w:div>
    <w:div w:id="1711612543">
      <w:bodyDiv w:val="1"/>
      <w:marLeft w:val="0"/>
      <w:marRight w:val="0"/>
      <w:marTop w:val="0"/>
      <w:marBottom w:val="0"/>
      <w:divBdr>
        <w:top w:val="none" w:sz="0" w:space="0" w:color="auto"/>
        <w:left w:val="none" w:sz="0" w:space="0" w:color="auto"/>
        <w:bottom w:val="none" w:sz="0" w:space="0" w:color="auto"/>
        <w:right w:val="none" w:sz="0" w:space="0" w:color="auto"/>
      </w:divBdr>
    </w:div>
    <w:div w:id="1733892780">
      <w:bodyDiv w:val="1"/>
      <w:marLeft w:val="0"/>
      <w:marRight w:val="0"/>
      <w:marTop w:val="0"/>
      <w:marBottom w:val="0"/>
      <w:divBdr>
        <w:top w:val="none" w:sz="0" w:space="0" w:color="auto"/>
        <w:left w:val="none" w:sz="0" w:space="0" w:color="auto"/>
        <w:bottom w:val="none" w:sz="0" w:space="0" w:color="auto"/>
        <w:right w:val="none" w:sz="0" w:space="0" w:color="auto"/>
      </w:divBdr>
    </w:div>
    <w:div w:id="1746298878">
      <w:bodyDiv w:val="1"/>
      <w:marLeft w:val="0"/>
      <w:marRight w:val="0"/>
      <w:marTop w:val="0"/>
      <w:marBottom w:val="0"/>
      <w:divBdr>
        <w:top w:val="none" w:sz="0" w:space="0" w:color="auto"/>
        <w:left w:val="none" w:sz="0" w:space="0" w:color="auto"/>
        <w:bottom w:val="none" w:sz="0" w:space="0" w:color="auto"/>
        <w:right w:val="none" w:sz="0" w:space="0" w:color="auto"/>
      </w:divBdr>
    </w:div>
    <w:div w:id="1755667697">
      <w:bodyDiv w:val="1"/>
      <w:marLeft w:val="0"/>
      <w:marRight w:val="0"/>
      <w:marTop w:val="0"/>
      <w:marBottom w:val="0"/>
      <w:divBdr>
        <w:top w:val="none" w:sz="0" w:space="0" w:color="auto"/>
        <w:left w:val="none" w:sz="0" w:space="0" w:color="auto"/>
        <w:bottom w:val="none" w:sz="0" w:space="0" w:color="auto"/>
        <w:right w:val="none" w:sz="0" w:space="0" w:color="auto"/>
      </w:divBdr>
    </w:div>
    <w:div w:id="1783526570">
      <w:bodyDiv w:val="1"/>
      <w:marLeft w:val="0"/>
      <w:marRight w:val="0"/>
      <w:marTop w:val="0"/>
      <w:marBottom w:val="0"/>
      <w:divBdr>
        <w:top w:val="none" w:sz="0" w:space="0" w:color="auto"/>
        <w:left w:val="none" w:sz="0" w:space="0" w:color="auto"/>
        <w:bottom w:val="none" w:sz="0" w:space="0" w:color="auto"/>
        <w:right w:val="none" w:sz="0" w:space="0" w:color="auto"/>
      </w:divBdr>
      <w:divsChild>
        <w:div w:id="1377005300">
          <w:marLeft w:val="0"/>
          <w:marRight w:val="0"/>
          <w:marTop w:val="0"/>
          <w:marBottom w:val="0"/>
          <w:divBdr>
            <w:top w:val="none" w:sz="0" w:space="0" w:color="auto"/>
            <w:left w:val="none" w:sz="0" w:space="0" w:color="auto"/>
            <w:bottom w:val="none" w:sz="0" w:space="0" w:color="auto"/>
            <w:right w:val="none" w:sz="0" w:space="0" w:color="auto"/>
          </w:divBdr>
        </w:div>
        <w:div w:id="639580813">
          <w:marLeft w:val="0"/>
          <w:marRight w:val="0"/>
          <w:marTop w:val="0"/>
          <w:marBottom w:val="0"/>
          <w:divBdr>
            <w:top w:val="none" w:sz="0" w:space="0" w:color="auto"/>
            <w:left w:val="none" w:sz="0" w:space="0" w:color="auto"/>
            <w:bottom w:val="none" w:sz="0" w:space="0" w:color="auto"/>
            <w:right w:val="none" w:sz="0" w:space="0" w:color="auto"/>
          </w:divBdr>
        </w:div>
        <w:div w:id="1373766906">
          <w:marLeft w:val="0"/>
          <w:marRight w:val="0"/>
          <w:marTop w:val="0"/>
          <w:marBottom w:val="0"/>
          <w:divBdr>
            <w:top w:val="none" w:sz="0" w:space="0" w:color="auto"/>
            <w:left w:val="none" w:sz="0" w:space="0" w:color="auto"/>
            <w:bottom w:val="none" w:sz="0" w:space="0" w:color="auto"/>
            <w:right w:val="none" w:sz="0" w:space="0" w:color="auto"/>
          </w:divBdr>
        </w:div>
      </w:divsChild>
    </w:div>
    <w:div w:id="1800806634">
      <w:bodyDiv w:val="1"/>
      <w:marLeft w:val="0"/>
      <w:marRight w:val="0"/>
      <w:marTop w:val="0"/>
      <w:marBottom w:val="0"/>
      <w:divBdr>
        <w:top w:val="none" w:sz="0" w:space="0" w:color="auto"/>
        <w:left w:val="none" w:sz="0" w:space="0" w:color="auto"/>
        <w:bottom w:val="none" w:sz="0" w:space="0" w:color="auto"/>
        <w:right w:val="none" w:sz="0" w:space="0" w:color="auto"/>
      </w:divBdr>
    </w:div>
    <w:div w:id="1803842218">
      <w:bodyDiv w:val="1"/>
      <w:marLeft w:val="0"/>
      <w:marRight w:val="0"/>
      <w:marTop w:val="0"/>
      <w:marBottom w:val="0"/>
      <w:divBdr>
        <w:top w:val="none" w:sz="0" w:space="0" w:color="auto"/>
        <w:left w:val="none" w:sz="0" w:space="0" w:color="auto"/>
        <w:bottom w:val="none" w:sz="0" w:space="0" w:color="auto"/>
        <w:right w:val="none" w:sz="0" w:space="0" w:color="auto"/>
      </w:divBdr>
    </w:div>
    <w:div w:id="1818063777">
      <w:bodyDiv w:val="1"/>
      <w:marLeft w:val="0"/>
      <w:marRight w:val="0"/>
      <w:marTop w:val="0"/>
      <w:marBottom w:val="0"/>
      <w:divBdr>
        <w:top w:val="none" w:sz="0" w:space="0" w:color="auto"/>
        <w:left w:val="none" w:sz="0" w:space="0" w:color="auto"/>
        <w:bottom w:val="none" w:sz="0" w:space="0" w:color="auto"/>
        <w:right w:val="none" w:sz="0" w:space="0" w:color="auto"/>
      </w:divBdr>
    </w:div>
    <w:div w:id="1820224108">
      <w:bodyDiv w:val="1"/>
      <w:marLeft w:val="0"/>
      <w:marRight w:val="0"/>
      <w:marTop w:val="0"/>
      <w:marBottom w:val="0"/>
      <w:divBdr>
        <w:top w:val="none" w:sz="0" w:space="0" w:color="auto"/>
        <w:left w:val="none" w:sz="0" w:space="0" w:color="auto"/>
        <w:bottom w:val="none" w:sz="0" w:space="0" w:color="auto"/>
        <w:right w:val="none" w:sz="0" w:space="0" w:color="auto"/>
      </w:divBdr>
    </w:div>
    <w:div w:id="1830056044">
      <w:bodyDiv w:val="1"/>
      <w:marLeft w:val="0"/>
      <w:marRight w:val="0"/>
      <w:marTop w:val="0"/>
      <w:marBottom w:val="0"/>
      <w:divBdr>
        <w:top w:val="none" w:sz="0" w:space="0" w:color="auto"/>
        <w:left w:val="none" w:sz="0" w:space="0" w:color="auto"/>
        <w:bottom w:val="none" w:sz="0" w:space="0" w:color="auto"/>
        <w:right w:val="none" w:sz="0" w:space="0" w:color="auto"/>
      </w:divBdr>
    </w:div>
    <w:div w:id="1837569925">
      <w:bodyDiv w:val="1"/>
      <w:marLeft w:val="0"/>
      <w:marRight w:val="0"/>
      <w:marTop w:val="0"/>
      <w:marBottom w:val="0"/>
      <w:divBdr>
        <w:top w:val="none" w:sz="0" w:space="0" w:color="auto"/>
        <w:left w:val="none" w:sz="0" w:space="0" w:color="auto"/>
        <w:bottom w:val="none" w:sz="0" w:space="0" w:color="auto"/>
        <w:right w:val="none" w:sz="0" w:space="0" w:color="auto"/>
      </w:divBdr>
    </w:div>
    <w:div w:id="1840390376">
      <w:bodyDiv w:val="1"/>
      <w:marLeft w:val="0"/>
      <w:marRight w:val="0"/>
      <w:marTop w:val="0"/>
      <w:marBottom w:val="0"/>
      <w:divBdr>
        <w:top w:val="none" w:sz="0" w:space="0" w:color="auto"/>
        <w:left w:val="none" w:sz="0" w:space="0" w:color="auto"/>
        <w:bottom w:val="none" w:sz="0" w:space="0" w:color="auto"/>
        <w:right w:val="none" w:sz="0" w:space="0" w:color="auto"/>
      </w:divBdr>
    </w:div>
    <w:div w:id="1864125524">
      <w:bodyDiv w:val="1"/>
      <w:marLeft w:val="0"/>
      <w:marRight w:val="0"/>
      <w:marTop w:val="0"/>
      <w:marBottom w:val="0"/>
      <w:divBdr>
        <w:top w:val="none" w:sz="0" w:space="0" w:color="auto"/>
        <w:left w:val="none" w:sz="0" w:space="0" w:color="auto"/>
        <w:bottom w:val="none" w:sz="0" w:space="0" w:color="auto"/>
        <w:right w:val="none" w:sz="0" w:space="0" w:color="auto"/>
      </w:divBdr>
    </w:div>
    <w:div w:id="1864980345">
      <w:bodyDiv w:val="1"/>
      <w:marLeft w:val="0"/>
      <w:marRight w:val="0"/>
      <w:marTop w:val="0"/>
      <w:marBottom w:val="0"/>
      <w:divBdr>
        <w:top w:val="none" w:sz="0" w:space="0" w:color="auto"/>
        <w:left w:val="none" w:sz="0" w:space="0" w:color="auto"/>
        <w:bottom w:val="none" w:sz="0" w:space="0" w:color="auto"/>
        <w:right w:val="none" w:sz="0" w:space="0" w:color="auto"/>
      </w:divBdr>
      <w:divsChild>
        <w:div w:id="504133385">
          <w:marLeft w:val="0"/>
          <w:marRight w:val="0"/>
          <w:marTop w:val="0"/>
          <w:marBottom w:val="0"/>
          <w:divBdr>
            <w:top w:val="none" w:sz="0" w:space="0" w:color="auto"/>
            <w:left w:val="none" w:sz="0" w:space="0" w:color="auto"/>
            <w:bottom w:val="none" w:sz="0" w:space="0" w:color="auto"/>
            <w:right w:val="none" w:sz="0" w:space="0" w:color="auto"/>
          </w:divBdr>
        </w:div>
        <w:div w:id="1347175743">
          <w:marLeft w:val="0"/>
          <w:marRight w:val="0"/>
          <w:marTop w:val="0"/>
          <w:marBottom w:val="0"/>
          <w:divBdr>
            <w:top w:val="none" w:sz="0" w:space="0" w:color="auto"/>
            <w:left w:val="none" w:sz="0" w:space="0" w:color="auto"/>
            <w:bottom w:val="none" w:sz="0" w:space="0" w:color="auto"/>
            <w:right w:val="none" w:sz="0" w:space="0" w:color="auto"/>
          </w:divBdr>
        </w:div>
        <w:div w:id="762262919">
          <w:marLeft w:val="0"/>
          <w:marRight w:val="0"/>
          <w:marTop w:val="0"/>
          <w:marBottom w:val="0"/>
          <w:divBdr>
            <w:top w:val="none" w:sz="0" w:space="0" w:color="auto"/>
            <w:left w:val="none" w:sz="0" w:space="0" w:color="auto"/>
            <w:bottom w:val="none" w:sz="0" w:space="0" w:color="auto"/>
            <w:right w:val="none" w:sz="0" w:space="0" w:color="auto"/>
          </w:divBdr>
        </w:div>
        <w:div w:id="360474875">
          <w:marLeft w:val="0"/>
          <w:marRight w:val="0"/>
          <w:marTop w:val="0"/>
          <w:marBottom w:val="0"/>
          <w:divBdr>
            <w:top w:val="none" w:sz="0" w:space="0" w:color="auto"/>
            <w:left w:val="none" w:sz="0" w:space="0" w:color="auto"/>
            <w:bottom w:val="none" w:sz="0" w:space="0" w:color="auto"/>
            <w:right w:val="none" w:sz="0" w:space="0" w:color="auto"/>
          </w:divBdr>
        </w:div>
        <w:div w:id="19012949">
          <w:marLeft w:val="0"/>
          <w:marRight w:val="0"/>
          <w:marTop w:val="0"/>
          <w:marBottom w:val="0"/>
          <w:divBdr>
            <w:top w:val="none" w:sz="0" w:space="0" w:color="auto"/>
            <w:left w:val="none" w:sz="0" w:space="0" w:color="auto"/>
            <w:bottom w:val="none" w:sz="0" w:space="0" w:color="auto"/>
            <w:right w:val="none" w:sz="0" w:space="0" w:color="auto"/>
          </w:divBdr>
        </w:div>
        <w:div w:id="679502182">
          <w:marLeft w:val="0"/>
          <w:marRight w:val="0"/>
          <w:marTop w:val="0"/>
          <w:marBottom w:val="0"/>
          <w:divBdr>
            <w:top w:val="none" w:sz="0" w:space="0" w:color="auto"/>
            <w:left w:val="none" w:sz="0" w:space="0" w:color="auto"/>
            <w:bottom w:val="none" w:sz="0" w:space="0" w:color="auto"/>
            <w:right w:val="none" w:sz="0" w:space="0" w:color="auto"/>
          </w:divBdr>
        </w:div>
        <w:div w:id="888614200">
          <w:marLeft w:val="0"/>
          <w:marRight w:val="0"/>
          <w:marTop w:val="0"/>
          <w:marBottom w:val="0"/>
          <w:divBdr>
            <w:top w:val="none" w:sz="0" w:space="0" w:color="auto"/>
            <w:left w:val="none" w:sz="0" w:space="0" w:color="auto"/>
            <w:bottom w:val="none" w:sz="0" w:space="0" w:color="auto"/>
            <w:right w:val="none" w:sz="0" w:space="0" w:color="auto"/>
          </w:divBdr>
        </w:div>
        <w:div w:id="1559130766">
          <w:marLeft w:val="0"/>
          <w:marRight w:val="0"/>
          <w:marTop w:val="0"/>
          <w:marBottom w:val="0"/>
          <w:divBdr>
            <w:top w:val="none" w:sz="0" w:space="0" w:color="auto"/>
            <w:left w:val="none" w:sz="0" w:space="0" w:color="auto"/>
            <w:bottom w:val="none" w:sz="0" w:space="0" w:color="auto"/>
            <w:right w:val="none" w:sz="0" w:space="0" w:color="auto"/>
          </w:divBdr>
        </w:div>
        <w:div w:id="1241258652">
          <w:marLeft w:val="0"/>
          <w:marRight w:val="0"/>
          <w:marTop w:val="0"/>
          <w:marBottom w:val="0"/>
          <w:divBdr>
            <w:top w:val="none" w:sz="0" w:space="0" w:color="auto"/>
            <w:left w:val="none" w:sz="0" w:space="0" w:color="auto"/>
            <w:bottom w:val="none" w:sz="0" w:space="0" w:color="auto"/>
            <w:right w:val="none" w:sz="0" w:space="0" w:color="auto"/>
          </w:divBdr>
        </w:div>
        <w:div w:id="1817378846">
          <w:marLeft w:val="0"/>
          <w:marRight w:val="0"/>
          <w:marTop w:val="0"/>
          <w:marBottom w:val="0"/>
          <w:divBdr>
            <w:top w:val="none" w:sz="0" w:space="0" w:color="auto"/>
            <w:left w:val="none" w:sz="0" w:space="0" w:color="auto"/>
            <w:bottom w:val="none" w:sz="0" w:space="0" w:color="auto"/>
            <w:right w:val="none" w:sz="0" w:space="0" w:color="auto"/>
          </w:divBdr>
        </w:div>
        <w:div w:id="167404424">
          <w:marLeft w:val="0"/>
          <w:marRight w:val="0"/>
          <w:marTop w:val="0"/>
          <w:marBottom w:val="0"/>
          <w:divBdr>
            <w:top w:val="none" w:sz="0" w:space="0" w:color="auto"/>
            <w:left w:val="none" w:sz="0" w:space="0" w:color="auto"/>
            <w:bottom w:val="none" w:sz="0" w:space="0" w:color="auto"/>
            <w:right w:val="none" w:sz="0" w:space="0" w:color="auto"/>
          </w:divBdr>
        </w:div>
      </w:divsChild>
    </w:div>
    <w:div w:id="18663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12654">
          <w:marLeft w:val="0"/>
          <w:marRight w:val="0"/>
          <w:marTop w:val="0"/>
          <w:marBottom w:val="0"/>
          <w:divBdr>
            <w:top w:val="none" w:sz="0" w:space="0" w:color="auto"/>
            <w:left w:val="none" w:sz="0" w:space="0" w:color="auto"/>
            <w:bottom w:val="none" w:sz="0" w:space="0" w:color="auto"/>
            <w:right w:val="none" w:sz="0" w:space="0" w:color="auto"/>
          </w:divBdr>
        </w:div>
        <w:div w:id="137768551">
          <w:marLeft w:val="0"/>
          <w:marRight w:val="0"/>
          <w:marTop w:val="0"/>
          <w:marBottom w:val="0"/>
          <w:divBdr>
            <w:top w:val="none" w:sz="0" w:space="0" w:color="auto"/>
            <w:left w:val="none" w:sz="0" w:space="0" w:color="auto"/>
            <w:bottom w:val="none" w:sz="0" w:space="0" w:color="auto"/>
            <w:right w:val="none" w:sz="0" w:space="0" w:color="auto"/>
          </w:divBdr>
        </w:div>
        <w:div w:id="1117601664">
          <w:marLeft w:val="0"/>
          <w:marRight w:val="0"/>
          <w:marTop w:val="0"/>
          <w:marBottom w:val="0"/>
          <w:divBdr>
            <w:top w:val="none" w:sz="0" w:space="0" w:color="auto"/>
            <w:left w:val="none" w:sz="0" w:space="0" w:color="auto"/>
            <w:bottom w:val="none" w:sz="0" w:space="0" w:color="auto"/>
            <w:right w:val="none" w:sz="0" w:space="0" w:color="auto"/>
          </w:divBdr>
        </w:div>
        <w:div w:id="149256610">
          <w:marLeft w:val="0"/>
          <w:marRight w:val="0"/>
          <w:marTop w:val="0"/>
          <w:marBottom w:val="0"/>
          <w:divBdr>
            <w:top w:val="none" w:sz="0" w:space="0" w:color="auto"/>
            <w:left w:val="none" w:sz="0" w:space="0" w:color="auto"/>
            <w:bottom w:val="none" w:sz="0" w:space="0" w:color="auto"/>
            <w:right w:val="none" w:sz="0" w:space="0" w:color="auto"/>
          </w:divBdr>
        </w:div>
        <w:div w:id="1617446726">
          <w:marLeft w:val="0"/>
          <w:marRight w:val="0"/>
          <w:marTop w:val="0"/>
          <w:marBottom w:val="0"/>
          <w:divBdr>
            <w:top w:val="none" w:sz="0" w:space="0" w:color="auto"/>
            <w:left w:val="none" w:sz="0" w:space="0" w:color="auto"/>
            <w:bottom w:val="none" w:sz="0" w:space="0" w:color="auto"/>
            <w:right w:val="none" w:sz="0" w:space="0" w:color="auto"/>
          </w:divBdr>
        </w:div>
        <w:div w:id="217909277">
          <w:marLeft w:val="0"/>
          <w:marRight w:val="0"/>
          <w:marTop w:val="0"/>
          <w:marBottom w:val="0"/>
          <w:divBdr>
            <w:top w:val="none" w:sz="0" w:space="0" w:color="auto"/>
            <w:left w:val="none" w:sz="0" w:space="0" w:color="auto"/>
            <w:bottom w:val="none" w:sz="0" w:space="0" w:color="auto"/>
            <w:right w:val="none" w:sz="0" w:space="0" w:color="auto"/>
          </w:divBdr>
        </w:div>
        <w:div w:id="479735211">
          <w:marLeft w:val="0"/>
          <w:marRight w:val="0"/>
          <w:marTop w:val="0"/>
          <w:marBottom w:val="0"/>
          <w:divBdr>
            <w:top w:val="none" w:sz="0" w:space="0" w:color="auto"/>
            <w:left w:val="none" w:sz="0" w:space="0" w:color="auto"/>
            <w:bottom w:val="none" w:sz="0" w:space="0" w:color="auto"/>
            <w:right w:val="none" w:sz="0" w:space="0" w:color="auto"/>
          </w:divBdr>
        </w:div>
        <w:div w:id="1182279802">
          <w:marLeft w:val="0"/>
          <w:marRight w:val="0"/>
          <w:marTop w:val="0"/>
          <w:marBottom w:val="0"/>
          <w:divBdr>
            <w:top w:val="none" w:sz="0" w:space="0" w:color="auto"/>
            <w:left w:val="none" w:sz="0" w:space="0" w:color="auto"/>
            <w:bottom w:val="none" w:sz="0" w:space="0" w:color="auto"/>
            <w:right w:val="none" w:sz="0" w:space="0" w:color="auto"/>
          </w:divBdr>
        </w:div>
        <w:div w:id="176357955">
          <w:marLeft w:val="0"/>
          <w:marRight w:val="0"/>
          <w:marTop w:val="0"/>
          <w:marBottom w:val="0"/>
          <w:divBdr>
            <w:top w:val="none" w:sz="0" w:space="0" w:color="auto"/>
            <w:left w:val="none" w:sz="0" w:space="0" w:color="auto"/>
            <w:bottom w:val="none" w:sz="0" w:space="0" w:color="auto"/>
            <w:right w:val="none" w:sz="0" w:space="0" w:color="auto"/>
          </w:divBdr>
        </w:div>
        <w:div w:id="994795878">
          <w:marLeft w:val="0"/>
          <w:marRight w:val="0"/>
          <w:marTop w:val="0"/>
          <w:marBottom w:val="0"/>
          <w:divBdr>
            <w:top w:val="none" w:sz="0" w:space="0" w:color="auto"/>
            <w:left w:val="none" w:sz="0" w:space="0" w:color="auto"/>
            <w:bottom w:val="none" w:sz="0" w:space="0" w:color="auto"/>
            <w:right w:val="none" w:sz="0" w:space="0" w:color="auto"/>
          </w:divBdr>
        </w:div>
        <w:div w:id="1388145468">
          <w:marLeft w:val="0"/>
          <w:marRight w:val="0"/>
          <w:marTop w:val="0"/>
          <w:marBottom w:val="0"/>
          <w:divBdr>
            <w:top w:val="none" w:sz="0" w:space="0" w:color="auto"/>
            <w:left w:val="none" w:sz="0" w:space="0" w:color="auto"/>
            <w:bottom w:val="none" w:sz="0" w:space="0" w:color="auto"/>
            <w:right w:val="none" w:sz="0" w:space="0" w:color="auto"/>
          </w:divBdr>
        </w:div>
        <w:div w:id="1173030152">
          <w:marLeft w:val="0"/>
          <w:marRight w:val="0"/>
          <w:marTop w:val="0"/>
          <w:marBottom w:val="0"/>
          <w:divBdr>
            <w:top w:val="none" w:sz="0" w:space="0" w:color="auto"/>
            <w:left w:val="none" w:sz="0" w:space="0" w:color="auto"/>
            <w:bottom w:val="none" w:sz="0" w:space="0" w:color="auto"/>
            <w:right w:val="none" w:sz="0" w:space="0" w:color="auto"/>
          </w:divBdr>
        </w:div>
        <w:div w:id="101921885">
          <w:marLeft w:val="0"/>
          <w:marRight w:val="0"/>
          <w:marTop w:val="0"/>
          <w:marBottom w:val="0"/>
          <w:divBdr>
            <w:top w:val="none" w:sz="0" w:space="0" w:color="auto"/>
            <w:left w:val="none" w:sz="0" w:space="0" w:color="auto"/>
            <w:bottom w:val="none" w:sz="0" w:space="0" w:color="auto"/>
            <w:right w:val="none" w:sz="0" w:space="0" w:color="auto"/>
          </w:divBdr>
        </w:div>
        <w:div w:id="545678916">
          <w:marLeft w:val="0"/>
          <w:marRight w:val="0"/>
          <w:marTop w:val="0"/>
          <w:marBottom w:val="0"/>
          <w:divBdr>
            <w:top w:val="none" w:sz="0" w:space="0" w:color="auto"/>
            <w:left w:val="none" w:sz="0" w:space="0" w:color="auto"/>
            <w:bottom w:val="none" w:sz="0" w:space="0" w:color="auto"/>
            <w:right w:val="none" w:sz="0" w:space="0" w:color="auto"/>
          </w:divBdr>
        </w:div>
      </w:divsChild>
    </w:div>
    <w:div w:id="1886333249">
      <w:bodyDiv w:val="1"/>
      <w:marLeft w:val="0"/>
      <w:marRight w:val="0"/>
      <w:marTop w:val="0"/>
      <w:marBottom w:val="0"/>
      <w:divBdr>
        <w:top w:val="none" w:sz="0" w:space="0" w:color="auto"/>
        <w:left w:val="none" w:sz="0" w:space="0" w:color="auto"/>
        <w:bottom w:val="none" w:sz="0" w:space="0" w:color="auto"/>
        <w:right w:val="none" w:sz="0" w:space="0" w:color="auto"/>
      </w:divBdr>
    </w:div>
    <w:div w:id="1891528694">
      <w:bodyDiv w:val="1"/>
      <w:marLeft w:val="0"/>
      <w:marRight w:val="0"/>
      <w:marTop w:val="0"/>
      <w:marBottom w:val="0"/>
      <w:divBdr>
        <w:top w:val="none" w:sz="0" w:space="0" w:color="auto"/>
        <w:left w:val="none" w:sz="0" w:space="0" w:color="auto"/>
        <w:bottom w:val="none" w:sz="0" w:space="0" w:color="auto"/>
        <w:right w:val="none" w:sz="0" w:space="0" w:color="auto"/>
      </w:divBdr>
    </w:div>
    <w:div w:id="1911386358">
      <w:bodyDiv w:val="1"/>
      <w:marLeft w:val="0"/>
      <w:marRight w:val="0"/>
      <w:marTop w:val="0"/>
      <w:marBottom w:val="0"/>
      <w:divBdr>
        <w:top w:val="none" w:sz="0" w:space="0" w:color="auto"/>
        <w:left w:val="none" w:sz="0" w:space="0" w:color="auto"/>
        <w:bottom w:val="none" w:sz="0" w:space="0" w:color="auto"/>
        <w:right w:val="none" w:sz="0" w:space="0" w:color="auto"/>
      </w:divBdr>
      <w:divsChild>
        <w:div w:id="2125152596">
          <w:marLeft w:val="0"/>
          <w:marRight w:val="0"/>
          <w:marTop w:val="0"/>
          <w:marBottom w:val="0"/>
          <w:divBdr>
            <w:top w:val="none" w:sz="0" w:space="0" w:color="auto"/>
            <w:left w:val="none" w:sz="0" w:space="0" w:color="auto"/>
            <w:bottom w:val="none" w:sz="0" w:space="0" w:color="auto"/>
            <w:right w:val="none" w:sz="0" w:space="0" w:color="auto"/>
          </w:divBdr>
        </w:div>
        <w:div w:id="1173685443">
          <w:marLeft w:val="0"/>
          <w:marRight w:val="0"/>
          <w:marTop w:val="0"/>
          <w:marBottom w:val="0"/>
          <w:divBdr>
            <w:top w:val="none" w:sz="0" w:space="0" w:color="auto"/>
            <w:left w:val="none" w:sz="0" w:space="0" w:color="auto"/>
            <w:bottom w:val="none" w:sz="0" w:space="0" w:color="auto"/>
            <w:right w:val="none" w:sz="0" w:space="0" w:color="auto"/>
          </w:divBdr>
        </w:div>
        <w:div w:id="1006633047">
          <w:marLeft w:val="0"/>
          <w:marRight w:val="0"/>
          <w:marTop w:val="0"/>
          <w:marBottom w:val="0"/>
          <w:divBdr>
            <w:top w:val="none" w:sz="0" w:space="0" w:color="auto"/>
            <w:left w:val="none" w:sz="0" w:space="0" w:color="auto"/>
            <w:bottom w:val="none" w:sz="0" w:space="0" w:color="auto"/>
            <w:right w:val="none" w:sz="0" w:space="0" w:color="auto"/>
          </w:divBdr>
        </w:div>
        <w:div w:id="392855176">
          <w:marLeft w:val="0"/>
          <w:marRight w:val="0"/>
          <w:marTop w:val="0"/>
          <w:marBottom w:val="0"/>
          <w:divBdr>
            <w:top w:val="none" w:sz="0" w:space="0" w:color="auto"/>
            <w:left w:val="none" w:sz="0" w:space="0" w:color="auto"/>
            <w:bottom w:val="none" w:sz="0" w:space="0" w:color="auto"/>
            <w:right w:val="none" w:sz="0" w:space="0" w:color="auto"/>
          </w:divBdr>
        </w:div>
        <w:div w:id="1133327273">
          <w:marLeft w:val="0"/>
          <w:marRight w:val="0"/>
          <w:marTop w:val="0"/>
          <w:marBottom w:val="0"/>
          <w:divBdr>
            <w:top w:val="none" w:sz="0" w:space="0" w:color="auto"/>
            <w:left w:val="none" w:sz="0" w:space="0" w:color="auto"/>
            <w:bottom w:val="none" w:sz="0" w:space="0" w:color="auto"/>
            <w:right w:val="none" w:sz="0" w:space="0" w:color="auto"/>
          </w:divBdr>
        </w:div>
      </w:divsChild>
    </w:div>
    <w:div w:id="1915316813">
      <w:bodyDiv w:val="1"/>
      <w:marLeft w:val="0"/>
      <w:marRight w:val="0"/>
      <w:marTop w:val="0"/>
      <w:marBottom w:val="0"/>
      <w:divBdr>
        <w:top w:val="none" w:sz="0" w:space="0" w:color="auto"/>
        <w:left w:val="none" w:sz="0" w:space="0" w:color="auto"/>
        <w:bottom w:val="none" w:sz="0" w:space="0" w:color="auto"/>
        <w:right w:val="none" w:sz="0" w:space="0" w:color="auto"/>
      </w:divBdr>
    </w:div>
    <w:div w:id="1927759749">
      <w:bodyDiv w:val="1"/>
      <w:marLeft w:val="0"/>
      <w:marRight w:val="0"/>
      <w:marTop w:val="0"/>
      <w:marBottom w:val="0"/>
      <w:divBdr>
        <w:top w:val="none" w:sz="0" w:space="0" w:color="auto"/>
        <w:left w:val="none" w:sz="0" w:space="0" w:color="auto"/>
        <w:bottom w:val="none" w:sz="0" w:space="0" w:color="auto"/>
        <w:right w:val="none" w:sz="0" w:space="0" w:color="auto"/>
      </w:divBdr>
      <w:divsChild>
        <w:div w:id="1189489244">
          <w:marLeft w:val="0"/>
          <w:marRight w:val="0"/>
          <w:marTop w:val="0"/>
          <w:marBottom w:val="0"/>
          <w:divBdr>
            <w:top w:val="none" w:sz="0" w:space="0" w:color="auto"/>
            <w:left w:val="none" w:sz="0" w:space="0" w:color="auto"/>
            <w:bottom w:val="none" w:sz="0" w:space="0" w:color="auto"/>
            <w:right w:val="none" w:sz="0" w:space="0" w:color="auto"/>
          </w:divBdr>
        </w:div>
        <w:div w:id="658313750">
          <w:marLeft w:val="0"/>
          <w:marRight w:val="0"/>
          <w:marTop w:val="0"/>
          <w:marBottom w:val="0"/>
          <w:divBdr>
            <w:top w:val="none" w:sz="0" w:space="0" w:color="auto"/>
            <w:left w:val="none" w:sz="0" w:space="0" w:color="auto"/>
            <w:bottom w:val="none" w:sz="0" w:space="0" w:color="auto"/>
            <w:right w:val="none" w:sz="0" w:space="0" w:color="auto"/>
          </w:divBdr>
        </w:div>
        <w:div w:id="1989505706">
          <w:marLeft w:val="0"/>
          <w:marRight w:val="0"/>
          <w:marTop w:val="0"/>
          <w:marBottom w:val="0"/>
          <w:divBdr>
            <w:top w:val="none" w:sz="0" w:space="0" w:color="auto"/>
            <w:left w:val="none" w:sz="0" w:space="0" w:color="auto"/>
            <w:bottom w:val="none" w:sz="0" w:space="0" w:color="auto"/>
            <w:right w:val="none" w:sz="0" w:space="0" w:color="auto"/>
          </w:divBdr>
        </w:div>
        <w:div w:id="182793798">
          <w:marLeft w:val="0"/>
          <w:marRight w:val="0"/>
          <w:marTop w:val="0"/>
          <w:marBottom w:val="0"/>
          <w:divBdr>
            <w:top w:val="none" w:sz="0" w:space="0" w:color="auto"/>
            <w:left w:val="none" w:sz="0" w:space="0" w:color="auto"/>
            <w:bottom w:val="none" w:sz="0" w:space="0" w:color="auto"/>
            <w:right w:val="none" w:sz="0" w:space="0" w:color="auto"/>
          </w:divBdr>
        </w:div>
        <w:div w:id="967197286">
          <w:marLeft w:val="0"/>
          <w:marRight w:val="0"/>
          <w:marTop w:val="0"/>
          <w:marBottom w:val="0"/>
          <w:divBdr>
            <w:top w:val="none" w:sz="0" w:space="0" w:color="auto"/>
            <w:left w:val="none" w:sz="0" w:space="0" w:color="auto"/>
            <w:bottom w:val="none" w:sz="0" w:space="0" w:color="auto"/>
            <w:right w:val="none" w:sz="0" w:space="0" w:color="auto"/>
          </w:divBdr>
        </w:div>
        <w:div w:id="1349605293">
          <w:marLeft w:val="0"/>
          <w:marRight w:val="0"/>
          <w:marTop w:val="0"/>
          <w:marBottom w:val="0"/>
          <w:divBdr>
            <w:top w:val="none" w:sz="0" w:space="0" w:color="auto"/>
            <w:left w:val="none" w:sz="0" w:space="0" w:color="auto"/>
            <w:bottom w:val="none" w:sz="0" w:space="0" w:color="auto"/>
            <w:right w:val="none" w:sz="0" w:space="0" w:color="auto"/>
          </w:divBdr>
        </w:div>
        <w:div w:id="477380516">
          <w:marLeft w:val="0"/>
          <w:marRight w:val="0"/>
          <w:marTop w:val="0"/>
          <w:marBottom w:val="0"/>
          <w:divBdr>
            <w:top w:val="none" w:sz="0" w:space="0" w:color="auto"/>
            <w:left w:val="none" w:sz="0" w:space="0" w:color="auto"/>
            <w:bottom w:val="none" w:sz="0" w:space="0" w:color="auto"/>
            <w:right w:val="none" w:sz="0" w:space="0" w:color="auto"/>
          </w:divBdr>
        </w:div>
        <w:div w:id="49041092">
          <w:marLeft w:val="0"/>
          <w:marRight w:val="0"/>
          <w:marTop w:val="0"/>
          <w:marBottom w:val="0"/>
          <w:divBdr>
            <w:top w:val="none" w:sz="0" w:space="0" w:color="auto"/>
            <w:left w:val="none" w:sz="0" w:space="0" w:color="auto"/>
            <w:bottom w:val="none" w:sz="0" w:space="0" w:color="auto"/>
            <w:right w:val="none" w:sz="0" w:space="0" w:color="auto"/>
          </w:divBdr>
        </w:div>
        <w:div w:id="1411587183">
          <w:marLeft w:val="0"/>
          <w:marRight w:val="0"/>
          <w:marTop w:val="0"/>
          <w:marBottom w:val="0"/>
          <w:divBdr>
            <w:top w:val="none" w:sz="0" w:space="0" w:color="auto"/>
            <w:left w:val="none" w:sz="0" w:space="0" w:color="auto"/>
            <w:bottom w:val="none" w:sz="0" w:space="0" w:color="auto"/>
            <w:right w:val="none" w:sz="0" w:space="0" w:color="auto"/>
          </w:divBdr>
        </w:div>
        <w:div w:id="1361709651">
          <w:marLeft w:val="0"/>
          <w:marRight w:val="0"/>
          <w:marTop w:val="0"/>
          <w:marBottom w:val="0"/>
          <w:divBdr>
            <w:top w:val="none" w:sz="0" w:space="0" w:color="auto"/>
            <w:left w:val="none" w:sz="0" w:space="0" w:color="auto"/>
            <w:bottom w:val="none" w:sz="0" w:space="0" w:color="auto"/>
            <w:right w:val="none" w:sz="0" w:space="0" w:color="auto"/>
          </w:divBdr>
        </w:div>
        <w:div w:id="1864399641">
          <w:marLeft w:val="0"/>
          <w:marRight w:val="0"/>
          <w:marTop w:val="0"/>
          <w:marBottom w:val="0"/>
          <w:divBdr>
            <w:top w:val="none" w:sz="0" w:space="0" w:color="auto"/>
            <w:left w:val="none" w:sz="0" w:space="0" w:color="auto"/>
            <w:bottom w:val="none" w:sz="0" w:space="0" w:color="auto"/>
            <w:right w:val="none" w:sz="0" w:space="0" w:color="auto"/>
          </w:divBdr>
        </w:div>
        <w:div w:id="152646419">
          <w:marLeft w:val="0"/>
          <w:marRight w:val="0"/>
          <w:marTop w:val="0"/>
          <w:marBottom w:val="0"/>
          <w:divBdr>
            <w:top w:val="none" w:sz="0" w:space="0" w:color="auto"/>
            <w:left w:val="none" w:sz="0" w:space="0" w:color="auto"/>
            <w:bottom w:val="none" w:sz="0" w:space="0" w:color="auto"/>
            <w:right w:val="none" w:sz="0" w:space="0" w:color="auto"/>
          </w:divBdr>
        </w:div>
        <w:div w:id="76173164">
          <w:marLeft w:val="0"/>
          <w:marRight w:val="0"/>
          <w:marTop w:val="0"/>
          <w:marBottom w:val="0"/>
          <w:divBdr>
            <w:top w:val="none" w:sz="0" w:space="0" w:color="auto"/>
            <w:left w:val="none" w:sz="0" w:space="0" w:color="auto"/>
            <w:bottom w:val="none" w:sz="0" w:space="0" w:color="auto"/>
            <w:right w:val="none" w:sz="0" w:space="0" w:color="auto"/>
          </w:divBdr>
        </w:div>
        <w:div w:id="163475776">
          <w:marLeft w:val="0"/>
          <w:marRight w:val="0"/>
          <w:marTop w:val="0"/>
          <w:marBottom w:val="0"/>
          <w:divBdr>
            <w:top w:val="none" w:sz="0" w:space="0" w:color="auto"/>
            <w:left w:val="none" w:sz="0" w:space="0" w:color="auto"/>
            <w:bottom w:val="none" w:sz="0" w:space="0" w:color="auto"/>
            <w:right w:val="none" w:sz="0" w:space="0" w:color="auto"/>
          </w:divBdr>
        </w:div>
        <w:div w:id="1191379611">
          <w:marLeft w:val="0"/>
          <w:marRight w:val="0"/>
          <w:marTop w:val="0"/>
          <w:marBottom w:val="0"/>
          <w:divBdr>
            <w:top w:val="none" w:sz="0" w:space="0" w:color="auto"/>
            <w:left w:val="none" w:sz="0" w:space="0" w:color="auto"/>
            <w:bottom w:val="none" w:sz="0" w:space="0" w:color="auto"/>
            <w:right w:val="none" w:sz="0" w:space="0" w:color="auto"/>
          </w:divBdr>
        </w:div>
      </w:divsChild>
    </w:div>
    <w:div w:id="1935237536">
      <w:bodyDiv w:val="1"/>
      <w:marLeft w:val="0"/>
      <w:marRight w:val="0"/>
      <w:marTop w:val="0"/>
      <w:marBottom w:val="0"/>
      <w:divBdr>
        <w:top w:val="none" w:sz="0" w:space="0" w:color="auto"/>
        <w:left w:val="none" w:sz="0" w:space="0" w:color="auto"/>
        <w:bottom w:val="none" w:sz="0" w:space="0" w:color="auto"/>
        <w:right w:val="none" w:sz="0" w:space="0" w:color="auto"/>
      </w:divBdr>
    </w:div>
    <w:div w:id="1937396740">
      <w:bodyDiv w:val="1"/>
      <w:marLeft w:val="0"/>
      <w:marRight w:val="0"/>
      <w:marTop w:val="0"/>
      <w:marBottom w:val="0"/>
      <w:divBdr>
        <w:top w:val="none" w:sz="0" w:space="0" w:color="auto"/>
        <w:left w:val="none" w:sz="0" w:space="0" w:color="auto"/>
        <w:bottom w:val="none" w:sz="0" w:space="0" w:color="auto"/>
        <w:right w:val="none" w:sz="0" w:space="0" w:color="auto"/>
      </w:divBdr>
    </w:div>
    <w:div w:id="1949267825">
      <w:bodyDiv w:val="1"/>
      <w:marLeft w:val="0"/>
      <w:marRight w:val="0"/>
      <w:marTop w:val="0"/>
      <w:marBottom w:val="0"/>
      <w:divBdr>
        <w:top w:val="none" w:sz="0" w:space="0" w:color="auto"/>
        <w:left w:val="none" w:sz="0" w:space="0" w:color="auto"/>
        <w:bottom w:val="none" w:sz="0" w:space="0" w:color="auto"/>
        <w:right w:val="none" w:sz="0" w:space="0" w:color="auto"/>
      </w:divBdr>
    </w:div>
    <w:div w:id="1951860948">
      <w:bodyDiv w:val="1"/>
      <w:marLeft w:val="0"/>
      <w:marRight w:val="0"/>
      <w:marTop w:val="0"/>
      <w:marBottom w:val="0"/>
      <w:divBdr>
        <w:top w:val="none" w:sz="0" w:space="0" w:color="auto"/>
        <w:left w:val="none" w:sz="0" w:space="0" w:color="auto"/>
        <w:bottom w:val="none" w:sz="0" w:space="0" w:color="auto"/>
        <w:right w:val="none" w:sz="0" w:space="0" w:color="auto"/>
      </w:divBdr>
      <w:divsChild>
        <w:div w:id="149906995">
          <w:marLeft w:val="0"/>
          <w:marRight w:val="0"/>
          <w:marTop w:val="0"/>
          <w:marBottom w:val="0"/>
          <w:divBdr>
            <w:top w:val="none" w:sz="0" w:space="0" w:color="auto"/>
            <w:left w:val="none" w:sz="0" w:space="0" w:color="auto"/>
            <w:bottom w:val="none" w:sz="0" w:space="0" w:color="auto"/>
            <w:right w:val="none" w:sz="0" w:space="0" w:color="auto"/>
          </w:divBdr>
        </w:div>
        <w:div w:id="1475222059">
          <w:marLeft w:val="0"/>
          <w:marRight w:val="0"/>
          <w:marTop w:val="0"/>
          <w:marBottom w:val="0"/>
          <w:divBdr>
            <w:top w:val="none" w:sz="0" w:space="0" w:color="auto"/>
            <w:left w:val="none" w:sz="0" w:space="0" w:color="auto"/>
            <w:bottom w:val="none" w:sz="0" w:space="0" w:color="auto"/>
            <w:right w:val="none" w:sz="0" w:space="0" w:color="auto"/>
          </w:divBdr>
        </w:div>
        <w:div w:id="1968312258">
          <w:marLeft w:val="0"/>
          <w:marRight w:val="0"/>
          <w:marTop w:val="0"/>
          <w:marBottom w:val="0"/>
          <w:divBdr>
            <w:top w:val="none" w:sz="0" w:space="0" w:color="auto"/>
            <w:left w:val="none" w:sz="0" w:space="0" w:color="auto"/>
            <w:bottom w:val="none" w:sz="0" w:space="0" w:color="auto"/>
            <w:right w:val="none" w:sz="0" w:space="0" w:color="auto"/>
          </w:divBdr>
        </w:div>
        <w:div w:id="2136294851">
          <w:marLeft w:val="0"/>
          <w:marRight w:val="0"/>
          <w:marTop w:val="0"/>
          <w:marBottom w:val="0"/>
          <w:divBdr>
            <w:top w:val="none" w:sz="0" w:space="0" w:color="auto"/>
            <w:left w:val="none" w:sz="0" w:space="0" w:color="auto"/>
            <w:bottom w:val="none" w:sz="0" w:space="0" w:color="auto"/>
            <w:right w:val="none" w:sz="0" w:space="0" w:color="auto"/>
          </w:divBdr>
        </w:div>
        <w:div w:id="1534532820">
          <w:marLeft w:val="0"/>
          <w:marRight w:val="0"/>
          <w:marTop w:val="0"/>
          <w:marBottom w:val="0"/>
          <w:divBdr>
            <w:top w:val="none" w:sz="0" w:space="0" w:color="auto"/>
            <w:left w:val="none" w:sz="0" w:space="0" w:color="auto"/>
            <w:bottom w:val="none" w:sz="0" w:space="0" w:color="auto"/>
            <w:right w:val="none" w:sz="0" w:space="0" w:color="auto"/>
          </w:divBdr>
        </w:div>
        <w:div w:id="2099053122">
          <w:marLeft w:val="0"/>
          <w:marRight w:val="0"/>
          <w:marTop w:val="0"/>
          <w:marBottom w:val="0"/>
          <w:divBdr>
            <w:top w:val="none" w:sz="0" w:space="0" w:color="auto"/>
            <w:left w:val="none" w:sz="0" w:space="0" w:color="auto"/>
            <w:bottom w:val="none" w:sz="0" w:space="0" w:color="auto"/>
            <w:right w:val="none" w:sz="0" w:space="0" w:color="auto"/>
          </w:divBdr>
        </w:div>
        <w:div w:id="492179534">
          <w:marLeft w:val="0"/>
          <w:marRight w:val="0"/>
          <w:marTop w:val="0"/>
          <w:marBottom w:val="0"/>
          <w:divBdr>
            <w:top w:val="none" w:sz="0" w:space="0" w:color="auto"/>
            <w:left w:val="none" w:sz="0" w:space="0" w:color="auto"/>
            <w:bottom w:val="none" w:sz="0" w:space="0" w:color="auto"/>
            <w:right w:val="none" w:sz="0" w:space="0" w:color="auto"/>
          </w:divBdr>
        </w:div>
        <w:div w:id="323169261">
          <w:marLeft w:val="0"/>
          <w:marRight w:val="0"/>
          <w:marTop w:val="0"/>
          <w:marBottom w:val="0"/>
          <w:divBdr>
            <w:top w:val="none" w:sz="0" w:space="0" w:color="auto"/>
            <w:left w:val="none" w:sz="0" w:space="0" w:color="auto"/>
            <w:bottom w:val="none" w:sz="0" w:space="0" w:color="auto"/>
            <w:right w:val="none" w:sz="0" w:space="0" w:color="auto"/>
          </w:divBdr>
        </w:div>
        <w:div w:id="810558937">
          <w:marLeft w:val="0"/>
          <w:marRight w:val="0"/>
          <w:marTop w:val="0"/>
          <w:marBottom w:val="0"/>
          <w:divBdr>
            <w:top w:val="none" w:sz="0" w:space="0" w:color="auto"/>
            <w:left w:val="none" w:sz="0" w:space="0" w:color="auto"/>
            <w:bottom w:val="none" w:sz="0" w:space="0" w:color="auto"/>
            <w:right w:val="none" w:sz="0" w:space="0" w:color="auto"/>
          </w:divBdr>
        </w:div>
        <w:div w:id="203104666">
          <w:marLeft w:val="0"/>
          <w:marRight w:val="0"/>
          <w:marTop w:val="0"/>
          <w:marBottom w:val="0"/>
          <w:divBdr>
            <w:top w:val="none" w:sz="0" w:space="0" w:color="auto"/>
            <w:left w:val="none" w:sz="0" w:space="0" w:color="auto"/>
            <w:bottom w:val="none" w:sz="0" w:space="0" w:color="auto"/>
            <w:right w:val="none" w:sz="0" w:space="0" w:color="auto"/>
          </w:divBdr>
        </w:div>
        <w:div w:id="736172414">
          <w:marLeft w:val="0"/>
          <w:marRight w:val="0"/>
          <w:marTop w:val="0"/>
          <w:marBottom w:val="0"/>
          <w:divBdr>
            <w:top w:val="none" w:sz="0" w:space="0" w:color="auto"/>
            <w:left w:val="none" w:sz="0" w:space="0" w:color="auto"/>
            <w:bottom w:val="none" w:sz="0" w:space="0" w:color="auto"/>
            <w:right w:val="none" w:sz="0" w:space="0" w:color="auto"/>
          </w:divBdr>
        </w:div>
      </w:divsChild>
    </w:div>
    <w:div w:id="1978607099">
      <w:bodyDiv w:val="1"/>
      <w:marLeft w:val="0"/>
      <w:marRight w:val="0"/>
      <w:marTop w:val="0"/>
      <w:marBottom w:val="0"/>
      <w:divBdr>
        <w:top w:val="none" w:sz="0" w:space="0" w:color="auto"/>
        <w:left w:val="none" w:sz="0" w:space="0" w:color="auto"/>
        <w:bottom w:val="none" w:sz="0" w:space="0" w:color="auto"/>
        <w:right w:val="none" w:sz="0" w:space="0" w:color="auto"/>
      </w:divBdr>
    </w:div>
    <w:div w:id="1982035924">
      <w:bodyDiv w:val="1"/>
      <w:marLeft w:val="0"/>
      <w:marRight w:val="0"/>
      <w:marTop w:val="0"/>
      <w:marBottom w:val="0"/>
      <w:divBdr>
        <w:top w:val="none" w:sz="0" w:space="0" w:color="auto"/>
        <w:left w:val="none" w:sz="0" w:space="0" w:color="auto"/>
        <w:bottom w:val="none" w:sz="0" w:space="0" w:color="auto"/>
        <w:right w:val="none" w:sz="0" w:space="0" w:color="auto"/>
      </w:divBdr>
    </w:div>
    <w:div w:id="1997566190">
      <w:bodyDiv w:val="1"/>
      <w:marLeft w:val="0"/>
      <w:marRight w:val="0"/>
      <w:marTop w:val="0"/>
      <w:marBottom w:val="0"/>
      <w:divBdr>
        <w:top w:val="none" w:sz="0" w:space="0" w:color="auto"/>
        <w:left w:val="none" w:sz="0" w:space="0" w:color="auto"/>
        <w:bottom w:val="none" w:sz="0" w:space="0" w:color="auto"/>
        <w:right w:val="none" w:sz="0" w:space="0" w:color="auto"/>
      </w:divBdr>
    </w:div>
    <w:div w:id="2000226775">
      <w:bodyDiv w:val="1"/>
      <w:marLeft w:val="0"/>
      <w:marRight w:val="0"/>
      <w:marTop w:val="0"/>
      <w:marBottom w:val="0"/>
      <w:divBdr>
        <w:top w:val="none" w:sz="0" w:space="0" w:color="auto"/>
        <w:left w:val="none" w:sz="0" w:space="0" w:color="auto"/>
        <w:bottom w:val="none" w:sz="0" w:space="0" w:color="auto"/>
        <w:right w:val="none" w:sz="0" w:space="0" w:color="auto"/>
      </w:divBdr>
    </w:div>
    <w:div w:id="2024164157">
      <w:bodyDiv w:val="1"/>
      <w:marLeft w:val="0"/>
      <w:marRight w:val="0"/>
      <w:marTop w:val="0"/>
      <w:marBottom w:val="0"/>
      <w:divBdr>
        <w:top w:val="none" w:sz="0" w:space="0" w:color="auto"/>
        <w:left w:val="none" w:sz="0" w:space="0" w:color="auto"/>
        <w:bottom w:val="none" w:sz="0" w:space="0" w:color="auto"/>
        <w:right w:val="none" w:sz="0" w:space="0" w:color="auto"/>
      </w:divBdr>
    </w:div>
    <w:div w:id="2026010836">
      <w:bodyDiv w:val="1"/>
      <w:marLeft w:val="0"/>
      <w:marRight w:val="0"/>
      <w:marTop w:val="0"/>
      <w:marBottom w:val="0"/>
      <w:divBdr>
        <w:top w:val="none" w:sz="0" w:space="0" w:color="auto"/>
        <w:left w:val="none" w:sz="0" w:space="0" w:color="auto"/>
        <w:bottom w:val="none" w:sz="0" w:space="0" w:color="auto"/>
        <w:right w:val="none" w:sz="0" w:space="0" w:color="auto"/>
      </w:divBdr>
    </w:div>
    <w:div w:id="2036924962">
      <w:bodyDiv w:val="1"/>
      <w:marLeft w:val="0"/>
      <w:marRight w:val="0"/>
      <w:marTop w:val="0"/>
      <w:marBottom w:val="0"/>
      <w:divBdr>
        <w:top w:val="none" w:sz="0" w:space="0" w:color="auto"/>
        <w:left w:val="none" w:sz="0" w:space="0" w:color="auto"/>
        <w:bottom w:val="none" w:sz="0" w:space="0" w:color="auto"/>
        <w:right w:val="none" w:sz="0" w:space="0" w:color="auto"/>
      </w:divBdr>
    </w:div>
    <w:div w:id="2038847103">
      <w:bodyDiv w:val="1"/>
      <w:marLeft w:val="0"/>
      <w:marRight w:val="0"/>
      <w:marTop w:val="0"/>
      <w:marBottom w:val="0"/>
      <w:divBdr>
        <w:top w:val="none" w:sz="0" w:space="0" w:color="auto"/>
        <w:left w:val="none" w:sz="0" w:space="0" w:color="auto"/>
        <w:bottom w:val="none" w:sz="0" w:space="0" w:color="auto"/>
        <w:right w:val="none" w:sz="0" w:space="0" w:color="auto"/>
      </w:divBdr>
      <w:divsChild>
        <w:div w:id="14238451">
          <w:marLeft w:val="0"/>
          <w:marRight w:val="0"/>
          <w:marTop w:val="0"/>
          <w:marBottom w:val="0"/>
          <w:divBdr>
            <w:top w:val="none" w:sz="0" w:space="0" w:color="auto"/>
            <w:left w:val="none" w:sz="0" w:space="0" w:color="auto"/>
            <w:bottom w:val="none" w:sz="0" w:space="0" w:color="auto"/>
            <w:right w:val="none" w:sz="0" w:space="0" w:color="auto"/>
          </w:divBdr>
        </w:div>
        <w:div w:id="93551361">
          <w:marLeft w:val="0"/>
          <w:marRight w:val="0"/>
          <w:marTop w:val="0"/>
          <w:marBottom w:val="0"/>
          <w:divBdr>
            <w:top w:val="none" w:sz="0" w:space="0" w:color="auto"/>
            <w:left w:val="none" w:sz="0" w:space="0" w:color="auto"/>
            <w:bottom w:val="none" w:sz="0" w:space="0" w:color="auto"/>
            <w:right w:val="none" w:sz="0" w:space="0" w:color="auto"/>
          </w:divBdr>
        </w:div>
        <w:div w:id="189881420">
          <w:marLeft w:val="0"/>
          <w:marRight w:val="0"/>
          <w:marTop w:val="0"/>
          <w:marBottom w:val="0"/>
          <w:divBdr>
            <w:top w:val="none" w:sz="0" w:space="0" w:color="auto"/>
            <w:left w:val="none" w:sz="0" w:space="0" w:color="auto"/>
            <w:bottom w:val="none" w:sz="0" w:space="0" w:color="auto"/>
            <w:right w:val="none" w:sz="0" w:space="0" w:color="auto"/>
          </w:divBdr>
        </w:div>
        <w:div w:id="74060341">
          <w:marLeft w:val="0"/>
          <w:marRight w:val="0"/>
          <w:marTop w:val="0"/>
          <w:marBottom w:val="0"/>
          <w:divBdr>
            <w:top w:val="none" w:sz="0" w:space="0" w:color="auto"/>
            <w:left w:val="none" w:sz="0" w:space="0" w:color="auto"/>
            <w:bottom w:val="none" w:sz="0" w:space="0" w:color="auto"/>
            <w:right w:val="none" w:sz="0" w:space="0" w:color="auto"/>
          </w:divBdr>
        </w:div>
        <w:div w:id="233855347">
          <w:marLeft w:val="0"/>
          <w:marRight w:val="0"/>
          <w:marTop w:val="0"/>
          <w:marBottom w:val="0"/>
          <w:divBdr>
            <w:top w:val="none" w:sz="0" w:space="0" w:color="auto"/>
            <w:left w:val="none" w:sz="0" w:space="0" w:color="auto"/>
            <w:bottom w:val="none" w:sz="0" w:space="0" w:color="auto"/>
            <w:right w:val="none" w:sz="0" w:space="0" w:color="auto"/>
          </w:divBdr>
        </w:div>
        <w:div w:id="690567808">
          <w:marLeft w:val="0"/>
          <w:marRight w:val="0"/>
          <w:marTop w:val="0"/>
          <w:marBottom w:val="0"/>
          <w:divBdr>
            <w:top w:val="none" w:sz="0" w:space="0" w:color="auto"/>
            <w:left w:val="none" w:sz="0" w:space="0" w:color="auto"/>
            <w:bottom w:val="none" w:sz="0" w:space="0" w:color="auto"/>
            <w:right w:val="none" w:sz="0" w:space="0" w:color="auto"/>
          </w:divBdr>
        </w:div>
        <w:div w:id="1615015916">
          <w:marLeft w:val="0"/>
          <w:marRight w:val="0"/>
          <w:marTop w:val="0"/>
          <w:marBottom w:val="0"/>
          <w:divBdr>
            <w:top w:val="none" w:sz="0" w:space="0" w:color="auto"/>
            <w:left w:val="none" w:sz="0" w:space="0" w:color="auto"/>
            <w:bottom w:val="none" w:sz="0" w:space="0" w:color="auto"/>
            <w:right w:val="none" w:sz="0" w:space="0" w:color="auto"/>
          </w:divBdr>
        </w:div>
      </w:divsChild>
    </w:div>
    <w:div w:id="2039117229">
      <w:bodyDiv w:val="1"/>
      <w:marLeft w:val="0"/>
      <w:marRight w:val="0"/>
      <w:marTop w:val="0"/>
      <w:marBottom w:val="0"/>
      <w:divBdr>
        <w:top w:val="none" w:sz="0" w:space="0" w:color="auto"/>
        <w:left w:val="none" w:sz="0" w:space="0" w:color="auto"/>
        <w:bottom w:val="none" w:sz="0" w:space="0" w:color="auto"/>
        <w:right w:val="none" w:sz="0" w:space="0" w:color="auto"/>
      </w:divBdr>
    </w:div>
    <w:div w:id="2040355274">
      <w:bodyDiv w:val="1"/>
      <w:marLeft w:val="0"/>
      <w:marRight w:val="0"/>
      <w:marTop w:val="0"/>
      <w:marBottom w:val="0"/>
      <w:divBdr>
        <w:top w:val="none" w:sz="0" w:space="0" w:color="auto"/>
        <w:left w:val="none" w:sz="0" w:space="0" w:color="auto"/>
        <w:bottom w:val="none" w:sz="0" w:space="0" w:color="auto"/>
        <w:right w:val="none" w:sz="0" w:space="0" w:color="auto"/>
      </w:divBdr>
    </w:div>
    <w:div w:id="2048992309">
      <w:bodyDiv w:val="1"/>
      <w:marLeft w:val="0"/>
      <w:marRight w:val="0"/>
      <w:marTop w:val="0"/>
      <w:marBottom w:val="0"/>
      <w:divBdr>
        <w:top w:val="none" w:sz="0" w:space="0" w:color="auto"/>
        <w:left w:val="none" w:sz="0" w:space="0" w:color="auto"/>
        <w:bottom w:val="none" w:sz="0" w:space="0" w:color="auto"/>
        <w:right w:val="none" w:sz="0" w:space="0" w:color="auto"/>
      </w:divBdr>
    </w:div>
    <w:div w:id="2056805492">
      <w:bodyDiv w:val="1"/>
      <w:marLeft w:val="0"/>
      <w:marRight w:val="0"/>
      <w:marTop w:val="0"/>
      <w:marBottom w:val="0"/>
      <w:divBdr>
        <w:top w:val="none" w:sz="0" w:space="0" w:color="auto"/>
        <w:left w:val="none" w:sz="0" w:space="0" w:color="auto"/>
        <w:bottom w:val="none" w:sz="0" w:space="0" w:color="auto"/>
        <w:right w:val="none" w:sz="0" w:space="0" w:color="auto"/>
      </w:divBdr>
    </w:div>
    <w:div w:id="2060325825">
      <w:bodyDiv w:val="1"/>
      <w:marLeft w:val="0"/>
      <w:marRight w:val="0"/>
      <w:marTop w:val="0"/>
      <w:marBottom w:val="0"/>
      <w:divBdr>
        <w:top w:val="none" w:sz="0" w:space="0" w:color="auto"/>
        <w:left w:val="none" w:sz="0" w:space="0" w:color="auto"/>
        <w:bottom w:val="none" w:sz="0" w:space="0" w:color="auto"/>
        <w:right w:val="none" w:sz="0" w:space="0" w:color="auto"/>
      </w:divBdr>
    </w:div>
    <w:div w:id="2061635597">
      <w:bodyDiv w:val="1"/>
      <w:marLeft w:val="0"/>
      <w:marRight w:val="0"/>
      <w:marTop w:val="0"/>
      <w:marBottom w:val="0"/>
      <w:divBdr>
        <w:top w:val="none" w:sz="0" w:space="0" w:color="auto"/>
        <w:left w:val="none" w:sz="0" w:space="0" w:color="auto"/>
        <w:bottom w:val="none" w:sz="0" w:space="0" w:color="auto"/>
        <w:right w:val="none" w:sz="0" w:space="0" w:color="auto"/>
      </w:divBdr>
      <w:divsChild>
        <w:div w:id="1371033470">
          <w:marLeft w:val="0"/>
          <w:marRight w:val="0"/>
          <w:marTop w:val="0"/>
          <w:marBottom w:val="0"/>
          <w:divBdr>
            <w:top w:val="none" w:sz="0" w:space="0" w:color="auto"/>
            <w:left w:val="none" w:sz="0" w:space="0" w:color="auto"/>
            <w:bottom w:val="none" w:sz="0" w:space="0" w:color="auto"/>
            <w:right w:val="none" w:sz="0" w:space="0" w:color="auto"/>
          </w:divBdr>
        </w:div>
        <w:div w:id="886528039">
          <w:marLeft w:val="0"/>
          <w:marRight w:val="0"/>
          <w:marTop w:val="0"/>
          <w:marBottom w:val="0"/>
          <w:divBdr>
            <w:top w:val="none" w:sz="0" w:space="0" w:color="auto"/>
            <w:left w:val="none" w:sz="0" w:space="0" w:color="auto"/>
            <w:bottom w:val="none" w:sz="0" w:space="0" w:color="auto"/>
            <w:right w:val="none" w:sz="0" w:space="0" w:color="auto"/>
          </w:divBdr>
        </w:div>
        <w:div w:id="21564063">
          <w:marLeft w:val="0"/>
          <w:marRight w:val="0"/>
          <w:marTop w:val="0"/>
          <w:marBottom w:val="0"/>
          <w:divBdr>
            <w:top w:val="none" w:sz="0" w:space="0" w:color="auto"/>
            <w:left w:val="none" w:sz="0" w:space="0" w:color="auto"/>
            <w:bottom w:val="none" w:sz="0" w:space="0" w:color="auto"/>
            <w:right w:val="none" w:sz="0" w:space="0" w:color="auto"/>
          </w:divBdr>
        </w:div>
        <w:div w:id="1984389657">
          <w:marLeft w:val="0"/>
          <w:marRight w:val="0"/>
          <w:marTop w:val="0"/>
          <w:marBottom w:val="0"/>
          <w:divBdr>
            <w:top w:val="none" w:sz="0" w:space="0" w:color="auto"/>
            <w:left w:val="none" w:sz="0" w:space="0" w:color="auto"/>
            <w:bottom w:val="none" w:sz="0" w:space="0" w:color="auto"/>
            <w:right w:val="none" w:sz="0" w:space="0" w:color="auto"/>
          </w:divBdr>
        </w:div>
        <w:div w:id="28187246">
          <w:marLeft w:val="0"/>
          <w:marRight w:val="0"/>
          <w:marTop w:val="0"/>
          <w:marBottom w:val="0"/>
          <w:divBdr>
            <w:top w:val="none" w:sz="0" w:space="0" w:color="auto"/>
            <w:left w:val="none" w:sz="0" w:space="0" w:color="auto"/>
            <w:bottom w:val="none" w:sz="0" w:space="0" w:color="auto"/>
            <w:right w:val="none" w:sz="0" w:space="0" w:color="auto"/>
          </w:divBdr>
        </w:div>
        <w:div w:id="1930965448">
          <w:marLeft w:val="0"/>
          <w:marRight w:val="0"/>
          <w:marTop w:val="0"/>
          <w:marBottom w:val="0"/>
          <w:divBdr>
            <w:top w:val="none" w:sz="0" w:space="0" w:color="auto"/>
            <w:left w:val="none" w:sz="0" w:space="0" w:color="auto"/>
            <w:bottom w:val="none" w:sz="0" w:space="0" w:color="auto"/>
            <w:right w:val="none" w:sz="0" w:space="0" w:color="auto"/>
          </w:divBdr>
        </w:div>
        <w:div w:id="1485659159">
          <w:marLeft w:val="0"/>
          <w:marRight w:val="0"/>
          <w:marTop w:val="0"/>
          <w:marBottom w:val="0"/>
          <w:divBdr>
            <w:top w:val="none" w:sz="0" w:space="0" w:color="auto"/>
            <w:left w:val="none" w:sz="0" w:space="0" w:color="auto"/>
            <w:bottom w:val="none" w:sz="0" w:space="0" w:color="auto"/>
            <w:right w:val="none" w:sz="0" w:space="0" w:color="auto"/>
          </w:divBdr>
        </w:div>
        <w:div w:id="178810755">
          <w:marLeft w:val="0"/>
          <w:marRight w:val="0"/>
          <w:marTop w:val="0"/>
          <w:marBottom w:val="0"/>
          <w:divBdr>
            <w:top w:val="none" w:sz="0" w:space="0" w:color="auto"/>
            <w:left w:val="none" w:sz="0" w:space="0" w:color="auto"/>
            <w:bottom w:val="none" w:sz="0" w:space="0" w:color="auto"/>
            <w:right w:val="none" w:sz="0" w:space="0" w:color="auto"/>
          </w:divBdr>
        </w:div>
        <w:div w:id="180825835">
          <w:marLeft w:val="0"/>
          <w:marRight w:val="0"/>
          <w:marTop w:val="0"/>
          <w:marBottom w:val="0"/>
          <w:divBdr>
            <w:top w:val="none" w:sz="0" w:space="0" w:color="auto"/>
            <w:left w:val="none" w:sz="0" w:space="0" w:color="auto"/>
            <w:bottom w:val="none" w:sz="0" w:space="0" w:color="auto"/>
            <w:right w:val="none" w:sz="0" w:space="0" w:color="auto"/>
          </w:divBdr>
        </w:div>
        <w:div w:id="338700292">
          <w:marLeft w:val="0"/>
          <w:marRight w:val="0"/>
          <w:marTop w:val="0"/>
          <w:marBottom w:val="0"/>
          <w:divBdr>
            <w:top w:val="none" w:sz="0" w:space="0" w:color="auto"/>
            <w:left w:val="none" w:sz="0" w:space="0" w:color="auto"/>
            <w:bottom w:val="none" w:sz="0" w:space="0" w:color="auto"/>
            <w:right w:val="none" w:sz="0" w:space="0" w:color="auto"/>
          </w:divBdr>
        </w:div>
        <w:div w:id="1164008787">
          <w:marLeft w:val="0"/>
          <w:marRight w:val="0"/>
          <w:marTop w:val="0"/>
          <w:marBottom w:val="0"/>
          <w:divBdr>
            <w:top w:val="none" w:sz="0" w:space="0" w:color="auto"/>
            <w:left w:val="none" w:sz="0" w:space="0" w:color="auto"/>
            <w:bottom w:val="none" w:sz="0" w:space="0" w:color="auto"/>
            <w:right w:val="none" w:sz="0" w:space="0" w:color="auto"/>
          </w:divBdr>
        </w:div>
        <w:div w:id="1718507398">
          <w:marLeft w:val="0"/>
          <w:marRight w:val="0"/>
          <w:marTop w:val="0"/>
          <w:marBottom w:val="0"/>
          <w:divBdr>
            <w:top w:val="none" w:sz="0" w:space="0" w:color="auto"/>
            <w:left w:val="none" w:sz="0" w:space="0" w:color="auto"/>
            <w:bottom w:val="none" w:sz="0" w:space="0" w:color="auto"/>
            <w:right w:val="none" w:sz="0" w:space="0" w:color="auto"/>
          </w:divBdr>
        </w:div>
        <w:div w:id="1074281948">
          <w:marLeft w:val="0"/>
          <w:marRight w:val="0"/>
          <w:marTop w:val="0"/>
          <w:marBottom w:val="0"/>
          <w:divBdr>
            <w:top w:val="none" w:sz="0" w:space="0" w:color="auto"/>
            <w:left w:val="none" w:sz="0" w:space="0" w:color="auto"/>
            <w:bottom w:val="none" w:sz="0" w:space="0" w:color="auto"/>
            <w:right w:val="none" w:sz="0" w:space="0" w:color="auto"/>
          </w:divBdr>
        </w:div>
        <w:div w:id="738333140">
          <w:marLeft w:val="0"/>
          <w:marRight w:val="0"/>
          <w:marTop w:val="0"/>
          <w:marBottom w:val="0"/>
          <w:divBdr>
            <w:top w:val="none" w:sz="0" w:space="0" w:color="auto"/>
            <w:left w:val="none" w:sz="0" w:space="0" w:color="auto"/>
            <w:bottom w:val="none" w:sz="0" w:space="0" w:color="auto"/>
            <w:right w:val="none" w:sz="0" w:space="0" w:color="auto"/>
          </w:divBdr>
        </w:div>
        <w:div w:id="257099748">
          <w:marLeft w:val="0"/>
          <w:marRight w:val="0"/>
          <w:marTop w:val="0"/>
          <w:marBottom w:val="0"/>
          <w:divBdr>
            <w:top w:val="none" w:sz="0" w:space="0" w:color="auto"/>
            <w:left w:val="none" w:sz="0" w:space="0" w:color="auto"/>
            <w:bottom w:val="none" w:sz="0" w:space="0" w:color="auto"/>
            <w:right w:val="none" w:sz="0" w:space="0" w:color="auto"/>
          </w:divBdr>
        </w:div>
        <w:div w:id="1148861416">
          <w:marLeft w:val="0"/>
          <w:marRight w:val="0"/>
          <w:marTop w:val="0"/>
          <w:marBottom w:val="0"/>
          <w:divBdr>
            <w:top w:val="none" w:sz="0" w:space="0" w:color="auto"/>
            <w:left w:val="none" w:sz="0" w:space="0" w:color="auto"/>
            <w:bottom w:val="none" w:sz="0" w:space="0" w:color="auto"/>
            <w:right w:val="none" w:sz="0" w:space="0" w:color="auto"/>
          </w:divBdr>
        </w:div>
        <w:div w:id="1423916322">
          <w:marLeft w:val="0"/>
          <w:marRight w:val="0"/>
          <w:marTop w:val="0"/>
          <w:marBottom w:val="0"/>
          <w:divBdr>
            <w:top w:val="none" w:sz="0" w:space="0" w:color="auto"/>
            <w:left w:val="none" w:sz="0" w:space="0" w:color="auto"/>
            <w:bottom w:val="none" w:sz="0" w:space="0" w:color="auto"/>
            <w:right w:val="none" w:sz="0" w:space="0" w:color="auto"/>
          </w:divBdr>
          <w:divsChild>
            <w:div w:id="691877697">
              <w:marLeft w:val="0"/>
              <w:marRight w:val="0"/>
              <w:marTop w:val="30"/>
              <w:marBottom w:val="30"/>
              <w:divBdr>
                <w:top w:val="none" w:sz="0" w:space="0" w:color="auto"/>
                <w:left w:val="none" w:sz="0" w:space="0" w:color="auto"/>
                <w:bottom w:val="none" w:sz="0" w:space="0" w:color="auto"/>
                <w:right w:val="none" w:sz="0" w:space="0" w:color="auto"/>
              </w:divBdr>
              <w:divsChild>
                <w:div w:id="1466586211">
                  <w:marLeft w:val="0"/>
                  <w:marRight w:val="0"/>
                  <w:marTop w:val="0"/>
                  <w:marBottom w:val="0"/>
                  <w:divBdr>
                    <w:top w:val="none" w:sz="0" w:space="0" w:color="auto"/>
                    <w:left w:val="none" w:sz="0" w:space="0" w:color="auto"/>
                    <w:bottom w:val="none" w:sz="0" w:space="0" w:color="auto"/>
                    <w:right w:val="none" w:sz="0" w:space="0" w:color="auto"/>
                  </w:divBdr>
                  <w:divsChild>
                    <w:div w:id="1236470170">
                      <w:marLeft w:val="0"/>
                      <w:marRight w:val="0"/>
                      <w:marTop w:val="0"/>
                      <w:marBottom w:val="0"/>
                      <w:divBdr>
                        <w:top w:val="none" w:sz="0" w:space="0" w:color="auto"/>
                        <w:left w:val="none" w:sz="0" w:space="0" w:color="auto"/>
                        <w:bottom w:val="none" w:sz="0" w:space="0" w:color="auto"/>
                        <w:right w:val="none" w:sz="0" w:space="0" w:color="auto"/>
                      </w:divBdr>
                    </w:div>
                  </w:divsChild>
                </w:div>
                <w:div w:id="1180851395">
                  <w:marLeft w:val="0"/>
                  <w:marRight w:val="0"/>
                  <w:marTop w:val="0"/>
                  <w:marBottom w:val="0"/>
                  <w:divBdr>
                    <w:top w:val="none" w:sz="0" w:space="0" w:color="auto"/>
                    <w:left w:val="none" w:sz="0" w:space="0" w:color="auto"/>
                    <w:bottom w:val="none" w:sz="0" w:space="0" w:color="auto"/>
                    <w:right w:val="none" w:sz="0" w:space="0" w:color="auto"/>
                  </w:divBdr>
                  <w:divsChild>
                    <w:div w:id="75631879">
                      <w:marLeft w:val="0"/>
                      <w:marRight w:val="0"/>
                      <w:marTop w:val="0"/>
                      <w:marBottom w:val="0"/>
                      <w:divBdr>
                        <w:top w:val="none" w:sz="0" w:space="0" w:color="auto"/>
                        <w:left w:val="none" w:sz="0" w:space="0" w:color="auto"/>
                        <w:bottom w:val="none" w:sz="0" w:space="0" w:color="auto"/>
                        <w:right w:val="none" w:sz="0" w:space="0" w:color="auto"/>
                      </w:divBdr>
                    </w:div>
                  </w:divsChild>
                </w:div>
                <w:div w:id="321659383">
                  <w:marLeft w:val="0"/>
                  <w:marRight w:val="0"/>
                  <w:marTop w:val="0"/>
                  <w:marBottom w:val="0"/>
                  <w:divBdr>
                    <w:top w:val="none" w:sz="0" w:space="0" w:color="auto"/>
                    <w:left w:val="none" w:sz="0" w:space="0" w:color="auto"/>
                    <w:bottom w:val="none" w:sz="0" w:space="0" w:color="auto"/>
                    <w:right w:val="none" w:sz="0" w:space="0" w:color="auto"/>
                  </w:divBdr>
                  <w:divsChild>
                    <w:div w:id="1259677279">
                      <w:marLeft w:val="0"/>
                      <w:marRight w:val="0"/>
                      <w:marTop w:val="0"/>
                      <w:marBottom w:val="0"/>
                      <w:divBdr>
                        <w:top w:val="none" w:sz="0" w:space="0" w:color="auto"/>
                        <w:left w:val="none" w:sz="0" w:space="0" w:color="auto"/>
                        <w:bottom w:val="none" w:sz="0" w:space="0" w:color="auto"/>
                        <w:right w:val="none" w:sz="0" w:space="0" w:color="auto"/>
                      </w:divBdr>
                    </w:div>
                  </w:divsChild>
                </w:div>
                <w:div w:id="337077768">
                  <w:marLeft w:val="0"/>
                  <w:marRight w:val="0"/>
                  <w:marTop w:val="0"/>
                  <w:marBottom w:val="0"/>
                  <w:divBdr>
                    <w:top w:val="none" w:sz="0" w:space="0" w:color="auto"/>
                    <w:left w:val="none" w:sz="0" w:space="0" w:color="auto"/>
                    <w:bottom w:val="none" w:sz="0" w:space="0" w:color="auto"/>
                    <w:right w:val="none" w:sz="0" w:space="0" w:color="auto"/>
                  </w:divBdr>
                  <w:divsChild>
                    <w:div w:id="219639012">
                      <w:marLeft w:val="0"/>
                      <w:marRight w:val="0"/>
                      <w:marTop w:val="0"/>
                      <w:marBottom w:val="0"/>
                      <w:divBdr>
                        <w:top w:val="none" w:sz="0" w:space="0" w:color="auto"/>
                        <w:left w:val="none" w:sz="0" w:space="0" w:color="auto"/>
                        <w:bottom w:val="none" w:sz="0" w:space="0" w:color="auto"/>
                        <w:right w:val="none" w:sz="0" w:space="0" w:color="auto"/>
                      </w:divBdr>
                    </w:div>
                  </w:divsChild>
                </w:div>
                <w:div w:id="1318530210">
                  <w:marLeft w:val="0"/>
                  <w:marRight w:val="0"/>
                  <w:marTop w:val="0"/>
                  <w:marBottom w:val="0"/>
                  <w:divBdr>
                    <w:top w:val="none" w:sz="0" w:space="0" w:color="auto"/>
                    <w:left w:val="none" w:sz="0" w:space="0" w:color="auto"/>
                    <w:bottom w:val="none" w:sz="0" w:space="0" w:color="auto"/>
                    <w:right w:val="none" w:sz="0" w:space="0" w:color="auto"/>
                  </w:divBdr>
                  <w:divsChild>
                    <w:div w:id="1523281633">
                      <w:marLeft w:val="0"/>
                      <w:marRight w:val="0"/>
                      <w:marTop w:val="0"/>
                      <w:marBottom w:val="0"/>
                      <w:divBdr>
                        <w:top w:val="none" w:sz="0" w:space="0" w:color="auto"/>
                        <w:left w:val="none" w:sz="0" w:space="0" w:color="auto"/>
                        <w:bottom w:val="none" w:sz="0" w:space="0" w:color="auto"/>
                        <w:right w:val="none" w:sz="0" w:space="0" w:color="auto"/>
                      </w:divBdr>
                    </w:div>
                  </w:divsChild>
                </w:div>
                <w:div w:id="287778391">
                  <w:marLeft w:val="0"/>
                  <w:marRight w:val="0"/>
                  <w:marTop w:val="0"/>
                  <w:marBottom w:val="0"/>
                  <w:divBdr>
                    <w:top w:val="none" w:sz="0" w:space="0" w:color="auto"/>
                    <w:left w:val="none" w:sz="0" w:space="0" w:color="auto"/>
                    <w:bottom w:val="none" w:sz="0" w:space="0" w:color="auto"/>
                    <w:right w:val="none" w:sz="0" w:space="0" w:color="auto"/>
                  </w:divBdr>
                  <w:divsChild>
                    <w:div w:id="1370958408">
                      <w:marLeft w:val="0"/>
                      <w:marRight w:val="0"/>
                      <w:marTop w:val="0"/>
                      <w:marBottom w:val="0"/>
                      <w:divBdr>
                        <w:top w:val="none" w:sz="0" w:space="0" w:color="auto"/>
                        <w:left w:val="none" w:sz="0" w:space="0" w:color="auto"/>
                        <w:bottom w:val="none" w:sz="0" w:space="0" w:color="auto"/>
                        <w:right w:val="none" w:sz="0" w:space="0" w:color="auto"/>
                      </w:divBdr>
                    </w:div>
                  </w:divsChild>
                </w:div>
                <w:div w:id="134613697">
                  <w:marLeft w:val="0"/>
                  <w:marRight w:val="0"/>
                  <w:marTop w:val="0"/>
                  <w:marBottom w:val="0"/>
                  <w:divBdr>
                    <w:top w:val="none" w:sz="0" w:space="0" w:color="auto"/>
                    <w:left w:val="none" w:sz="0" w:space="0" w:color="auto"/>
                    <w:bottom w:val="none" w:sz="0" w:space="0" w:color="auto"/>
                    <w:right w:val="none" w:sz="0" w:space="0" w:color="auto"/>
                  </w:divBdr>
                  <w:divsChild>
                    <w:div w:id="20406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6328">
          <w:marLeft w:val="0"/>
          <w:marRight w:val="0"/>
          <w:marTop w:val="0"/>
          <w:marBottom w:val="0"/>
          <w:divBdr>
            <w:top w:val="none" w:sz="0" w:space="0" w:color="auto"/>
            <w:left w:val="none" w:sz="0" w:space="0" w:color="auto"/>
            <w:bottom w:val="none" w:sz="0" w:space="0" w:color="auto"/>
            <w:right w:val="none" w:sz="0" w:space="0" w:color="auto"/>
          </w:divBdr>
        </w:div>
        <w:div w:id="854345985">
          <w:marLeft w:val="0"/>
          <w:marRight w:val="0"/>
          <w:marTop w:val="0"/>
          <w:marBottom w:val="0"/>
          <w:divBdr>
            <w:top w:val="none" w:sz="0" w:space="0" w:color="auto"/>
            <w:left w:val="none" w:sz="0" w:space="0" w:color="auto"/>
            <w:bottom w:val="none" w:sz="0" w:space="0" w:color="auto"/>
            <w:right w:val="none" w:sz="0" w:space="0" w:color="auto"/>
          </w:divBdr>
        </w:div>
        <w:div w:id="979117843">
          <w:marLeft w:val="0"/>
          <w:marRight w:val="0"/>
          <w:marTop w:val="0"/>
          <w:marBottom w:val="0"/>
          <w:divBdr>
            <w:top w:val="none" w:sz="0" w:space="0" w:color="auto"/>
            <w:left w:val="none" w:sz="0" w:space="0" w:color="auto"/>
            <w:bottom w:val="none" w:sz="0" w:space="0" w:color="auto"/>
            <w:right w:val="none" w:sz="0" w:space="0" w:color="auto"/>
          </w:divBdr>
        </w:div>
        <w:div w:id="340931256">
          <w:marLeft w:val="0"/>
          <w:marRight w:val="0"/>
          <w:marTop w:val="0"/>
          <w:marBottom w:val="0"/>
          <w:divBdr>
            <w:top w:val="none" w:sz="0" w:space="0" w:color="auto"/>
            <w:left w:val="none" w:sz="0" w:space="0" w:color="auto"/>
            <w:bottom w:val="none" w:sz="0" w:space="0" w:color="auto"/>
            <w:right w:val="none" w:sz="0" w:space="0" w:color="auto"/>
          </w:divBdr>
        </w:div>
        <w:div w:id="1444112321">
          <w:marLeft w:val="0"/>
          <w:marRight w:val="0"/>
          <w:marTop w:val="0"/>
          <w:marBottom w:val="0"/>
          <w:divBdr>
            <w:top w:val="none" w:sz="0" w:space="0" w:color="auto"/>
            <w:left w:val="none" w:sz="0" w:space="0" w:color="auto"/>
            <w:bottom w:val="none" w:sz="0" w:space="0" w:color="auto"/>
            <w:right w:val="none" w:sz="0" w:space="0" w:color="auto"/>
          </w:divBdr>
        </w:div>
        <w:div w:id="1838839151">
          <w:marLeft w:val="0"/>
          <w:marRight w:val="0"/>
          <w:marTop w:val="0"/>
          <w:marBottom w:val="0"/>
          <w:divBdr>
            <w:top w:val="none" w:sz="0" w:space="0" w:color="auto"/>
            <w:left w:val="none" w:sz="0" w:space="0" w:color="auto"/>
            <w:bottom w:val="none" w:sz="0" w:space="0" w:color="auto"/>
            <w:right w:val="none" w:sz="0" w:space="0" w:color="auto"/>
          </w:divBdr>
        </w:div>
        <w:div w:id="1468664002">
          <w:marLeft w:val="0"/>
          <w:marRight w:val="0"/>
          <w:marTop w:val="0"/>
          <w:marBottom w:val="0"/>
          <w:divBdr>
            <w:top w:val="none" w:sz="0" w:space="0" w:color="auto"/>
            <w:left w:val="none" w:sz="0" w:space="0" w:color="auto"/>
            <w:bottom w:val="none" w:sz="0" w:space="0" w:color="auto"/>
            <w:right w:val="none" w:sz="0" w:space="0" w:color="auto"/>
          </w:divBdr>
        </w:div>
        <w:div w:id="268393568">
          <w:marLeft w:val="0"/>
          <w:marRight w:val="0"/>
          <w:marTop w:val="0"/>
          <w:marBottom w:val="0"/>
          <w:divBdr>
            <w:top w:val="none" w:sz="0" w:space="0" w:color="auto"/>
            <w:left w:val="none" w:sz="0" w:space="0" w:color="auto"/>
            <w:bottom w:val="none" w:sz="0" w:space="0" w:color="auto"/>
            <w:right w:val="none" w:sz="0" w:space="0" w:color="auto"/>
          </w:divBdr>
        </w:div>
        <w:div w:id="2054768119">
          <w:marLeft w:val="0"/>
          <w:marRight w:val="0"/>
          <w:marTop w:val="0"/>
          <w:marBottom w:val="0"/>
          <w:divBdr>
            <w:top w:val="none" w:sz="0" w:space="0" w:color="auto"/>
            <w:left w:val="none" w:sz="0" w:space="0" w:color="auto"/>
            <w:bottom w:val="none" w:sz="0" w:space="0" w:color="auto"/>
            <w:right w:val="none" w:sz="0" w:space="0" w:color="auto"/>
          </w:divBdr>
        </w:div>
        <w:div w:id="1090656835">
          <w:marLeft w:val="0"/>
          <w:marRight w:val="0"/>
          <w:marTop w:val="0"/>
          <w:marBottom w:val="0"/>
          <w:divBdr>
            <w:top w:val="none" w:sz="0" w:space="0" w:color="auto"/>
            <w:left w:val="none" w:sz="0" w:space="0" w:color="auto"/>
            <w:bottom w:val="none" w:sz="0" w:space="0" w:color="auto"/>
            <w:right w:val="none" w:sz="0" w:space="0" w:color="auto"/>
          </w:divBdr>
        </w:div>
      </w:divsChild>
    </w:div>
    <w:div w:id="2068645409">
      <w:bodyDiv w:val="1"/>
      <w:marLeft w:val="0"/>
      <w:marRight w:val="0"/>
      <w:marTop w:val="0"/>
      <w:marBottom w:val="0"/>
      <w:divBdr>
        <w:top w:val="none" w:sz="0" w:space="0" w:color="auto"/>
        <w:left w:val="none" w:sz="0" w:space="0" w:color="auto"/>
        <w:bottom w:val="none" w:sz="0" w:space="0" w:color="auto"/>
        <w:right w:val="none" w:sz="0" w:space="0" w:color="auto"/>
      </w:divBdr>
    </w:div>
    <w:div w:id="2070033814">
      <w:bodyDiv w:val="1"/>
      <w:marLeft w:val="0"/>
      <w:marRight w:val="0"/>
      <w:marTop w:val="0"/>
      <w:marBottom w:val="0"/>
      <w:divBdr>
        <w:top w:val="none" w:sz="0" w:space="0" w:color="auto"/>
        <w:left w:val="none" w:sz="0" w:space="0" w:color="auto"/>
        <w:bottom w:val="none" w:sz="0" w:space="0" w:color="auto"/>
        <w:right w:val="none" w:sz="0" w:space="0" w:color="auto"/>
      </w:divBdr>
    </w:div>
    <w:div w:id="2076271213">
      <w:bodyDiv w:val="1"/>
      <w:marLeft w:val="0"/>
      <w:marRight w:val="0"/>
      <w:marTop w:val="0"/>
      <w:marBottom w:val="0"/>
      <w:divBdr>
        <w:top w:val="none" w:sz="0" w:space="0" w:color="auto"/>
        <w:left w:val="none" w:sz="0" w:space="0" w:color="auto"/>
        <w:bottom w:val="none" w:sz="0" w:space="0" w:color="auto"/>
        <w:right w:val="none" w:sz="0" w:space="0" w:color="auto"/>
      </w:divBdr>
    </w:div>
    <w:div w:id="2076927423">
      <w:bodyDiv w:val="1"/>
      <w:marLeft w:val="0"/>
      <w:marRight w:val="0"/>
      <w:marTop w:val="0"/>
      <w:marBottom w:val="0"/>
      <w:divBdr>
        <w:top w:val="none" w:sz="0" w:space="0" w:color="auto"/>
        <w:left w:val="none" w:sz="0" w:space="0" w:color="auto"/>
        <w:bottom w:val="none" w:sz="0" w:space="0" w:color="auto"/>
        <w:right w:val="none" w:sz="0" w:space="0" w:color="auto"/>
      </w:divBdr>
    </w:div>
    <w:div w:id="2077824557">
      <w:bodyDiv w:val="1"/>
      <w:marLeft w:val="0"/>
      <w:marRight w:val="0"/>
      <w:marTop w:val="0"/>
      <w:marBottom w:val="0"/>
      <w:divBdr>
        <w:top w:val="none" w:sz="0" w:space="0" w:color="auto"/>
        <w:left w:val="none" w:sz="0" w:space="0" w:color="auto"/>
        <w:bottom w:val="none" w:sz="0" w:space="0" w:color="auto"/>
        <w:right w:val="none" w:sz="0" w:space="0" w:color="auto"/>
      </w:divBdr>
    </w:div>
    <w:div w:id="2080904517">
      <w:bodyDiv w:val="1"/>
      <w:marLeft w:val="0"/>
      <w:marRight w:val="0"/>
      <w:marTop w:val="0"/>
      <w:marBottom w:val="0"/>
      <w:divBdr>
        <w:top w:val="none" w:sz="0" w:space="0" w:color="auto"/>
        <w:left w:val="none" w:sz="0" w:space="0" w:color="auto"/>
        <w:bottom w:val="none" w:sz="0" w:space="0" w:color="auto"/>
        <w:right w:val="none" w:sz="0" w:space="0" w:color="auto"/>
      </w:divBdr>
    </w:div>
    <w:div w:id="2082749820">
      <w:bodyDiv w:val="1"/>
      <w:marLeft w:val="0"/>
      <w:marRight w:val="0"/>
      <w:marTop w:val="0"/>
      <w:marBottom w:val="0"/>
      <w:divBdr>
        <w:top w:val="none" w:sz="0" w:space="0" w:color="auto"/>
        <w:left w:val="none" w:sz="0" w:space="0" w:color="auto"/>
        <w:bottom w:val="none" w:sz="0" w:space="0" w:color="auto"/>
        <w:right w:val="none" w:sz="0" w:space="0" w:color="auto"/>
      </w:divBdr>
    </w:div>
    <w:div w:id="2084332675">
      <w:bodyDiv w:val="1"/>
      <w:marLeft w:val="0"/>
      <w:marRight w:val="0"/>
      <w:marTop w:val="0"/>
      <w:marBottom w:val="0"/>
      <w:divBdr>
        <w:top w:val="none" w:sz="0" w:space="0" w:color="auto"/>
        <w:left w:val="none" w:sz="0" w:space="0" w:color="auto"/>
        <w:bottom w:val="none" w:sz="0" w:space="0" w:color="auto"/>
        <w:right w:val="none" w:sz="0" w:space="0" w:color="auto"/>
      </w:divBdr>
    </w:div>
    <w:div w:id="2093158622">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20175357">
      <w:bodyDiv w:val="1"/>
      <w:marLeft w:val="0"/>
      <w:marRight w:val="0"/>
      <w:marTop w:val="0"/>
      <w:marBottom w:val="0"/>
      <w:divBdr>
        <w:top w:val="none" w:sz="0" w:space="0" w:color="auto"/>
        <w:left w:val="none" w:sz="0" w:space="0" w:color="auto"/>
        <w:bottom w:val="none" w:sz="0" w:space="0" w:color="auto"/>
        <w:right w:val="none" w:sz="0" w:space="0" w:color="auto"/>
      </w:divBdr>
      <w:divsChild>
        <w:div w:id="803085596">
          <w:marLeft w:val="0"/>
          <w:marRight w:val="0"/>
          <w:marTop w:val="0"/>
          <w:marBottom w:val="0"/>
          <w:divBdr>
            <w:top w:val="none" w:sz="0" w:space="0" w:color="auto"/>
            <w:left w:val="none" w:sz="0" w:space="0" w:color="auto"/>
            <w:bottom w:val="none" w:sz="0" w:space="0" w:color="auto"/>
            <w:right w:val="none" w:sz="0" w:space="0" w:color="auto"/>
          </w:divBdr>
        </w:div>
        <w:div w:id="1363172773">
          <w:marLeft w:val="0"/>
          <w:marRight w:val="0"/>
          <w:marTop w:val="0"/>
          <w:marBottom w:val="0"/>
          <w:divBdr>
            <w:top w:val="none" w:sz="0" w:space="0" w:color="auto"/>
            <w:left w:val="none" w:sz="0" w:space="0" w:color="auto"/>
            <w:bottom w:val="none" w:sz="0" w:space="0" w:color="auto"/>
            <w:right w:val="none" w:sz="0" w:space="0" w:color="auto"/>
          </w:divBdr>
        </w:div>
        <w:div w:id="1368721915">
          <w:marLeft w:val="0"/>
          <w:marRight w:val="0"/>
          <w:marTop w:val="0"/>
          <w:marBottom w:val="0"/>
          <w:divBdr>
            <w:top w:val="none" w:sz="0" w:space="0" w:color="auto"/>
            <w:left w:val="none" w:sz="0" w:space="0" w:color="auto"/>
            <w:bottom w:val="none" w:sz="0" w:space="0" w:color="auto"/>
            <w:right w:val="none" w:sz="0" w:space="0" w:color="auto"/>
          </w:divBdr>
        </w:div>
        <w:div w:id="1854882121">
          <w:marLeft w:val="0"/>
          <w:marRight w:val="0"/>
          <w:marTop w:val="0"/>
          <w:marBottom w:val="0"/>
          <w:divBdr>
            <w:top w:val="none" w:sz="0" w:space="0" w:color="auto"/>
            <w:left w:val="none" w:sz="0" w:space="0" w:color="auto"/>
            <w:bottom w:val="none" w:sz="0" w:space="0" w:color="auto"/>
            <w:right w:val="none" w:sz="0" w:space="0" w:color="auto"/>
          </w:divBdr>
        </w:div>
        <w:div w:id="1878472182">
          <w:marLeft w:val="0"/>
          <w:marRight w:val="0"/>
          <w:marTop w:val="0"/>
          <w:marBottom w:val="0"/>
          <w:divBdr>
            <w:top w:val="none" w:sz="0" w:space="0" w:color="auto"/>
            <w:left w:val="none" w:sz="0" w:space="0" w:color="auto"/>
            <w:bottom w:val="none" w:sz="0" w:space="0" w:color="auto"/>
            <w:right w:val="none" w:sz="0" w:space="0" w:color="auto"/>
          </w:divBdr>
        </w:div>
        <w:div w:id="677734043">
          <w:marLeft w:val="0"/>
          <w:marRight w:val="0"/>
          <w:marTop w:val="0"/>
          <w:marBottom w:val="0"/>
          <w:divBdr>
            <w:top w:val="none" w:sz="0" w:space="0" w:color="auto"/>
            <w:left w:val="none" w:sz="0" w:space="0" w:color="auto"/>
            <w:bottom w:val="none" w:sz="0" w:space="0" w:color="auto"/>
            <w:right w:val="none" w:sz="0" w:space="0" w:color="auto"/>
          </w:divBdr>
        </w:div>
        <w:div w:id="84498456">
          <w:marLeft w:val="0"/>
          <w:marRight w:val="0"/>
          <w:marTop w:val="0"/>
          <w:marBottom w:val="0"/>
          <w:divBdr>
            <w:top w:val="none" w:sz="0" w:space="0" w:color="auto"/>
            <w:left w:val="none" w:sz="0" w:space="0" w:color="auto"/>
            <w:bottom w:val="none" w:sz="0" w:space="0" w:color="auto"/>
            <w:right w:val="none" w:sz="0" w:space="0" w:color="auto"/>
          </w:divBdr>
        </w:div>
        <w:div w:id="905607680">
          <w:marLeft w:val="0"/>
          <w:marRight w:val="0"/>
          <w:marTop w:val="0"/>
          <w:marBottom w:val="0"/>
          <w:divBdr>
            <w:top w:val="none" w:sz="0" w:space="0" w:color="auto"/>
            <w:left w:val="none" w:sz="0" w:space="0" w:color="auto"/>
            <w:bottom w:val="none" w:sz="0" w:space="0" w:color="auto"/>
            <w:right w:val="none" w:sz="0" w:space="0" w:color="auto"/>
          </w:divBdr>
        </w:div>
      </w:divsChild>
    </w:div>
    <w:div w:id="2127045006">
      <w:bodyDiv w:val="1"/>
      <w:marLeft w:val="0"/>
      <w:marRight w:val="0"/>
      <w:marTop w:val="0"/>
      <w:marBottom w:val="0"/>
      <w:divBdr>
        <w:top w:val="none" w:sz="0" w:space="0" w:color="auto"/>
        <w:left w:val="none" w:sz="0" w:space="0" w:color="auto"/>
        <w:bottom w:val="none" w:sz="0" w:space="0" w:color="auto"/>
        <w:right w:val="none" w:sz="0" w:space="0" w:color="auto"/>
      </w:divBdr>
      <w:divsChild>
        <w:div w:id="671296494">
          <w:marLeft w:val="0"/>
          <w:marRight w:val="0"/>
          <w:marTop w:val="0"/>
          <w:marBottom w:val="0"/>
          <w:divBdr>
            <w:top w:val="none" w:sz="0" w:space="0" w:color="auto"/>
            <w:left w:val="none" w:sz="0" w:space="0" w:color="auto"/>
            <w:bottom w:val="none" w:sz="0" w:space="0" w:color="auto"/>
            <w:right w:val="none" w:sz="0" w:space="0" w:color="auto"/>
          </w:divBdr>
        </w:div>
        <w:div w:id="1320385874">
          <w:marLeft w:val="0"/>
          <w:marRight w:val="0"/>
          <w:marTop w:val="0"/>
          <w:marBottom w:val="0"/>
          <w:divBdr>
            <w:top w:val="none" w:sz="0" w:space="0" w:color="auto"/>
            <w:left w:val="none" w:sz="0" w:space="0" w:color="auto"/>
            <w:bottom w:val="none" w:sz="0" w:space="0" w:color="auto"/>
            <w:right w:val="none" w:sz="0" w:space="0" w:color="auto"/>
          </w:divBdr>
        </w:div>
        <w:div w:id="1266647012">
          <w:marLeft w:val="0"/>
          <w:marRight w:val="0"/>
          <w:marTop w:val="0"/>
          <w:marBottom w:val="0"/>
          <w:divBdr>
            <w:top w:val="none" w:sz="0" w:space="0" w:color="auto"/>
            <w:left w:val="none" w:sz="0" w:space="0" w:color="auto"/>
            <w:bottom w:val="none" w:sz="0" w:space="0" w:color="auto"/>
            <w:right w:val="none" w:sz="0" w:space="0" w:color="auto"/>
          </w:divBdr>
        </w:div>
        <w:div w:id="39793416">
          <w:marLeft w:val="0"/>
          <w:marRight w:val="0"/>
          <w:marTop w:val="0"/>
          <w:marBottom w:val="0"/>
          <w:divBdr>
            <w:top w:val="none" w:sz="0" w:space="0" w:color="auto"/>
            <w:left w:val="none" w:sz="0" w:space="0" w:color="auto"/>
            <w:bottom w:val="none" w:sz="0" w:space="0" w:color="auto"/>
            <w:right w:val="none" w:sz="0" w:space="0" w:color="auto"/>
          </w:divBdr>
        </w:div>
        <w:div w:id="1593856304">
          <w:marLeft w:val="0"/>
          <w:marRight w:val="0"/>
          <w:marTop w:val="0"/>
          <w:marBottom w:val="0"/>
          <w:divBdr>
            <w:top w:val="none" w:sz="0" w:space="0" w:color="auto"/>
            <w:left w:val="none" w:sz="0" w:space="0" w:color="auto"/>
            <w:bottom w:val="none" w:sz="0" w:space="0" w:color="auto"/>
            <w:right w:val="none" w:sz="0" w:space="0" w:color="auto"/>
          </w:divBdr>
        </w:div>
        <w:div w:id="960064960">
          <w:marLeft w:val="0"/>
          <w:marRight w:val="0"/>
          <w:marTop w:val="0"/>
          <w:marBottom w:val="0"/>
          <w:divBdr>
            <w:top w:val="none" w:sz="0" w:space="0" w:color="auto"/>
            <w:left w:val="none" w:sz="0" w:space="0" w:color="auto"/>
            <w:bottom w:val="none" w:sz="0" w:space="0" w:color="auto"/>
            <w:right w:val="none" w:sz="0" w:space="0" w:color="auto"/>
          </w:divBdr>
        </w:div>
        <w:div w:id="2124568353">
          <w:marLeft w:val="0"/>
          <w:marRight w:val="0"/>
          <w:marTop w:val="0"/>
          <w:marBottom w:val="0"/>
          <w:divBdr>
            <w:top w:val="none" w:sz="0" w:space="0" w:color="auto"/>
            <w:left w:val="none" w:sz="0" w:space="0" w:color="auto"/>
            <w:bottom w:val="none" w:sz="0" w:space="0" w:color="auto"/>
            <w:right w:val="none" w:sz="0" w:space="0" w:color="auto"/>
          </w:divBdr>
        </w:div>
        <w:div w:id="788939974">
          <w:marLeft w:val="0"/>
          <w:marRight w:val="0"/>
          <w:marTop w:val="0"/>
          <w:marBottom w:val="0"/>
          <w:divBdr>
            <w:top w:val="none" w:sz="0" w:space="0" w:color="auto"/>
            <w:left w:val="none" w:sz="0" w:space="0" w:color="auto"/>
            <w:bottom w:val="none" w:sz="0" w:space="0" w:color="auto"/>
            <w:right w:val="none" w:sz="0" w:space="0" w:color="auto"/>
          </w:divBdr>
        </w:div>
      </w:divsChild>
    </w:div>
    <w:div w:id="21275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gracionsocial.gov.co/" TargetMode="External"/><Relationship Id="rId13" Type="http://schemas.openxmlformats.org/officeDocument/2006/relationships/hyperlink" Target="mailto:buzonsinproc@sdis.gov.co"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notificacionesjudiciales@sdis.gov.c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acion@sdis.gov.c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efensordelaciudadania@sdis.gov.co"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ogota.gov.co/sdqs/" TargetMode="Externa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EC49C-480C-4207-95AC-6A79BEC49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59</Pages>
  <Words>119640</Words>
  <Characters>658025</Characters>
  <Application>Microsoft Office Word</Application>
  <DocSecurity>0</DocSecurity>
  <Lines>5483</Lines>
  <Paragraphs>1552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776113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Andrea Garcia Guerrero</dc:creator>
  <cp:keywords/>
  <dc:description/>
  <cp:lastModifiedBy>Bibiana Cubillos</cp:lastModifiedBy>
  <cp:revision>118</cp:revision>
  <cp:lastPrinted>2025-03-22T00:51:00Z</cp:lastPrinted>
  <dcterms:created xsi:type="dcterms:W3CDTF">2025-12-18T12:57:00Z</dcterms:created>
  <dcterms:modified xsi:type="dcterms:W3CDTF">2025-12-26T23:37:00Z</dcterms:modified>
</cp:coreProperties>
</file>